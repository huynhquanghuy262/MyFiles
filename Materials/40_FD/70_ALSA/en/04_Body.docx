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2"/>
          <w:szCs w:val="22"/>
        </w:rPr>
        <w:id w:val="-2082198367"/>
        <w:docPartObj>
          <w:docPartGallery w:val="Table of Contents"/>
          <w:docPartUnique/>
        </w:docPartObj>
      </w:sdtPr>
      <w:sdtEndPr>
        <w:rPr>
          <w:rFonts w:eastAsiaTheme="minorEastAsia"/>
          <w:b/>
          <w:bCs/>
          <w:noProof/>
        </w:rPr>
      </w:sdtEndPr>
      <w:sdtContent>
        <w:p w:rsidR="0097597A" w:rsidRPr="00B125B2" w:rsidRDefault="0097597A" w:rsidP="001F4FF2">
          <w:pPr>
            <w:pStyle w:val="ac"/>
            <w:jc w:val="center"/>
            <w:rPr>
              <w:rFonts w:ascii="Verdana" w:hAnsi="Verdana"/>
              <w:b/>
              <w:color w:val="auto"/>
            </w:rPr>
          </w:pPr>
          <w:r w:rsidRPr="00B125B2">
            <w:rPr>
              <w:rFonts w:ascii="Verdana" w:hAnsi="Verdana"/>
              <w:b/>
              <w:color w:val="auto"/>
            </w:rPr>
            <w:t>Table of Contents</w:t>
          </w:r>
        </w:p>
        <w:p w:rsidR="00F754A4" w:rsidRDefault="0097597A">
          <w:pPr>
            <w:pStyle w:val="11"/>
            <w:tabs>
              <w:tab w:val="left" w:pos="440"/>
              <w:tab w:val="right" w:leader="dot" w:pos="9350"/>
            </w:tabs>
            <w:rPr>
              <w:noProof/>
            </w:rPr>
          </w:pPr>
          <w:r w:rsidRPr="008216DE">
            <w:rPr>
              <w:rFonts w:ascii="Verdana" w:hAnsi="Verdana"/>
              <w:sz w:val="20"/>
              <w:szCs w:val="20"/>
            </w:rPr>
            <w:fldChar w:fldCharType="begin"/>
          </w:r>
          <w:r w:rsidRPr="008216DE">
            <w:rPr>
              <w:rFonts w:ascii="Verdana" w:hAnsi="Verdana"/>
              <w:sz w:val="20"/>
              <w:szCs w:val="20"/>
            </w:rPr>
            <w:instrText xml:space="preserve"> TOC \o "1-3" \h \z \u </w:instrText>
          </w:r>
          <w:r w:rsidRPr="008216DE">
            <w:rPr>
              <w:rFonts w:ascii="Verdana" w:hAnsi="Verdana"/>
              <w:sz w:val="20"/>
              <w:szCs w:val="20"/>
            </w:rPr>
            <w:fldChar w:fldCharType="separate"/>
          </w:r>
          <w:hyperlink w:anchor="_Toc530588276" w:history="1">
            <w:r w:rsidR="00F754A4" w:rsidRPr="004D756D">
              <w:rPr>
                <w:rStyle w:val="a7"/>
                <w:noProof/>
              </w:rPr>
              <w:t>1.</w:t>
            </w:r>
            <w:r w:rsidR="00F754A4">
              <w:rPr>
                <w:noProof/>
              </w:rPr>
              <w:tab/>
            </w:r>
            <w:r w:rsidR="00F754A4" w:rsidRPr="004D756D">
              <w:rPr>
                <w:rStyle w:val="a7"/>
                <w:noProof/>
              </w:rPr>
              <w:t>Overview</w:t>
            </w:r>
            <w:r w:rsidR="00F754A4">
              <w:rPr>
                <w:noProof/>
                <w:webHidden/>
              </w:rPr>
              <w:tab/>
            </w:r>
            <w:r w:rsidR="00F754A4">
              <w:rPr>
                <w:noProof/>
                <w:webHidden/>
              </w:rPr>
              <w:fldChar w:fldCharType="begin"/>
            </w:r>
            <w:r w:rsidR="00F754A4">
              <w:rPr>
                <w:noProof/>
                <w:webHidden/>
              </w:rPr>
              <w:instrText xml:space="preserve"> PAGEREF _Toc530588276 \h </w:instrText>
            </w:r>
            <w:r w:rsidR="00F754A4">
              <w:rPr>
                <w:noProof/>
                <w:webHidden/>
              </w:rPr>
            </w:r>
            <w:r w:rsidR="00F754A4">
              <w:rPr>
                <w:noProof/>
                <w:webHidden/>
              </w:rPr>
              <w:fldChar w:fldCharType="separate"/>
            </w:r>
            <w:r w:rsidR="00F754A4">
              <w:rPr>
                <w:noProof/>
                <w:webHidden/>
              </w:rPr>
              <w:t>5</w:t>
            </w:r>
            <w:r w:rsidR="00F754A4">
              <w:rPr>
                <w:noProof/>
                <w:webHidden/>
              </w:rPr>
              <w:fldChar w:fldCharType="end"/>
            </w:r>
          </w:hyperlink>
        </w:p>
        <w:p w:rsidR="00F754A4" w:rsidRDefault="00C31E80">
          <w:pPr>
            <w:pStyle w:val="21"/>
            <w:tabs>
              <w:tab w:val="left" w:pos="880"/>
              <w:tab w:val="right" w:leader="dot" w:pos="9350"/>
            </w:tabs>
            <w:rPr>
              <w:noProof/>
            </w:rPr>
          </w:pPr>
          <w:hyperlink w:anchor="_Toc530588277" w:history="1">
            <w:r w:rsidR="00F754A4" w:rsidRPr="004D756D">
              <w:rPr>
                <w:rStyle w:val="a7"/>
                <w:noProof/>
              </w:rPr>
              <w:t>1.1.</w:t>
            </w:r>
            <w:r w:rsidR="00F754A4">
              <w:rPr>
                <w:noProof/>
              </w:rPr>
              <w:tab/>
            </w:r>
            <w:r w:rsidR="00F754A4" w:rsidRPr="004D756D">
              <w:rPr>
                <w:rStyle w:val="a7"/>
                <w:noProof/>
              </w:rPr>
              <w:t>Device Tree</w:t>
            </w:r>
            <w:r w:rsidR="00F754A4">
              <w:rPr>
                <w:noProof/>
                <w:webHidden/>
              </w:rPr>
              <w:tab/>
            </w:r>
            <w:r w:rsidR="00F754A4">
              <w:rPr>
                <w:noProof/>
                <w:webHidden/>
              </w:rPr>
              <w:fldChar w:fldCharType="begin"/>
            </w:r>
            <w:r w:rsidR="00F754A4">
              <w:rPr>
                <w:noProof/>
                <w:webHidden/>
              </w:rPr>
              <w:instrText xml:space="preserve"> PAGEREF _Toc530588277 \h </w:instrText>
            </w:r>
            <w:r w:rsidR="00F754A4">
              <w:rPr>
                <w:noProof/>
                <w:webHidden/>
              </w:rPr>
            </w:r>
            <w:r w:rsidR="00F754A4">
              <w:rPr>
                <w:noProof/>
                <w:webHidden/>
              </w:rPr>
              <w:fldChar w:fldCharType="separate"/>
            </w:r>
            <w:r w:rsidR="00F754A4">
              <w:rPr>
                <w:noProof/>
                <w:webHidden/>
              </w:rPr>
              <w:t>8</w:t>
            </w:r>
            <w:r w:rsidR="00F754A4">
              <w:rPr>
                <w:noProof/>
                <w:webHidden/>
              </w:rPr>
              <w:fldChar w:fldCharType="end"/>
            </w:r>
          </w:hyperlink>
        </w:p>
        <w:p w:rsidR="00F754A4" w:rsidRDefault="00C31E80">
          <w:pPr>
            <w:pStyle w:val="11"/>
            <w:tabs>
              <w:tab w:val="left" w:pos="440"/>
              <w:tab w:val="right" w:leader="dot" w:pos="9350"/>
            </w:tabs>
            <w:rPr>
              <w:noProof/>
            </w:rPr>
          </w:pPr>
          <w:hyperlink w:anchor="_Toc530588278" w:history="1">
            <w:r w:rsidR="00F754A4" w:rsidRPr="004D756D">
              <w:rPr>
                <w:rStyle w:val="a7"/>
                <w:noProof/>
              </w:rPr>
              <w:t>2.</w:t>
            </w:r>
            <w:r w:rsidR="00F754A4">
              <w:rPr>
                <w:noProof/>
              </w:rPr>
              <w:tab/>
            </w:r>
            <w:r w:rsidR="00F754A4" w:rsidRPr="004D756D">
              <w:rPr>
                <w:rStyle w:val="a7"/>
                <w:noProof/>
              </w:rPr>
              <w:t>Terminologies</w:t>
            </w:r>
            <w:r w:rsidR="00F754A4">
              <w:rPr>
                <w:noProof/>
                <w:webHidden/>
              </w:rPr>
              <w:tab/>
            </w:r>
            <w:r w:rsidR="00F754A4">
              <w:rPr>
                <w:noProof/>
                <w:webHidden/>
              </w:rPr>
              <w:fldChar w:fldCharType="begin"/>
            </w:r>
            <w:r w:rsidR="00F754A4">
              <w:rPr>
                <w:noProof/>
                <w:webHidden/>
              </w:rPr>
              <w:instrText xml:space="preserve"> PAGEREF _Toc530588278 \h </w:instrText>
            </w:r>
            <w:r w:rsidR="00F754A4">
              <w:rPr>
                <w:noProof/>
                <w:webHidden/>
              </w:rPr>
            </w:r>
            <w:r w:rsidR="00F754A4">
              <w:rPr>
                <w:noProof/>
                <w:webHidden/>
              </w:rPr>
              <w:fldChar w:fldCharType="separate"/>
            </w:r>
            <w:r w:rsidR="00F754A4">
              <w:rPr>
                <w:noProof/>
                <w:webHidden/>
              </w:rPr>
              <w:t>13</w:t>
            </w:r>
            <w:r w:rsidR="00F754A4">
              <w:rPr>
                <w:noProof/>
                <w:webHidden/>
              </w:rPr>
              <w:fldChar w:fldCharType="end"/>
            </w:r>
          </w:hyperlink>
        </w:p>
        <w:p w:rsidR="00F754A4" w:rsidRDefault="00C31E80">
          <w:pPr>
            <w:pStyle w:val="11"/>
            <w:tabs>
              <w:tab w:val="left" w:pos="440"/>
              <w:tab w:val="right" w:leader="dot" w:pos="9350"/>
            </w:tabs>
            <w:rPr>
              <w:noProof/>
            </w:rPr>
          </w:pPr>
          <w:hyperlink w:anchor="_Toc530588279" w:history="1">
            <w:r w:rsidR="00F754A4" w:rsidRPr="004D756D">
              <w:rPr>
                <w:rStyle w:val="a7"/>
                <w:noProof/>
              </w:rPr>
              <w:t>3.</w:t>
            </w:r>
            <w:r w:rsidR="00F754A4">
              <w:rPr>
                <w:noProof/>
              </w:rPr>
              <w:tab/>
            </w:r>
            <w:r w:rsidR="00F754A4" w:rsidRPr="004D756D">
              <w:rPr>
                <w:rStyle w:val="a7"/>
                <w:noProof/>
              </w:rPr>
              <w:t>API Specification</w:t>
            </w:r>
            <w:r w:rsidR="00F754A4">
              <w:rPr>
                <w:noProof/>
                <w:webHidden/>
              </w:rPr>
              <w:tab/>
            </w:r>
            <w:r w:rsidR="00F754A4">
              <w:rPr>
                <w:noProof/>
                <w:webHidden/>
              </w:rPr>
              <w:fldChar w:fldCharType="begin"/>
            </w:r>
            <w:r w:rsidR="00F754A4">
              <w:rPr>
                <w:noProof/>
                <w:webHidden/>
              </w:rPr>
              <w:instrText xml:space="preserve"> PAGEREF _Toc530588279 \h </w:instrText>
            </w:r>
            <w:r w:rsidR="00F754A4">
              <w:rPr>
                <w:noProof/>
                <w:webHidden/>
              </w:rPr>
            </w:r>
            <w:r w:rsidR="00F754A4">
              <w:rPr>
                <w:noProof/>
                <w:webHidden/>
              </w:rPr>
              <w:fldChar w:fldCharType="separate"/>
            </w:r>
            <w:r w:rsidR="00F754A4">
              <w:rPr>
                <w:noProof/>
                <w:webHidden/>
              </w:rPr>
              <w:t>14</w:t>
            </w:r>
            <w:r w:rsidR="00F754A4">
              <w:rPr>
                <w:noProof/>
                <w:webHidden/>
              </w:rPr>
              <w:fldChar w:fldCharType="end"/>
            </w:r>
          </w:hyperlink>
        </w:p>
        <w:p w:rsidR="00F754A4" w:rsidRDefault="00C31E80">
          <w:pPr>
            <w:pStyle w:val="21"/>
            <w:tabs>
              <w:tab w:val="left" w:pos="880"/>
              <w:tab w:val="right" w:leader="dot" w:pos="9350"/>
            </w:tabs>
            <w:rPr>
              <w:noProof/>
            </w:rPr>
          </w:pPr>
          <w:hyperlink w:anchor="_Toc530588280" w:history="1">
            <w:r w:rsidR="00F754A4" w:rsidRPr="004D756D">
              <w:rPr>
                <w:rStyle w:val="a7"/>
                <w:noProof/>
              </w:rPr>
              <w:t>3.1.</w:t>
            </w:r>
            <w:r w:rsidR="00F754A4">
              <w:rPr>
                <w:noProof/>
              </w:rPr>
              <w:tab/>
            </w:r>
            <w:r w:rsidR="00F754A4" w:rsidRPr="004D756D">
              <w:rPr>
                <w:rStyle w:val="a7"/>
                <w:noProof/>
              </w:rPr>
              <w:t>APIs for PCM Interface</w:t>
            </w:r>
            <w:r w:rsidR="00F754A4">
              <w:rPr>
                <w:noProof/>
                <w:webHidden/>
              </w:rPr>
              <w:tab/>
            </w:r>
            <w:r w:rsidR="00F754A4">
              <w:rPr>
                <w:noProof/>
                <w:webHidden/>
              </w:rPr>
              <w:fldChar w:fldCharType="begin"/>
            </w:r>
            <w:r w:rsidR="00F754A4">
              <w:rPr>
                <w:noProof/>
                <w:webHidden/>
              </w:rPr>
              <w:instrText xml:space="preserve"> PAGEREF _Toc530588280 \h </w:instrText>
            </w:r>
            <w:r w:rsidR="00F754A4">
              <w:rPr>
                <w:noProof/>
                <w:webHidden/>
              </w:rPr>
            </w:r>
            <w:r w:rsidR="00F754A4">
              <w:rPr>
                <w:noProof/>
                <w:webHidden/>
              </w:rPr>
              <w:fldChar w:fldCharType="separate"/>
            </w:r>
            <w:r w:rsidR="00F754A4">
              <w:rPr>
                <w:noProof/>
                <w:webHidden/>
              </w:rPr>
              <w:t>14</w:t>
            </w:r>
            <w:r w:rsidR="00F754A4">
              <w:rPr>
                <w:noProof/>
                <w:webHidden/>
              </w:rPr>
              <w:fldChar w:fldCharType="end"/>
            </w:r>
          </w:hyperlink>
        </w:p>
        <w:p w:rsidR="00F754A4" w:rsidRDefault="00C31E80">
          <w:pPr>
            <w:pStyle w:val="21"/>
            <w:tabs>
              <w:tab w:val="left" w:pos="880"/>
              <w:tab w:val="right" w:leader="dot" w:pos="9350"/>
            </w:tabs>
            <w:rPr>
              <w:noProof/>
            </w:rPr>
          </w:pPr>
          <w:hyperlink w:anchor="_Toc530588281" w:history="1">
            <w:r w:rsidR="00F754A4" w:rsidRPr="004D756D">
              <w:rPr>
                <w:rStyle w:val="a7"/>
                <w:noProof/>
              </w:rPr>
              <w:t>3.2.</w:t>
            </w:r>
            <w:r w:rsidR="00F754A4">
              <w:rPr>
                <w:noProof/>
              </w:rPr>
              <w:tab/>
            </w:r>
            <w:r w:rsidR="00F754A4" w:rsidRPr="004D756D">
              <w:rPr>
                <w:rStyle w:val="a7"/>
                <w:noProof/>
              </w:rPr>
              <w:t>APIs for hardware control</w:t>
            </w:r>
            <w:r w:rsidR="00F754A4">
              <w:rPr>
                <w:noProof/>
                <w:webHidden/>
              </w:rPr>
              <w:tab/>
            </w:r>
            <w:r w:rsidR="00F754A4">
              <w:rPr>
                <w:noProof/>
                <w:webHidden/>
              </w:rPr>
              <w:fldChar w:fldCharType="begin"/>
            </w:r>
            <w:r w:rsidR="00F754A4">
              <w:rPr>
                <w:noProof/>
                <w:webHidden/>
              </w:rPr>
              <w:instrText xml:space="preserve"> PAGEREF _Toc530588281 \h </w:instrText>
            </w:r>
            <w:r w:rsidR="00F754A4">
              <w:rPr>
                <w:noProof/>
                <w:webHidden/>
              </w:rPr>
            </w:r>
            <w:r w:rsidR="00F754A4">
              <w:rPr>
                <w:noProof/>
                <w:webHidden/>
              </w:rPr>
              <w:fldChar w:fldCharType="separate"/>
            </w:r>
            <w:r w:rsidR="00F754A4">
              <w:rPr>
                <w:noProof/>
                <w:webHidden/>
              </w:rPr>
              <w:t>15</w:t>
            </w:r>
            <w:r w:rsidR="00F754A4">
              <w:rPr>
                <w:noProof/>
                <w:webHidden/>
              </w:rPr>
              <w:fldChar w:fldCharType="end"/>
            </w:r>
          </w:hyperlink>
        </w:p>
        <w:p w:rsidR="00F754A4" w:rsidRDefault="00C31E80">
          <w:pPr>
            <w:pStyle w:val="21"/>
            <w:tabs>
              <w:tab w:val="left" w:pos="880"/>
              <w:tab w:val="right" w:leader="dot" w:pos="9350"/>
            </w:tabs>
            <w:rPr>
              <w:noProof/>
            </w:rPr>
          </w:pPr>
          <w:hyperlink w:anchor="_Toc530588282" w:history="1">
            <w:r w:rsidR="00F754A4" w:rsidRPr="004D756D">
              <w:rPr>
                <w:rStyle w:val="a7"/>
                <w:noProof/>
              </w:rPr>
              <w:t>3.3</w:t>
            </w:r>
            <w:r w:rsidR="00F754A4">
              <w:rPr>
                <w:noProof/>
              </w:rPr>
              <w:tab/>
            </w:r>
            <w:r w:rsidR="00F754A4" w:rsidRPr="004D756D">
              <w:rPr>
                <w:rStyle w:val="a7"/>
                <w:noProof/>
              </w:rPr>
              <w:t>APIs for for ASoC Platform interface</w:t>
            </w:r>
            <w:r w:rsidR="00F754A4">
              <w:rPr>
                <w:noProof/>
                <w:webHidden/>
              </w:rPr>
              <w:tab/>
            </w:r>
            <w:r w:rsidR="00F754A4">
              <w:rPr>
                <w:noProof/>
                <w:webHidden/>
              </w:rPr>
              <w:fldChar w:fldCharType="begin"/>
            </w:r>
            <w:r w:rsidR="00F754A4">
              <w:rPr>
                <w:noProof/>
                <w:webHidden/>
              </w:rPr>
              <w:instrText xml:space="preserve"> PAGEREF _Toc530588282 \h </w:instrText>
            </w:r>
            <w:r w:rsidR="00F754A4">
              <w:rPr>
                <w:noProof/>
                <w:webHidden/>
              </w:rPr>
            </w:r>
            <w:r w:rsidR="00F754A4">
              <w:rPr>
                <w:noProof/>
                <w:webHidden/>
              </w:rPr>
              <w:fldChar w:fldCharType="separate"/>
            </w:r>
            <w:r w:rsidR="00F754A4">
              <w:rPr>
                <w:noProof/>
                <w:webHidden/>
              </w:rPr>
              <w:t>16</w:t>
            </w:r>
            <w:r w:rsidR="00F754A4">
              <w:rPr>
                <w:noProof/>
                <w:webHidden/>
              </w:rPr>
              <w:fldChar w:fldCharType="end"/>
            </w:r>
          </w:hyperlink>
        </w:p>
        <w:p w:rsidR="00F754A4" w:rsidRDefault="00C31E80">
          <w:pPr>
            <w:pStyle w:val="21"/>
            <w:tabs>
              <w:tab w:val="left" w:pos="880"/>
              <w:tab w:val="right" w:leader="dot" w:pos="9350"/>
            </w:tabs>
            <w:rPr>
              <w:noProof/>
            </w:rPr>
          </w:pPr>
          <w:hyperlink w:anchor="_Toc530588283" w:history="1">
            <w:r w:rsidR="00F754A4" w:rsidRPr="004D756D">
              <w:rPr>
                <w:rStyle w:val="a7"/>
                <w:noProof/>
              </w:rPr>
              <w:t>3.4</w:t>
            </w:r>
            <w:r w:rsidR="00F754A4">
              <w:rPr>
                <w:noProof/>
              </w:rPr>
              <w:tab/>
            </w:r>
            <w:r w:rsidR="00F754A4" w:rsidRPr="004D756D">
              <w:rPr>
                <w:rStyle w:val="a7"/>
                <w:noProof/>
              </w:rPr>
              <w:t>APIs for for ASoC Platform driver</w:t>
            </w:r>
            <w:r w:rsidR="00F754A4">
              <w:rPr>
                <w:noProof/>
                <w:webHidden/>
              </w:rPr>
              <w:tab/>
            </w:r>
            <w:r w:rsidR="00F754A4">
              <w:rPr>
                <w:noProof/>
                <w:webHidden/>
              </w:rPr>
              <w:fldChar w:fldCharType="begin"/>
            </w:r>
            <w:r w:rsidR="00F754A4">
              <w:rPr>
                <w:noProof/>
                <w:webHidden/>
              </w:rPr>
              <w:instrText xml:space="preserve"> PAGEREF _Toc530588283 \h </w:instrText>
            </w:r>
            <w:r w:rsidR="00F754A4">
              <w:rPr>
                <w:noProof/>
                <w:webHidden/>
              </w:rPr>
            </w:r>
            <w:r w:rsidR="00F754A4">
              <w:rPr>
                <w:noProof/>
                <w:webHidden/>
              </w:rPr>
              <w:fldChar w:fldCharType="separate"/>
            </w:r>
            <w:r w:rsidR="00F754A4">
              <w:rPr>
                <w:noProof/>
                <w:webHidden/>
              </w:rPr>
              <w:t>16</w:t>
            </w:r>
            <w:r w:rsidR="00F754A4">
              <w:rPr>
                <w:noProof/>
                <w:webHidden/>
              </w:rPr>
              <w:fldChar w:fldCharType="end"/>
            </w:r>
          </w:hyperlink>
        </w:p>
        <w:p w:rsidR="00F754A4" w:rsidRDefault="00C31E80">
          <w:pPr>
            <w:pStyle w:val="21"/>
            <w:tabs>
              <w:tab w:val="left" w:pos="880"/>
              <w:tab w:val="right" w:leader="dot" w:pos="9350"/>
            </w:tabs>
            <w:rPr>
              <w:noProof/>
            </w:rPr>
          </w:pPr>
          <w:hyperlink w:anchor="_Toc530588284" w:history="1">
            <w:r w:rsidR="00F754A4" w:rsidRPr="004D756D">
              <w:rPr>
                <w:rStyle w:val="a7"/>
                <w:noProof/>
              </w:rPr>
              <w:t>3.5</w:t>
            </w:r>
            <w:r w:rsidR="00F754A4">
              <w:rPr>
                <w:noProof/>
              </w:rPr>
              <w:tab/>
            </w:r>
            <w:r w:rsidR="00F754A4" w:rsidRPr="004D756D">
              <w:rPr>
                <w:rStyle w:val="a7"/>
                <w:noProof/>
              </w:rPr>
              <w:t>Detail of APIs for PCM Interface</w:t>
            </w:r>
            <w:r w:rsidR="00F754A4">
              <w:rPr>
                <w:noProof/>
                <w:webHidden/>
              </w:rPr>
              <w:tab/>
            </w:r>
            <w:r w:rsidR="00F754A4">
              <w:rPr>
                <w:noProof/>
                <w:webHidden/>
              </w:rPr>
              <w:fldChar w:fldCharType="begin"/>
            </w:r>
            <w:r w:rsidR="00F754A4">
              <w:rPr>
                <w:noProof/>
                <w:webHidden/>
              </w:rPr>
              <w:instrText xml:space="preserve"> PAGEREF _Toc530588284 \h </w:instrText>
            </w:r>
            <w:r w:rsidR="00F754A4">
              <w:rPr>
                <w:noProof/>
                <w:webHidden/>
              </w:rPr>
            </w:r>
            <w:r w:rsidR="00F754A4">
              <w:rPr>
                <w:noProof/>
                <w:webHidden/>
              </w:rPr>
              <w:fldChar w:fldCharType="separate"/>
            </w:r>
            <w:r w:rsidR="00F754A4">
              <w:rPr>
                <w:noProof/>
                <w:webHidden/>
              </w:rPr>
              <w:t>17</w:t>
            </w:r>
            <w:r w:rsidR="00F754A4">
              <w:rPr>
                <w:noProof/>
                <w:webHidden/>
              </w:rPr>
              <w:fldChar w:fldCharType="end"/>
            </w:r>
          </w:hyperlink>
        </w:p>
        <w:p w:rsidR="00F754A4" w:rsidRDefault="00C31E80">
          <w:pPr>
            <w:pStyle w:val="31"/>
            <w:tabs>
              <w:tab w:val="left" w:pos="1320"/>
              <w:tab w:val="right" w:leader="dot" w:pos="9350"/>
            </w:tabs>
            <w:rPr>
              <w:noProof/>
            </w:rPr>
          </w:pPr>
          <w:hyperlink w:anchor="_Toc530588285" w:history="1">
            <w:r w:rsidR="00F754A4" w:rsidRPr="004D756D">
              <w:rPr>
                <w:rStyle w:val="a7"/>
                <w:noProof/>
              </w:rPr>
              <w:t>3.5.1</w:t>
            </w:r>
            <w:r w:rsidR="00F754A4">
              <w:rPr>
                <w:noProof/>
              </w:rPr>
              <w:tab/>
            </w:r>
            <w:r w:rsidR="00F754A4" w:rsidRPr="004D756D">
              <w:rPr>
                <w:rStyle w:val="a7"/>
                <w:noProof/>
              </w:rPr>
              <w:t>snd_adsp_pcm_open</w:t>
            </w:r>
            <w:r w:rsidR="00F754A4">
              <w:rPr>
                <w:noProof/>
                <w:webHidden/>
              </w:rPr>
              <w:tab/>
            </w:r>
            <w:r w:rsidR="00F754A4">
              <w:rPr>
                <w:noProof/>
                <w:webHidden/>
              </w:rPr>
              <w:fldChar w:fldCharType="begin"/>
            </w:r>
            <w:r w:rsidR="00F754A4">
              <w:rPr>
                <w:noProof/>
                <w:webHidden/>
              </w:rPr>
              <w:instrText xml:space="preserve"> PAGEREF _Toc530588285 \h </w:instrText>
            </w:r>
            <w:r w:rsidR="00F754A4">
              <w:rPr>
                <w:noProof/>
                <w:webHidden/>
              </w:rPr>
            </w:r>
            <w:r w:rsidR="00F754A4">
              <w:rPr>
                <w:noProof/>
                <w:webHidden/>
              </w:rPr>
              <w:fldChar w:fldCharType="separate"/>
            </w:r>
            <w:r w:rsidR="00F754A4">
              <w:rPr>
                <w:noProof/>
                <w:webHidden/>
              </w:rPr>
              <w:t>17</w:t>
            </w:r>
            <w:r w:rsidR="00F754A4">
              <w:rPr>
                <w:noProof/>
                <w:webHidden/>
              </w:rPr>
              <w:fldChar w:fldCharType="end"/>
            </w:r>
          </w:hyperlink>
        </w:p>
        <w:p w:rsidR="00F754A4" w:rsidRDefault="00C31E80">
          <w:pPr>
            <w:pStyle w:val="31"/>
            <w:tabs>
              <w:tab w:val="left" w:pos="1320"/>
              <w:tab w:val="right" w:leader="dot" w:pos="9350"/>
            </w:tabs>
            <w:rPr>
              <w:noProof/>
            </w:rPr>
          </w:pPr>
          <w:hyperlink w:anchor="_Toc530588286" w:history="1">
            <w:r w:rsidR="00F754A4" w:rsidRPr="004D756D">
              <w:rPr>
                <w:rStyle w:val="a7"/>
                <w:noProof/>
              </w:rPr>
              <w:t>3.5.2</w:t>
            </w:r>
            <w:r w:rsidR="00F754A4">
              <w:rPr>
                <w:noProof/>
              </w:rPr>
              <w:tab/>
            </w:r>
            <w:r w:rsidR="00F754A4" w:rsidRPr="004D756D">
              <w:rPr>
                <w:rStyle w:val="a7"/>
                <w:noProof/>
              </w:rPr>
              <w:t>snd_adsp_pcm_close</w:t>
            </w:r>
            <w:r w:rsidR="00F754A4">
              <w:rPr>
                <w:noProof/>
                <w:webHidden/>
              </w:rPr>
              <w:tab/>
            </w:r>
            <w:r w:rsidR="00F754A4">
              <w:rPr>
                <w:noProof/>
                <w:webHidden/>
              </w:rPr>
              <w:fldChar w:fldCharType="begin"/>
            </w:r>
            <w:r w:rsidR="00F754A4">
              <w:rPr>
                <w:noProof/>
                <w:webHidden/>
              </w:rPr>
              <w:instrText xml:space="preserve"> PAGEREF _Toc530588286 \h </w:instrText>
            </w:r>
            <w:r w:rsidR="00F754A4">
              <w:rPr>
                <w:noProof/>
                <w:webHidden/>
              </w:rPr>
            </w:r>
            <w:r w:rsidR="00F754A4">
              <w:rPr>
                <w:noProof/>
                <w:webHidden/>
              </w:rPr>
              <w:fldChar w:fldCharType="separate"/>
            </w:r>
            <w:r w:rsidR="00F754A4">
              <w:rPr>
                <w:noProof/>
                <w:webHidden/>
              </w:rPr>
              <w:t>17</w:t>
            </w:r>
            <w:r w:rsidR="00F754A4">
              <w:rPr>
                <w:noProof/>
                <w:webHidden/>
              </w:rPr>
              <w:fldChar w:fldCharType="end"/>
            </w:r>
          </w:hyperlink>
        </w:p>
        <w:p w:rsidR="00F754A4" w:rsidRDefault="00C31E80">
          <w:pPr>
            <w:pStyle w:val="31"/>
            <w:tabs>
              <w:tab w:val="left" w:pos="1320"/>
              <w:tab w:val="right" w:leader="dot" w:pos="9350"/>
            </w:tabs>
            <w:rPr>
              <w:noProof/>
            </w:rPr>
          </w:pPr>
          <w:hyperlink w:anchor="_Toc530588287" w:history="1">
            <w:r w:rsidR="00F754A4" w:rsidRPr="004D756D">
              <w:rPr>
                <w:rStyle w:val="a7"/>
                <w:noProof/>
              </w:rPr>
              <w:t>3.5.3</w:t>
            </w:r>
            <w:r w:rsidR="00F754A4">
              <w:rPr>
                <w:noProof/>
              </w:rPr>
              <w:tab/>
            </w:r>
            <w:r w:rsidR="00F754A4" w:rsidRPr="004D756D">
              <w:rPr>
                <w:rStyle w:val="a7"/>
                <w:noProof/>
              </w:rPr>
              <w:t>snd_adsp_pcm_hw_params</w:t>
            </w:r>
            <w:r w:rsidR="00F754A4">
              <w:rPr>
                <w:noProof/>
                <w:webHidden/>
              </w:rPr>
              <w:tab/>
            </w:r>
            <w:r w:rsidR="00F754A4">
              <w:rPr>
                <w:noProof/>
                <w:webHidden/>
              </w:rPr>
              <w:fldChar w:fldCharType="begin"/>
            </w:r>
            <w:r w:rsidR="00F754A4">
              <w:rPr>
                <w:noProof/>
                <w:webHidden/>
              </w:rPr>
              <w:instrText xml:space="preserve"> PAGEREF _Toc530588287 \h </w:instrText>
            </w:r>
            <w:r w:rsidR="00F754A4">
              <w:rPr>
                <w:noProof/>
                <w:webHidden/>
              </w:rPr>
            </w:r>
            <w:r w:rsidR="00F754A4">
              <w:rPr>
                <w:noProof/>
                <w:webHidden/>
              </w:rPr>
              <w:fldChar w:fldCharType="separate"/>
            </w:r>
            <w:r w:rsidR="00F754A4">
              <w:rPr>
                <w:noProof/>
                <w:webHidden/>
              </w:rPr>
              <w:t>17</w:t>
            </w:r>
            <w:r w:rsidR="00F754A4">
              <w:rPr>
                <w:noProof/>
                <w:webHidden/>
              </w:rPr>
              <w:fldChar w:fldCharType="end"/>
            </w:r>
          </w:hyperlink>
        </w:p>
        <w:p w:rsidR="00F754A4" w:rsidRDefault="00C31E80">
          <w:pPr>
            <w:pStyle w:val="31"/>
            <w:tabs>
              <w:tab w:val="left" w:pos="1320"/>
              <w:tab w:val="right" w:leader="dot" w:pos="9350"/>
            </w:tabs>
            <w:rPr>
              <w:noProof/>
            </w:rPr>
          </w:pPr>
          <w:hyperlink w:anchor="_Toc530588288" w:history="1">
            <w:r w:rsidR="00F754A4" w:rsidRPr="004D756D">
              <w:rPr>
                <w:rStyle w:val="a7"/>
                <w:noProof/>
              </w:rPr>
              <w:t>3.5.4</w:t>
            </w:r>
            <w:r w:rsidR="00F754A4">
              <w:rPr>
                <w:noProof/>
              </w:rPr>
              <w:tab/>
            </w:r>
            <w:r w:rsidR="00F754A4" w:rsidRPr="004D756D">
              <w:rPr>
                <w:rStyle w:val="a7"/>
                <w:noProof/>
              </w:rPr>
              <w:t>snd_adsp_pcm_hw_free</w:t>
            </w:r>
            <w:r w:rsidR="00F754A4">
              <w:rPr>
                <w:noProof/>
                <w:webHidden/>
              </w:rPr>
              <w:tab/>
            </w:r>
            <w:r w:rsidR="00F754A4">
              <w:rPr>
                <w:noProof/>
                <w:webHidden/>
              </w:rPr>
              <w:fldChar w:fldCharType="begin"/>
            </w:r>
            <w:r w:rsidR="00F754A4">
              <w:rPr>
                <w:noProof/>
                <w:webHidden/>
              </w:rPr>
              <w:instrText xml:space="preserve"> PAGEREF _Toc530588288 \h </w:instrText>
            </w:r>
            <w:r w:rsidR="00F754A4">
              <w:rPr>
                <w:noProof/>
                <w:webHidden/>
              </w:rPr>
            </w:r>
            <w:r w:rsidR="00F754A4">
              <w:rPr>
                <w:noProof/>
                <w:webHidden/>
              </w:rPr>
              <w:fldChar w:fldCharType="separate"/>
            </w:r>
            <w:r w:rsidR="00F754A4">
              <w:rPr>
                <w:noProof/>
                <w:webHidden/>
              </w:rPr>
              <w:t>18</w:t>
            </w:r>
            <w:r w:rsidR="00F754A4">
              <w:rPr>
                <w:noProof/>
                <w:webHidden/>
              </w:rPr>
              <w:fldChar w:fldCharType="end"/>
            </w:r>
          </w:hyperlink>
        </w:p>
        <w:p w:rsidR="00F754A4" w:rsidRDefault="00C31E80">
          <w:pPr>
            <w:pStyle w:val="31"/>
            <w:tabs>
              <w:tab w:val="left" w:pos="1320"/>
              <w:tab w:val="right" w:leader="dot" w:pos="9350"/>
            </w:tabs>
            <w:rPr>
              <w:noProof/>
            </w:rPr>
          </w:pPr>
          <w:hyperlink w:anchor="_Toc530588289" w:history="1">
            <w:r w:rsidR="00F754A4" w:rsidRPr="004D756D">
              <w:rPr>
                <w:rStyle w:val="a7"/>
                <w:noProof/>
              </w:rPr>
              <w:t>3.5.5</w:t>
            </w:r>
            <w:r w:rsidR="00F754A4">
              <w:rPr>
                <w:noProof/>
              </w:rPr>
              <w:tab/>
            </w:r>
            <w:r w:rsidR="00F754A4" w:rsidRPr="004D756D">
              <w:rPr>
                <w:rStyle w:val="a7"/>
                <w:noProof/>
              </w:rPr>
              <w:t>snd_adsp_pcm_prepare</w:t>
            </w:r>
            <w:r w:rsidR="00F754A4">
              <w:rPr>
                <w:noProof/>
                <w:webHidden/>
              </w:rPr>
              <w:tab/>
            </w:r>
            <w:r w:rsidR="00F754A4">
              <w:rPr>
                <w:noProof/>
                <w:webHidden/>
              </w:rPr>
              <w:fldChar w:fldCharType="begin"/>
            </w:r>
            <w:r w:rsidR="00F754A4">
              <w:rPr>
                <w:noProof/>
                <w:webHidden/>
              </w:rPr>
              <w:instrText xml:space="preserve"> PAGEREF _Toc530588289 \h </w:instrText>
            </w:r>
            <w:r w:rsidR="00F754A4">
              <w:rPr>
                <w:noProof/>
                <w:webHidden/>
              </w:rPr>
            </w:r>
            <w:r w:rsidR="00F754A4">
              <w:rPr>
                <w:noProof/>
                <w:webHidden/>
              </w:rPr>
              <w:fldChar w:fldCharType="separate"/>
            </w:r>
            <w:r w:rsidR="00F754A4">
              <w:rPr>
                <w:noProof/>
                <w:webHidden/>
              </w:rPr>
              <w:t>18</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0" w:history="1">
            <w:r w:rsidR="00F754A4" w:rsidRPr="004D756D">
              <w:rPr>
                <w:rStyle w:val="a7"/>
                <w:noProof/>
              </w:rPr>
              <w:t>3.5.6</w:t>
            </w:r>
            <w:r w:rsidR="00F754A4">
              <w:rPr>
                <w:noProof/>
              </w:rPr>
              <w:tab/>
            </w:r>
            <w:r w:rsidR="00F754A4" w:rsidRPr="004D756D">
              <w:rPr>
                <w:rStyle w:val="a7"/>
                <w:noProof/>
              </w:rPr>
              <w:t>snd_adsp_pcm_trigger</w:t>
            </w:r>
            <w:r w:rsidR="00F754A4">
              <w:rPr>
                <w:noProof/>
                <w:webHidden/>
              </w:rPr>
              <w:tab/>
            </w:r>
            <w:r w:rsidR="00F754A4">
              <w:rPr>
                <w:noProof/>
                <w:webHidden/>
              </w:rPr>
              <w:fldChar w:fldCharType="begin"/>
            </w:r>
            <w:r w:rsidR="00F754A4">
              <w:rPr>
                <w:noProof/>
                <w:webHidden/>
              </w:rPr>
              <w:instrText xml:space="preserve"> PAGEREF _Toc530588290 \h </w:instrText>
            </w:r>
            <w:r w:rsidR="00F754A4">
              <w:rPr>
                <w:noProof/>
                <w:webHidden/>
              </w:rPr>
            </w:r>
            <w:r w:rsidR="00F754A4">
              <w:rPr>
                <w:noProof/>
                <w:webHidden/>
              </w:rPr>
              <w:fldChar w:fldCharType="separate"/>
            </w:r>
            <w:r w:rsidR="00F754A4">
              <w:rPr>
                <w:noProof/>
                <w:webHidden/>
              </w:rPr>
              <w:t>18</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1" w:history="1">
            <w:r w:rsidR="00F754A4" w:rsidRPr="004D756D">
              <w:rPr>
                <w:rStyle w:val="a7"/>
                <w:noProof/>
              </w:rPr>
              <w:t>3.5.7</w:t>
            </w:r>
            <w:r w:rsidR="00F754A4">
              <w:rPr>
                <w:noProof/>
              </w:rPr>
              <w:tab/>
            </w:r>
            <w:r w:rsidR="00F754A4" w:rsidRPr="004D756D">
              <w:rPr>
                <w:rStyle w:val="a7"/>
                <w:noProof/>
              </w:rPr>
              <w:t>snd_adsp_pcm_ack</w:t>
            </w:r>
            <w:r w:rsidR="00F754A4">
              <w:rPr>
                <w:noProof/>
                <w:webHidden/>
              </w:rPr>
              <w:tab/>
            </w:r>
            <w:r w:rsidR="00F754A4">
              <w:rPr>
                <w:noProof/>
                <w:webHidden/>
              </w:rPr>
              <w:fldChar w:fldCharType="begin"/>
            </w:r>
            <w:r w:rsidR="00F754A4">
              <w:rPr>
                <w:noProof/>
                <w:webHidden/>
              </w:rPr>
              <w:instrText xml:space="preserve"> PAGEREF _Toc530588291 \h </w:instrText>
            </w:r>
            <w:r w:rsidR="00F754A4">
              <w:rPr>
                <w:noProof/>
                <w:webHidden/>
              </w:rPr>
            </w:r>
            <w:r w:rsidR="00F754A4">
              <w:rPr>
                <w:noProof/>
                <w:webHidden/>
              </w:rPr>
              <w:fldChar w:fldCharType="separate"/>
            </w:r>
            <w:r w:rsidR="00F754A4">
              <w:rPr>
                <w:noProof/>
                <w:webHidden/>
              </w:rPr>
              <w:t>19</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2" w:history="1">
            <w:r w:rsidR="00F754A4" w:rsidRPr="004D756D">
              <w:rPr>
                <w:rStyle w:val="a7"/>
                <w:noProof/>
              </w:rPr>
              <w:t>3.5.8</w:t>
            </w:r>
            <w:r w:rsidR="00F754A4">
              <w:rPr>
                <w:noProof/>
              </w:rPr>
              <w:tab/>
            </w:r>
            <w:r w:rsidR="00F754A4" w:rsidRPr="004D756D">
              <w:rPr>
                <w:rStyle w:val="a7"/>
                <w:noProof/>
              </w:rPr>
              <w:t>snd_adsp_pcm_pointer</w:t>
            </w:r>
            <w:r w:rsidR="00F754A4">
              <w:rPr>
                <w:noProof/>
                <w:webHidden/>
              </w:rPr>
              <w:tab/>
            </w:r>
            <w:r w:rsidR="00F754A4">
              <w:rPr>
                <w:noProof/>
                <w:webHidden/>
              </w:rPr>
              <w:fldChar w:fldCharType="begin"/>
            </w:r>
            <w:r w:rsidR="00F754A4">
              <w:rPr>
                <w:noProof/>
                <w:webHidden/>
              </w:rPr>
              <w:instrText xml:space="preserve"> PAGEREF _Toc530588292 \h </w:instrText>
            </w:r>
            <w:r w:rsidR="00F754A4">
              <w:rPr>
                <w:noProof/>
                <w:webHidden/>
              </w:rPr>
            </w:r>
            <w:r w:rsidR="00F754A4">
              <w:rPr>
                <w:noProof/>
                <w:webHidden/>
              </w:rPr>
              <w:fldChar w:fldCharType="separate"/>
            </w:r>
            <w:r w:rsidR="00F754A4">
              <w:rPr>
                <w:noProof/>
                <w:webHidden/>
              </w:rPr>
              <w:t>19</w:t>
            </w:r>
            <w:r w:rsidR="00F754A4">
              <w:rPr>
                <w:noProof/>
                <w:webHidden/>
              </w:rPr>
              <w:fldChar w:fldCharType="end"/>
            </w:r>
          </w:hyperlink>
        </w:p>
        <w:p w:rsidR="00F754A4" w:rsidRDefault="00C31E80">
          <w:pPr>
            <w:pStyle w:val="21"/>
            <w:tabs>
              <w:tab w:val="left" w:pos="880"/>
              <w:tab w:val="right" w:leader="dot" w:pos="9350"/>
            </w:tabs>
            <w:rPr>
              <w:noProof/>
            </w:rPr>
          </w:pPr>
          <w:hyperlink w:anchor="_Toc530588293" w:history="1">
            <w:r w:rsidR="00F754A4" w:rsidRPr="004D756D">
              <w:rPr>
                <w:rStyle w:val="a7"/>
                <w:noProof/>
              </w:rPr>
              <w:t>3.6</w:t>
            </w:r>
            <w:r w:rsidR="00F754A4">
              <w:rPr>
                <w:noProof/>
              </w:rPr>
              <w:tab/>
            </w:r>
            <w:r w:rsidR="00F754A4" w:rsidRPr="004D756D">
              <w:rPr>
                <w:rStyle w:val="a7"/>
                <w:noProof/>
              </w:rPr>
              <w:t>Detail of APIs for hardware control</w:t>
            </w:r>
            <w:r w:rsidR="00F754A4">
              <w:rPr>
                <w:noProof/>
                <w:webHidden/>
              </w:rPr>
              <w:tab/>
            </w:r>
            <w:r w:rsidR="00F754A4">
              <w:rPr>
                <w:noProof/>
                <w:webHidden/>
              </w:rPr>
              <w:fldChar w:fldCharType="begin"/>
            </w:r>
            <w:r w:rsidR="00F754A4">
              <w:rPr>
                <w:noProof/>
                <w:webHidden/>
              </w:rPr>
              <w:instrText xml:space="preserve"> PAGEREF _Toc530588293 \h </w:instrText>
            </w:r>
            <w:r w:rsidR="00F754A4">
              <w:rPr>
                <w:noProof/>
                <w:webHidden/>
              </w:rPr>
            </w:r>
            <w:r w:rsidR="00F754A4">
              <w:rPr>
                <w:noProof/>
                <w:webHidden/>
              </w:rPr>
              <w:fldChar w:fldCharType="separate"/>
            </w:r>
            <w:r w:rsidR="00F754A4">
              <w:rPr>
                <w:noProof/>
                <w:webHidden/>
              </w:rPr>
              <w:t>20</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4" w:history="1">
            <w:r w:rsidR="00F754A4" w:rsidRPr="004D756D">
              <w:rPr>
                <w:rStyle w:val="a7"/>
                <w:noProof/>
              </w:rPr>
              <w:t>3.6.1</w:t>
            </w:r>
            <w:r w:rsidR="00F754A4">
              <w:rPr>
                <w:noProof/>
              </w:rPr>
              <w:tab/>
            </w:r>
            <w:r w:rsidR="00F754A4" w:rsidRPr="004D756D">
              <w:rPr>
                <w:rStyle w:val="a7"/>
                <w:noProof/>
              </w:rPr>
              <w:t>snd_adsp_control_volume_info</w:t>
            </w:r>
            <w:r w:rsidR="00F754A4">
              <w:rPr>
                <w:noProof/>
                <w:webHidden/>
              </w:rPr>
              <w:tab/>
            </w:r>
            <w:r w:rsidR="00F754A4">
              <w:rPr>
                <w:noProof/>
                <w:webHidden/>
              </w:rPr>
              <w:fldChar w:fldCharType="begin"/>
            </w:r>
            <w:r w:rsidR="00F754A4">
              <w:rPr>
                <w:noProof/>
                <w:webHidden/>
              </w:rPr>
              <w:instrText xml:space="preserve"> PAGEREF _Toc530588294 \h </w:instrText>
            </w:r>
            <w:r w:rsidR="00F754A4">
              <w:rPr>
                <w:noProof/>
                <w:webHidden/>
              </w:rPr>
            </w:r>
            <w:r w:rsidR="00F754A4">
              <w:rPr>
                <w:noProof/>
                <w:webHidden/>
              </w:rPr>
              <w:fldChar w:fldCharType="separate"/>
            </w:r>
            <w:r w:rsidR="00F754A4">
              <w:rPr>
                <w:noProof/>
                <w:webHidden/>
              </w:rPr>
              <w:t>20</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5" w:history="1">
            <w:r w:rsidR="00F754A4" w:rsidRPr="004D756D">
              <w:rPr>
                <w:rStyle w:val="a7"/>
                <w:noProof/>
              </w:rPr>
              <w:t>3.6.2</w:t>
            </w:r>
            <w:r w:rsidR="00F754A4">
              <w:rPr>
                <w:noProof/>
              </w:rPr>
              <w:tab/>
            </w:r>
            <w:r w:rsidR="00F754A4" w:rsidRPr="004D756D">
              <w:rPr>
                <w:rStyle w:val="a7"/>
                <w:noProof/>
              </w:rPr>
              <w:t>snd_adsp_control_sample_rate_info</w:t>
            </w:r>
            <w:r w:rsidR="00F754A4">
              <w:rPr>
                <w:noProof/>
                <w:webHidden/>
              </w:rPr>
              <w:tab/>
            </w:r>
            <w:r w:rsidR="00F754A4">
              <w:rPr>
                <w:noProof/>
                <w:webHidden/>
              </w:rPr>
              <w:fldChar w:fldCharType="begin"/>
            </w:r>
            <w:r w:rsidR="00F754A4">
              <w:rPr>
                <w:noProof/>
                <w:webHidden/>
              </w:rPr>
              <w:instrText xml:space="preserve"> PAGEREF _Toc530588295 \h </w:instrText>
            </w:r>
            <w:r w:rsidR="00F754A4">
              <w:rPr>
                <w:noProof/>
                <w:webHidden/>
              </w:rPr>
            </w:r>
            <w:r w:rsidR="00F754A4">
              <w:rPr>
                <w:noProof/>
                <w:webHidden/>
              </w:rPr>
              <w:fldChar w:fldCharType="separate"/>
            </w:r>
            <w:r w:rsidR="00F754A4">
              <w:rPr>
                <w:noProof/>
                <w:webHidden/>
              </w:rPr>
              <w:t>20</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6" w:history="1">
            <w:r w:rsidR="00F754A4" w:rsidRPr="004D756D">
              <w:rPr>
                <w:rStyle w:val="a7"/>
                <w:noProof/>
              </w:rPr>
              <w:t>3.6.3</w:t>
            </w:r>
            <w:r w:rsidR="00F754A4">
              <w:rPr>
                <w:noProof/>
              </w:rPr>
              <w:tab/>
            </w:r>
            <w:r w:rsidR="00F754A4" w:rsidRPr="004D756D">
              <w:rPr>
                <w:rStyle w:val="a7"/>
                <w:noProof/>
              </w:rPr>
              <w:t>snd_adsp_control_eqz_switch_info</w:t>
            </w:r>
            <w:r w:rsidR="00F754A4">
              <w:rPr>
                <w:noProof/>
                <w:webHidden/>
              </w:rPr>
              <w:tab/>
            </w:r>
            <w:r w:rsidR="00F754A4">
              <w:rPr>
                <w:noProof/>
                <w:webHidden/>
              </w:rPr>
              <w:fldChar w:fldCharType="begin"/>
            </w:r>
            <w:r w:rsidR="00F754A4">
              <w:rPr>
                <w:noProof/>
                <w:webHidden/>
              </w:rPr>
              <w:instrText xml:space="preserve"> PAGEREF _Toc530588296 \h </w:instrText>
            </w:r>
            <w:r w:rsidR="00F754A4">
              <w:rPr>
                <w:noProof/>
                <w:webHidden/>
              </w:rPr>
            </w:r>
            <w:r w:rsidR="00F754A4">
              <w:rPr>
                <w:noProof/>
                <w:webHidden/>
              </w:rPr>
              <w:fldChar w:fldCharType="separate"/>
            </w:r>
            <w:r w:rsidR="00F754A4">
              <w:rPr>
                <w:noProof/>
                <w:webHidden/>
              </w:rPr>
              <w:t>20</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7" w:history="1">
            <w:r w:rsidR="00F754A4" w:rsidRPr="004D756D">
              <w:rPr>
                <w:rStyle w:val="a7"/>
                <w:noProof/>
              </w:rPr>
              <w:t>3.6.4</w:t>
            </w:r>
            <w:r w:rsidR="00F754A4">
              <w:rPr>
                <w:noProof/>
              </w:rPr>
              <w:tab/>
            </w:r>
            <w:r w:rsidR="00F754A4" w:rsidRPr="004D756D">
              <w:rPr>
                <w:rStyle w:val="a7"/>
                <w:noProof/>
              </w:rPr>
              <w:t>snd_adsp_control_eqz_info</w:t>
            </w:r>
            <w:r w:rsidR="00F754A4">
              <w:rPr>
                <w:noProof/>
                <w:webHidden/>
              </w:rPr>
              <w:tab/>
            </w:r>
            <w:r w:rsidR="00F754A4">
              <w:rPr>
                <w:noProof/>
                <w:webHidden/>
              </w:rPr>
              <w:fldChar w:fldCharType="begin"/>
            </w:r>
            <w:r w:rsidR="00F754A4">
              <w:rPr>
                <w:noProof/>
                <w:webHidden/>
              </w:rPr>
              <w:instrText xml:space="preserve"> PAGEREF _Toc530588297 \h </w:instrText>
            </w:r>
            <w:r w:rsidR="00F754A4">
              <w:rPr>
                <w:noProof/>
                <w:webHidden/>
              </w:rPr>
            </w:r>
            <w:r w:rsidR="00F754A4">
              <w:rPr>
                <w:noProof/>
                <w:webHidden/>
              </w:rPr>
              <w:fldChar w:fldCharType="separate"/>
            </w:r>
            <w:r w:rsidR="00F754A4">
              <w:rPr>
                <w:noProof/>
                <w:webHidden/>
              </w:rPr>
              <w:t>20</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8" w:history="1">
            <w:r w:rsidR="00F754A4" w:rsidRPr="004D756D">
              <w:rPr>
                <w:rStyle w:val="a7"/>
                <w:noProof/>
              </w:rPr>
              <w:t>3.6.5</w:t>
            </w:r>
            <w:r w:rsidR="00F754A4">
              <w:rPr>
                <w:noProof/>
              </w:rPr>
              <w:tab/>
            </w:r>
            <w:r w:rsidR="00F754A4" w:rsidRPr="004D756D">
              <w:rPr>
                <w:rStyle w:val="a7"/>
                <w:noProof/>
              </w:rPr>
              <w:t>snd_adsp_control_rdr_out_channel_info</w:t>
            </w:r>
            <w:r w:rsidR="00F754A4">
              <w:rPr>
                <w:noProof/>
                <w:webHidden/>
              </w:rPr>
              <w:tab/>
            </w:r>
            <w:r w:rsidR="00F754A4">
              <w:rPr>
                <w:noProof/>
                <w:webHidden/>
              </w:rPr>
              <w:fldChar w:fldCharType="begin"/>
            </w:r>
            <w:r w:rsidR="00F754A4">
              <w:rPr>
                <w:noProof/>
                <w:webHidden/>
              </w:rPr>
              <w:instrText xml:space="preserve"> PAGEREF _Toc530588298 \h </w:instrText>
            </w:r>
            <w:r w:rsidR="00F754A4">
              <w:rPr>
                <w:noProof/>
                <w:webHidden/>
              </w:rPr>
            </w:r>
            <w:r w:rsidR="00F754A4">
              <w:rPr>
                <w:noProof/>
                <w:webHidden/>
              </w:rPr>
              <w:fldChar w:fldCharType="separate"/>
            </w:r>
            <w:r w:rsidR="00F754A4">
              <w:rPr>
                <w:noProof/>
                <w:webHidden/>
              </w:rPr>
              <w:t>21</w:t>
            </w:r>
            <w:r w:rsidR="00F754A4">
              <w:rPr>
                <w:noProof/>
                <w:webHidden/>
              </w:rPr>
              <w:fldChar w:fldCharType="end"/>
            </w:r>
          </w:hyperlink>
        </w:p>
        <w:p w:rsidR="00F754A4" w:rsidRDefault="00C31E80">
          <w:pPr>
            <w:pStyle w:val="31"/>
            <w:tabs>
              <w:tab w:val="left" w:pos="1320"/>
              <w:tab w:val="right" w:leader="dot" w:pos="9350"/>
            </w:tabs>
            <w:rPr>
              <w:noProof/>
            </w:rPr>
          </w:pPr>
          <w:hyperlink w:anchor="_Toc530588299" w:history="1">
            <w:r w:rsidR="00F754A4" w:rsidRPr="004D756D">
              <w:rPr>
                <w:rStyle w:val="a7"/>
                <w:noProof/>
              </w:rPr>
              <w:t>3.6.6</w:t>
            </w:r>
            <w:r w:rsidR="00F754A4">
              <w:rPr>
                <w:noProof/>
              </w:rPr>
              <w:tab/>
            </w:r>
            <w:r w:rsidR="00F754A4" w:rsidRPr="004D756D">
              <w:rPr>
                <w:rStyle w:val="a7"/>
                <w:noProof/>
              </w:rPr>
              <w:t>snd_adsp_control_volume_get</w:t>
            </w:r>
            <w:r w:rsidR="00F754A4">
              <w:rPr>
                <w:noProof/>
                <w:webHidden/>
              </w:rPr>
              <w:tab/>
            </w:r>
            <w:r w:rsidR="00F754A4">
              <w:rPr>
                <w:noProof/>
                <w:webHidden/>
              </w:rPr>
              <w:fldChar w:fldCharType="begin"/>
            </w:r>
            <w:r w:rsidR="00F754A4">
              <w:rPr>
                <w:noProof/>
                <w:webHidden/>
              </w:rPr>
              <w:instrText xml:space="preserve"> PAGEREF _Toc530588299 \h </w:instrText>
            </w:r>
            <w:r w:rsidR="00F754A4">
              <w:rPr>
                <w:noProof/>
                <w:webHidden/>
              </w:rPr>
            </w:r>
            <w:r w:rsidR="00F754A4">
              <w:rPr>
                <w:noProof/>
                <w:webHidden/>
              </w:rPr>
              <w:fldChar w:fldCharType="separate"/>
            </w:r>
            <w:r w:rsidR="00F754A4">
              <w:rPr>
                <w:noProof/>
                <w:webHidden/>
              </w:rPr>
              <w:t>21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0" w:history="1">
            <w:r w:rsidR="00F754A4" w:rsidRPr="004D756D">
              <w:rPr>
                <w:rStyle w:val="a7"/>
                <w:noProof/>
              </w:rPr>
              <w:t>3.6.7</w:t>
            </w:r>
            <w:r w:rsidR="00F754A4">
              <w:rPr>
                <w:noProof/>
              </w:rPr>
              <w:tab/>
            </w:r>
            <w:r w:rsidR="00F754A4" w:rsidRPr="004D756D">
              <w:rPr>
                <w:rStyle w:val="a7"/>
                <w:noProof/>
              </w:rPr>
              <w:t>snd_adsp_control_sample_rate_get</w:t>
            </w:r>
            <w:r w:rsidR="00F754A4">
              <w:rPr>
                <w:noProof/>
                <w:webHidden/>
              </w:rPr>
              <w:tab/>
            </w:r>
            <w:r w:rsidR="00F754A4">
              <w:rPr>
                <w:noProof/>
                <w:webHidden/>
              </w:rPr>
              <w:fldChar w:fldCharType="begin"/>
            </w:r>
            <w:r w:rsidR="00F754A4">
              <w:rPr>
                <w:noProof/>
                <w:webHidden/>
              </w:rPr>
              <w:instrText xml:space="preserve"> PAGEREF _Toc530588300 \h </w:instrText>
            </w:r>
            <w:r w:rsidR="00F754A4">
              <w:rPr>
                <w:noProof/>
                <w:webHidden/>
              </w:rPr>
            </w:r>
            <w:r w:rsidR="00F754A4">
              <w:rPr>
                <w:noProof/>
                <w:webHidden/>
              </w:rPr>
              <w:fldChar w:fldCharType="separate"/>
            </w:r>
            <w:r w:rsidR="00F754A4">
              <w:rPr>
                <w:noProof/>
                <w:webHidden/>
              </w:rPr>
              <w:t>21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1" w:history="1">
            <w:r w:rsidR="00F754A4" w:rsidRPr="004D756D">
              <w:rPr>
                <w:rStyle w:val="a7"/>
                <w:noProof/>
              </w:rPr>
              <w:t>3.6.8</w:t>
            </w:r>
            <w:r w:rsidR="00F754A4">
              <w:rPr>
                <w:noProof/>
              </w:rPr>
              <w:tab/>
            </w:r>
            <w:r w:rsidR="00F754A4" w:rsidRPr="004D756D">
              <w:rPr>
                <w:rStyle w:val="a7"/>
                <w:noProof/>
              </w:rPr>
              <w:t>snd_adsp_control_eqz_get</w:t>
            </w:r>
            <w:r w:rsidR="00F754A4">
              <w:rPr>
                <w:noProof/>
                <w:webHidden/>
              </w:rPr>
              <w:tab/>
            </w:r>
            <w:r w:rsidR="00F754A4">
              <w:rPr>
                <w:noProof/>
                <w:webHidden/>
              </w:rPr>
              <w:fldChar w:fldCharType="begin"/>
            </w:r>
            <w:r w:rsidR="00F754A4">
              <w:rPr>
                <w:noProof/>
                <w:webHidden/>
              </w:rPr>
              <w:instrText xml:space="preserve"> PAGEREF _Toc530588301 \h </w:instrText>
            </w:r>
            <w:r w:rsidR="00F754A4">
              <w:rPr>
                <w:noProof/>
                <w:webHidden/>
              </w:rPr>
            </w:r>
            <w:r w:rsidR="00F754A4">
              <w:rPr>
                <w:noProof/>
                <w:webHidden/>
              </w:rPr>
              <w:fldChar w:fldCharType="separate"/>
            </w:r>
            <w:r w:rsidR="00F754A4">
              <w:rPr>
                <w:noProof/>
                <w:webHidden/>
              </w:rPr>
              <w:t>21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2" w:history="1">
            <w:r w:rsidR="00F754A4" w:rsidRPr="004D756D">
              <w:rPr>
                <w:rStyle w:val="a7"/>
                <w:noProof/>
              </w:rPr>
              <w:t>3.6.9</w:t>
            </w:r>
            <w:r w:rsidR="00F754A4">
              <w:rPr>
                <w:noProof/>
              </w:rPr>
              <w:tab/>
            </w:r>
            <w:r w:rsidR="00F754A4" w:rsidRPr="004D756D">
              <w:rPr>
                <w:rStyle w:val="a7"/>
                <w:noProof/>
              </w:rPr>
              <w:t>snd_adsp_control_eqz_switch_get</w:t>
            </w:r>
            <w:r w:rsidR="00F754A4">
              <w:rPr>
                <w:noProof/>
                <w:webHidden/>
              </w:rPr>
              <w:tab/>
            </w:r>
            <w:r w:rsidR="00F754A4">
              <w:rPr>
                <w:noProof/>
                <w:webHidden/>
              </w:rPr>
              <w:fldChar w:fldCharType="begin"/>
            </w:r>
            <w:r w:rsidR="00F754A4">
              <w:rPr>
                <w:noProof/>
                <w:webHidden/>
              </w:rPr>
              <w:instrText xml:space="preserve"> PAGEREF _Toc530588302 \h </w:instrText>
            </w:r>
            <w:r w:rsidR="00F754A4">
              <w:rPr>
                <w:noProof/>
                <w:webHidden/>
              </w:rPr>
            </w:r>
            <w:r w:rsidR="00F754A4">
              <w:rPr>
                <w:noProof/>
                <w:webHidden/>
              </w:rPr>
              <w:fldChar w:fldCharType="separate"/>
            </w:r>
            <w:r w:rsidR="00F754A4">
              <w:rPr>
                <w:noProof/>
                <w:webHidden/>
              </w:rPr>
              <w:t>22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3" w:history="1">
            <w:r w:rsidR="00F754A4" w:rsidRPr="004D756D">
              <w:rPr>
                <w:rStyle w:val="a7"/>
                <w:noProof/>
              </w:rPr>
              <w:t>3.6.10</w:t>
            </w:r>
            <w:r w:rsidR="00F754A4">
              <w:rPr>
                <w:noProof/>
              </w:rPr>
              <w:tab/>
            </w:r>
            <w:r w:rsidR="00F754A4" w:rsidRPr="004D756D">
              <w:rPr>
                <w:rStyle w:val="a7"/>
                <w:noProof/>
              </w:rPr>
              <w:t>snd_adsp_control_rdr_out_channel_get</w:t>
            </w:r>
            <w:r w:rsidR="00F754A4">
              <w:rPr>
                <w:noProof/>
                <w:webHidden/>
              </w:rPr>
              <w:tab/>
            </w:r>
            <w:r w:rsidR="00F754A4">
              <w:rPr>
                <w:noProof/>
                <w:webHidden/>
              </w:rPr>
              <w:fldChar w:fldCharType="begin"/>
            </w:r>
            <w:r w:rsidR="00F754A4">
              <w:rPr>
                <w:noProof/>
                <w:webHidden/>
              </w:rPr>
              <w:instrText xml:space="preserve"> PAGEREF _Toc530588303 \h </w:instrText>
            </w:r>
            <w:r w:rsidR="00F754A4">
              <w:rPr>
                <w:noProof/>
                <w:webHidden/>
              </w:rPr>
            </w:r>
            <w:r w:rsidR="00F754A4">
              <w:rPr>
                <w:noProof/>
                <w:webHidden/>
              </w:rPr>
              <w:fldChar w:fldCharType="separate"/>
            </w:r>
            <w:r w:rsidR="00F754A4">
              <w:rPr>
                <w:noProof/>
                <w:webHidden/>
              </w:rPr>
              <w:t>22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4" w:history="1">
            <w:r w:rsidR="00F754A4" w:rsidRPr="004D756D">
              <w:rPr>
                <w:rStyle w:val="a7"/>
                <w:noProof/>
              </w:rPr>
              <w:t>3.6.11</w:t>
            </w:r>
            <w:r w:rsidR="00F754A4">
              <w:rPr>
                <w:noProof/>
              </w:rPr>
              <w:tab/>
            </w:r>
            <w:r w:rsidR="00F754A4" w:rsidRPr="004D756D">
              <w:rPr>
                <w:rStyle w:val="a7"/>
                <w:noProof/>
              </w:rPr>
              <w:t>snd_adsp_control_volume_put</w:t>
            </w:r>
            <w:r w:rsidR="00F754A4">
              <w:rPr>
                <w:noProof/>
                <w:webHidden/>
              </w:rPr>
              <w:tab/>
            </w:r>
            <w:r w:rsidR="00F754A4">
              <w:rPr>
                <w:noProof/>
                <w:webHidden/>
              </w:rPr>
              <w:fldChar w:fldCharType="begin"/>
            </w:r>
            <w:r w:rsidR="00F754A4">
              <w:rPr>
                <w:noProof/>
                <w:webHidden/>
              </w:rPr>
              <w:instrText xml:space="preserve"> PAGEREF _Toc530588304 \h </w:instrText>
            </w:r>
            <w:r w:rsidR="00F754A4">
              <w:rPr>
                <w:noProof/>
                <w:webHidden/>
              </w:rPr>
            </w:r>
            <w:r w:rsidR="00F754A4">
              <w:rPr>
                <w:noProof/>
                <w:webHidden/>
              </w:rPr>
              <w:fldChar w:fldCharType="separate"/>
            </w:r>
            <w:r w:rsidR="00F754A4">
              <w:rPr>
                <w:noProof/>
                <w:webHidden/>
              </w:rPr>
              <w:t>22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5" w:history="1">
            <w:r w:rsidR="00F754A4" w:rsidRPr="004D756D">
              <w:rPr>
                <w:rStyle w:val="a7"/>
                <w:noProof/>
              </w:rPr>
              <w:t>3.6.12</w:t>
            </w:r>
            <w:r w:rsidR="00F754A4">
              <w:rPr>
                <w:noProof/>
              </w:rPr>
              <w:tab/>
            </w:r>
            <w:r w:rsidR="00F754A4" w:rsidRPr="004D756D">
              <w:rPr>
                <w:rStyle w:val="a7"/>
                <w:noProof/>
              </w:rPr>
              <w:t>snd_adsp_control_sample_rate_put</w:t>
            </w:r>
            <w:r w:rsidR="00F754A4">
              <w:rPr>
                <w:noProof/>
                <w:webHidden/>
              </w:rPr>
              <w:tab/>
            </w:r>
            <w:r w:rsidR="00F754A4">
              <w:rPr>
                <w:noProof/>
                <w:webHidden/>
              </w:rPr>
              <w:fldChar w:fldCharType="begin"/>
            </w:r>
            <w:r w:rsidR="00F754A4">
              <w:rPr>
                <w:noProof/>
                <w:webHidden/>
              </w:rPr>
              <w:instrText xml:space="preserve"> PAGEREF _Toc530588305 \h </w:instrText>
            </w:r>
            <w:r w:rsidR="00F754A4">
              <w:rPr>
                <w:noProof/>
                <w:webHidden/>
              </w:rPr>
            </w:r>
            <w:r w:rsidR="00F754A4">
              <w:rPr>
                <w:noProof/>
                <w:webHidden/>
              </w:rPr>
              <w:fldChar w:fldCharType="separate"/>
            </w:r>
            <w:r w:rsidR="00F754A4">
              <w:rPr>
                <w:noProof/>
                <w:webHidden/>
              </w:rPr>
              <w:t>22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6" w:history="1">
            <w:r w:rsidR="00F754A4" w:rsidRPr="004D756D">
              <w:rPr>
                <w:rStyle w:val="a7"/>
                <w:noProof/>
              </w:rPr>
              <w:t>3.6.13</w:t>
            </w:r>
            <w:r w:rsidR="00F754A4">
              <w:rPr>
                <w:noProof/>
              </w:rPr>
              <w:tab/>
            </w:r>
            <w:r w:rsidR="00F754A4" w:rsidRPr="004D756D">
              <w:rPr>
                <w:rStyle w:val="a7"/>
                <w:noProof/>
              </w:rPr>
              <w:t>snd_adsp_control_eqz_put</w:t>
            </w:r>
            <w:r w:rsidR="00F754A4">
              <w:rPr>
                <w:noProof/>
                <w:webHidden/>
              </w:rPr>
              <w:tab/>
            </w:r>
            <w:r w:rsidR="00F754A4">
              <w:rPr>
                <w:noProof/>
                <w:webHidden/>
              </w:rPr>
              <w:fldChar w:fldCharType="begin"/>
            </w:r>
            <w:r w:rsidR="00F754A4">
              <w:rPr>
                <w:noProof/>
                <w:webHidden/>
              </w:rPr>
              <w:instrText xml:space="preserve"> PAGEREF _Toc530588306 \h </w:instrText>
            </w:r>
            <w:r w:rsidR="00F754A4">
              <w:rPr>
                <w:noProof/>
                <w:webHidden/>
              </w:rPr>
            </w:r>
            <w:r w:rsidR="00F754A4">
              <w:rPr>
                <w:noProof/>
                <w:webHidden/>
              </w:rPr>
              <w:fldChar w:fldCharType="separate"/>
            </w:r>
            <w:r w:rsidR="00F754A4">
              <w:rPr>
                <w:noProof/>
                <w:webHidden/>
              </w:rPr>
              <w:t>23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7" w:history="1">
            <w:r w:rsidR="00F754A4" w:rsidRPr="004D756D">
              <w:rPr>
                <w:rStyle w:val="a7"/>
                <w:noProof/>
              </w:rPr>
              <w:t>3.6.14</w:t>
            </w:r>
            <w:r w:rsidR="00F754A4">
              <w:rPr>
                <w:noProof/>
              </w:rPr>
              <w:tab/>
            </w:r>
            <w:r w:rsidR="00F754A4" w:rsidRPr="004D756D">
              <w:rPr>
                <w:rStyle w:val="a7"/>
                <w:noProof/>
              </w:rPr>
              <w:t>snd_adsp_control_eqz_switch_put</w:t>
            </w:r>
            <w:r w:rsidR="00F754A4">
              <w:rPr>
                <w:noProof/>
                <w:webHidden/>
              </w:rPr>
              <w:tab/>
            </w:r>
            <w:r w:rsidR="00F754A4">
              <w:rPr>
                <w:noProof/>
                <w:webHidden/>
              </w:rPr>
              <w:fldChar w:fldCharType="begin"/>
            </w:r>
            <w:r w:rsidR="00F754A4">
              <w:rPr>
                <w:noProof/>
                <w:webHidden/>
              </w:rPr>
              <w:instrText xml:space="preserve"> PAGEREF _Toc530588307 \h </w:instrText>
            </w:r>
            <w:r w:rsidR="00F754A4">
              <w:rPr>
                <w:noProof/>
                <w:webHidden/>
              </w:rPr>
            </w:r>
            <w:r w:rsidR="00F754A4">
              <w:rPr>
                <w:noProof/>
                <w:webHidden/>
              </w:rPr>
              <w:fldChar w:fldCharType="separate"/>
            </w:r>
            <w:r w:rsidR="00F754A4">
              <w:rPr>
                <w:noProof/>
                <w:webHidden/>
              </w:rPr>
              <w:t>23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08" w:history="1">
            <w:r w:rsidR="00F754A4" w:rsidRPr="004D756D">
              <w:rPr>
                <w:rStyle w:val="a7"/>
                <w:noProof/>
              </w:rPr>
              <w:t>3.6.15</w:t>
            </w:r>
            <w:r w:rsidR="00F754A4">
              <w:rPr>
                <w:noProof/>
              </w:rPr>
              <w:tab/>
            </w:r>
            <w:r w:rsidR="00F754A4" w:rsidRPr="004D756D">
              <w:rPr>
                <w:rStyle w:val="a7"/>
                <w:noProof/>
              </w:rPr>
              <w:t>snd_adsp_control_rdr_out_channel_put</w:t>
            </w:r>
            <w:r w:rsidR="00F754A4">
              <w:rPr>
                <w:noProof/>
                <w:webHidden/>
              </w:rPr>
              <w:tab/>
            </w:r>
            <w:r w:rsidR="00F754A4">
              <w:rPr>
                <w:noProof/>
                <w:webHidden/>
              </w:rPr>
              <w:fldChar w:fldCharType="begin"/>
            </w:r>
            <w:r w:rsidR="00F754A4">
              <w:rPr>
                <w:noProof/>
                <w:webHidden/>
              </w:rPr>
              <w:instrText xml:space="preserve"> PAGEREF _Toc530588308 \h </w:instrText>
            </w:r>
            <w:r w:rsidR="00F754A4">
              <w:rPr>
                <w:noProof/>
                <w:webHidden/>
              </w:rPr>
            </w:r>
            <w:r w:rsidR="00F754A4">
              <w:rPr>
                <w:noProof/>
                <w:webHidden/>
              </w:rPr>
              <w:fldChar w:fldCharType="separate"/>
            </w:r>
            <w:r w:rsidR="00F754A4">
              <w:rPr>
                <w:noProof/>
                <w:webHidden/>
              </w:rPr>
              <w:t>23</w:t>
            </w:r>
            <w:r w:rsidR="00F754A4">
              <w:rPr>
                <w:noProof/>
                <w:webHidden/>
              </w:rPr>
              <w:fldChar w:fldCharType="end"/>
            </w:r>
          </w:hyperlink>
        </w:p>
        <w:p w:rsidR="00F754A4" w:rsidRDefault="00C31E80">
          <w:pPr>
            <w:pStyle w:val="21"/>
            <w:tabs>
              <w:tab w:val="left" w:pos="880"/>
              <w:tab w:val="right" w:leader="dot" w:pos="9350"/>
            </w:tabs>
            <w:rPr>
              <w:noProof/>
            </w:rPr>
          </w:pPr>
          <w:hyperlink w:anchor="_Toc530588309" w:history="1">
            <w:r w:rsidR="00F754A4" w:rsidRPr="004D756D">
              <w:rPr>
                <w:rStyle w:val="a7"/>
                <w:noProof/>
              </w:rPr>
              <w:t>3.7</w:t>
            </w:r>
            <w:r w:rsidR="00F754A4">
              <w:rPr>
                <w:noProof/>
              </w:rPr>
              <w:tab/>
            </w:r>
            <w:r w:rsidR="00F754A4" w:rsidRPr="004D756D">
              <w:rPr>
                <w:rStyle w:val="a7"/>
                <w:noProof/>
              </w:rPr>
              <w:t>Detail of APIs for ASoC Platform interface</w:t>
            </w:r>
            <w:r w:rsidR="00F754A4">
              <w:rPr>
                <w:noProof/>
                <w:webHidden/>
              </w:rPr>
              <w:tab/>
            </w:r>
            <w:r w:rsidR="00F754A4">
              <w:rPr>
                <w:noProof/>
                <w:webHidden/>
              </w:rPr>
              <w:fldChar w:fldCharType="begin"/>
            </w:r>
            <w:r w:rsidR="00F754A4">
              <w:rPr>
                <w:noProof/>
                <w:webHidden/>
              </w:rPr>
              <w:instrText xml:space="preserve"> PAGEREF _Toc530588309 \h </w:instrText>
            </w:r>
            <w:r w:rsidR="00F754A4">
              <w:rPr>
                <w:noProof/>
                <w:webHidden/>
              </w:rPr>
            </w:r>
            <w:r w:rsidR="00F754A4">
              <w:rPr>
                <w:noProof/>
                <w:webHidden/>
              </w:rPr>
              <w:fldChar w:fldCharType="separate"/>
            </w:r>
            <w:r w:rsidR="00F754A4">
              <w:rPr>
                <w:noProof/>
                <w:webHidden/>
              </w:rPr>
              <w:t>24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0" w:history="1">
            <w:r w:rsidR="00F754A4" w:rsidRPr="004D756D">
              <w:rPr>
                <w:rStyle w:val="a7"/>
                <w:noProof/>
              </w:rPr>
              <w:t>3.7.1</w:t>
            </w:r>
            <w:r w:rsidR="00F754A4">
              <w:rPr>
                <w:noProof/>
              </w:rPr>
              <w:tab/>
            </w:r>
            <w:r w:rsidR="00F754A4" w:rsidRPr="004D756D">
              <w:rPr>
                <w:rStyle w:val="a7"/>
                <w:noProof/>
              </w:rPr>
              <w:t>snd_adsp_pcm_new</w:t>
            </w:r>
            <w:r w:rsidR="00F754A4">
              <w:rPr>
                <w:noProof/>
                <w:webHidden/>
              </w:rPr>
              <w:tab/>
            </w:r>
            <w:r w:rsidR="00F754A4">
              <w:rPr>
                <w:noProof/>
                <w:webHidden/>
              </w:rPr>
              <w:fldChar w:fldCharType="begin"/>
            </w:r>
            <w:r w:rsidR="00F754A4">
              <w:rPr>
                <w:noProof/>
                <w:webHidden/>
              </w:rPr>
              <w:instrText xml:space="preserve"> PAGEREF _Toc530588310 \h </w:instrText>
            </w:r>
            <w:r w:rsidR="00F754A4">
              <w:rPr>
                <w:noProof/>
                <w:webHidden/>
              </w:rPr>
            </w:r>
            <w:r w:rsidR="00F754A4">
              <w:rPr>
                <w:noProof/>
                <w:webHidden/>
              </w:rPr>
              <w:fldChar w:fldCharType="separate"/>
            </w:r>
            <w:r w:rsidR="00F754A4">
              <w:rPr>
                <w:noProof/>
                <w:webHidden/>
              </w:rPr>
              <w:t>24</w:t>
            </w:r>
            <w:r w:rsidR="00F754A4">
              <w:rPr>
                <w:noProof/>
                <w:webHidden/>
              </w:rPr>
              <w:fldChar w:fldCharType="end"/>
            </w:r>
          </w:hyperlink>
        </w:p>
        <w:p w:rsidR="00F754A4" w:rsidRDefault="00C31E80">
          <w:pPr>
            <w:pStyle w:val="21"/>
            <w:tabs>
              <w:tab w:val="left" w:pos="880"/>
              <w:tab w:val="right" w:leader="dot" w:pos="9350"/>
            </w:tabs>
            <w:rPr>
              <w:noProof/>
            </w:rPr>
          </w:pPr>
          <w:hyperlink w:anchor="_Toc530588311" w:history="1">
            <w:r w:rsidR="00F754A4" w:rsidRPr="004D756D">
              <w:rPr>
                <w:rStyle w:val="a7"/>
                <w:noProof/>
              </w:rPr>
              <w:t>3.8</w:t>
            </w:r>
            <w:r w:rsidR="00F754A4">
              <w:rPr>
                <w:noProof/>
              </w:rPr>
              <w:tab/>
            </w:r>
            <w:r w:rsidR="00F754A4" w:rsidRPr="004D756D">
              <w:rPr>
                <w:rStyle w:val="a7"/>
                <w:noProof/>
              </w:rPr>
              <w:t>Detail of APIs for ASoC Platform driver</w:t>
            </w:r>
            <w:r w:rsidR="00F754A4">
              <w:rPr>
                <w:noProof/>
                <w:webHidden/>
              </w:rPr>
              <w:tab/>
            </w:r>
            <w:r w:rsidR="00F754A4">
              <w:rPr>
                <w:noProof/>
                <w:webHidden/>
              </w:rPr>
              <w:fldChar w:fldCharType="begin"/>
            </w:r>
            <w:r w:rsidR="00F754A4">
              <w:rPr>
                <w:noProof/>
                <w:webHidden/>
              </w:rPr>
              <w:instrText xml:space="preserve"> PAGEREF _Toc530588311 \h </w:instrText>
            </w:r>
            <w:r w:rsidR="00F754A4">
              <w:rPr>
                <w:noProof/>
                <w:webHidden/>
              </w:rPr>
            </w:r>
            <w:r w:rsidR="00F754A4">
              <w:rPr>
                <w:noProof/>
                <w:webHidden/>
              </w:rPr>
              <w:fldChar w:fldCharType="separate"/>
            </w:r>
            <w:r w:rsidR="00F754A4">
              <w:rPr>
                <w:noProof/>
                <w:webHidden/>
              </w:rPr>
              <w:t>24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2" w:history="1">
            <w:r w:rsidR="00F754A4" w:rsidRPr="004D756D">
              <w:rPr>
                <w:rStyle w:val="a7"/>
                <w:noProof/>
              </w:rPr>
              <w:t>3.8.1</w:t>
            </w:r>
            <w:r w:rsidR="00F754A4">
              <w:rPr>
                <w:noProof/>
              </w:rPr>
              <w:tab/>
            </w:r>
            <w:r w:rsidR="00F754A4" w:rsidRPr="004D756D">
              <w:rPr>
                <w:rStyle w:val="a7"/>
                <w:noProof/>
              </w:rPr>
              <w:t>snd_adsp_probe</w:t>
            </w:r>
            <w:r w:rsidR="00F754A4">
              <w:rPr>
                <w:noProof/>
                <w:webHidden/>
              </w:rPr>
              <w:tab/>
            </w:r>
            <w:r w:rsidR="00F754A4">
              <w:rPr>
                <w:noProof/>
                <w:webHidden/>
              </w:rPr>
              <w:fldChar w:fldCharType="begin"/>
            </w:r>
            <w:r w:rsidR="00F754A4">
              <w:rPr>
                <w:noProof/>
                <w:webHidden/>
              </w:rPr>
              <w:instrText xml:space="preserve"> PAGEREF _Toc530588312 \h </w:instrText>
            </w:r>
            <w:r w:rsidR="00F754A4">
              <w:rPr>
                <w:noProof/>
                <w:webHidden/>
              </w:rPr>
            </w:r>
            <w:r w:rsidR="00F754A4">
              <w:rPr>
                <w:noProof/>
                <w:webHidden/>
              </w:rPr>
              <w:fldChar w:fldCharType="separate"/>
            </w:r>
            <w:r w:rsidR="00F754A4">
              <w:rPr>
                <w:noProof/>
                <w:webHidden/>
              </w:rPr>
              <w:t>24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3" w:history="1">
            <w:r w:rsidR="00F754A4" w:rsidRPr="004D756D">
              <w:rPr>
                <w:rStyle w:val="a7"/>
                <w:noProof/>
              </w:rPr>
              <w:t>3.8.2</w:t>
            </w:r>
            <w:r w:rsidR="00F754A4">
              <w:rPr>
                <w:noProof/>
              </w:rPr>
              <w:tab/>
            </w:r>
            <w:r w:rsidR="00F754A4" w:rsidRPr="004D756D">
              <w:rPr>
                <w:rStyle w:val="a7"/>
                <w:noProof/>
              </w:rPr>
              <w:t>snd_adsp_remove</w:t>
            </w:r>
            <w:r w:rsidR="00F754A4">
              <w:rPr>
                <w:noProof/>
                <w:webHidden/>
              </w:rPr>
              <w:tab/>
            </w:r>
            <w:r w:rsidR="00F754A4">
              <w:rPr>
                <w:noProof/>
                <w:webHidden/>
              </w:rPr>
              <w:fldChar w:fldCharType="begin"/>
            </w:r>
            <w:r w:rsidR="00F754A4">
              <w:rPr>
                <w:noProof/>
                <w:webHidden/>
              </w:rPr>
              <w:instrText xml:space="preserve"> PAGEREF _Toc530588313 \h </w:instrText>
            </w:r>
            <w:r w:rsidR="00F754A4">
              <w:rPr>
                <w:noProof/>
                <w:webHidden/>
              </w:rPr>
            </w:r>
            <w:r w:rsidR="00F754A4">
              <w:rPr>
                <w:noProof/>
                <w:webHidden/>
              </w:rPr>
              <w:fldChar w:fldCharType="separate"/>
            </w:r>
            <w:r w:rsidR="00F754A4">
              <w:rPr>
                <w:noProof/>
                <w:webHidden/>
              </w:rPr>
              <w:t>24</w:t>
            </w:r>
            <w:r w:rsidR="00F754A4">
              <w:rPr>
                <w:noProof/>
                <w:webHidden/>
              </w:rPr>
              <w:fldChar w:fldCharType="end"/>
            </w:r>
          </w:hyperlink>
        </w:p>
        <w:p w:rsidR="00F754A4" w:rsidRDefault="00C31E80">
          <w:pPr>
            <w:pStyle w:val="11"/>
            <w:tabs>
              <w:tab w:val="left" w:pos="440"/>
              <w:tab w:val="right" w:leader="dot" w:pos="9350"/>
            </w:tabs>
            <w:rPr>
              <w:noProof/>
            </w:rPr>
          </w:pPr>
          <w:hyperlink w:anchor="_Toc530588314" w:history="1">
            <w:r w:rsidR="00F754A4" w:rsidRPr="004D756D">
              <w:rPr>
                <w:rStyle w:val="a7"/>
                <w:noProof/>
              </w:rPr>
              <w:t>4</w:t>
            </w:r>
            <w:r w:rsidR="00F754A4">
              <w:rPr>
                <w:noProof/>
              </w:rPr>
              <w:tab/>
            </w:r>
            <w:r w:rsidR="00F754A4" w:rsidRPr="004D756D">
              <w:rPr>
                <w:rStyle w:val="a7"/>
                <w:noProof/>
              </w:rPr>
              <w:t>Sequence diagram</w:t>
            </w:r>
            <w:r w:rsidR="00F754A4">
              <w:rPr>
                <w:noProof/>
                <w:webHidden/>
              </w:rPr>
              <w:tab/>
            </w:r>
            <w:r w:rsidR="00F754A4">
              <w:rPr>
                <w:noProof/>
                <w:webHidden/>
              </w:rPr>
              <w:fldChar w:fldCharType="begin"/>
            </w:r>
            <w:r w:rsidR="00F754A4">
              <w:rPr>
                <w:noProof/>
                <w:webHidden/>
              </w:rPr>
              <w:instrText xml:space="preserve"> PAGEREF _Toc530588314 \h </w:instrText>
            </w:r>
            <w:r w:rsidR="00F754A4">
              <w:rPr>
                <w:noProof/>
                <w:webHidden/>
              </w:rPr>
            </w:r>
            <w:r w:rsidR="00F754A4">
              <w:rPr>
                <w:noProof/>
                <w:webHidden/>
              </w:rPr>
              <w:fldChar w:fldCharType="separate"/>
            </w:r>
            <w:r w:rsidR="00F754A4">
              <w:rPr>
                <w:noProof/>
                <w:webHidden/>
              </w:rPr>
              <w:t>25</w:t>
            </w:r>
            <w:r w:rsidR="00F754A4">
              <w:rPr>
                <w:noProof/>
                <w:webHidden/>
              </w:rPr>
              <w:fldChar w:fldCharType="end"/>
            </w:r>
          </w:hyperlink>
        </w:p>
        <w:p w:rsidR="00F754A4" w:rsidRDefault="00C31E80">
          <w:pPr>
            <w:pStyle w:val="21"/>
            <w:tabs>
              <w:tab w:val="left" w:pos="880"/>
              <w:tab w:val="right" w:leader="dot" w:pos="9350"/>
            </w:tabs>
            <w:rPr>
              <w:noProof/>
            </w:rPr>
          </w:pPr>
          <w:hyperlink w:anchor="_Toc530588315" w:history="1">
            <w:r w:rsidR="00F754A4" w:rsidRPr="004D756D">
              <w:rPr>
                <w:rStyle w:val="a7"/>
                <w:noProof/>
              </w:rPr>
              <w:t>4.1</w:t>
            </w:r>
            <w:r w:rsidR="00F754A4">
              <w:rPr>
                <w:noProof/>
              </w:rPr>
              <w:tab/>
            </w:r>
            <w:r w:rsidR="00F754A4" w:rsidRPr="004D756D">
              <w:rPr>
                <w:rStyle w:val="a7"/>
                <w:noProof/>
              </w:rPr>
              <w:t>Playback/TDM playback streams flow</w:t>
            </w:r>
            <w:r w:rsidR="00F754A4">
              <w:rPr>
                <w:noProof/>
                <w:webHidden/>
              </w:rPr>
              <w:tab/>
            </w:r>
            <w:r w:rsidR="00F754A4">
              <w:rPr>
                <w:noProof/>
                <w:webHidden/>
              </w:rPr>
              <w:fldChar w:fldCharType="begin"/>
            </w:r>
            <w:r w:rsidR="00F754A4">
              <w:rPr>
                <w:noProof/>
                <w:webHidden/>
              </w:rPr>
              <w:instrText xml:space="preserve"> PAGEREF _Toc530588315 \h </w:instrText>
            </w:r>
            <w:r w:rsidR="00F754A4">
              <w:rPr>
                <w:noProof/>
                <w:webHidden/>
              </w:rPr>
            </w:r>
            <w:r w:rsidR="00F754A4">
              <w:rPr>
                <w:noProof/>
                <w:webHidden/>
              </w:rPr>
              <w:fldChar w:fldCharType="separate"/>
            </w:r>
            <w:r w:rsidR="00F754A4">
              <w:rPr>
                <w:noProof/>
                <w:webHidden/>
              </w:rPr>
              <w:t>25</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6" w:history="1">
            <w:r w:rsidR="00F754A4" w:rsidRPr="004D756D">
              <w:rPr>
                <w:rStyle w:val="a7"/>
                <w:noProof/>
              </w:rPr>
              <w:t>4.1.1</w:t>
            </w:r>
            <w:r w:rsidR="00F754A4">
              <w:rPr>
                <w:noProof/>
              </w:rPr>
              <w:tab/>
            </w:r>
            <w:r w:rsidR="00F754A4" w:rsidRPr="004D756D">
              <w:rPr>
                <w:rStyle w:val="a7"/>
                <w:noProof/>
              </w:rPr>
              <w:t>Open a renderer/TDM renderer substream</w:t>
            </w:r>
            <w:r w:rsidR="00F754A4">
              <w:rPr>
                <w:noProof/>
                <w:webHidden/>
              </w:rPr>
              <w:tab/>
            </w:r>
            <w:r w:rsidR="00F754A4">
              <w:rPr>
                <w:noProof/>
                <w:webHidden/>
              </w:rPr>
              <w:fldChar w:fldCharType="begin"/>
            </w:r>
            <w:r w:rsidR="00F754A4">
              <w:rPr>
                <w:noProof/>
                <w:webHidden/>
              </w:rPr>
              <w:instrText xml:space="preserve"> PAGEREF _Toc530588316 \h </w:instrText>
            </w:r>
            <w:r w:rsidR="00F754A4">
              <w:rPr>
                <w:noProof/>
                <w:webHidden/>
              </w:rPr>
            </w:r>
            <w:r w:rsidR="00F754A4">
              <w:rPr>
                <w:noProof/>
                <w:webHidden/>
              </w:rPr>
              <w:fldChar w:fldCharType="separate"/>
            </w:r>
            <w:r w:rsidR="00F754A4">
              <w:rPr>
                <w:noProof/>
                <w:webHidden/>
              </w:rPr>
              <w:t>25</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7" w:history="1">
            <w:r w:rsidR="00F754A4" w:rsidRPr="004D756D">
              <w:rPr>
                <w:rStyle w:val="a7"/>
                <w:noProof/>
              </w:rPr>
              <w:t>4.1.2</w:t>
            </w:r>
            <w:r w:rsidR="00F754A4">
              <w:rPr>
                <w:noProof/>
              </w:rPr>
              <w:tab/>
            </w:r>
            <w:r w:rsidR="00F754A4" w:rsidRPr="004D756D">
              <w:rPr>
                <w:rStyle w:val="a7"/>
                <w:noProof/>
              </w:rPr>
              <w:t>Write data flow</w:t>
            </w:r>
            <w:r w:rsidR="00F754A4">
              <w:rPr>
                <w:noProof/>
                <w:webHidden/>
              </w:rPr>
              <w:tab/>
            </w:r>
            <w:r w:rsidR="00F754A4">
              <w:rPr>
                <w:noProof/>
                <w:webHidden/>
              </w:rPr>
              <w:fldChar w:fldCharType="begin"/>
            </w:r>
            <w:r w:rsidR="00F754A4">
              <w:rPr>
                <w:noProof/>
                <w:webHidden/>
              </w:rPr>
              <w:instrText xml:space="preserve"> PAGEREF _Toc530588317 \h </w:instrText>
            </w:r>
            <w:r w:rsidR="00F754A4">
              <w:rPr>
                <w:noProof/>
                <w:webHidden/>
              </w:rPr>
            </w:r>
            <w:r w:rsidR="00F754A4">
              <w:rPr>
                <w:noProof/>
                <w:webHidden/>
              </w:rPr>
              <w:fldChar w:fldCharType="separate"/>
            </w:r>
            <w:r w:rsidR="00F754A4">
              <w:rPr>
                <w:noProof/>
                <w:webHidden/>
              </w:rPr>
              <w:t>26</w:t>
            </w:r>
            <w:r w:rsidR="00F754A4">
              <w:rPr>
                <w:noProof/>
                <w:webHidden/>
              </w:rPr>
              <w:fldChar w:fldCharType="end"/>
            </w:r>
          </w:hyperlink>
        </w:p>
        <w:p w:rsidR="00F754A4" w:rsidRDefault="00C31E80">
          <w:pPr>
            <w:pStyle w:val="31"/>
            <w:tabs>
              <w:tab w:val="left" w:pos="1320"/>
              <w:tab w:val="right" w:leader="dot" w:pos="9350"/>
            </w:tabs>
            <w:rPr>
              <w:noProof/>
            </w:rPr>
          </w:pPr>
          <w:hyperlink w:anchor="_Toc530588318" w:history="1">
            <w:r w:rsidR="00F754A4" w:rsidRPr="004D756D">
              <w:rPr>
                <w:rStyle w:val="a7"/>
                <w:noProof/>
              </w:rPr>
              <w:t>4.1.3</w:t>
            </w:r>
            <w:r w:rsidR="00F754A4">
              <w:rPr>
                <w:noProof/>
              </w:rPr>
              <w:tab/>
            </w:r>
            <w:r w:rsidR="00F754A4" w:rsidRPr="004D756D">
              <w:rPr>
                <w:rStyle w:val="a7"/>
                <w:noProof/>
              </w:rPr>
              <w:t>Close a playback/TDM playback substream</w:t>
            </w:r>
            <w:r w:rsidR="00F754A4">
              <w:rPr>
                <w:noProof/>
                <w:webHidden/>
              </w:rPr>
              <w:tab/>
            </w:r>
            <w:r w:rsidR="00F754A4">
              <w:rPr>
                <w:noProof/>
                <w:webHidden/>
              </w:rPr>
              <w:fldChar w:fldCharType="begin"/>
            </w:r>
            <w:r w:rsidR="00F754A4">
              <w:rPr>
                <w:noProof/>
                <w:webHidden/>
              </w:rPr>
              <w:instrText xml:space="preserve"> PAGEREF _Toc530588318 \h </w:instrText>
            </w:r>
            <w:r w:rsidR="00F754A4">
              <w:rPr>
                <w:noProof/>
                <w:webHidden/>
              </w:rPr>
            </w:r>
            <w:r w:rsidR="00F754A4">
              <w:rPr>
                <w:noProof/>
                <w:webHidden/>
              </w:rPr>
              <w:fldChar w:fldCharType="separate"/>
            </w:r>
            <w:r w:rsidR="00F754A4">
              <w:rPr>
                <w:noProof/>
                <w:webHidden/>
              </w:rPr>
              <w:t>27</w:t>
            </w:r>
            <w:r w:rsidR="00F754A4">
              <w:rPr>
                <w:noProof/>
                <w:webHidden/>
              </w:rPr>
              <w:fldChar w:fldCharType="end"/>
            </w:r>
          </w:hyperlink>
        </w:p>
        <w:p w:rsidR="00F754A4" w:rsidRDefault="00C31E80">
          <w:pPr>
            <w:pStyle w:val="21"/>
            <w:tabs>
              <w:tab w:val="left" w:pos="880"/>
              <w:tab w:val="right" w:leader="dot" w:pos="9350"/>
            </w:tabs>
            <w:rPr>
              <w:noProof/>
            </w:rPr>
          </w:pPr>
          <w:hyperlink w:anchor="_Toc530588319" w:history="1">
            <w:r w:rsidR="00F754A4" w:rsidRPr="004D756D">
              <w:rPr>
                <w:rStyle w:val="a7"/>
                <w:noProof/>
              </w:rPr>
              <w:t>4.2</w:t>
            </w:r>
            <w:r w:rsidR="00F754A4">
              <w:rPr>
                <w:noProof/>
              </w:rPr>
              <w:tab/>
            </w:r>
            <w:r w:rsidR="00F754A4" w:rsidRPr="004D756D">
              <w:rPr>
                <w:rStyle w:val="a7"/>
                <w:noProof/>
              </w:rPr>
              <w:t>Capture/TDM capture streams flow</w:t>
            </w:r>
            <w:r w:rsidR="00F754A4">
              <w:rPr>
                <w:noProof/>
                <w:webHidden/>
              </w:rPr>
              <w:tab/>
            </w:r>
            <w:r w:rsidR="00F754A4">
              <w:rPr>
                <w:noProof/>
                <w:webHidden/>
              </w:rPr>
              <w:fldChar w:fldCharType="begin"/>
            </w:r>
            <w:r w:rsidR="00F754A4">
              <w:rPr>
                <w:noProof/>
                <w:webHidden/>
              </w:rPr>
              <w:instrText xml:space="preserve"> PAGEREF _Toc530588319 \h </w:instrText>
            </w:r>
            <w:r w:rsidR="00F754A4">
              <w:rPr>
                <w:noProof/>
                <w:webHidden/>
              </w:rPr>
            </w:r>
            <w:r w:rsidR="00F754A4">
              <w:rPr>
                <w:noProof/>
                <w:webHidden/>
              </w:rPr>
              <w:fldChar w:fldCharType="separate"/>
            </w:r>
            <w:r w:rsidR="00F754A4">
              <w:rPr>
                <w:noProof/>
                <w:webHidden/>
              </w:rPr>
              <w:t>28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0" w:history="1">
            <w:r w:rsidR="00F754A4" w:rsidRPr="004D756D">
              <w:rPr>
                <w:rStyle w:val="a7"/>
                <w:noProof/>
              </w:rPr>
              <w:t>4.2.1</w:t>
            </w:r>
            <w:r w:rsidR="00F754A4">
              <w:rPr>
                <w:noProof/>
              </w:rPr>
              <w:tab/>
            </w:r>
            <w:r w:rsidR="00F754A4" w:rsidRPr="004D756D">
              <w:rPr>
                <w:rStyle w:val="a7"/>
                <w:noProof/>
              </w:rPr>
              <w:t>Open a capture/TDM capture substream</w:t>
            </w:r>
            <w:r w:rsidR="00F754A4">
              <w:rPr>
                <w:noProof/>
                <w:webHidden/>
              </w:rPr>
              <w:tab/>
            </w:r>
            <w:r w:rsidR="00F754A4">
              <w:rPr>
                <w:noProof/>
                <w:webHidden/>
              </w:rPr>
              <w:fldChar w:fldCharType="begin"/>
            </w:r>
            <w:r w:rsidR="00F754A4">
              <w:rPr>
                <w:noProof/>
                <w:webHidden/>
              </w:rPr>
              <w:instrText xml:space="preserve"> PAGEREF _Toc530588320 \h </w:instrText>
            </w:r>
            <w:r w:rsidR="00F754A4">
              <w:rPr>
                <w:noProof/>
                <w:webHidden/>
              </w:rPr>
            </w:r>
            <w:r w:rsidR="00F754A4">
              <w:rPr>
                <w:noProof/>
                <w:webHidden/>
              </w:rPr>
              <w:fldChar w:fldCharType="separate"/>
            </w:r>
            <w:r w:rsidR="00F754A4">
              <w:rPr>
                <w:noProof/>
                <w:webHidden/>
              </w:rPr>
              <w:t>28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1" w:history="1">
            <w:r w:rsidR="00F754A4" w:rsidRPr="004D756D">
              <w:rPr>
                <w:rStyle w:val="a7"/>
                <w:noProof/>
              </w:rPr>
              <w:t>4.2.2</w:t>
            </w:r>
            <w:r w:rsidR="00F754A4">
              <w:rPr>
                <w:noProof/>
              </w:rPr>
              <w:tab/>
            </w:r>
            <w:r w:rsidR="00F754A4" w:rsidRPr="004D756D">
              <w:rPr>
                <w:rStyle w:val="a7"/>
                <w:noProof/>
              </w:rPr>
              <w:t>Read data flow</w:t>
            </w:r>
            <w:r w:rsidR="00F754A4">
              <w:rPr>
                <w:noProof/>
                <w:webHidden/>
              </w:rPr>
              <w:tab/>
            </w:r>
            <w:r w:rsidR="00F754A4">
              <w:rPr>
                <w:noProof/>
                <w:webHidden/>
              </w:rPr>
              <w:fldChar w:fldCharType="begin"/>
            </w:r>
            <w:r w:rsidR="00F754A4">
              <w:rPr>
                <w:noProof/>
                <w:webHidden/>
              </w:rPr>
              <w:instrText xml:space="preserve"> PAGEREF _Toc530588321 \h </w:instrText>
            </w:r>
            <w:r w:rsidR="00F754A4">
              <w:rPr>
                <w:noProof/>
                <w:webHidden/>
              </w:rPr>
            </w:r>
            <w:r w:rsidR="00F754A4">
              <w:rPr>
                <w:noProof/>
                <w:webHidden/>
              </w:rPr>
              <w:fldChar w:fldCharType="separate"/>
            </w:r>
            <w:r w:rsidR="00F754A4">
              <w:rPr>
                <w:noProof/>
                <w:webHidden/>
              </w:rPr>
              <w:t>29</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2" w:history="1">
            <w:r w:rsidR="00F754A4" w:rsidRPr="004D756D">
              <w:rPr>
                <w:rStyle w:val="a7"/>
                <w:noProof/>
              </w:rPr>
              <w:t>4.2.3</w:t>
            </w:r>
            <w:r w:rsidR="00F754A4">
              <w:rPr>
                <w:noProof/>
              </w:rPr>
              <w:tab/>
            </w:r>
            <w:r w:rsidR="00F754A4" w:rsidRPr="004D756D">
              <w:rPr>
                <w:rStyle w:val="a7"/>
                <w:noProof/>
              </w:rPr>
              <w:t>Close a capture/TDM capture substream</w:t>
            </w:r>
            <w:r w:rsidR="00F754A4">
              <w:rPr>
                <w:noProof/>
                <w:webHidden/>
              </w:rPr>
              <w:tab/>
            </w:r>
            <w:r w:rsidR="00F754A4">
              <w:rPr>
                <w:noProof/>
                <w:webHidden/>
              </w:rPr>
              <w:fldChar w:fldCharType="begin"/>
            </w:r>
            <w:r w:rsidR="00F754A4">
              <w:rPr>
                <w:noProof/>
                <w:webHidden/>
              </w:rPr>
              <w:instrText xml:space="preserve"> PAGEREF _Toc530588322 \h </w:instrText>
            </w:r>
            <w:r w:rsidR="00F754A4">
              <w:rPr>
                <w:noProof/>
                <w:webHidden/>
              </w:rPr>
            </w:r>
            <w:r w:rsidR="00F754A4">
              <w:rPr>
                <w:noProof/>
                <w:webHidden/>
              </w:rPr>
              <w:fldChar w:fldCharType="separate"/>
            </w:r>
            <w:r w:rsidR="00F754A4">
              <w:rPr>
                <w:noProof/>
                <w:webHidden/>
              </w:rPr>
              <w:t>30</w:t>
            </w:r>
            <w:r w:rsidR="00F754A4">
              <w:rPr>
                <w:noProof/>
                <w:webHidden/>
              </w:rPr>
              <w:fldChar w:fldCharType="end"/>
            </w:r>
          </w:hyperlink>
        </w:p>
        <w:p w:rsidR="00F754A4" w:rsidRDefault="00C31E80">
          <w:pPr>
            <w:pStyle w:val="21"/>
            <w:tabs>
              <w:tab w:val="left" w:pos="880"/>
              <w:tab w:val="right" w:leader="dot" w:pos="9350"/>
            </w:tabs>
            <w:rPr>
              <w:noProof/>
            </w:rPr>
          </w:pPr>
          <w:hyperlink w:anchor="_Toc530588323" w:history="1">
            <w:r w:rsidR="00F754A4" w:rsidRPr="004D756D">
              <w:rPr>
                <w:rStyle w:val="a7"/>
                <w:noProof/>
              </w:rPr>
              <w:t>4.3</w:t>
            </w:r>
            <w:r w:rsidR="00F754A4">
              <w:rPr>
                <w:noProof/>
              </w:rPr>
              <w:tab/>
            </w:r>
            <w:r w:rsidR="00F754A4" w:rsidRPr="004D756D">
              <w:rPr>
                <w:rStyle w:val="a7"/>
                <w:noProof/>
              </w:rPr>
              <w:t>Volume Control Flow</w:t>
            </w:r>
            <w:r w:rsidR="00F754A4">
              <w:rPr>
                <w:noProof/>
                <w:webHidden/>
              </w:rPr>
              <w:tab/>
            </w:r>
            <w:r w:rsidR="00F754A4">
              <w:rPr>
                <w:noProof/>
                <w:webHidden/>
              </w:rPr>
              <w:fldChar w:fldCharType="begin"/>
            </w:r>
            <w:r w:rsidR="00F754A4">
              <w:rPr>
                <w:noProof/>
                <w:webHidden/>
              </w:rPr>
              <w:instrText xml:space="preserve"> PAGEREF _Toc530588323 \h </w:instrText>
            </w:r>
            <w:r w:rsidR="00F754A4">
              <w:rPr>
                <w:noProof/>
                <w:webHidden/>
              </w:rPr>
            </w:r>
            <w:r w:rsidR="00F754A4">
              <w:rPr>
                <w:noProof/>
                <w:webHidden/>
              </w:rPr>
              <w:fldChar w:fldCharType="separate"/>
            </w:r>
            <w:r w:rsidR="00F754A4">
              <w:rPr>
                <w:noProof/>
                <w:webHidden/>
              </w:rPr>
              <w:t>31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4" w:history="1">
            <w:r w:rsidR="00F754A4" w:rsidRPr="004D756D">
              <w:rPr>
                <w:rStyle w:val="a7"/>
                <w:noProof/>
              </w:rPr>
              <w:t>4.3.1</w:t>
            </w:r>
            <w:r w:rsidR="00F754A4">
              <w:rPr>
                <w:noProof/>
              </w:rPr>
              <w:tab/>
            </w:r>
            <w:r w:rsidR="00F754A4" w:rsidRPr="004D756D">
              <w:rPr>
                <w:rStyle w:val="a7"/>
                <w:noProof/>
              </w:rPr>
              <w:t>Get volume value from hardware</w:t>
            </w:r>
            <w:r w:rsidR="00F754A4">
              <w:rPr>
                <w:noProof/>
                <w:webHidden/>
              </w:rPr>
              <w:tab/>
            </w:r>
            <w:r w:rsidR="00F754A4">
              <w:rPr>
                <w:noProof/>
                <w:webHidden/>
              </w:rPr>
              <w:fldChar w:fldCharType="begin"/>
            </w:r>
            <w:r w:rsidR="00F754A4">
              <w:rPr>
                <w:noProof/>
                <w:webHidden/>
              </w:rPr>
              <w:instrText xml:space="preserve"> PAGEREF _Toc530588324 \h </w:instrText>
            </w:r>
            <w:r w:rsidR="00F754A4">
              <w:rPr>
                <w:noProof/>
                <w:webHidden/>
              </w:rPr>
            </w:r>
            <w:r w:rsidR="00F754A4">
              <w:rPr>
                <w:noProof/>
                <w:webHidden/>
              </w:rPr>
              <w:fldChar w:fldCharType="separate"/>
            </w:r>
            <w:r w:rsidR="00F754A4">
              <w:rPr>
                <w:noProof/>
                <w:webHidden/>
              </w:rPr>
              <w:t>31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5" w:history="1">
            <w:r w:rsidR="00F754A4" w:rsidRPr="004D756D">
              <w:rPr>
                <w:rStyle w:val="a7"/>
                <w:noProof/>
              </w:rPr>
              <w:t>4.3.2</w:t>
            </w:r>
            <w:r w:rsidR="00F754A4">
              <w:rPr>
                <w:noProof/>
              </w:rPr>
              <w:tab/>
            </w:r>
            <w:r w:rsidR="00F754A4" w:rsidRPr="004D756D">
              <w:rPr>
                <w:rStyle w:val="a7"/>
                <w:noProof/>
              </w:rPr>
              <w:t>Set volume value to hardware</w:t>
            </w:r>
            <w:r w:rsidR="00F754A4">
              <w:rPr>
                <w:noProof/>
                <w:webHidden/>
              </w:rPr>
              <w:tab/>
            </w:r>
            <w:r w:rsidR="00F754A4">
              <w:rPr>
                <w:noProof/>
                <w:webHidden/>
              </w:rPr>
              <w:fldChar w:fldCharType="begin"/>
            </w:r>
            <w:r w:rsidR="00F754A4">
              <w:rPr>
                <w:noProof/>
                <w:webHidden/>
              </w:rPr>
              <w:instrText xml:space="preserve"> PAGEREF _Toc530588325 \h </w:instrText>
            </w:r>
            <w:r w:rsidR="00F754A4">
              <w:rPr>
                <w:noProof/>
                <w:webHidden/>
              </w:rPr>
            </w:r>
            <w:r w:rsidR="00F754A4">
              <w:rPr>
                <w:noProof/>
                <w:webHidden/>
              </w:rPr>
              <w:fldChar w:fldCharType="separate"/>
            </w:r>
            <w:r w:rsidR="00F754A4">
              <w:rPr>
                <w:noProof/>
                <w:webHidden/>
              </w:rPr>
              <w:t>32</w:t>
            </w:r>
            <w:r w:rsidR="00F754A4">
              <w:rPr>
                <w:noProof/>
                <w:webHidden/>
              </w:rPr>
              <w:fldChar w:fldCharType="end"/>
            </w:r>
          </w:hyperlink>
        </w:p>
        <w:p w:rsidR="00F754A4" w:rsidRDefault="00C31E80">
          <w:pPr>
            <w:pStyle w:val="21"/>
            <w:tabs>
              <w:tab w:val="left" w:pos="880"/>
              <w:tab w:val="right" w:leader="dot" w:pos="9350"/>
            </w:tabs>
            <w:rPr>
              <w:noProof/>
            </w:rPr>
          </w:pPr>
          <w:hyperlink w:anchor="_Toc530588326" w:history="1">
            <w:r w:rsidR="00F754A4" w:rsidRPr="004D756D">
              <w:rPr>
                <w:rStyle w:val="a7"/>
                <w:noProof/>
              </w:rPr>
              <w:t>4.4</w:t>
            </w:r>
            <w:r w:rsidR="00F754A4">
              <w:rPr>
                <w:noProof/>
              </w:rPr>
              <w:tab/>
            </w:r>
            <w:r w:rsidR="00F754A4" w:rsidRPr="004D756D">
              <w:rPr>
                <w:rStyle w:val="a7"/>
                <w:noProof/>
              </w:rPr>
              <w:t>Sample Rate Converter Control Flow</w:t>
            </w:r>
            <w:r w:rsidR="00F754A4">
              <w:rPr>
                <w:noProof/>
                <w:webHidden/>
              </w:rPr>
              <w:tab/>
            </w:r>
            <w:r w:rsidR="00F754A4">
              <w:rPr>
                <w:noProof/>
                <w:webHidden/>
              </w:rPr>
              <w:fldChar w:fldCharType="begin"/>
            </w:r>
            <w:r w:rsidR="00F754A4">
              <w:rPr>
                <w:noProof/>
                <w:webHidden/>
              </w:rPr>
              <w:instrText xml:space="preserve"> PAGEREF _Toc530588326 \h </w:instrText>
            </w:r>
            <w:r w:rsidR="00F754A4">
              <w:rPr>
                <w:noProof/>
                <w:webHidden/>
              </w:rPr>
            </w:r>
            <w:r w:rsidR="00F754A4">
              <w:rPr>
                <w:noProof/>
                <w:webHidden/>
              </w:rPr>
              <w:fldChar w:fldCharType="separate"/>
            </w:r>
            <w:r w:rsidR="00F754A4">
              <w:rPr>
                <w:noProof/>
                <w:webHidden/>
              </w:rPr>
              <w:t>33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7" w:history="1">
            <w:r w:rsidR="00F754A4" w:rsidRPr="004D756D">
              <w:rPr>
                <w:rStyle w:val="a7"/>
                <w:noProof/>
              </w:rPr>
              <w:t>4.4.1</w:t>
            </w:r>
            <w:r w:rsidR="00F754A4">
              <w:rPr>
                <w:noProof/>
              </w:rPr>
              <w:tab/>
            </w:r>
            <w:r w:rsidR="00F754A4" w:rsidRPr="004D756D">
              <w:rPr>
                <w:rStyle w:val="a7"/>
                <w:noProof/>
              </w:rPr>
              <w:t>Get sample rate of hardware</w:t>
            </w:r>
            <w:r w:rsidR="00F754A4">
              <w:rPr>
                <w:noProof/>
                <w:webHidden/>
              </w:rPr>
              <w:tab/>
            </w:r>
            <w:r w:rsidR="00F754A4">
              <w:rPr>
                <w:noProof/>
                <w:webHidden/>
              </w:rPr>
              <w:fldChar w:fldCharType="begin"/>
            </w:r>
            <w:r w:rsidR="00F754A4">
              <w:rPr>
                <w:noProof/>
                <w:webHidden/>
              </w:rPr>
              <w:instrText xml:space="preserve"> PAGEREF _Toc530588327 \h </w:instrText>
            </w:r>
            <w:r w:rsidR="00F754A4">
              <w:rPr>
                <w:noProof/>
                <w:webHidden/>
              </w:rPr>
            </w:r>
            <w:r w:rsidR="00F754A4">
              <w:rPr>
                <w:noProof/>
                <w:webHidden/>
              </w:rPr>
              <w:fldChar w:fldCharType="separate"/>
            </w:r>
            <w:r w:rsidR="00F754A4">
              <w:rPr>
                <w:noProof/>
                <w:webHidden/>
              </w:rPr>
              <w:t>33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28" w:history="1">
            <w:r w:rsidR="00F754A4" w:rsidRPr="004D756D">
              <w:rPr>
                <w:rStyle w:val="a7"/>
                <w:noProof/>
              </w:rPr>
              <w:t>4.4.2</w:t>
            </w:r>
            <w:r w:rsidR="00F754A4">
              <w:rPr>
                <w:noProof/>
              </w:rPr>
              <w:tab/>
            </w:r>
            <w:r w:rsidR="00F754A4" w:rsidRPr="004D756D">
              <w:rPr>
                <w:rStyle w:val="a7"/>
                <w:noProof/>
              </w:rPr>
              <w:t>Set sample rate of hardware</w:t>
            </w:r>
            <w:r w:rsidR="00F754A4">
              <w:rPr>
                <w:noProof/>
                <w:webHidden/>
              </w:rPr>
              <w:tab/>
            </w:r>
            <w:r w:rsidR="00F754A4">
              <w:rPr>
                <w:noProof/>
                <w:webHidden/>
              </w:rPr>
              <w:fldChar w:fldCharType="begin"/>
            </w:r>
            <w:r w:rsidR="00F754A4">
              <w:rPr>
                <w:noProof/>
                <w:webHidden/>
              </w:rPr>
              <w:instrText xml:space="preserve"> PAGEREF _Toc530588328 \h </w:instrText>
            </w:r>
            <w:r w:rsidR="00F754A4">
              <w:rPr>
                <w:noProof/>
                <w:webHidden/>
              </w:rPr>
            </w:r>
            <w:r w:rsidR="00F754A4">
              <w:rPr>
                <w:noProof/>
                <w:webHidden/>
              </w:rPr>
              <w:fldChar w:fldCharType="separate"/>
            </w:r>
            <w:r w:rsidR="00F754A4">
              <w:rPr>
                <w:noProof/>
                <w:webHidden/>
              </w:rPr>
              <w:t>34</w:t>
            </w:r>
            <w:r w:rsidR="00F754A4">
              <w:rPr>
                <w:noProof/>
                <w:webHidden/>
              </w:rPr>
              <w:fldChar w:fldCharType="end"/>
            </w:r>
          </w:hyperlink>
        </w:p>
        <w:p w:rsidR="00F754A4" w:rsidRDefault="00C31E80">
          <w:pPr>
            <w:pStyle w:val="21"/>
            <w:tabs>
              <w:tab w:val="left" w:pos="880"/>
              <w:tab w:val="right" w:leader="dot" w:pos="9350"/>
            </w:tabs>
            <w:rPr>
              <w:noProof/>
            </w:rPr>
          </w:pPr>
          <w:hyperlink w:anchor="_Toc530588329" w:history="1">
            <w:r w:rsidR="00F754A4" w:rsidRPr="004D756D">
              <w:rPr>
                <w:rStyle w:val="a7"/>
                <w:noProof/>
              </w:rPr>
              <w:t>4.5</w:t>
            </w:r>
            <w:r w:rsidR="00F754A4">
              <w:rPr>
                <w:noProof/>
              </w:rPr>
              <w:tab/>
            </w:r>
            <w:r w:rsidR="00F754A4" w:rsidRPr="004D756D">
              <w:rPr>
                <w:rStyle w:val="a7"/>
                <w:noProof/>
              </w:rPr>
              <w:t>Output Channel Control Flow</w:t>
            </w:r>
            <w:r w:rsidR="00F754A4">
              <w:rPr>
                <w:noProof/>
                <w:webHidden/>
              </w:rPr>
              <w:tab/>
            </w:r>
            <w:r w:rsidR="00F754A4">
              <w:rPr>
                <w:noProof/>
                <w:webHidden/>
              </w:rPr>
              <w:fldChar w:fldCharType="begin"/>
            </w:r>
            <w:r w:rsidR="00F754A4">
              <w:rPr>
                <w:noProof/>
                <w:webHidden/>
              </w:rPr>
              <w:instrText xml:space="preserve"> PAGEREF _Toc530588329 \h </w:instrText>
            </w:r>
            <w:r w:rsidR="00F754A4">
              <w:rPr>
                <w:noProof/>
                <w:webHidden/>
              </w:rPr>
            </w:r>
            <w:r w:rsidR="00F754A4">
              <w:rPr>
                <w:noProof/>
                <w:webHidden/>
              </w:rPr>
              <w:fldChar w:fldCharType="separate"/>
            </w:r>
            <w:r w:rsidR="00F754A4">
              <w:rPr>
                <w:noProof/>
                <w:webHidden/>
              </w:rPr>
              <w:t>35</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0" w:history="1">
            <w:r w:rsidR="00F754A4" w:rsidRPr="004D756D">
              <w:rPr>
                <w:rStyle w:val="a7"/>
                <w:noProof/>
              </w:rPr>
              <w:t>4.5.1</w:t>
            </w:r>
            <w:r w:rsidR="00F754A4">
              <w:rPr>
                <w:noProof/>
              </w:rPr>
              <w:tab/>
            </w:r>
            <w:r w:rsidR="00F754A4" w:rsidRPr="004D756D">
              <w:rPr>
                <w:rStyle w:val="a7"/>
                <w:noProof/>
              </w:rPr>
              <w:t>Get output channel of Renderer</w:t>
            </w:r>
            <w:r w:rsidR="00F754A4">
              <w:rPr>
                <w:noProof/>
                <w:webHidden/>
              </w:rPr>
              <w:tab/>
            </w:r>
            <w:r w:rsidR="00F754A4">
              <w:rPr>
                <w:noProof/>
                <w:webHidden/>
              </w:rPr>
              <w:fldChar w:fldCharType="begin"/>
            </w:r>
            <w:r w:rsidR="00F754A4">
              <w:rPr>
                <w:noProof/>
                <w:webHidden/>
              </w:rPr>
              <w:instrText xml:space="preserve"> PAGEREF _Toc530588330 \h </w:instrText>
            </w:r>
            <w:r w:rsidR="00F754A4">
              <w:rPr>
                <w:noProof/>
                <w:webHidden/>
              </w:rPr>
            </w:r>
            <w:r w:rsidR="00F754A4">
              <w:rPr>
                <w:noProof/>
                <w:webHidden/>
              </w:rPr>
              <w:fldChar w:fldCharType="separate"/>
            </w:r>
            <w:r w:rsidR="00F754A4">
              <w:rPr>
                <w:noProof/>
                <w:webHidden/>
              </w:rPr>
              <w:t>35</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1" w:history="1">
            <w:r w:rsidR="00F754A4" w:rsidRPr="004D756D">
              <w:rPr>
                <w:rStyle w:val="a7"/>
                <w:noProof/>
              </w:rPr>
              <w:t>4.5.2</w:t>
            </w:r>
            <w:r w:rsidR="00F754A4">
              <w:rPr>
                <w:noProof/>
              </w:rPr>
              <w:tab/>
            </w:r>
            <w:r w:rsidR="00F754A4" w:rsidRPr="004D756D">
              <w:rPr>
                <w:rStyle w:val="a7"/>
                <w:noProof/>
              </w:rPr>
              <w:t>Set output channel of Renderer</w:t>
            </w:r>
            <w:r w:rsidR="00F754A4">
              <w:rPr>
                <w:noProof/>
                <w:webHidden/>
              </w:rPr>
              <w:tab/>
            </w:r>
            <w:r w:rsidR="00F754A4">
              <w:rPr>
                <w:noProof/>
                <w:webHidden/>
              </w:rPr>
              <w:fldChar w:fldCharType="begin"/>
            </w:r>
            <w:r w:rsidR="00F754A4">
              <w:rPr>
                <w:noProof/>
                <w:webHidden/>
              </w:rPr>
              <w:instrText xml:space="preserve"> PAGEREF _Toc530588331 \h </w:instrText>
            </w:r>
            <w:r w:rsidR="00F754A4">
              <w:rPr>
                <w:noProof/>
                <w:webHidden/>
              </w:rPr>
            </w:r>
            <w:r w:rsidR="00F754A4">
              <w:rPr>
                <w:noProof/>
                <w:webHidden/>
              </w:rPr>
              <w:fldChar w:fldCharType="separate"/>
            </w:r>
            <w:r w:rsidR="00F754A4">
              <w:rPr>
                <w:noProof/>
                <w:webHidden/>
              </w:rPr>
              <w:t>36</w:t>
            </w:r>
            <w:r w:rsidR="00F754A4">
              <w:rPr>
                <w:noProof/>
                <w:webHidden/>
              </w:rPr>
              <w:fldChar w:fldCharType="end"/>
            </w:r>
          </w:hyperlink>
        </w:p>
        <w:p w:rsidR="00F754A4" w:rsidRDefault="00C31E80">
          <w:pPr>
            <w:pStyle w:val="21"/>
            <w:tabs>
              <w:tab w:val="left" w:pos="880"/>
              <w:tab w:val="right" w:leader="dot" w:pos="9350"/>
            </w:tabs>
            <w:rPr>
              <w:noProof/>
            </w:rPr>
          </w:pPr>
          <w:hyperlink w:anchor="_Toc530588332" w:history="1">
            <w:r w:rsidR="00F754A4" w:rsidRPr="004D756D">
              <w:rPr>
                <w:rStyle w:val="a7"/>
                <w:noProof/>
              </w:rPr>
              <w:t>4.6</w:t>
            </w:r>
            <w:r w:rsidR="00F754A4">
              <w:rPr>
                <w:noProof/>
              </w:rPr>
              <w:tab/>
            </w:r>
            <w:r w:rsidR="00F754A4" w:rsidRPr="004D756D">
              <w:rPr>
                <w:rStyle w:val="a7"/>
                <w:noProof/>
              </w:rPr>
              <w:t>Equalizer Control Flow</w:t>
            </w:r>
            <w:r w:rsidR="00F754A4">
              <w:rPr>
                <w:noProof/>
                <w:webHidden/>
              </w:rPr>
              <w:tab/>
            </w:r>
            <w:r w:rsidR="00F754A4">
              <w:rPr>
                <w:noProof/>
                <w:webHidden/>
              </w:rPr>
              <w:fldChar w:fldCharType="begin"/>
            </w:r>
            <w:r w:rsidR="00F754A4">
              <w:rPr>
                <w:noProof/>
                <w:webHidden/>
              </w:rPr>
              <w:instrText xml:space="preserve"> PAGEREF _Toc530588332 \h </w:instrText>
            </w:r>
            <w:r w:rsidR="00F754A4">
              <w:rPr>
                <w:noProof/>
                <w:webHidden/>
              </w:rPr>
            </w:r>
            <w:r w:rsidR="00F754A4">
              <w:rPr>
                <w:noProof/>
                <w:webHidden/>
              </w:rPr>
              <w:fldChar w:fldCharType="separate"/>
            </w:r>
            <w:r w:rsidR="00F754A4">
              <w:rPr>
                <w:noProof/>
                <w:webHidden/>
              </w:rPr>
              <w:t>37</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3" w:history="1">
            <w:r w:rsidR="00F754A4" w:rsidRPr="004D756D">
              <w:rPr>
                <w:rStyle w:val="a7"/>
                <w:noProof/>
              </w:rPr>
              <w:t>4.6.1</w:t>
            </w:r>
            <w:r w:rsidR="00F754A4">
              <w:rPr>
                <w:noProof/>
              </w:rPr>
              <w:tab/>
            </w:r>
            <w:r w:rsidR="00F754A4" w:rsidRPr="004D756D">
              <w:rPr>
                <w:rStyle w:val="a7"/>
                <w:noProof/>
              </w:rPr>
              <w:t>Get status of Equalizer control</w:t>
            </w:r>
            <w:r w:rsidR="00F754A4">
              <w:rPr>
                <w:noProof/>
                <w:webHidden/>
              </w:rPr>
              <w:tab/>
            </w:r>
            <w:r w:rsidR="00F754A4">
              <w:rPr>
                <w:noProof/>
                <w:webHidden/>
              </w:rPr>
              <w:fldChar w:fldCharType="begin"/>
            </w:r>
            <w:r w:rsidR="00F754A4">
              <w:rPr>
                <w:noProof/>
                <w:webHidden/>
              </w:rPr>
              <w:instrText xml:space="preserve"> PAGEREF _Toc530588333 \h </w:instrText>
            </w:r>
            <w:r w:rsidR="00F754A4">
              <w:rPr>
                <w:noProof/>
                <w:webHidden/>
              </w:rPr>
            </w:r>
            <w:r w:rsidR="00F754A4">
              <w:rPr>
                <w:noProof/>
                <w:webHidden/>
              </w:rPr>
              <w:fldChar w:fldCharType="separate"/>
            </w:r>
            <w:r w:rsidR="00F754A4">
              <w:rPr>
                <w:noProof/>
                <w:webHidden/>
              </w:rPr>
              <w:t>37</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4" w:history="1">
            <w:r w:rsidR="00F754A4" w:rsidRPr="004D756D">
              <w:rPr>
                <w:rStyle w:val="a7"/>
                <w:noProof/>
              </w:rPr>
              <w:t>4.6.2</w:t>
            </w:r>
            <w:r w:rsidR="00F754A4">
              <w:rPr>
                <w:noProof/>
              </w:rPr>
              <w:tab/>
            </w:r>
            <w:r w:rsidR="00F754A4" w:rsidRPr="004D756D">
              <w:rPr>
                <w:rStyle w:val="a7"/>
                <w:noProof/>
              </w:rPr>
              <w:t>Enable Equalizer control</w:t>
            </w:r>
            <w:r w:rsidR="00F754A4">
              <w:rPr>
                <w:noProof/>
                <w:webHidden/>
              </w:rPr>
              <w:tab/>
            </w:r>
            <w:r w:rsidR="00F754A4">
              <w:rPr>
                <w:noProof/>
                <w:webHidden/>
              </w:rPr>
              <w:fldChar w:fldCharType="begin"/>
            </w:r>
            <w:r w:rsidR="00F754A4">
              <w:rPr>
                <w:noProof/>
                <w:webHidden/>
              </w:rPr>
              <w:instrText xml:space="preserve"> PAGEREF _Toc530588334 \h </w:instrText>
            </w:r>
            <w:r w:rsidR="00F754A4">
              <w:rPr>
                <w:noProof/>
                <w:webHidden/>
              </w:rPr>
            </w:r>
            <w:r w:rsidR="00F754A4">
              <w:rPr>
                <w:noProof/>
                <w:webHidden/>
              </w:rPr>
              <w:fldChar w:fldCharType="separate"/>
            </w:r>
            <w:r w:rsidR="00F754A4">
              <w:rPr>
                <w:noProof/>
                <w:webHidden/>
              </w:rPr>
              <w:t>38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5" w:history="1">
            <w:r w:rsidR="00F754A4" w:rsidRPr="004D756D">
              <w:rPr>
                <w:rStyle w:val="a7"/>
                <w:noProof/>
              </w:rPr>
              <w:t>4.6.3</w:t>
            </w:r>
            <w:r w:rsidR="00F754A4">
              <w:rPr>
                <w:noProof/>
              </w:rPr>
              <w:tab/>
            </w:r>
            <w:r w:rsidR="00F754A4" w:rsidRPr="004D756D">
              <w:rPr>
                <w:rStyle w:val="a7"/>
                <w:noProof/>
              </w:rPr>
              <w:t>Get Equalizer parameters of hardware</w:t>
            </w:r>
            <w:r w:rsidR="00F754A4">
              <w:rPr>
                <w:noProof/>
                <w:webHidden/>
              </w:rPr>
              <w:tab/>
            </w:r>
            <w:r w:rsidR="00F754A4">
              <w:rPr>
                <w:noProof/>
                <w:webHidden/>
              </w:rPr>
              <w:fldChar w:fldCharType="begin"/>
            </w:r>
            <w:r w:rsidR="00F754A4">
              <w:rPr>
                <w:noProof/>
                <w:webHidden/>
              </w:rPr>
              <w:instrText xml:space="preserve"> PAGEREF _Toc530588335 \h </w:instrText>
            </w:r>
            <w:r w:rsidR="00F754A4">
              <w:rPr>
                <w:noProof/>
                <w:webHidden/>
              </w:rPr>
            </w:r>
            <w:r w:rsidR="00F754A4">
              <w:rPr>
                <w:noProof/>
                <w:webHidden/>
              </w:rPr>
              <w:fldChar w:fldCharType="separate"/>
            </w:r>
            <w:r w:rsidR="00F754A4">
              <w:rPr>
                <w:noProof/>
                <w:webHidden/>
              </w:rPr>
              <w:t>39</w:t>
            </w:r>
            <w:r w:rsidR="00F754A4">
              <w:rPr>
                <w:noProof/>
                <w:webHidden/>
              </w:rPr>
              <w:fldChar w:fldCharType="end"/>
            </w:r>
          </w:hyperlink>
        </w:p>
        <w:p w:rsidR="00F754A4" w:rsidRDefault="00C31E80">
          <w:pPr>
            <w:pStyle w:val="31"/>
            <w:tabs>
              <w:tab w:val="left" w:pos="1320"/>
              <w:tab w:val="right" w:leader="dot" w:pos="9350"/>
            </w:tabs>
            <w:rPr>
              <w:noProof/>
            </w:rPr>
          </w:pPr>
          <w:hyperlink w:anchor="_Toc530588336" w:history="1">
            <w:r w:rsidR="00F754A4" w:rsidRPr="004D756D">
              <w:rPr>
                <w:rStyle w:val="a7"/>
                <w:noProof/>
              </w:rPr>
              <w:t>4.6.4</w:t>
            </w:r>
            <w:r w:rsidR="00F754A4">
              <w:rPr>
                <w:noProof/>
              </w:rPr>
              <w:tab/>
            </w:r>
            <w:r w:rsidR="00F754A4" w:rsidRPr="004D756D">
              <w:rPr>
                <w:rStyle w:val="a7"/>
                <w:noProof/>
              </w:rPr>
              <w:t>Set Equalizer parameters of hardware</w:t>
            </w:r>
            <w:r w:rsidR="00F754A4">
              <w:rPr>
                <w:noProof/>
                <w:webHidden/>
              </w:rPr>
              <w:tab/>
            </w:r>
            <w:r w:rsidR="00F754A4">
              <w:rPr>
                <w:noProof/>
                <w:webHidden/>
              </w:rPr>
              <w:fldChar w:fldCharType="begin"/>
            </w:r>
            <w:r w:rsidR="00F754A4">
              <w:rPr>
                <w:noProof/>
                <w:webHidden/>
              </w:rPr>
              <w:instrText xml:space="preserve"> PAGEREF _Toc530588336 \h </w:instrText>
            </w:r>
            <w:r w:rsidR="00F754A4">
              <w:rPr>
                <w:noProof/>
                <w:webHidden/>
              </w:rPr>
            </w:r>
            <w:r w:rsidR="00F754A4">
              <w:rPr>
                <w:noProof/>
                <w:webHidden/>
              </w:rPr>
              <w:fldChar w:fldCharType="separate"/>
            </w:r>
            <w:r w:rsidR="00F754A4">
              <w:rPr>
                <w:noProof/>
                <w:webHidden/>
              </w:rPr>
              <w:t>40</w:t>
            </w:r>
            <w:r w:rsidR="00F754A4">
              <w:rPr>
                <w:noProof/>
                <w:webHidden/>
              </w:rPr>
              <w:fldChar w:fldCharType="end"/>
            </w:r>
          </w:hyperlink>
        </w:p>
        <w:p w:rsidR="00F754A4" w:rsidRDefault="00C31E80">
          <w:pPr>
            <w:pStyle w:val="21"/>
            <w:tabs>
              <w:tab w:val="left" w:pos="880"/>
              <w:tab w:val="right" w:leader="dot" w:pos="9350"/>
            </w:tabs>
            <w:rPr>
              <w:noProof/>
            </w:rPr>
          </w:pPr>
          <w:hyperlink w:anchor="_Toc530588337" w:history="1">
            <w:r w:rsidR="00F754A4" w:rsidRPr="004D756D">
              <w:rPr>
                <w:rStyle w:val="a7"/>
                <w:noProof/>
              </w:rPr>
              <w:t>4.7</w:t>
            </w:r>
            <w:r w:rsidR="00F754A4">
              <w:rPr>
                <w:noProof/>
              </w:rPr>
              <w:tab/>
            </w:r>
            <w:r w:rsidR="00F754A4" w:rsidRPr="004D756D">
              <w:rPr>
                <w:rStyle w:val="a7"/>
                <w:noProof/>
              </w:rPr>
              <w:t>MIX Control Flow</w:t>
            </w:r>
            <w:r w:rsidR="00F754A4">
              <w:rPr>
                <w:noProof/>
                <w:webHidden/>
              </w:rPr>
              <w:tab/>
            </w:r>
            <w:r w:rsidR="00F754A4">
              <w:rPr>
                <w:noProof/>
                <w:webHidden/>
              </w:rPr>
              <w:fldChar w:fldCharType="begin"/>
            </w:r>
            <w:r w:rsidR="00F754A4">
              <w:rPr>
                <w:noProof/>
                <w:webHidden/>
              </w:rPr>
              <w:instrText xml:space="preserve"> PAGEREF _Toc530588337 \h </w:instrText>
            </w:r>
            <w:r w:rsidR="00F754A4">
              <w:rPr>
                <w:noProof/>
                <w:webHidden/>
              </w:rPr>
            </w:r>
            <w:r w:rsidR="00F754A4">
              <w:rPr>
                <w:noProof/>
                <w:webHidden/>
              </w:rPr>
              <w:fldChar w:fldCharType="separate"/>
            </w:r>
            <w:r w:rsidR="00F754A4">
              <w:rPr>
                <w:noProof/>
                <w:webHidden/>
              </w:rPr>
              <w:t>42</w:t>
            </w:r>
            <w:r w:rsidR="00F754A4">
              <w:rPr>
                <w:noProof/>
                <w:webHidden/>
              </w:rPr>
              <w:fldChar w:fldCharType="end"/>
            </w:r>
          </w:hyperlink>
        </w:p>
        <w:p w:rsidR="00F754A4" w:rsidRDefault="00C31E80">
          <w:pPr>
            <w:pStyle w:val="11"/>
            <w:tabs>
              <w:tab w:val="left" w:pos="440"/>
              <w:tab w:val="right" w:leader="dot" w:pos="9350"/>
            </w:tabs>
            <w:rPr>
              <w:noProof/>
            </w:rPr>
          </w:pPr>
          <w:hyperlink w:anchor="_Toc530588338" w:history="1">
            <w:r w:rsidR="00F754A4" w:rsidRPr="004D756D">
              <w:rPr>
                <w:rStyle w:val="a7"/>
                <w:noProof/>
              </w:rPr>
              <w:t>5.</w:t>
            </w:r>
            <w:r w:rsidR="00F754A4">
              <w:rPr>
                <w:noProof/>
              </w:rPr>
              <w:tab/>
            </w:r>
            <w:r w:rsidR="00F754A4" w:rsidRPr="004D756D">
              <w:rPr>
                <w:rStyle w:val="a7"/>
                <w:noProof/>
              </w:rPr>
              <w:t>List of Usage</w:t>
            </w:r>
            <w:r w:rsidR="00F754A4">
              <w:rPr>
                <w:noProof/>
                <w:webHidden/>
              </w:rPr>
              <w:tab/>
            </w:r>
            <w:r w:rsidR="00F754A4">
              <w:rPr>
                <w:noProof/>
                <w:webHidden/>
              </w:rPr>
              <w:fldChar w:fldCharType="begin"/>
            </w:r>
            <w:r w:rsidR="00F754A4">
              <w:rPr>
                <w:noProof/>
                <w:webHidden/>
              </w:rPr>
              <w:instrText xml:space="preserve"> PAGEREF _Toc530588338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21"/>
            <w:tabs>
              <w:tab w:val="left" w:pos="880"/>
              <w:tab w:val="right" w:leader="dot" w:pos="9350"/>
            </w:tabs>
            <w:rPr>
              <w:noProof/>
            </w:rPr>
          </w:pPr>
          <w:hyperlink w:anchor="_Toc530588339" w:history="1">
            <w:r w:rsidR="00F754A4" w:rsidRPr="004D756D">
              <w:rPr>
                <w:rStyle w:val="a7"/>
                <w:noProof/>
              </w:rPr>
              <w:t>5.1.</w:t>
            </w:r>
            <w:r w:rsidR="00F754A4">
              <w:rPr>
                <w:noProof/>
              </w:rPr>
              <w:tab/>
            </w:r>
            <w:r w:rsidR="00F754A4" w:rsidRPr="004D756D">
              <w:rPr>
                <w:rStyle w:val="a7"/>
                <w:noProof/>
              </w:rPr>
              <w:t>Playback</w:t>
            </w:r>
            <w:r w:rsidR="00F754A4">
              <w:rPr>
                <w:noProof/>
                <w:webHidden/>
              </w:rPr>
              <w:tab/>
            </w:r>
            <w:r w:rsidR="00F754A4">
              <w:rPr>
                <w:noProof/>
                <w:webHidden/>
              </w:rPr>
              <w:fldChar w:fldCharType="begin"/>
            </w:r>
            <w:r w:rsidR="00F754A4">
              <w:rPr>
                <w:noProof/>
                <w:webHidden/>
              </w:rPr>
              <w:instrText xml:space="preserve"> PAGEREF _Toc530588339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0" w:history="1">
            <w:r w:rsidR="00F754A4" w:rsidRPr="004D756D">
              <w:rPr>
                <w:rStyle w:val="a7"/>
                <w:noProof/>
                <w14:scene3d>
                  <w14:camera w14:prst="orthographicFront"/>
                  <w14:lightRig w14:rig="threePt" w14:dir="t">
                    <w14:rot w14:lat="0" w14:lon="0" w14:rev="0"/>
                  </w14:lightRig>
                </w14:scene3d>
              </w:rPr>
              <w:t>5.1.1.</w:t>
            </w:r>
            <w:r w:rsidR="00F754A4">
              <w:rPr>
                <w:noProof/>
              </w:rPr>
              <w:tab/>
            </w:r>
            <w:r w:rsidR="00F754A4" w:rsidRPr="004D756D">
              <w:rPr>
                <w:rStyle w:val="a7"/>
                <w:noProof/>
              </w:rPr>
              <w:t>Playback stream</w:t>
            </w:r>
            <w:r w:rsidR="00F754A4">
              <w:rPr>
                <w:noProof/>
                <w:webHidden/>
              </w:rPr>
              <w:tab/>
            </w:r>
            <w:r w:rsidR="00F754A4">
              <w:rPr>
                <w:noProof/>
                <w:webHidden/>
              </w:rPr>
              <w:fldChar w:fldCharType="begin"/>
            </w:r>
            <w:r w:rsidR="00F754A4">
              <w:rPr>
                <w:noProof/>
                <w:webHidden/>
              </w:rPr>
              <w:instrText xml:space="preserve"> PAGEREF _Toc530588340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1" w:history="1">
            <w:r w:rsidR="00F754A4" w:rsidRPr="004D756D">
              <w:rPr>
                <w:rStyle w:val="a7"/>
                <w:noProof/>
                <w14:scene3d>
                  <w14:camera w14:prst="orthographicFront"/>
                  <w14:lightRig w14:rig="threePt" w14:dir="t">
                    <w14:rot w14:lat="0" w14:lon="0" w14:rev="0"/>
                  </w14:lightRig>
                </w14:scene3d>
              </w:rPr>
              <w:t>5.1.2.</w:t>
            </w:r>
            <w:r w:rsidR="00F754A4">
              <w:rPr>
                <w:noProof/>
              </w:rPr>
              <w:tab/>
            </w:r>
            <w:r w:rsidR="00F754A4" w:rsidRPr="004D756D">
              <w:rPr>
                <w:rStyle w:val="a7"/>
                <w:noProof/>
              </w:rPr>
              <w:t>Setting Playback Volume</w:t>
            </w:r>
            <w:r w:rsidR="00F754A4">
              <w:rPr>
                <w:noProof/>
                <w:webHidden/>
              </w:rPr>
              <w:tab/>
            </w:r>
            <w:r w:rsidR="00F754A4">
              <w:rPr>
                <w:noProof/>
                <w:webHidden/>
              </w:rPr>
              <w:fldChar w:fldCharType="begin"/>
            </w:r>
            <w:r w:rsidR="00F754A4">
              <w:rPr>
                <w:noProof/>
                <w:webHidden/>
              </w:rPr>
              <w:instrText xml:space="preserve"> PAGEREF _Toc530588341 \h </w:instrText>
            </w:r>
            <w:r w:rsidR="00F754A4">
              <w:rPr>
                <w:noProof/>
                <w:webHidden/>
              </w:rPr>
            </w:r>
            <w:r w:rsidR="00F754A4">
              <w:rPr>
                <w:noProof/>
                <w:webHidden/>
              </w:rPr>
              <w:fldChar w:fldCharType="separate"/>
            </w:r>
            <w:r w:rsidR="00F754A4">
              <w:rPr>
                <w:noProof/>
                <w:webHidden/>
              </w:rPr>
              <w:t>44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2" w:history="1">
            <w:r w:rsidR="00F754A4" w:rsidRPr="004D756D">
              <w:rPr>
                <w:rStyle w:val="a7"/>
                <w:noProof/>
                <w14:scene3d>
                  <w14:camera w14:prst="orthographicFront"/>
                  <w14:lightRig w14:rig="threePt" w14:dir="t">
                    <w14:rot w14:lat="0" w14:lon="0" w14:rev="0"/>
                  </w14:lightRig>
                </w14:scene3d>
              </w:rPr>
              <w:t>5.1.3.</w:t>
            </w:r>
            <w:r w:rsidR="00F754A4">
              <w:rPr>
                <w:noProof/>
              </w:rPr>
              <w:tab/>
            </w:r>
            <w:r w:rsidR="00F754A4" w:rsidRPr="004D756D">
              <w:rPr>
                <w:rStyle w:val="a7"/>
                <w:noProof/>
              </w:rPr>
              <w:t>Setting Output Sample Rate</w:t>
            </w:r>
            <w:r w:rsidR="00F754A4">
              <w:rPr>
                <w:noProof/>
                <w:webHidden/>
              </w:rPr>
              <w:tab/>
            </w:r>
            <w:r w:rsidR="00F754A4">
              <w:rPr>
                <w:noProof/>
                <w:webHidden/>
              </w:rPr>
              <w:fldChar w:fldCharType="begin"/>
            </w:r>
            <w:r w:rsidR="00F754A4">
              <w:rPr>
                <w:noProof/>
                <w:webHidden/>
              </w:rPr>
              <w:instrText xml:space="preserve"> PAGEREF _Toc530588342 \h </w:instrText>
            </w:r>
            <w:r w:rsidR="00F754A4">
              <w:rPr>
                <w:noProof/>
                <w:webHidden/>
              </w:rPr>
            </w:r>
            <w:r w:rsidR="00F754A4">
              <w:rPr>
                <w:noProof/>
                <w:webHidden/>
              </w:rPr>
              <w:fldChar w:fldCharType="separate"/>
            </w:r>
            <w:r w:rsidR="00F754A4">
              <w:rPr>
                <w:noProof/>
                <w:webHidden/>
              </w:rPr>
              <w:t>44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3" w:history="1">
            <w:r w:rsidR="00F754A4" w:rsidRPr="004D756D">
              <w:rPr>
                <w:rStyle w:val="a7"/>
                <w:noProof/>
                <w14:scene3d>
                  <w14:camera w14:prst="orthographicFront"/>
                  <w14:lightRig w14:rig="threePt" w14:dir="t">
                    <w14:rot w14:lat="0" w14:lon="0" w14:rev="0"/>
                  </w14:lightRig>
                </w14:scene3d>
              </w:rPr>
              <w:t>5.1.4.</w:t>
            </w:r>
            <w:r w:rsidR="00F754A4">
              <w:rPr>
                <w:noProof/>
              </w:rPr>
              <w:tab/>
            </w:r>
            <w:r w:rsidR="00F754A4" w:rsidRPr="004D756D">
              <w:rPr>
                <w:rStyle w:val="a7"/>
                <w:noProof/>
              </w:rPr>
              <w:t>Setting Output Channel</w:t>
            </w:r>
            <w:r w:rsidR="00F754A4">
              <w:rPr>
                <w:noProof/>
                <w:webHidden/>
              </w:rPr>
              <w:tab/>
            </w:r>
            <w:r w:rsidR="00F754A4">
              <w:rPr>
                <w:noProof/>
                <w:webHidden/>
              </w:rPr>
              <w:fldChar w:fldCharType="begin"/>
            </w:r>
            <w:r w:rsidR="00F754A4">
              <w:rPr>
                <w:noProof/>
                <w:webHidden/>
              </w:rPr>
              <w:instrText xml:space="preserve"> PAGEREF _Toc530588343 \h </w:instrText>
            </w:r>
            <w:r w:rsidR="00F754A4">
              <w:rPr>
                <w:noProof/>
                <w:webHidden/>
              </w:rPr>
            </w:r>
            <w:r w:rsidR="00F754A4">
              <w:rPr>
                <w:noProof/>
                <w:webHidden/>
              </w:rPr>
              <w:fldChar w:fldCharType="separate"/>
            </w:r>
            <w:r w:rsidR="00F754A4">
              <w:rPr>
                <w:noProof/>
                <w:webHidden/>
              </w:rPr>
              <w:t>45</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4" w:history="1">
            <w:r w:rsidR="00F754A4" w:rsidRPr="004D756D">
              <w:rPr>
                <w:rStyle w:val="a7"/>
                <w:noProof/>
                <w14:scene3d>
                  <w14:camera w14:prst="orthographicFront"/>
                  <w14:lightRig w14:rig="threePt" w14:dir="t">
                    <w14:rot w14:lat="0" w14:lon="0" w14:rev="0"/>
                  </w14:lightRig>
                </w14:scene3d>
              </w:rPr>
              <w:t>5.1.5.</w:t>
            </w:r>
            <w:r w:rsidR="00F754A4">
              <w:rPr>
                <w:noProof/>
              </w:rPr>
              <w:tab/>
            </w:r>
            <w:r w:rsidR="00F754A4" w:rsidRPr="004D756D">
              <w:rPr>
                <w:rStyle w:val="a7"/>
                <w:noProof/>
              </w:rPr>
              <w:t>MIX function</w:t>
            </w:r>
            <w:r w:rsidR="00F754A4">
              <w:rPr>
                <w:noProof/>
                <w:webHidden/>
              </w:rPr>
              <w:tab/>
            </w:r>
            <w:r w:rsidR="00F754A4">
              <w:rPr>
                <w:noProof/>
                <w:webHidden/>
              </w:rPr>
              <w:fldChar w:fldCharType="begin"/>
            </w:r>
            <w:r w:rsidR="00F754A4">
              <w:rPr>
                <w:noProof/>
                <w:webHidden/>
              </w:rPr>
              <w:instrText xml:space="preserve"> PAGEREF _Toc530588344 \h </w:instrText>
            </w:r>
            <w:r w:rsidR="00F754A4">
              <w:rPr>
                <w:noProof/>
                <w:webHidden/>
              </w:rPr>
            </w:r>
            <w:r w:rsidR="00F754A4">
              <w:rPr>
                <w:noProof/>
                <w:webHidden/>
              </w:rPr>
              <w:fldChar w:fldCharType="separate"/>
            </w:r>
            <w:r w:rsidR="00F754A4">
              <w:rPr>
                <w:noProof/>
                <w:webHidden/>
              </w:rPr>
              <w:t>45</w:t>
            </w:r>
            <w:r w:rsidR="00F754A4">
              <w:rPr>
                <w:noProof/>
                <w:webHidden/>
              </w:rPr>
              <w:fldChar w:fldCharType="end"/>
            </w:r>
          </w:hyperlink>
        </w:p>
        <w:p w:rsidR="00F754A4" w:rsidRDefault="00C31E80">
          <w:pPr>
            <w:pStyle w:val="21"/>
            <w:tabs>
              <w:tab w:val="left" w:pos="880"/>
              <w:tab w:val="right" w:leader="dot" w:pos="9350"/>
            </w:tabs>
            <w:rPr>
              <w:noProof/>
            </w:rPr>
          </w:pPr>
          <w:hyperlink w:anchor="_Toc530588345" w:history="1">
            <w:r w:rsidR="00F754A4" w:rsidRPr="004D756D">
              <w:rPr>
                <w:rStyle w:val="a7"/>
                <w:noProof/>
              </w:rPr>
              <w:t>5.2.</w:t>
            </w:r>
            <w:r w:rsidR="00F754A4">
              <w:rPr>
                <w:noProof/>
              </w:rPr>
              <w:tab/>
            </w:r>
            <w:r w:rsidR="00F754A4" w:rsidRPr="004D756D">
              <w:rPr>
                <w:rStyle w:val="a7"/>
                <w:noProof/>
              </w:rPr>
              <w:t>Capture</w:t>
            </w:r>
            <w:r w:rsidR="00F754A4">
              <w:rPr>
                <w:noProof/>
                <w:webHidden/>
              </w:rPr>
              <w:tab/>
            </w:r>
            <w:r w:rsidR="00F754A4">
              <w:rPr>
                <w:noProof/>
                <w:webHidden/>
              </w:rPr>
              <w:fldChar w:fldCharType="begin"/>
            </w:r>
            <w:r w:rsidR="00F754A4">
              <w:rPr>
                <w:noProof/>
                <w:webHidden/>
              </w:rPr>
              <w:instrText xml:space="preserve"> PAGEREF _Toc530588345 \h </w:instrText>
            </w:r>
            <w:r w:rsidR="00F754A4">
              <w:rPr>
                <w:noProof/>
                <w:webHidden/>
              </w:rPr>
            </w:r>
            <w:r w:rsidR="00F754A4">
              <w:rPr>
                <w:noProof/>
                <w:webHidden/>
              </w:rPr>
              <w:fldChar w:fldCharType="separate"/>
            </w:r>
            <w:r w:rsidR="00F754A4">
              <w:rPr>
                <w:noProof/>
                <w:webHidden/>
              </w:rPr>
              <w:t>48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6" w:history="1">
            <w:r w:rsidR="00F754A4" w:rsidRPr="004D756D">
              <w:rPr>
                <w:rStyle w:val="a7"/>
                <w:noProof/>
                <w14:scene3d>
                  <w14:camera w14:prst="orthographicFront"/>
                  <w14:lightRig w14:rig="threePt" w14:dir="t">
                    <w14:rot w14:lat="0" w14:lon="0" w14:rev="0"/>
                  </w14:lightRig>
                </w14:scene3d>
              </w:rPr>
              <w:t>5.2.1.</w:t>
            </w:r>
            <w:r w:rsidR="00F754A4">
              <w:rPr>
                <w:noProof/>
              </w:rPr>
              <w:tab/>
            </w:r>
            <w:r w:rsidR="00F754A4" w:rsidRPr="004D756D">
              <w:rPr>
                <w:rStyle w:val="a7"/>
                <w:noProof/>
              </w:rPr>
              <w:t>Capture stream</w:t>
            </w:r>
            <w:r w:rsidR="00F754A4">
              <w:rPr>
                <w:noProof/>
                <w:webHidden/>
              </w:rPr>
              <w:tab/>
            </w:r>
            <w:r w:rsidR="00F754A4">
              <w:rPr>
                <w:noProof/>
                <w:webHidden/>
              </w:rPr>
              <w:fldChar w:fldCharType="begin"/>
            </w:r>
            <w:r w:rsidR="00F754A4">
              <w:rPr>
                <w:noProof/>
                <w:webHidden/>
              </w:rPr>
              <w:instrText xml:space="preserve"> PAGEREF _Toc530588346 \h </w:instrText>
            </w:r>
            <w:r w:rsidR="00F754A4">
              <w:rPr>
                <w:noProof/>
                <w:webHidden/>
              </w:rPr>
            </w:r>
            <w:r w:rsidR="00F754A4">
              <w:rPr>
                <w:noProof/>
                <w:webHidden/>
              </w:rPr>
              <w:fldChar w:fldCharType="separate"/>
            </w:r>
            <w:r w:rsidR="00F754A4">
              <w:rPr>
                <w:noProof/>
                <w:webHidden/>
              </w:rPr>
              <w:t>48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7" w:history="1">
            <w:r w:rsidR="00F754A4" w:rsidRPr="004D756D">
              <w:rPr>
                <w:rStyle w:val="a7"/>
                <w:noProof/>
                <w14:scene3d>
                  <w14:camera w14:prst="orthographicFront"/>
                  <w14:lightRig w14:rig="threePt" w14:dir="t">
                    <w14:rot w14:lat="0" w14:lon="0" w14:rev="0"/>
                  </w14:lightRig>
                </w14:scene3d>
              </w:rPr>
              <w:t>5.2.2.</w:t>
            </w:r>
            <w:r w:rsidR="00F754A4">
              <w:rPr>
                <w:noProof/>
              </w:rPr>
              <w:tab/>
            </w:r>
            <w:r w:rsidR="00F754A4" w:rsidRPr="004D756D">
              <w:rPr>
                <w:rStyle w:val="a7"/>
                <w:noProof/>
              </w:rPr>
              <w:t>Setting Capture Volume</w:t>
            </w:r>
            <w:r w:rsidR="00F754A4">
              <w:rPr>
                <w:noProof/>
                <w:webHidden/>
              </w:rPr>
              <w:tab/>
            </w:r>
            <w:r w:rsidR="00F754A4">
              <w:rPr>
                <w:noProof/>
                <w:webHidden/>
              </w:rPr>
              <w:fldChar w:fldCharType="begin"/>
            </w:r>
            <w:r w:rsidR="00F754A4">
              <w:rPr>
                <w:noProof/>
                <w:webHidden/>
              </w:rPr>
              <w:instrText xml:space="preserve"> PAGEREF _Toc530588347 \h </w:instrText>
            </w:r>
            <w:r w:rsidR="00F754A4">
              <w:rPr>
                <w:noProof/>
                <w:webHidden/>
              </w:rPr>
            </w:r>
            <w:r w:rsidR="00F754A4">
              <w:rPr>
                <w:noProof/>
                <w:webHidden/>
              </w:rPr>
              <w:fldChar w:fldCharType="separate"/>
            </w:r>
            <w:r w:rsidR="00F754A4">
              <w:rPr>
                <w:noProof/>
                <w:webHidden/>
              </w:rPr>
              <w:t>48</w:t>
            </w:r>
            <w:r w:rsidR="00F754A4">
              <w:rPr>
                <w:noProof/>
                <w:webHidden/>
              </w:rPr>
              <w:fldChar w:fldCharType="end"/>
            </w:r>
          </w:hyperlink>
        </w:p>
        <w:p w:rsidR="00F754A4" w:rsidRDefault="00C31E80">
          <w:pPr>
            <w:pStyle w:val="31"/>
            <w:tabs>
              <w:tab w:val="left" w:pos="1320"/>
              <w:tab w:val="right" w:leader="dot" w:pos="9350"/>
            </w:tabs>
            <w:rPr>
              <w:noProof/>
            </w:rPr>
          </w:pPr>
          <w:hyperlink w:anchor="_Toc530588348" w:history="1">
            <w:r w:rsidR="00F754A4" w:rsidRPr="004D756D">
              <w:rPr>
                <w:rStyle w:val="a7"/>
                <w:noProof/>
                <w14:scene3d>
                  <w14:camera w14:prst="orthographicFront"/>
                  <w14:lightRig w14:rig="threePt" w14:dir="t">
                    <w14:rot w14:lat="0" w14:lon="0" w14:rev="0"/>
                  </w14:lightRig>
                </w14:scene3d>
              </w:rPr>
              <w:t>5.2.3.</w:t>
            </w:r>
            <w:r w:rsidR="00F754A4">
              <w:rPr>
                <w:noProof/>
              </w:rPr>
              <w:tab/>
            </w:r>
            <w:r w:rsidR="00F754A4" w:rsidRPr="004D756D">
              <w:rPr>
                <w:rStyle w:val="a7"/>
                <w:noProof/>
              </w:rPr>
              <w:t>Setting Input Sample Rate</w:t>
            </w:r>
            <w:r w:rsidR="00F754A4">
              <w:rPr>
                <w:noProof/>
                <w:webHidden/>
              </w:rPr>
              <w:tab/>
            </w:r>
            <w:r w:rsidR="00F754A4">
              <w:rPr>
                <w:noProof/>
                <w:webHidden/>
              </w:rPr>
              <w:fldChar w:fldCharType="begin"/>
            </w:r>
            <w:r w:rsidR="00F754A4">
              <w:rPr>
                <w:noProof/>
                <w:webHidden/>
              </w:rPr>
              <w:instrText xml:space="preserve"> PAGEREF _Toc530588348 \h </w:instrText>
            </w:r>
            <w:r w:rsidR="00F754A4">
              <w:rPr>
                <w:noProof/>
                <w:webHidden/>
              </w:rPr>
            </w:r>
            <w:r w:rsidR="00F754A4">
              <w:rPr>
                <w:noProof/>
                <w:webHidden/>
              </w:rPr>
              <w:fldChar w:fldCharType="separate"/>
            </w:r>
            <w:r w:rsidR="00F754A4">
              <w:rPr>
                <w:noProof/>
                <w:webHidden/>
              </w:rPr>
              <w:t>49</w:t>
            </w:r>
            <w:r w:rsidR="00F754A4">
              <w:rPr>
                <w:noProof/>
                <w:webHidden/>
              </w:rPr>
              <w:fldChar w:fldCharType="end"/>
            </w:r>
          </w:hyperlink>
        </w:p>
        <w:p w:rsidR="00F754A4" w:rsidRDefault="00C31E80">
          <w:pPr>
            <w:pStyle w:val="21"/>
            <w:tabs>
              <w:tab w:val="left" w:pos="880"/>
              <w:tab w:val="right" w:leader="dot" w:pos="9350"/>
            </w:tabs>
            <w:rPr>
              <w:noProof/>
            </w:rPr>
          </w:pPr>
          <w:hyperlink w:anchor="_Toc530588349" w:history="1">
            <w:r w:rsidR="00F754A4" w:rsidRPr="004D756D">
              <w:rPr>
                <w:rStyle w:val="a7"/>
                <w:noProof/>
              </w:rPr>
              <w:t>5.3.</w:t>
            </w:r>
            <w:r w:rsidR="00F754A4">
              <w:rPr>
                <w:noProof/>
              </w:rPr>
              <w:tab/>
            </w:r>
            <w:r w:rsidR="00F754A4" w:rsidRPr="004D756D">
              <w:rPr>
                <w:rStyle w:val="a7"/>
                <w:noProof/>
              </w:rPr>
              <w:t>TDM Playback</w:t>
            </w:r>
            <w:r w:rsidR="00F754A4">
              <w:rPr>
                <w:noProof/>
                <w:webHidden/>
              </w:rPr>
              <w:tab/>
            </w:r>
            <w:r w:rsidR="00F754A4">
              <w:rPr>
                <w:noProof/>
                <w:webHidden/>
              </w:rPr>
              <w:fldChar w:fldCharType="begin"/>
            </w:r>
            <w:r w:rsidR="00F754A4">
              <w:rPr>
                <w:noProof/>
                <w:webHidden/>
              </w:rPr>
              <w:instrText xml:space="preserve"> PAGEREF _Toc530588349 \h </w:instrText>
            </w:r>
            <w:r w:rsidR="00F754A4">
              <w:rPr>
                <w:noProof/>
                <w:webHidden/>
              </w:rPr>
            </w:r>
            <w:r w:rsidR="00F754A4">
              <w:rPr>
                <w:noProof/>
                <w:webHidden/>
              </w:rPr>
              <w:fldChar w:fldCharType="separate"/>
            </w:r>
            <w:r w:rsidR="00F754A4">
              <w:rPr>
                <w:noProof/>
                <w:webHidden/>
              </w:rPr>
              <w:t>49</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0" w:history="1">
            <w:r w:rsidR="00F754A4" w:rsidRPr="004D756D">
              <w:rPr>
                <w:rStyle w:val="a7"/>
                <w:noProof/>
                <w14:scene3d>
                  <w14:camera w14:prst="orthographicFront"/>
                  <w14:lightRig w14:rig="threePt" w14:dir="t">
                    <w14:rot w14:lat="0" w14:lon="0" w14:rev="0"/>
                  </w14:lightRig>
                </w14:scene3d>
              </w:rPr>
              <w:t>5.3.1.</w:t>
            </w:r>
            <w:r w:rsidR="00F754A4">
              <w:rPr>
                <w:noProof/>
              </w:rPr>
              <w:tab/>
            </w:r>
            <w:r w:rsidR="00F754A4" w:rsidRPr="004D756D">
              <w:rPr>
                <w:rStyle w:val="a7"/>
                <w:noProof/>
              </w:rPr>
              <w:t>TDM Playback stream</w:t>
            </w:r>
            <w:r w:rsidR="00F754A4">
              <w:rPr>
                <w:noProof/>
                <w:webHidden/>
              </w:rPr>
              <w:tab/>
            </w:r>
            <w:r w:rsidR="00F754A4">
              <w:rPr>
                <w:noProof/>
                <w:webHidden/>
              </w:rPr>
              <w:fldChar w:fldCharType="begin"/>
            </w:r>
            <w:r w:rsidR="00F754A4">
              <w:rPr>
                <w:noProof/>
                <w:webHidden/>
              </w:rPr>
              <w:instrText xml:space="preserve"> PAGEREF _Toc530588350 \h </w:instrText>
            </w:r>
            <w:r w:rsidR="00F754A4">
              <w:rPr>
                <w:noProof/>
                <w:webHidden/>
              </w:rPr>
            </w:r>
            <w:r w:rsidR="00F754A4">
              <w:rPr>
                <w:noProof/>
                <w:webHidden/>
              </w:rPr>
              <w:fldChar w:fldCharType="separate"/>
            </w:r>
            <w:r w:rsidR="00F754A4">
              <w:rPr>
                <w:noProof/>
                <w:webHidden/>
              </w:rPr>
              <w:t>49</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1" w:history="1">
            <w:r w:rsidR="00F754A4" w:rsidRPr="004D756D">
              <w:rPr>
                <w:rStyle w:val="a7"/>
                <w:noProof/>
                <w14:scene3d>
                  <w14:camera w14:prst="orthographicFront"/>
                  <w14:lightRig w14:rig="threePt" w14:dir="t">
                    <w14:rot w14:lat="0" w14:lon="0" w14:rev="0"/>
                  </w14:lightRig>
                </w14:scene3d>
              </w:rPr>
              <w:t>5.3.2.</w:t>
            </w:r>
            <w:r w:rsidR="00F754A4">
              <w:rPr>
                <w:noProof/>
              </w:rPr>
              <w:tab/>
            </w:r>
            <w:r w:rsidR="00F754A4" w:rsidRPr="004D756D">
              <w:rPr>
                <w:rStyle w:val="a7"/>
                <w:noProof/>
              </w:rPr>
              <w:t>Setting TDM Playback Volume</w:t>
            </w:r>
            <w:r w:rsidR="00F754A4">
              <w:rPr>
                <w:noProof/>
                <w:webHidden/>
              </w:rPr>
              <w:tab/>
            </w:r>
            <w:r w:rsidR="00F754A4">
              <w:rPr>
                <w:noProof/>
                <w:webHidden/>
              </w:rPr>
              <w:fldChar w:fldCharType="begin"/>
            </w:r>
            <w:r w:rsidR="00F754A4">
              <w:rPr>
                <w:noProof/>
                <w:webHidden/>
              </w:rPr>
              <w:instrText xml:space="preserve"> PAGEREF _Toc530588351 \h </w:instrText>
            </w:r>
            <w:r w:rsidR="00F754A4">
              <w:rPr>
                <w:noProof/>
                <w:webHidden/>
              </w:rPr>
            </w:r>
            <w:r w:rsidR="00F754A4">
              <w:rPr>
                <w:noProof/>
                <w:webHidden/>
              </w:rPr>
              <w:fldChar w:fldCharType="separate"/>
            </w:r>
            <w:r w:rsidR="00F754A4">
              <w:rPr>
                <w:noProof/>
                <w:webHidden/>
              </w:rPr>
              <w:t>50</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2" w:history="1">
            <w:r w:rsidR="00F754A4" w:rsidRPr="004D756D">
              <w:rPr>
                <w:rStyle w:val="a7"/>
                <w:noProof/>
                <w14:scene3d>
                  <w14:camera w14:prst="orthographicFront"/>
                  <w14:lightRig w14:rig="threePt" w14:dir="t">
                    <w14:rot w14:lat="0" w14:lon="0" w14:rev="0"/>
                  </w14:lightRig>
                </w14:scene3d>
              </w:rPr>
              <w:t>5.3.3.</w:t>
            </w:r>
            <w:r w:rsidR="00F754A4">
              <w:rPr>
                <w:noProof/>
              </w:rPr>
              <w:tab/>
            </w:r>
            <w:r w:rsidR="00F754A4" w:rsidRPr="004D756D">
              <w:rPr>
                <w:rStyle w:val="a7"/>
                <w:noProof/>
              </w:rPr>
              <w:t>Setting TDM Output Sample Rate</w:t>
            </w:r>
            <w:r w:rsidR="00F754A4">
              <w:rPr>
                <w:noProof/>
                <w:webHidden/>
              </w:rPr>
              <w:tab/>
            </w:r>
            <w:r w:rsidR="00F754A4">
              <w:rPr>
                <w:noProof/>
                <w:webHidden/>
              </w:rPr>
              <w:fldChar w:fldCharType="begin"/>
            </w:r>
            <w:r w:rsidR="00F754A4">
              <w:rPr>
                <w:noProof/>
                <w:webHidden/>
              </w:rPr>
              <w:instrText xml:space="preserve"> PAGEREF _Toc530588352 \h </w:instrText>
            </w:r>
            <w:r w:rsidR="00F754A4">
              <w:rPr>
                <w:noProof/>
                <w:webHidden/>
              </w:rPr>
            </w:r>
            <w:r w:rsidR="00F754A4">
              <w:rPr>
                <w:noProof/>
                <w:webHidden/>
              </w:rPr>
              <w:fldChar w:fldCharType="separate"/>
            </w:r>
            <w:r w:rsidR="00F754A4">
              <w:rPr>
                <w:noProof/>
                <w:webHidden/>
              </w:rPr>
              <w:t>50</w:t>
            </w:r>
            <w:r w:rsidR="00F754A4">
              <w:rPr>
                <w:noProof/>
                <w:webHidden/>
              </w:rPr>
              <w:fldChar w:fldCharType="end"/>
            </w:r>
          </w:hyperlink>
        </w:p>
        <w:p w:rsidR="00F754A4" w:rsidRDefault="00C31E80">
          <w:pPr>
            <w:pStyle w:val="21"/>
            <w:tabs>
              <w:tab w:val="left" w:pos="880"/>
              <w:tab w:val="right" w:leader="dot" w:pos="9350"/>
            </w:tabs>
            <w:rPr>
              <w:noProof/>
            </w:rPr>
          </w:pPr>
          <w:hyperlink w:anchor="_Toc530588353" w:history="1">
            <w:r w:rsidR="00F754A4" w:rsidRPr="004D756D">
              <w:rPr>
                <w:rStyle w:val="a7"/>
                <w:noProof/>
              </w:rPr>
              <w:t>5.4.</w:t>
            </w:r>
            <w:r w:rsidR="00F754A4">
              <w:rPr>
                <w:noProof/>
              </w:rPr>
              <w:tab/>
            </w:r>
            <w:r w:rsidR="00F754A4" w:rsidRPr="004D756D">
              <w:rPr>
                <w:rStyle w:val="a7"/>
                <w:noProof/>
              </w:rPr>
              <w:t>TDM Capture</w:t>
            </w:r>
            <w:r w:rsidR="00F754A4">
              <w:rPr>
                <w:noProof/>
                <w:webHidden/>
              </w:rPr>
              <w:tab/>
            </w:r>
            <w:r w:rsidR="00F754A4">
              <w:rPr>
                <w:noProof/>
                <w:webHidden/>
              </w:rPr>
              <w:fldChar w:fldCharType="begin"/>
            </w:r>
            <w:r w:rsidR="00F754A4">
              <w:rPr>
                <w:noProof/>
                <w:webHidden/>
              </w:rPr>
              <w:instrText xml:space="preserve"> PAGEREF _Toc530588353 \h </w:instrText>
            </w:r>
            <w:r w:rsidR="00F754A4">
              <w:rPr>
                <w:noProof/>
                <w:webHidden/>
              </w:rPr>
            </w:r>
            <w:r w:rsidR="00F754A4">
              <w:rPr>
                <w:noProof/>
                <w:webHidden/>
              </w:rPr>
              <w:fldChar w:fldCharType="separate"/>
            </w:r>
            <w:r w:rsidR="00F754A4">
              <w:rPr>
                <w:noProof/>
                <w:webHidden/>
              </w:rPr>
              <w:t>51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4" w:history="1">
            <w:r w:rsidR="00F754A4" w:rsidRPr="004D756D">
              <w:rPr>
                <w:rStyle w:val="a7"/>
                <w:noProof/>
                <w14:scene3d>
                  <w14:camera w14:prst="orthographicFront"/>
                  <w14:lightRig w14:rig="threePt" w14:dir="t">
                    <w14:rot w14:lat="0" w14:lon="0" w14:rev="0"/>
                  </w14:lightRig>
                </w14:scene3d>
              </w:rPr>
              <w:t>5.4.1.</w:t>
            </w:r>
            <w:r w:rsidR="00F754A4">
              <w:rPr>
                <w:noProof/>
              </w:rPr>
              <w:tab/>
            </w:r>
            <w:r w:rsidR="00F754A4" w:rsidRPr="004D756D">
              <w:rPr>
                <w:rStyle w:val="a7"/>
                <w:noProof/>
              </w:rPr>
              <w:t>TDM Capture stream</w:t>
            </w:r>
            <w:r w:rsidR="00F754A4">
              <w:rPr>
                <w:noProof/>
                <w:webHidden/>
              </w:rPr>
              <w:tab/>
            </w:r>
            <w:r w:rsidR="00F754A4">
              <w:rPr>
                <w:noProof/>
                <w:webHidden/>
              </w:rPr>
              <w:fldChar w:fldCharType="begin"/>
            </w:r>
            <w:r w:rsidR="00F754A4">
              <w:rPr>
                <w:noProof/>
                <w:webHidden/>
              </w:rPr>
              <w:instrText xml:space="preserve"> PAGEREF _Toc530588354 \h </w:instrText>
            </w:r>
            <w:r w:rsidR="00F754A4">
              <w:rPr>
                <w:noProof/>
                <w:webHidden/>
              </w:rPr>
            </w:r>
            <w:r w:rsidR="00F754A4">
              <w:rPr>
                <w:noProof/>
                <w:webHidden/>
              </w:rPr>
              <w:fldChar w:fldCharType="separate"/>
            </w:r>
            <w:r w:rsidR="00F754A4">
              <w:rPr>
                <w:noProof/>
                <w:webHidden/>
              </w:rPr>
              <w:t>51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5" w:history="1">
            <w:r w:rsidR="00F754A4" w:rsidRPr="004D756D">
              <w:rPr>
                <w:rStyle w:val="a7"/>
                <w:noProof/>
                <w14:scene3d>
                  <w14:camera w14:prst="orthographicFront"/>
                  <w14:lightRig w14:rig="threePt" w14:dir="t">
                    <w14:rot w14:lat="0" w14:lon="0" w14:rev="0"/>
                  </w14:lightRig>
                </w14:scene3d>
              </w:rPr>
              <w:t>5.4.2.</w:t>
            </w:r>
            <w:r w:rsidR="00F754A4">
              <w:rPr>
                <w:noProof/>
              </w:rPr>
              <w:tab/>
            </w:r>
            <w:r w:rsidR="00F754A4" w:rsidRPr="004D756D">
              <w:rPr>
                <w:rStyle w:val="a7"/>
                <w:noProof/>
              </w:rPr>
              <w:t>Setting TDM Capture Volume</w:t>
            </w:r>
            <w:r w:rsidR="00F754A4">
              <w:rPr>
                <w:noProof/>
                <w:webHidden/>
              </w:rPr>
              <w:tab/>
            </w:r>
            <w:r w:rsidR="00F754A4">
              <w:rPr>
                <w:noProof/>
                <w:webHidden/>
              </w:rPr>
              <w:fldChar w:fldCharType="begin"/>
            </w:r>
            <w:r w:rsidR="00F754A4">
              <w:rPr>
                <w:noProof/>
                <w:webHidden/>
              </w:rPr>
              <w:instrText xml:space="preserve"> PAGEREF _Toc530588355 \h </w:instrText>
            </w:r>
            <w:r w:rsidR="00F754A4">
              <w:rPr>
                <w:noProof/>
                <w:webHidden/>
              </w:rPr>
            </w:r>
            <w:r w:rsidR="00F754A4">
              <w:rPr>
                <w:noProof/>
                <w:webHidden/>
              </w:rPr>
              <w:fldChar w:fldCharType="separate"/>
            </w:r>
            <w:r w:rsidR="00F754A4">
              <w:rPr>
                <w:noProof/>
                <w:webHidden/>
              </w:rPr>
              <w:t>52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6" w:history="1">
            <w:r w:rsidR="00F754A4" w:rsidRPr="004D756D">
              <w:rPr>
                <w:rStyle w:val="a7"/>
                <w:noProof/>
                <w14:scene3d>
                  <w14:camera w14:prst="orthographicFront"/>
                  <w14:lightRig w14:rig="threePt" w14:dir="t">
                    <w14:rot w14:lat="0" w14:lon="0" w14:rev="0"/>
                  </w14:lightRig>
                </w14:scene3d>
              </w:rPr>
              <w:t>5.4.3.</w:t>
            </w:r>
            <w:r w:rsidR="00F754A4">
              <w:rPr>
                <w:noProof/>
              </w:rPr>
              <w:tab/>
            </w:r>
            <w:r w:rsidR="00F754A4" w:rsidRPr="004D756D">
              <w:rPr>
                <w:rStyle w:val="a7"/>
                <w:noProof/>
              </w:rPr>
              <w:t>Setting TDM Input Sample Rate</w:t>
            </w:r>
            <w:r w:rsidR="00F754A4">
              <w:rPr>
                <w:noProof/>
                <w:webHidden/>
              </w:rPr>
              <w:tab/>
            </w:r>
            <w:r w:rsidR="00F754A4">
              <w:rPr>
                <w:noProof/>
                <w:webHidden/>
              </w:rPr>
              <w:fldChar w:fldCharType="begin"/>
            </w:r>
            <w:r w:rsidR="00F754A4">
              <w:rPr>
                <w:noProof/>
                <w:webHidden/>
              </w:rPr>
              <w:instrText xml:space="preserve"> PAGEREF _Toc530588356 \h </w:instrText>
            </w:r>
            <w:r w:rsidR="00F754A4">
              <w:rPr>
                <w:noProof/>
                <w:webHidden/>
              </w:rPr>
            </w:r>
            <w:r w:rsidR="00F754A4">
              <w:rPr>
                <w:noProof/>
                <w:webHidden/>
              </w:rPr>
              <w:fldChar w:fldCharType="separate"/>
            </w:r>
            <w:r w:rsidR="00F754A4">
              <w:rPr>
                <w:noProof/>
                <w:webHidden/>
              </w:rPr>
              <w:t>52</w:t>
            </w:r>
            <w:r w:rsidR="00F754A4">
              <w:rPr>
                <w:noProof/>
                <w:webHidden/>
              </w:rPr>
              <w:fldChar w:fldCharType="end"/>
            </w:r>
          </w:hyperlink>
        </w:p>
        <w:p w:rsidR="00F754A4" w:rsidRDefault="00C31E80">
          <w:pPr>
            <w:pStyle w:val="21"/>
            <w:tabs>
              <w:tab w:val="left" w:pos="880"/>
              <w:tab w:val="right" w:leader="dot" w:pos="9350"/>
            </w:tabs>
            <w:rPr>
              <w:noProof/>
            </w:rPr>
          </w:pPr>
          <w:hyperlink w:anchor="_Toc530588357" w:history="1">
            <w:r w:rsidR="00F754A4" w:rsidRPr="004D756D">
              <w:rPr>
                <w:rStyle w:val="a7"/>
                <w:noProof/>
              </w:rPr>
              <w:t>5.5.</w:t>
            </w:r>
            <w:r w:rsidR="00F754A4">
              <w:rPr>
                <w:noProof/>
              </w:rPr>
              <w:tab/>
            </w:r>
            <w:r w:rsidR="00F754A4" w:rsidRPr="004D756D">
              <w:rPr>
                <w:rStyle w:val="a7"/>
                <w:noProof/>
              </w:rPr>
              <w:t>Equalizer</w:t>
            </w:r>
            <w:r w:rsidR="00F754A4">
              <w:rPr>
                <w:noProof/>
                <w:webHidden/>
              </w:rPr>
              <w:tab/>
            </w:r>
            <w:r w:rsidR="00F754A4">
              <w:rPr>
                <w:noProof/>
                <w:webHidden/>
              </w:rPr>
              <w:fldChar w:fldCharType="begin"/>
            </w:r>
            <w:r w:rsidR="00F754A4">
              <w:rPr>
                <w:noProof/>
                <w:webHidden/>
              </w:rPr>
              <w:instrText xml:space="preserve"> PAGEREF _Toc530588357 \h </w:instrText>
            </w:r>
            <w:r w:rsidR="00F754A4">
              <w:rPr>
                <w:noProof/>
                <w:webHidden/>
              </w:rPr>
            </w:r>
            <w:r w:rsidR="00F754A4">
              <w:rPr>
                <w:noProof/>
                <w:webHidden/>
              </w:rPr>
              <w:fldChar w:fldCharType="separate"/>
            </w:r>
            <w:r w:rsidR="00F754A4">
              <w:rPr>
                <w:noProof/>
                <w:webHidden/>
              </w:rPr>
              <w:t>53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8" w:history="1">
            <w:r w:rsidR="00F754A4" w:rsidRPr="004D756D">
              <w:rPr>
                <w:rStyle w:val="a7"/>
                <w:noProof/>
                <w14:scene3d>
                  <w14:camera w14:prst="orthographicFront"/>
                  <w14:lightRig w14:rig="threePt" w14:dir="t">
                    <w14:rot w14:lat="0" w14:lon="0" w14:rev="0"/>
                  </w14:lightRig>
                </w14:scene3d>
              </w:rPr>
              <w:t>5.5.1.</w:t>
            </w:r>
            <w:r w:rsidR="00F754A4">
              <w:rPr>
                <w:noProof/>
              </w:rPr>
              <w:tab/>
            </w:r>
            <w:r w:rsidR="00F754A4" w:rsidRPr="004D756D">
              <w:rPr>
                <w:rStyle w:val="a7"/>
                <w:noProof/>
              </w:rPr>
              <w:t>Equalizer for Playback</w:t>
            </w:r>
            <w:r w:rsidR="00F754A4">
              <w:rPr>
                <w:noProof/>
                <w:webHidden/>
              </w:rPr>
              <w:tab/>
            </w:r>
            <w:r w:rsidR="00F754A4">
              <w:rPr>
                <w:noProof/>
                <w:webHidden/>
              </w:rPr>
              <w:fldChar w:fldCharType="begin"/>
            </w:r>
            <w:r w:rsidR="00F754A4">
              <w:rPr>
                <w:noProof/>
                <w:webHidden/>
              </w:rPr>
              <w:instrText xml:space="preserve"> PAGEREF _Toc530588358 \h </w:instrText>
            </w:r>
            <w:r w:rsidR="00F754A4">
              <w:rPr>
                <w:noProof/>
                <w:webHidden/>
              </w:rPr>
            </w:r>
            <w:r w:rsidR="00F754A4">
              <w:rPr>
                <w:noProof/>
                <w:webHidden/>
              </w:rPr>
              <w:fldChar w:fldCharType="separate"/>
            </w:r>
            <w:r w:rsidR="00F754A4">
              <w:rPr>
                <w:noProof/>
                <w:webHidden/>
              </w:rPr>
              <w:t>54</w:t>
            </w:r>
            <w:r w:rsidR="00F754A4">
              <w:rPr>
                <w:noProof/>
                <w:webHidden/>
              </w:rPr>
              <w:fldChar w:fldCharType="end"/>
            </w:r>
          </w:hyperlink>
        </w:p>
        <w:p w:rsidR="00F754A4" w:rsidRDefault="00C31E80">
          <w:pPr>
            <w:pStyle w:val="31"/>
            <w:tabs>
              <w:tab w:val="left" w:pos="1320"/>
              <w:tab w:val="right" w:leader="dot" w:pos="9350"/>
            </w:tabs>
            <w:rPr>
              <w:noProof/>
            </w:rPr>
          </w:pPr>
          <w:hyperlink w:anchor="_Toc530588359" w:history="1">
            <w:r w:rsidR="00F754A4" w:rsidRPr="004D756D">
              <w:rPr>
                <w:rStyle w:val="a7"/>
                <w:noProof/>
                <w14:scene3d>
                  <w14:camera w14:prst="orthographicFront"/>
                  <w14:lightRig w14:rig="threePt" w14:dir="t">
                    <w14:rot w14:lat="0" w14:lon="0" w14:rev="0"/>
                  </w14:lightRig>
                </w14:scene3d>
              </w:rPr>
              <w:t>5.5.2.</w:t>
            </w:r>
            <w:r w:rsidR="00F754A4">
              <w:rPr>
                <w:noProof/>
              </w:rPr>
              <w:tab/>
            </w:r>
            <w:r w:rsidR="00F754A4" w:rsidRPr="004D756D">
              <w:rPr>
                <w:rStyle w:val="a7"/>
                <w:noProof/>
              </w:rPr>
              <w:t>Equalizer for Capture</w:t>
            </w:r>
            <w:r w:rsidR="00F754A4">
              <w:rPr>
                <w:noProof/>
                <w:webHidden/>
              </w:rPr>
              <w:tab/>
            </w:r>
            <w:r w:rsidR="00F754A4">
              <w:rPr>
                <w:noProof/>
                <w:webHidden/>
              </w:rPr>
              <w:fldChar w:fldCharType="begin"/>
            </w:r>
            <w:r w:rsidR="00F754A4">
              <w:rPr>
                <w:noProof/>
                <w:webHidden/>
              </w:rPr>
              <w:instrText xml:space="preserve"> PAGEREF _Toc530588359 \h </w:instrText>
            </w:r>
            <w:r w:rsidR="00F754A4">
              <w:rPr>
                <w:noProof/>
                <w:webHidden/>
              </w:rPr>
            </w:r>
            <w:r w:rsidR="00F754A4">
              <w:rPr>
                <w:noProof/>
                <w:webHidden/>
              </w:rPr>
              <w:fldChar w:fldCharType="separate"/>
            </w:r>
            <w:r w:rsidR="00F754A4">
              <w:rPr>
                <w:noProof/>
                <w:webHidden/>
              </w:rPr>
              <w:t>56</w:t>
            </w:r>
            <w:r w:rsidR="00F754A4">
              <w:rPr>
                <w:noProof/>
                <w:webHidden/>
              </w:rPr>
              <w:fldChar w:fldCharType="end"/>
            </w:r>
          </w:hyperlink>
        </w:p>
        <w:p w:rsidR="00F754A4" w:rsidRDefault="00C31E80">
          <w:pPr>
            <w:pStyle w:val="11"/>
            <w:tabs>
              <w:tab w:val="left" w:pos="440"/>
              <w:tab w:val="right" w:leader="dot" w:pos="9350"/>
            </w:tabs>
            <w:rPr>
              <w:noProof/>
            </w:rPr>
          </w:pPr>
          <w:hyperlink w:anchor="_Toc530588360" w:history="1">
            <w:r w:rsidR="00F754A4" w:rsidRPr="004D756D">
              <w:rPr>
                <w:rStyle w:val="a7"/>
                <w:noProof/>
              </w:rPr>
              <w:t>6</w:t>
            </w:r>
            <w:r w:rsidR="00F754A4">
              <w:rPr>
                <w:noProof/>
              </w:rPr>
              <w:tab/>
            </w:r>
            <w:r w:rsidR="00F754A4" w:rsidRPr="004D756D">
              <w:rPr>
                <w:rStyle w:val="a7"/>
                <w:noProof/>
              </w:rPr>
              <w:t>Appendix</w:t>
            </w:r>
            <w:r w:rsidR="00F754A4">
              <w:rPr>
                <w:noProof/>
                <w:webHidden/>
              </w:rPr>
              <w:tab/>
            </w:r>
            <w:r w:rsidR="00F754A4">
              <w:rPr>
                <w:noProof/>
                <w:webHidden/>
              </w:rPr>
              <w:fldChar w:fldCharType="begin"/>
            </w:r>
            <w:r w:rsidR="00F754A4">
              <w:rPr>
                <w:noProof/>
                <w:webHidden/>
              </w:rPr>
              <w:instrText xml:space="preserve"> PAGEREF _Toc530588360 \h </w:instrText>
            </w:r>
            <w:r w:rsidR="00F754A4">
              <w:rPr>
                <w:noProof/>
                <w:webHidden/>
              </w:rPr>
            </w:r>
            <w:r w:rsidR="00F754A4">
              <w:rPr>
                <w:noProof/>
                <w:webHidden/>
              </w:rPr>
              <w:fldChar w:fldCharType="separate"/>
            </w:r>
            <w:r w:rsidR="00F754A4">
              <w:rPr>
                <w:noProof/>
                <w:webHidden/>
              </w:rPr>
              <w:t>59</w:t>
            </w:r>
            <w:r w:rsidR="00F754A4">
              <w:rPr>
                <w:noProof/>
                <w:webHidden/>
              </w:rPr>
              <w:fldChar w:fldCharType="end"/>
            </w:r>
          </w:hyperlink>
        </w:p>
        <w:p w:rsidR="00F754A4" w:rsidRDefault="00C31E80">
          <w:pPr>
            <w:pStyle w:val="21"/>
            <w:tabs>
              <w:tab w:val="left" w:pos="880"/>
              <w:tab w:val="right" w:leader="dot" w:pos="9350"/>
            </w:tabs>
            <w:rPr>
              <w:noProof/>
            </w:rPr>
          </w:pPr>
          <w:hyperlink w:anchor="_Toc530588361" w:history="1">
            <w:r w:rsidR="00F754A4" w:rsidRPr="004D756D">
              <w:rPr>
                <w:rStyle w:val="a7"/>
                <w:noProof/>
              </w:rPr>
              <w:t>6.1</w:t>
            </w:r>
            <w:r w:rsidR="00F754A4">
              <w:rPr>
                <w:noProof/>
              </w:rPr>
              <w:tab/>
            </w:r>
            <w:r w:rsidR="00F754A4" w:rsidRPr="004D756D">
              <w:rPr>
                <w:rStyle w:val="a7"/>
                <w:noProof/>
              </w:rPr>
              <w:t>Error code</w:t>
            </w:r>
            <w:r w:rsidR="00F754A4">
              <w:rPr>
                <w:noProof/>
                <w:webHidden/>
              </w:rPr>
              <w:tab/>
            </w:r>
            <w:r w:rsidR="00F754A4">
              <w:rPr>
                <w:noProof/>
                <w:webHidden/>
              </w:rPr>
              <w:fldChar w:fldCharType="begin"/>
            </w:r>
            <w:r w:rsidR="00F754A4">
              <w:rPr>
                <w:noProof/>
                <w:webHidden/>
              </w:rPr>
              <w:instrText xml:space="preserve"> PAGEREF _Toc530588361 \h </w:instrText>
            </w:r>
            <w:r w:rsidR="00F754A4">
              <w:rPr>
                <w:noProof/>
                <w:webHidden/>
              </w:rPr>
            </w:r>
            <w:r w:rsidR="00F754A4">
              <w:rPr>
                <w:noProof/>
                <w:webHidden/>
              </w:rPr>
              <w:fldChar w:fldCharType="separate"/>
            </w:r>
            <w:r w:rsidR="00F754A4">
              <w:rPr>
                <w:noProof/>
                <w:webHidden/>
              </w:rPr>
              <w:t>59</w:t>
            </w:r>
            <w:r w:rsidR="00F754A4">
              <w:rPr>
                <w:noProof/>
                <w:webHidden/>
              </w:rPr>
              <w:fldChar w:fldCharType="end"/>
            </w:r>
          </w:hyperlink>
        </w:p>
        <w:p w:rsidR="00F754A4" w:rsidRDefault="00C31E80">
          <w:pPr>
            <w:pStyle w:val="21"/>
            <w:tabs>
              <w:tab w:val="left" w:pos="880"/>
              <w:tab w:val="right" w:leader="dot" w:pos="9350"/>
            </w:tabs>
            <w:rPr>
              <w:noProof/>
            </w:rPr>
          </w:pPr>
          <w:hyperlink w:anchor="_Toc530588362" w:history="1">
            <w:r w:rsidR="00F754A4" w:rsidRPr="004D756D">
              <w:rPr>
                <w:rStyle w:val="a7"/>
                <w:noProof/>
              </w:rPr>
              <w:t>6.2</w:t>
            </w:r>
            <w:r w:rsidR="00F754A4">
              <w:rPr>
                <w:noProof/>
              </w:rPr>
              <w:tab/>
            </w:r>
            <w:r w:rsidR="00F754A4" w:rsidRPr="004D756D">
              <w:rPr>
                <w:rStyle w:val="a7"/>
                <w:noProof/>
              </w:rPr>
              <w:t>Structure and type definitions</w:t>
            </w:r>
            <w:r w:rsidR="00F754A4">
              <w:rPr>
                <w:noProof/>
                <w:webHidden/>
              </w:rPr>
              <w:tab/>
            </w:r>
            <w:r w:rsidR="00F754A4">
              <w:rPr>
                <w:noProof/>
                <w:webHidden/>
              </w:rPr>
              <w:fldChar w:fldCharType="begin"/>
            </w:r>
            <w:r w:rsidR="00F754A4">
              <w:rPr>
                <w:noProof/>
                <w:webHidden/>
              </w:rPr>
              <w:instrText xml:space="preserve"> PAGEREF _Toc530588362 \h </w:instrText>
            </w:r>
            <w:r w:rsidR="00F754A4">
              <w:rPr>
                <w:noProof/>
                <w:webHidden/>
              </w:rPr>
            </w:r>
            <w:r w:rsidR="00F754A4">
              <w:rPr>
                <w:noProof/>
                <w:webHidden/>
              </w:rPr>
              <w:fldChar w:fldCharType="separate"/>
            </w:r>
            <w:r w:rsidR="00F754A4">
              <w:rPr>
                <w:noProof/>
                <w:webHidden/>
              </w:rPr>
              <w:t>60</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3" w:history="1">
            <w:r w:rsidR="00F754A4" w:rsidRPr="004D756D">
              <w:rPr>
                <w:rStyle w:val="a7"/>
                <w:rFonts w:eastAsia="ＭＳ ゴシック"/>
                <w:noProof/>
              </w:rPr>
              <w:t>6.2.1</w:t>
            </w:r>
            <w:r w:rsidR="00F754A4">
              <w:rPr>
                <w:noProof/>
              </w:rPr>
              <w:tab/>
            </w:r>
            <w:r w:rsidR="00F754A4" w:rsidRPr="004D756D">
              <w:rPr>
                <w:rStyle w:val="a7"/>
                <w:rFonts w:eastAsia="ＭＳ ゴシック"/>
                <w:noProof/>
              </w:rPr>
              <w:t>snd_adsp_control structure</w:t>
            </w:r>
            <w:r w:rsidR="00F754A4">
              <w:rPr>
                <w:noProof/>
                <w:webHidden/>
              </w:rPr>
              <w:tab/>
            </w:r>
            <w:r w:rsidR="00F754A4">
              <w:rPr>
                <w:noProof/>
                <w:webHidden/>
              </w:rPr>
              <w:fldChar w:fldCharType="begin"/>
            </w:r>
            <w:r w:rsidR="00F754A4">
              <w:rPr>
                <w:noProof/>
                <w:webHidden/>
              </w:rPr>
              <w:instrText xml:space="preserve"> PAGEREF _Toc530588363 \h </w:instrText>
            </w:r>
            <w:r w:rsidR="00F754A4">
              <w:rPr>
                <w:noProof/>
                <w:webHidden/>
              </w:rPr>
            </w:r>
            <w:r w:rsidR="00F754A4">
              <w:rPr>
                <w:noProof/>
                <w:webHidden/>
              </w:rPr>
              <w:fldChar w:fldCharType="separate"/>
            </w:r>
            <w:r w:rsidR="00F754A4">
              <w:rPr>
                <w:noProof/>
                <w:webHidden/>
              </w:rPr>
              <w:t>61</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4" w:history="1">
            <w:r w:rsidR="00F754A4" w:rsidRPr="004D756D">
              <w:rPr>
                <w:rStyle w:val="a7"/>
                <w:rFonts w:eastAsia="ＭＳ ゴシック"/>
                <w:noProof/>
              </w:rPr>
              <w:t>6.2.2</w:t>
            </w:r>
            <w:r w:rsidR="00F754A4">
              <w:rPr>
                <w:noProof/>
              </w:rPr>
              <w:tab/>
            </w:r>
            <w:r w:rsidR="00F754A4" w:rsidRPr="004D756D">
              <w:rPr>
                <w:rStyle w:val="a7"/>
                <w:rFonts w:eastAsia="ＭＳ ゴシック"/>
                <w:noProof/>
              </w:rPr>
              <w:t>snd_adsp_base_info structure</w:t>
            </w:r>
            <w:r w:rsidR="00F754A4">
              <w:rPr>
                <w:noProof/>
                <w:webHidden/>
              </w:rPr>
              <w:tab/>
            </w:r>
            <w:r w:rsidR="00F754A4">
              <w:rPr>
                <w:noProof/>
                <w:webHidden/>
              </w:rPr>
              <w:fldChar w:fldCharType="begin"/>
            </w:r>
            <w:r w:rsidR="00F754A4">
              <w:rPr>
                <w:noProof/>
                <w:webHidden/>
              </w:rPr>
              <w:instrText xml:space="preserve"> PAGEREF _Toc530588364 \h </w:instrText>
            </w:r>
            <w:r w:rsidR="00F754A4">
              <w:rPr>
                <w:noProof/>
                <w:webHidden/>
              </w:rPr>
            </w:r>
            <w:r w:rsidR="00F754A4">
              <w:rPr>
                <w:noProof/>
                <w:webHidden/>
              </w:rPr>
              <w:fldChar w:fldCharType="separate"/>
            </w:r>
            <w:r w:rsidR="00F754A4">
              <w:rPr>
                <w:noProof/>
                <w:webHidden/>
              </w:rPr>
              <w:t>62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5" w:history="1">
            <w:r w:rsidR="00F754A4" w:rsidRPr="004D756D">
              <w:rPr>
                <w:rStyle w:val="a7"/>
                <w:rFonts w:eastAsia="ＭＳ ゴシック"/>
                <w:noProof/>
              </w:rPr>
              <w:t>6.2.3</w:t>
            </w:r>
            <w:r w:rsidR="00F754A4">
              <w:rPr>
                <w:noProof/>
              </w:rPr>
              <w:tab/>
            </w:r>
            <w:r w:rsidR="00F754A4" w:rsidRPr="004D756D">
              <w:rPr>
                <w:rStyle w:val="a7"/>
                <w:rFonts w:eastAsia="ＭＳ ゴシック"/>
                <w:noProof/>
              </w:rPr>
              <w:t>snd_adsp_playback structure</w:t>
            </w:r>
            <w:r w:rsidR="00F754A4">
              <w:rPr>
                <w:noProof/>
                <w:webHidden/>
              </w:rPr>
              <w:tab/>
            </w:r>
            <w:r w:rsidR="00F754A4">
              <w:rPr>
                <w:noProof/>
                <w:webHidden/>
              </w:rPr>
              <w:fldChar w:fldCharType="begin"/>
            </w:r>
            <w:r w:rsidR="00F754A4">
              <w:rPr>
                <w:noProof/>
                <w:webHidden/>
              </w:rPr>
              <w:instrText xml:space="preserve"> PAGEREF _Toc530588365 \h </w:instrText>
            </w:r>
            <w:r w:rsidR="00F754A4">
              <w:rPr>
                <w:noProof/>
                <w:webHidden/>
              </w:rPr>
            </w:r>
            <w:r w:rsidR="00F754A4">
              <w:rPr>
                <w:noProof/>
                <w:webHidden/>
              </w:rPr>
              <w:fldChar w:fldCharType="separate"/>
            </w:r>
            <w:r w:rsidR="00F754A4">
              <w:rPr>
                <w:noProof/>
                <w:webHidden/>
              </w:rPr>
              <w:t>62</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6" w:history="1">
            <w:r w:rsidR="00F754A4" w:rsidRPr="004D756D">
              <w:rPr>
                <w:rStyle w:val="a7"/>
                <w:rFonts w:eastAsia="ＭＳ ゴシック"/>
                <w:noProof/>
              </w:rPr>
              <w:t>6.2.4</w:t>
            </w:r>
            <w:r w:rsidR="00F754A4">
              <w:rPr>
                <w:noProof/>
              </w:rPr>
              <w:tab/>
            </w:r>
            <w:r w:rsidR="00F754A4" w:rsidRPr="004D756D">
              <w:rPr>
                <w:rStyle w:val="a7"/>
                <w:rFonts w:eastAsia="ＭＳ ゴシック"/>
                <w:noProof/>
              </w:rPr>
              <w:t>snd_adsp_record structure</w:t>
            </w:r>
            <w:r w:rsidR="00F754A4">
              <w:rPr>
                <w:noProof/>
                <w:webHidden/>
              </w:rPr>
              <w:tab/>
            </w:r>
            <w:r w:rsidR="00F754A4">
              <w:rPr>
                <w:noProof/>
                <w:webHidden/>
              </w:rPr>
              <w:fldChar w:fldCharType="begin"/>
            </w:r>
            <w:r w:rsidR="00F754A4">
              <w:rPr>
                <w:noProof/>
                <w:webHidden/>
              </w:rPr>
              <w:instrText xml:space="preserve"> PAGEREF _Toc530588366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7" w:history="1">
            <w:r w:rsidR="00F754A4" w:rsidRPr="004D756D">
              <w:rPr>
                <w:rStyle w:val="a7"/>
                <w:rFonts w:eastAsia="ＭＳ ゴシック"/>
                <w:noProof/>
              </w:rPr>
              <w:t>6.2.5</w:t>
            </w:r>
            <w:r w:rsidR="00F754A4">
              <w:rPr>
                <w:noProof/>
              </w:rPr>
              <w:tab/>
            </w:r>
            <w:r w:rsidR="00F754A4" w:rsidRPr="004D756D">
              <w:rPr>
                <w:rStyle w:val="a7"/>
                <w:rFonts w:eastAsia="ＭＳ ゴシック"/>
                <w:noProof/>
              </w:rPr>
              <w:t>snd_adsp_card structure</w:t>
            </w:r>
            <w:r w:rsidR="00F754A4">
              <w:rPr>
                <w:noProof/>
                <w:webHidden/>
              </w:rPr>
              <w:tab/>
            </w:r>
            <w:r w:rsidR="00F754A4">
              <w:rPr>
                <w:noProof/>
                <w:webHidden/>
              </w:rPr>
              <w:fldChar w:fldCharType="begin"/>
            </w:r>
            <w:r w:rsidR="00F754A4">
              <w:rPr>
                <w:noProof/>
                <w:webHidden/>
              </w:rPr>
              <w:instrText xml:space="preserve"> PAGEREF _Toc530588367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8" w:history="1">
            <w:r w:rsidR="00F754A4" w:rsidRPr="004D756D">
              <w:rPr>
                <w:rStyle w:val="a7"/>
                <w:rFonts w:eastAsia="ＭＳ ゴシック"/>
                <w:noProof/>
              </w:rPr>
              <w:t>6.2.6</w:t>
            </w:r>
            <w:r w:rsidR="00F754A4">
              <w:rPr>
                <w:noProof/>
              </w:rPr>
              <w:tab/>
            </w:r>
            <w:r w:rsidR="00F754A4" w:rsidRPr="004D756D">
              <w:rPr>
                <w:rStyle w:val="a7"/>
                <w:rFonts w:eastAsia="ＭＳ ゴシック"/>
                <w:noProof/>
              </w:rPr>
              <w:t>snd_adsp_tdm_playback structure</w:t>
            </w:r>
            <w:r w:rsidR="00F754A4">
              <w:rPr>
                <w:noProof/>
                <w:webHidden/>
              </w:rPr>
              <w:tab/>
            </w:r>
            <w:r w:rsidR="00F754A4">
              <w:rPr>
                <w:noProof/>
                <w:webHidden/>
              </w:rPr>
              <w:fldChar w:fldCharType="begin"/>
            </w:r>
            <w:r w:rsidR="00F754A4">
              <w:rPr>
                <w:noProof/>
                <w:webHidden/>
              </w:rPr>
              <w:instrText xml:space="preserve"> PAGEREF _Toc530588368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31"/>
            <w:tabs>
              <w:tab w:val="left" w:pos="1320"/>
              <w:tab w:val="right" w:leader="dot" w:pos="9350"/>
            </w:tabs>
            <w:rPr>
              <w:noProof/>
            </w:rPr>
          </w:pPr>
          <w:hyperlink w:anchor="_Toc530588369" w:history="1">
            <w:r w:rsidR="00F754A4" w:rsidRPr="004D756D">
              <w:rPr>
                <w:rStyle w:val="a7"/>
                <w:rFonts w:eastAsia="ＭＳ ゴシック"/>
                <w:noProof/>
              </w:rPr>
              <w:t>6.2.7</w:t>
            </w:r>
            <w:r w:rsidR="00F754A4">
              <w:rPr>
                <w:noProof/>
              </w:rPr>
              <w:tab/>
            </w:r>
            <w:r w:rsidR="00F754A4" w:rsidRPr="004D756D">
              <w:rPr>
                <w:rStyle w:val="a7"/>
                <w:rFonts w:eastAsia="ＭＳ ゴシック"/>
                <w:noProof/>
              </w:rPr>
              <w:t>snd_adsp_tdm_record structure</w:t>
            </w:r>
            <w:r w:rsidR="00F754A4">
              <w:rPr>
                <w:noProof/>
                <w:webHidden/>
              </w:rPr>
              <w:tab/>
            </w:r>
            <w:r w:rsidR="00F754A4">
              <w:rPr>
                <w:noProof/>
                <w:webHidden/>
              </w:rPr>
              <w:fldChar w:fldCharType="begin"/>
            </w:r>
            <w:r w:rsidR="00F754A4">
              <w:rPr>
                <w:noProof/>
                <w:webHidden/>
              </w:rPr>
              <w:instrText xml:space="preserve"> PAGEREF _Toc530588369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962659" w:rsidRDefault="0097597A">
          <w:pPr>
            <w:rPr>
              <w:rFonts w:ascii="Verdana" w:hAnsi="Verdana"/>
              <w:b/>
              <w:bCs/>
              <w:noProof/>
              <w:sz w:val="20"/>
              <w:szCs w:val="20"/>
            </w:rPr>
          </w:pPr>
          <w:r w:rsidRPr="008216DE">
            <w:rPr>
              <w:rFonts w:ascii="Verdana" w:hAnsi="Verdana"/>
              <w:b/>
              <w:bCs/>
              <w:noProof/>
              <w:sz w:val="20"/>
              <w:szCs w:val="20"/>
            </w:rPr>
            <w:fldChar w:fldCharType="end"/>
          </w:r>
        </w:p>
        <w:p w:rsidR="00962659" w:rsidRDefault="00962659" w:rsidP="00962659">
          <w:pPr>
            <w:rPr>
              <w:noProof/>
            </w:rPr>
          </w:pPr>
          <w:r>
            <w:rPr>
              <w:noProof/>
            </w:rPr>
            <w:br w:type="page"/>
          </w:r>
        </w:p>
        <w:p w:rsidR="0097597A" w:rsidRPr="0097597A" w:rsidRDefault="00C31E80">
          <w:pPr>
            <w:rPr>
              <w:rFonts w:ascii="Verdana" w:hAnsi="Verdana"/>
            </w:rPr>
          </w:pPr>
        </w:p>
      </w:sdtContent>
    </w:sdt>
    <w:p w:rsidR="001F4FF2" w:rsidRPr="001F4FF2" w:rsidRDefault="001F4FF2" w:rsidP="001F4FF2">
      <w:pPr>
        <w:pStyle w:val="ad"/>
        <w:tabs>
          <w:tab w:val="right" w:leader="dot" w:pos="9350"/>
        </w:tabs>
        <w:jc w:val="center"/>
        <w:rPr>
          <w:rFonts w:ascii="Verdana" w:hAnsi="Verdana"/>
          <w:b/>
          <w:sz w:val="32"/>
          <w:szCs w:val="32"/>
        </w:rPr>
      </w:pPr>
      <w:r w:rsidRPr="001F4FF2">
        <w:rPr>
          <w:rFonts w:ascii="Verdana" w:hAnsi="Verdana"/>
          <w:b/>
          <w:sz w:val="32"/>
          <w:szCs w:val="32"/>
        </w:rPr>
        <w:t>List of Figures</w:t>
      </w:r>
    </w:p>
    <w:p w:rsidR="00F754A4" w:rsidRDefault="001F4FF2">
      <w:pPr>
        <w:pStyle w:val="ad"/>
        <w:tabs>
          <w:tab w:val="right" w:leader="dot" w:pos="9350"/>
        </w:tabs>
        <w:rPr>
          <w:noProof/>
        </w:rPr>
      </w:pPr>
      <w:r w:rsidRPr="00634CDE">
        <w:rPr>
          <w:rFonts w:ascii="Verdana" w:hAnsi="Verdana"/>
          <w:sz w:val="20"/>
          <w:szCs w:val="20"/>
        </w:rPr>
        <w:fldChar w:fldCharType="begin"/>
      </w:r>
      <w:r w:rsidRPr="00634CDE">
        <w:rPr>
          <w:rFonts w:ascii="Verdana" w:hAnsi="Verdana"/>
          <w:sz w:val="20"/>
          <w:szCs w:val="20"/>
        </w:rPr>
        <w:instrText xml:space="preserve"> TOC \h \z \c "Figure" </w:instrText>
      </w:r>
      <w:r w:rsidRPr="00634CDE">
        <w:rPr>
          <w:rFonts w:ascii="Verdana" w:hAnsi="Verdana"/>
          <w:sz w:val="20"/>
          <w:szCs w:val="20"/>
        </w:rPr>
        <w:fldChar w:fldCharType="separate"/>
      </w:r>
      <w:hyperlink w:anchor="_Toc530588370" w:history="1">
        <w:r w:rsidR="00F754A4" w:rsidRPr="008E52A9">
          <w:rPr>
            <w:rStyle w:val="a7"/>
            <w:noProof/>
          </w:rPr>
          <w:t>Figure 1</w:t>
        </w:r>
        <w:r w:rsidR="00F754A4" w:rsidRPr="008E52A9">
          <w:rPr>
            <w:rStyle w:val="a7"/>
            <w:noProof/>
          </w:rPr>
          <w:noBreakHyphen/>
          <w:t xml:space="preserve">1 </w:t>
        </w:r>
        <w:r w:rsidR="00F754A4" w:rsidRPr="008E52A9">
          <w:rPr>
            <w:rStyle w:val="a7"/>
            <w:rFonts w:cs="Arial"/>
            <w:noProof/>
          </w:rPr>
          <w:t>Overview architecture of ADSP driver</w:t>
        </w:r>
        <w:r w:rsidR="00F754A4" w:rsidRPr="008E52A9">
          <w:rPr>
            <w:rStyle w:val="a7"/>
            <w:noProof/>
          </w:rPr>
          <w:t>.</w:t>
        </w:r>
        <w:r w:rsidR="00F754A4">
          <w:rPr>
            <w:noProof/>
            <w:webHidden/>
          </w:rPr>
          <w:tab/>
        </w:r>
        <w:r w:rsidR="00F754A4">
          <w:rPr>
            <w:noProof/>
            <w:webHidden/>
          </w:rPr>
          <w:fldChar w:fldCharType="begin"/>
        </w:r>
        <w:r w:rsidR="00F754A4">
          <w:rPr>
            <w:noProof/>
            <w:webHidden/>
          </w:rPr>
          <w:instrText xml:space="preserve"> PAGEREF _Toc530588370 \h </w:instrText>
        </w:r>
        <w:r w:rsidR="00F754A4">
          <w:rPr>
            <w:noProof/>
            <w:webHidden/>
          </w:rPr>
        </w:r>
        <w:r w:rsidR="00F754A4">
          <w:rPr>
            <w:noProof/>
            <w:webHidden/>
          </w:rPr>
          <w:fldChar w:fldCharType="separate"/>
        </w:r>
        <w:r w:rsidR="00F754A4">
          <w:rPr>
            <w:noProof/>
            <w:webHidden/>
          </w:rPr>
          <w:t>6</w:t>
        </w:r>
        <w:r w:rsidR="00F754A4">
          <w:rPr>
            <w:noProof/>
            <w:webHidden/>
          </w:rPr>
          <w:fldChar w:fldCharType="end"/>
        </w:r>
      </w:hyperlink>
    </w:p>
    <w:p w:rsidR="00F754A4" w:rsidRDefault="00C31E80">
      <w:pPr>
        <w:pStyle w:val="ad"/>
        <w:tabs>
          <w:tab w:val="right" w:leader="dot" w:pos="9350"/>
        </w:tabs>
        <w:rPr>
          <w:noProof/>
        </w:rPr>
      </w:pPr>
      <w:hyperlink w:anchor="_Toc530588371" w:history="1">
        <w:r w:rsidR="00F754A4" w:rsidRPr="008E52A9">
          <w:rPr>
            <w:rStyle w:val="a7"/>
            <w:noProof/>
          </w:rPr>
          <w:t>Figure 4</w:t>
        </w:r>
        <w:r w:rsidR="00F754A4" w:rsidRPr="008E52A9">
          <w:rPr>
            <w:rStyle w:val="a7"/>
            <w:noProof/>
          </w:rPr>
          <w:noBreakHyphen/>
          <w:t>1 Open flow for playback/TDM playback stream</w:t>
        </w:r>
        <w:r w:rsidR="00F754A4">
          <w:rPr>
            <w:noProof/>
            <w:webHidden/>
          </w:rPr>
          <w:tab/>
        </w:r>
        <w:r w:rsidR="00F754A4">
          <w:rPr>
            <w:noProof/>
            <w:webHidden/>
          </w:rPr>
          <w:fldChar w:fldCharType="begin"/>
        </w:r>
        <w:r w:rsidR="00F754A4">
          <w:rPr>
            <w:noProof/>
            <w:webHidden/>
          </w:rPr>
          <w:instrText xml:space="preserve"> PAGEREF _Toc530588371 \h </w:instrText>
        </w:r>
        <w:r w:rsidR="00F754A4">
          <w:rPr>
            <w:noProof/>
            <w:webHidden/>
          </w:rPr>
        </w:r>
        <w:r w:rsidR="00F754A4">
          <w:rPr>
            <w:noProof/>
            <w:webHidden/>
          </w:rPr>
          <w:fldChar w:fldCharType="separate"/>
        </w:r>
        <w:r w:rsidR="00F754A4">
          <w:rPr>
            <w:noProof/>
            <w:webHidden/>
          </w:rPr>
          <w:t>25</w:t>
        </w:r>
        <w:r w:rsidR="00F754A4">
          <w:rPr>
            <w:noProof/>
            <w:webHidden/>
          </w:rPr>
          <w:fldChar w:fldCharType="end"/>
        </w:r>
      </w:hyperlink>
    </w:p>
    <w:p w:rsidR="00F754A4" w:rsidRDefault="00C31E80">
      <w:pPr>
        <w:pStyle w:val="ad"/>
        <w:tabs>
          <w:tab w:val="right" w:leader="dot" w:pos="9350"/>
        </w:tabs>
        <w:rPr>
          <w:noProof/>
        </w:rPr>
      </w:pPr>
      <w:hyperlink w:anchor="_Toc530588372" w:history="1">
        <w:r w:rsidR="00F754A4" w:rsidRPr="008E52A9">
          <w:rPr>
            <w:rStyle w:val="a7"/>
            <w:noProof/>
          </w:rPr>
          <w:t>Figure 4</w:t>
        </w:r>
        <w:r w:rsidR="00F754A4" w:rsidRPr="008E52A9">
          <w:rPr>
            <w:rStyle w:val="a7"/>
            <w:noProof/>
          </w:rPr>
          <w:noBreakHyphen/>
          <w:t>2 Write data flow</w:t>
        </w:r>
        <w:r w:rsidR="00F754A4">
          <w:rPr>
            <w:noProof/>
            <w:webHidden/>
          </w:rPr>
          <w:tab/>
        </w:r>
        <w:r w:rsidR="00F754A4">
          <w:rPr>
            <w:noProof/>
            <w:webHidden/>
          </w:rPr>
          <w:fldChar w:fldCharType="begin"/>
        </w:r>
        <w:r w:rsidR="00F754A4">
          <w:rPr>
            <w:noProof/>
            <w:webHidden/>
          </w:rPr>
          <w:instrText xml:space="preserve"> PAGEREF _Toc530588372 \h </w:instrText>
        </w:r>
        <w:r w:rsidR="00F754A4">
          <w:rPr>
            <w:noProof/>
            <w:webHidden/>
          </w:rPr>
        </w:r>
        <w:r w:rsidR="00F754A4">
          <w:rPr>
            <w:noProof/>
            <w:webHidden/>
          </w:rPr>
          <w:fldChar w:fldCharType="separate"/>
        </w:r>
        <w:r w:rsidR="00F754A4">
          <w:rPr>
            <w:noProof/>
            <w:webHidden/>
          </w:rPr>
          <w:t>26</w:t>
        </w:r>
        <w:r w:rsidR="00F754A4">
          <w:rPr>
            <w:noProof/>
            <w:webHidden/>
          </w:rPr>
          <w:fldChar w:fldCharType="end"/>
        </w:r>
      </w:hyperlink>
    </w:p>
    <w:p w:rsidR="00F754A4" w:rsidRDefault="00C31E80">
      <w:pPr>
        <w:pStyle w:val="ad"/>
        <w:tabs>
          <w:tab w:val="right" w:leader="dot" w:pos="9350"/>
        </w:tabs>
        <w:rPr>
          <w:noProof/>
        </w:rPr>
      </w:pPr>
      <w:hyperlink w:anchor="_Toc530588373" w:history="1">
        <w:r w:rsidR="00F754A4" w:rsidRPr="008E52A9">
          <w:rPr>
            <w:rStyle w:val="a7"/>
            <w:noProof/>
          </w:rPr>
          <w:t>Figure 4</w:t>
        </w:r>
        <w:r w:rsidR="00F754A4" w:rsidRPr="008E52A9">
          <w:rPr>
            <w:rStyle w:val="a7"/>
            <w:noProof/>
          </w:rPr>
          <w:noBreakHyphen/>
          <w:t>3 Close flow for playback/TDM playback stream</w:t>
        </w:r>
        <w:r w:rsidR="00F754A4">
          <w:rPr>
            <w:noProof/>
            <w:webHidden/>
          </w:rPr>
          <w:tab/>
        </w:r>
        <w:r w:rsidR="00F754A4">
          <w:rPr>
            <w:noProof/>
            <w:webHidden/>
          </w:rPr>
          <w:fldChar w:fldCharType="begin"/>
        </w:r>
        <w:r w:rsidR="00F754A4">
          <w:rPr>
            <w:noProof/>
            <w:webHidden/>
          </w:rPr>
          <w:instrText xml:space="preserve"> PAGEREF _Toc530588373 \h </w:instrText>
        </w:r>
        <w:r w:rsidR="00F754A4">
          <w:rPr>
            <w:noProof/>
            <w:webHidden/>
          </w:rPr>
        </w:r>
        <w:r w:rsidR="00F754A4">
          <w:rPr>
            <w:noProof/>
            <w:webHidden/>
          </w:rPr>
          <w:fldChar w:fldCharType="separate"/>
        </w:r>
        <w:r w:rsidR="00F754A4">
          <w:rPr>
            <w:noProof/>
            <w:webHidden/>
          </w:rPr>
          <w:t>27</w:t>
        </w:r>
        <w:r w:rsidR="00F754A4">
          <w:rPr>
            <w:noProof/>
            <w:webHidden/>
          </w:rPr>
          <w:fldChar w:fldCharType="end"/>
        </w:r>
      </w:hyperlink>
    </w:p>
    <w:p w:rsidR="00F754A4" w:rsidRDefault="00C31E80">
      <w:pPr>
        <w:pStyle w:val="ad"/>
        <w:tabs>
          <w:tab w:val="right" w:leader="dot" w:pos="9350"/>
        </w:tabs>
        <w:rPr>
          <w:noProof/>
        </w:rPr>
      </w:pPr>
      <w:hyperlink w:anchor="_Toc530588374" w:history="1">
        <w:r w:rsidR="00F754A4" w:rsidRPr="008E52A9">
          <w:rPr>
            <w:rStyle w:val="a7"/>
            <w:noProof/>
          </w:rPr>
          <w:t>Figure 4</w:t>
        </w:r>
        <w:r w:rsidR="00F754A4" w:rsidRPr="008E52A9">
          <w:rPr>
            <w:rStyle w:val="a7"/>
            <w:noProof/>
          </w:rPr>
          <w:noBreakHyphen/>
          <w:t>4 Open flow for capture/TDM capture stream</w:t>
        </w:r>
        <w:r w:rsidR="00F754A4">
          <w:rPr>
            <w:noProof/>
            <w:webHidden/>
          </w:rPr>
          <w:tab/>
        </w:r>
        <w:r w:rsidR="00F754A4">
          <w:rPr>
            <w:noProof/>
            <w:webHidden/>
          </w:rPr>
          <w:fldChar w:fldCharType="begin"/>
        </w:r>
        <w:r w:rsidR="00F754A4">
          <w:rPr>
            <w:noProof/>
            <w:webHidden/>
          </w:rPr>
          <w:instrText xml:space="preserve"> PAGEREF _Toc530588374 \h </w:instrText>
        </w:r>
        <w:r w:rsidR="00F754A4">
          <w:rPr>
            <w:noProof/>
            <w:webHidden/>
          </w:rPr>
        </w:r>
        <w:r w:rsidR="00F754A4">
          <w:rPr>
            <w:noProof/>
            <w:webHidden/>
          </w:rPr>
          <w:fldChar w:fldCharType="separate"/>
        </w:r>
        <w:r w:rsidR="00F754A4">
          <w:rPr>
            <w:noProof/>
            <w:webHidden/>
          </w:rPr>
          <w:t>28</w:t>
        </w:r>
        <w:r w:rsidR="00F754A4">
          <w:rPr>
            <w:noProof/>
            <w:webHidden/>
          </w:rPr>
          <w:fldChar w:fldCharType="end"/>
        </w:r>
      </w:hyperlink>
    </w:p>
    <w:p w:rsidR="00F754A4" w:rsidRDefault="00C31E80">
      <w:pPr>
        <w:pStyle w:val="ad"/>
        <w:tabs>
          <w:tab w:val="right" w:leader="dot" w:pos="9350"/>
        </w:tabs>
        <w:rPr>
          <w:noProof/>
        </w:rPr>
      </w:pPr>
      <w:hyperlink w:anchor="_Toc530588375" w:history="1">
        <w:r w:rsidR="00F754A4" w:rsidRPr="008E52A9">
          <w:rPr>
            <w:rStyle w:val="a7"/>
            <w:noProof/>
          </w:rPr>
          <w:t>Figure 4</w:t>
        </w:r>
        <w:r w:rsidR="00F754A4" w:rsidRPr="008E52A9">
          <w:rPr>
            <w:rStyle w:val="a7"/>
            <w:noProof/>
          </w:rPr>
          <w:noBreakHyphen/>
          <w:t>5 Read data flow</w:t>
        </w:r>
        <w:r w:rsidR="00F754A4">
          <w:rPr>
            <w:noProof/>
            <w:webHidden/>
          </w:rPr>
          <w:tab/>
        </w:r>
        <w:r w:rsidR="00F754A4">
          <w:rPr>
            <w:noProof/>
            <w:webHidden/>
          </w:rPr>
          <w:fldChar w:fldCharType="begin"/>
        </w:r>
        <w:r w:rsidR="00F754A4">
          <w:rPr>
            <w:noProof/>
            <w:webHidden/>
          </w:rPr>
          <w:instrText xml:space="preserve"> PAGEREF _Toc530588375 \h </w:instrText>
        </w:r>
        <w:r w:rsidR="00F754A4">
          <w:rPr>
            <w:noProof/>
            <w:webHidden/>
          </w:rPr>
        </w:r>
        <w:r w:rsidR="00F754A4">
          <w:rPr>
            <w:noProof/>
            <w:webHidden/>
          </w:rPr>
          <w:fldChar w:fldCharType="separate"/>
        </w:r>
        <w:r w:rsidR="00F754A4">
          <w:rPr>
            <w:noProof/>
            <w:webHidden/>
          </w:rPr>
          <w:t>29</w:t>
        </w:r>
        <w:r w:rsidR="00F754A4">
          <w:rPr>
            <w:noProof/>
            <w:webHidden/>
          </w:rPr>
          <w:fldChar w:fldCharType="end"/>
        </w:r>
      </w:hyperlink>
    </w:p>
    <w:p w:rsidR="00F754A4" w:rsidRDefault="00C31E80">
      <w:pPr>
        <w:pStyle w:val="ad"/>
        <w:tabs>
          <w:tab w:val="right" w:leader="dot" w:pos="9350"/>
        </w:tabs>
        <w:rPr>
          <w:noProof/>
        </w:rPr>
      </w:pPr>
      <w:hyperlink w:anchor="_Toc530588376" w:history="1">
        <w:r w:rsidR="00F754A4" w:rsidRPr="008E52A9">
          <w:rPr>
            <w:rStyle w:val="a7"/>
            <w:noProof/>
          </w:rPr>
          <w:t>Figure 4</w:t>
        </w:r>
        <w:r w:rsidR="00F754A4" w:rsidRPr="008E52A9">
          <w:rPr>
            <w:rStyle w:val="a7"/>
            <w:noProof/>
          </w:rPr>
          <w:noBreakHyphen/>
          <w:t>6 Close flow for capture/TDM capture stream</w:t>
        </w:r>
        <w:r w:rsidR="00F754A4">
          <w:rPr>
            <w:noProof/>
            <w:webHidden/>
          </w:rPr>
          <w:tab/>
        </w:r>
        <w:r w:rsidR="00F754A4">
          <w:rPr>
            <w:noProof/>
            <w:webHidden/>
          </w:rPr>
          <w:fldChar w:fldCharType="begin"/>
        </w:r>
        <w:r w:rsidR="00F754A4">
          <w:rPr>
            <w:noProof/>
            <w:webHidden/>
          </w:rPr>
          <w:instrText xml:space="preserve"> PAGEREF _Toc530588376 \h </w:instrText>
        </w:r>
        <w:r w:rsidR="00F754A4">
          <w:rPr>
            <w:noProof/>
            <w:webHidden/>
          </w:rPr>
        </w:r>
        <w:r w:rsidR="00F754A4">
          <w:rPr>
            <w:noProof/>
            <w:webHidden/>
          </w:rPr>
          <w:fldChar w:fldCharType="separate"/>
        </w:r>
        <w:r w:rsidR="00F754A4">
          <w:rPr>
            <w:noProof/>
            <w:webHidden/>
          </w:rPr>
          <w:t>30</w:t>
        </w:r>
        <w:r w:rsidR="00F754A4">
          <w:rPr>
            <w:noProof/>
            <w:webHidden/>
          </w:rPr>
          <w:fldChar w:fldCharType="end"/>
        </w:r>
      </w:hyperlink>
    </w:p>
    <w:p w:rsidR="00F754A4" w:rsidRDefault="00C31E80">
      <w:pPr>
        <w:pStyle w:val="ad"/>
        <w:tabs>
          <w:tab w:val="right" w:leader="dot" w:pos="9350"/>
        </w:tabs>
        <w:rPr>
          <w:noProof/>
        </w:rPr>
      </w:pPr>
      <w:hyperlink w:anchor="_Toc530588377" w:history="1">
        <w:r w:rsidR="00F754A4" w:rsidRPr="008E52A9">
          <w:rPr>
            <w:rStyle w:val="a7"/>
            <w:noProof/>
          </w:rPr>
          <w:t>Figure 4</w:t>
        </w:r>
        <w:r w:rsidR="00F754A4" w:rsidRPr="008E52A9">
          <w:rPr>
            <w:rStyle w:val="a7"/>
            <w:noProof/>
          </w:rPr>
          <w:noBreakHyphen/>
          <w:t>7 Flow of getting volume information from hardware</w:t>
        </w:r>
        <w:r w:rsidR="00F754A4">
          <w:rPr>
            <w:noProof/>
            <w:webHidden/>
          </w:rPr>
          <w:tab/>
        </w:r>
        <w:r w:rsidR="00F754A4">
          <w:rPr>
            <w:noProof/>
            <w:webHidden/>
          </w:rPr>
          <w:fldChar w:fldCharType="begin"/>
        </w:r>
        <w:r w:rsidR="00F754A4">
          <w:rPr>
            <w:noProof/>
            <w:webHidden/>
          </w:rPr>
          <w:instrText xml:space="preserve"> PAGEREF _Toc530588377 \h </w:instrText>
        </w:r>
        <w:r w:rsidR="00F754A4">
          <w:rPr>
            <w:noProof/>
            <w:webHidden/>
          </w:rPr>
        </w:r>
        <w:r w:rsidR="00F754A4">
          <w:rPr>
            <w:noProof/>
            <w:webHidden/>
          </w:rPr>
          <w:fldChar w:fldCharType="separate"/>
        </w:r>
        <w:r w:rsidR="00F754A4">
          <w:rPr>
            <w:noProof/>
            <w:webHidden/>
          </w:rPr>
          <w:t>31</w:t>
        </w:r>
        <w:r w:rsidR="00F754A4">
          <w:rPr>
            <w:noProof/>
            <w:webHidden/>
          </w:rPr>
          <w:fldChar w:fldCharType="end"/>
        </w:r>
      </w:hyperlink>
    </w:p>
    <w:p w:rsidR="00F754A4" w:rsidRDefault="00C31E80">
      <w:pPr>
        <w:pStyle w:val="ad"/>
        <w:tabs>
          <w:tab w:val="right" w:leader="dot" w:pos="9350"/>
        </w:tabs>
        <w:rPr>
          <w:noProof/>
        </w:rPr>
      </w:pPr>
      <w:hyperlink w:anchor="_Toc530588378" w:history="1">
        <w:r w:rsidR="00F754A4" w:rsidRPr="008E52A9">
          <w:rPr>
            <w:rStyle w:val="a7"/>
            <w:noProof/>
          </w:rPr>
          <w:t>Figure 4</w:t>
        </w:r>
        <w:r w:rsidR="00F754A4" w:rsidRPr="008E52A9">
          <w:rPr>
            <w:rStyle w:val="a7"/>
            <w:noProof/>
          </w:rPr>
          <w:noBreakHyphen/>
          <w:t>8 Flow of setting volume of hardware</w:t>
        </w:r>
        <w:r w:rsidR="00F754A4">
          <w:rPr>
            <w:noProof/>
            <w:webHidden/>
          </w:rPr>
          <w:tab/>
        </w:r>
        <w:r w:rsidR="00F754A4">
          <w:rPr>
            <w:noProof/>
            <w:webHidden/>
          </w:rPr>
          <w:fldChar w:fldCharType="begin"/>
        </w:r>
        <w:r w:rsidR="00F754A4">
          <w:rPr>
            <w:noProof/>
            <w:webHidden/>
          </w:rPr>
          <w:instrText xml:space="preserve"> PAGEREF _Toc530588378 \h </w:instrText>
        </w:r>
        <w:r w:rsidR="00F754A4">
          <w:rPr>
            <w:noProof/>
            <w:webHidden/>
          </w:rPr>
        </w:r>
        <w:r w:rsidR="00F754A4">
          <w:rPr>
            <w:noProof/>
            <w:webHidden/>
          </w:rPr>
          <w:fldChar w:fldCharType="separate"/>
        </w:r>
        <w:r w:rsidR="00F754A4">
          <w:rPr>
            <w:noProof/>
            <w:webHidden/>
          </w:rPr>
          <w:t>32</w:t>
        </w:r>
        <w:r w:rsidR="00F754A4">
          <w:rPr>
            <w:noProof/>
            <w:webHidden/>
          </w:rPr>
          <w:fldChar w:fldCharType="end"/>
        </w:r>
      </w:hyperlink>
    </w:p>
    <w:p w:rsidR="00F754A4" w:rsidRDefault="00C31E80">
      <w:pPr>
        <w:pStyle w:val="ad"/>
        <w:tabs>
          <w:tab w:val="right" w:leader="dot" w:pos="9350"/>
        </w:tabs>
        <w:rPr>
          <w:noProof/>
        </w:rPr>
      </w:pPr>
      <w:hyperlink w:anchor="_Toc530588379" w:history="1">
        <w:r w:rsidR="00F754A4" w:rsidRPr="008E52A9">
          <w:rPr>
            <w:rStyle w:val="a7"/>
            <w:noProof/>
          </w:rPr>
          <w:t>Figure 4</w:t>
        </w:r>
        <w:r w:rsidR="00F754A4" w:rsidRPr="008E52A9">
          <w:rPr>
            <w:rStyle w:val="a7"/>
            <w:noProof/>
          </w:rPr>
          <w:noBreakHyphen/>
          <w:t>9 Flow of getting sample rate information from hardware</w:t>
        </w:r>
        <w:r w:rsidR="00F754A4">
          <w:rPr>
            <w:noProof/>
            <w:webHidden/>
          </w:rPr>
          <w:tab/>
        </w:r>
        <w:r w:rsidR="00F754A4">
          <w:rPr>
            <w:noProof/>
            <w:webHidden/>
          </w:rPr>
          <w:fldChar w:fldCharType="begin"/>
        </w:r>
        <w:r w:rsidR="00F754A4">
          <w:rPr>
            <w:noProof/>
            <w:webHidden/>
          </w:rPr>
          <w:instrText xml:space="preserve"> PAGEREF _Toc530588379 \h </w:instrText>
        </w:r>
        <w:r w:rsidR="00F754A4">
          <w:rPr>
            <w:noProof/>
            <w:webHidden/>
          </w:rPr>
        </w:r>
        <w:r w:rsidR="00F754A4">
          <w:rPr>
            <w:noProof/>
            <w:webHidden/>
          </w:rPr>
          <w:fldChar w:fldCharType="separate"/>
        </w:r>
        <w:r w:rsidR="00F754A4">
          <w:rPr>
            <w:noProof/>
            <w:webHidden/>
          </w:rPr>
          <w:t>33</w:t>
        </w:r>
        <w:r w:rsidR="00F754A4">
          <w:rPr>
            <w:noProof/>
            <w:webHidden/>
          </w:rPr>
          <w:fldChar w:fldCharType="end"/>
        </w:r>
      </w:hyperlink>
    </w:p>
    <w:p w:rsidR="00F754A4" w:rsidRDefault="00C31E80">
      <w:pPr>
        <w:pStyle w:val="ad"/>
        <w:tabs>
          <w:tab w:val="right" w:leader="dot" w:pos="9350"/>
        </w:tabs>
        <w:rPr>
          <w:noProof/>
        </w:rPr>
      </w:pPr>
      <w:hyperlink w:anchor="_Toc530588380" w:history="1">
        <w:r w:rsidR="00F754A4" w:rsidRPr="008E52A9">
          <w:rPr>
            <w:rStyle w:val="a7"/>
            <w:noProof/>
          </w:rPr>
          <w:t>Figure 4</w:t>
        </w:r>
        <w:r w:rsidR="00F754A4" w:rsidRPr="008E52A9">
          <w:rPr>
            <w:rStyle w:val="a7"/>
            <w:noProof/>
          </w:rPr>
          <w:noBreakHyphen/>
          <w:t>10 Flow of setting sample rate of hardware</w:t>
        </w:r>
        <w:r w:rsidR="00F754A4">
          <w:rPr>
            <w:noProof/>
            <w:webHidden/>
          </w:rPr>
          <w:tab/>
        </w:r>
        <w:r w:rsidR="00F754A4">
          <w:rPr>
            <w:noProof/>
            <w:webHidden/>
          </w:rPr>
          <w:fldChar w:fldCharType="begin"/>
        </w:r>
        <w:r w:rsidR="00F754A4">
          <w:rPr>
            <w:noProof/>
            <w:webHidden/>
          </w:rPr>
          <w:instrText xml:space="preserve"> PAGEREF _Toc530588380 \h </w:instrText>
        </w:r>
        <w:r w:rsidR="00F754A4">
          <w:rPr>
            <w:noProof/>
            <w:webHidden/>
          </w:rPr>
        </w:r>
        <w:r w:rsidR="00F754A4">
          <w:rPr>
            <w:noProof/>
            <w:webHidden/>
          </w:rPr>
          <w:fldChar w:fldCharType="separate"/>
        </w:r>
        <w:r w:rsidR="00F754A4">
          <w:rPr>
            <w:noProof/>
            <w:webHidden/>
          </w:rPr>
          <w:t>34</w:t>
        </w:r>
        <w:r w:rsidR="00F754A4">
          <w:rPr>
            <w:noProof/>
            <w:webHidden/>
          </w:rPr>
          <w:fldChar w:fldCharType="end"/>
        </w:r>
      </w:hyperlink>
    </w:p>
    <w:p w:rsidR="00F754A4" w:rsidRDefault="00C31E80">
      <w:pPr>
        <w:pStyle w:val="ad"/>
        <w:tabs>
          <w:tab w:val="right" w:leader="dot" w:pos="9350"/>
        </w:tabs>
        <w:rPr>
          <w:noProof/>
        </w:rPr>
      </w:pPr>
      <w:hyperlink w:anchor="_Toc530588381" w:history="1">
        <w:r w:rsidR="00F754A4" w:rsidRPr="008E52A9">
          <w:rPr>
            <w:rStyle w:val="a7"/>
            <w:noProof/>
          </w:rPr>
          <w:t>Figure 4</w:t>
        </w:r>
        <w:r w:rsidR="00F754A4" w:rsidRPr="008E52A9">
          <w:rPr>
            <w:rStyle w:val="a7"/>
            <w:noProof/>
          </w:rPr>
          <w:noBreakHyphen/>
          <w:t>11 Flow of getting Renderer output channel information</w:t>
        </w:r>
        <w:r w:rsidR="00F754A4">
          <w:rPr>
            <w:noProof/>
            <w:webHidden/>
          </w:rPr>
          <w:tab/>
        </w:r>
        <w:r w:rsidR="00F754A4">
          <w:rPr>
            <w:noProof/>
            <w:webHidden/>
          </w:rPr>
          <w:fldChar w:fldCharType="begin"/>
        </w:r>
        <w:r w:rsidR="00F754A4">
          <w:rPr>
            <w:noProof/>
            <w:webHidden/>
          </w:rPr>
          <w:instrText xml:space="preserve"> PAGEREF _Toc530588381 \h </w:instrText>
        </w:r>
        <w:r w:rsidR="00F754A4">
          <w:rPr>
            <w:noProof/>
            <w:webHidden/>
          </w:rPr>
        </w:r>
        <w:r w:rsidR="00F754A4">
          <w:rPr>
            <w:noProof/>
            <w:webHidden/>
          </w:rPr>
          <w:fldChar w:fldCharType="separate"/>
        </w:r>
        <w:r w:rsidR="00F754A4">
          <w:rPr>
            <w:noProof/>
            <w:webHidden/>
          </w:rPr>
          <w:t>35</w:t>
        </w:r>
        <w:r w:rsidR="00F754A4">
          <w:rPr>
            <w:noProof/>
            <w:webHidden/>
          </w:rPr>
          <w:fldChar w:fldCharType="end"/>
        </w:r>
      </w:hyperlink>
    </w:p>
    <w:p w:rsidR="00F754A4" w:rsidRDefault="00C31E80">
      <w:pPr>
        <w:pStyle w:val="ad"/>
        <w:tabs>
          <w:tab w:val="right" w:leader="dot" w:pos="9350"/>
        </w:tabs>
        <w:rPr>
          <w:noProof/>
        </w:rPr>
      </w:pPr>
      <w:hyperlink w:anchor="_Toc530588382" w:history="1">
        <w:r w:rsidR="00F754A4" w:rsidRPr="008E52A9">
          <w:rPr>
            <w:rStyle w:val="a7"/>
            <w:noProof/>
          </w:rPr>
          <w:t>Figure 4</w:t>
        </w:r>
        <w:r w:rsidR="00F754A4" w:rsidRPr="008E52A9">
          <w:rPr>
            <w:rStyle w:val="a7"/>
            <w:noProof/>
          </w:rPr>
          <w:noBreakHyphen/>
          <w:t>12 Flow of setting Renderer output channel</w:t>
        </w:r>
        <w:r w:rsidR="00F754A4">
          <w:rPr>
            <w:noProof/>
            <w:webHidden/>
          </w:rPr>
          <w:tab/>
        </w:r>
        <w:r w:rsidR="00F754A4">
          <w:rPr>
            <w:noProof/>
            <w:webHidden/>
          </w:rPr>
          <w:fldChar w:fldCharType="begin"/>
        </w:r>
        <w:r w:rsidR="00F754A4">
          <w:rPr>
            <w:noProof/>
            <w:webHidden/>
          </w:rPr>
          <w:instrText xml:space="preserve"> PAGEREF _Toc530588382 \h </w:instrText>
        </w:r>
        <w:r w:rsidR="00F754A4">
          <w:rPr>
            <w:noProof/>
            <w:webHidden/>
          </w:rPr>
        </w:r>
        <w:r w:rsidR="00F754A4">
          <w:rPr>
            <w:noProof/>
            <w:webHidden/>
          </w:rPr>
          <w:fldChar w:fldCharType="separate"/>
        </w:r>
        <w:r w:rsidR="00F754A4">
          <w:rPr>
            <w:noProof/>
            <w:webHidden/>
          </w:rPr>
          <w:t>36</w:t>
        </w:r>
        <w:r w:rsidR="00F754A4">
          <w:rPr>
            <w:noProof/>
            <w:webHidden/>
          </w:rPr>
          <w:fldChar w:fldCharType="end"/>
        </w:r>
      </w:hyperlink>
    </w:p>
    <w:p w:rsidR="00F754A4" w:rsidRDefault="00C31E80">
      <w:pPr>
        <w:pStyle w:val="ad"/>
        <w:tabs>
          <w:tab w:val="right" w:leader="dot" w:pos="9350"/>
        </w:tabs>
        <w:rPr>
          <w:noProof/>
        </w:rPr>
      </w:pPr>
      <w:hyperlink w:anchor="_Toc530588383" w:history="1">
        <w:r w:rsidR="00F754A4" w:rsidRPr="008E52A9">
          <w:rPr>
            <w:rStyle w:val="a7"/>
            <w:noProof/>
          </w:rPr>
          <w:t>Figure 4</w:t>
        </w:r>
        <w:r w:rsidR="00F754A4" w:rsidRPr="008E52A9">
          <w:rPr>
            <w:rStyle w:val="a7"/>
            <w:noProof/>
          </w:rPr>
          <w:noBreakHyphen/>
          <w:t>13 Flow of Equalizer control’s status getting</w:t>
        </w:r>
        <w:r w:rsidR="00F754A4">
          <w:rPr>
            <w:noProof/>
            <w:webHidden/>
          </w:rPr>
          <w:tab/>
        </w:r>
        <w:r w:rsidR="00F754A4">
          <w:rPr>
            <w:noProof/>
            <w:webHidden/>
          </w:rPr>
          <w:fldChar w:fldCharType="begin"/>
        </w:r>
        <w:r w:rsidR="00F754A4">
          <w:rPr>
            <w:noProof/>
            <w:webHidden/>
          </w:rPr>
          <w:instrText xml:space="preserve"> PAGEREF _Toc530588383 \h </w:instrText>
        </w:r>
        <w:r w:rsidR="00F754A4">
          <w:rPr>
            <w:noProof/>
            <w:webHidden/>
          </w:rPr>
        </w:r>
        <w:r w:rsidR="00F754A4">
          <w:rPr>
            <w:noProof/>
            <w:webHidden/>
          </w:rPr>
          <w:fldChar w:fldCharType="separate"/>
        </w:r>
        <w:r w:rsidR="00F754A4">
          <w:rPr>
            <w:noProof/>
            <w:webHidden/>
          </w:rPr>
          <w:t>37</w:t>
        </w:r>
        <w:r w:rsidR="00F754A4">
          <w:rPr>
            <w:noProof/>
            <w:webHidden/>
          </w:rPr>
          <w:fldChar w:fldCharType="end"/>
        </w:r>
      </w:hyperlink>
    </w:p>
    <w:p w:rsidR="00F754A4" w:rsidRDefault="00C31E80">
      <w:pPr>
        <w:pStyle w:val="ad"/>
        <w:tabs>
          <w:tab w:val="right" w:leader="dot" w:pos="9350"/>
        </w:tabs>
        <w:rPr>
          <w:noProof/>
        </w:rPr>
      </w:pPr>
      <w:hyperlink w:anchor="_Toc530588384" w:history="1">
        <w:r w:rsidR="00F754A4" w:rsidRPr="008E52A9">
          <w:rPr>
            <w:rStyle w:val="a7"/>
            <w:noProof/>
          </w:rPr>
          <w:t>Figure 4</w:t>
        </w:r>
        <w:r w:rsidR="00F754A4" w:rsidRPr="008E52A9">
          <w:rPr>
            <w:rStyle w:val="a7"/>
            <w:noProof/>
          </w:rPr>
          <w:noBreakHyphen/>
          <w:t>14 Flow of Equalizer activation setting</w:t>
        </w:r>
        <w:r w:rsidR="00F754A4">
          <w:rPr>
            <w:noProof/>
            <w:webHidden/>
          </w:rPr>
          <w:tab/>
        </w:r>
        <w:r w:rsidR="00F754A4">
          <w:rPr>
            <w:noProof/>
            <w:webHidden/>
          </w:rPr>
          <w:fldChar w:fldCharType="begin"/>
        </w:r>
        <w:r w:rsidR="00F754A4">
          <w:rPr>
            <w:noProof/>
            <w:webHidden/>
          </w:rPr>
          <w:instrText xml:space="preserve"> PAGEREF _Toc530588384 \h </w:instrText>
        </w:r>
        <w:r w:rsidR="00F754A4">
          <w:rPr>
            <w:noProof/>
            <w:webHidden/>
          </w:rPr>
        </w:r>
        <w:r w:rsidR="00F754A4">
          <w:rPr>
            <w:noProof/>
            <w:webHidden/>
          </w:rPr>
          <w:fldChar w:fldCharType="separate"/>
        </w:r>
        <w:r w:rsidR="00F754A4">
          <w:rPr>
            <w:noProof/>
            <w:webHidden/>
          </w:rPr>
          <w:t>38</w:t>
        </w:r>
        <w:r w:rsidR="00F754A4">
          <w:rPr>
            <w:noProof/>
            <w:webHidden/>
          </w:rPr>
          <w:fldChar w:fldCharType="end"/>
        </w:r>
      </w:hyperlink>
    </w:p>
    <w:p w:rsidR="00F754A4" w:rsidRDefault="00C31E80">
      <w:pPr>
        <w:pStyle w:val="ad"/>
        <w:tabs>
          <w:tab w:val="right" w:leader="dot" w:pos="9350"/>
        </w:tabs>
        <w:rPr>
          <w:noProof/>
        </w:rPr>
      </w:pPr>
      <w:hyperlink w:anchor="_Toc530588385" w:history="1">
        <w:r w:rsidR="00F754A4" w:rsidRPr="008E52A9">
          <w:rPr>
            <w:rStyle w:val="a7"/>
            <w:noProof/>
          </w:rPr>
          <w:t>Figure 4</w:t>
        </w:r>
        <w:r w:rsidR="00F754A4" w:rsidRPr="008E52A9">
          <w:rPr>
            <w:rStyle w:val="a7"/>
            <w:noProof/>
          </w:rPr>
          <w:noBreakHyphen/>
          <w:t>15 Flow of getting Equalizer parameters of hardware</w:t>
        </w:r>
        <w:r w:rsidR="00F754A4">
          <w:rPr>
            <w:noProof/>
            <w:webHidden/>
          </w:rPr>
          <w:tab/>
        </w:r>
        <w:r w:rsidR="00F754A4">
          <w:rPr>
            <w:noProof/>
            <w:webHidden/>
          </w:rPr>
          <w:fldChar w:fldCharType="begin"/>
        </w:r>
        <w:r w:rsidR="00F754A4">
          <w:rPr>
            <w:noProof/>
            <w:webHidden/>
          </w:rPr>
          <w:instrText xml:space="preserve"> PAGEREF _Toc530588385 \h </w:instrText>
        </w:r>
        <w:r w:rsidR="00F754A4">
          <w:rPr>
            <w:noProof/>
            <w:webHidden/>
          </w:rPr>
        </w:r>
        <w:r w:rsidR="00F754A4">
          <w:rPr>
            <w:noProof/>
            <w:webHidden/>
          </w:rPr>
          <w:fldChar w:fldCharType="separate"/>
        </w:r>
        <w:r w:rsidR="00F754A4">
          <w:rPr>
            <w:noProof/>
            <w:webHidden/>
          </w:rPr>
          <w:t>39</w:t>
        </w:r>
        <w:r w:rsidR="00F754A4">
          <w:rPr>
            <w:noProof/>
            <w:webHidden/>
          </w:rPr>
          <w:fldChar w:fldCharType="end"/>
        </w:r>
      </w:hyperlink>
    </w:p>
    <w:p w:rsidR="00F754A4" w:rsidRDefault="00C31E80">
      <w:pPr>
        <w:pStyle w:val="ad"/>
        <w:tabs>
          <w:tab w:val="right" w:leader="dot" w:pos="9350"/>
        </w:tabs>
        <w:rPr>
          <w:noProof/>
        </w:rPr>
      </w:pPr>
      <w:hyperlink w:anchor="_Toc530588386" w:history="1">
        <w:r w:rsidR="00F754A4" w:rsidRPr="008E52A9">
          <w:rPr>
            <w:rStyle w:val="a7"/>
            <w:noProof/>
          </w:rPr>
          <w:t>Figure 4</w:t>
        </w:r>
        <w:r w:rsidR="00F754A4" w:rsidRPr="008E52A9">
          <w:rPr>
            <w:rStyle w:val="a7"/>
            <w:noProof/>
          </w:rPr>
          <w:noBreakHyphen/>
          <w:t>16 Flow of setting Equalizer parameters of hardware</w:t>
        </w:r>
        <w:r w:rsidR="00F754A4">
          <w:rPr>
            <w:noProof/>
            <w:webHidden/>
          </w:rPr>
          <w:tab/>
        </w:r>
        <w:r w:rsidR="00F754A4">
          <w:rPr>
            <w:noProof/>
            <w:webHidden/>
          </w:rPr>
          <w:fldChar w:fldCharType="begin"/>
        </w:r>
        <w:r w:rsidR="00F754A4">
          <w:rPr>
            <w:noProof/>
            <w:webHidden/>
          </w:rPr>
          <w:instrText xml:space="preserve"> PAGEREF _Toc530588386 \h </w:instrText>
        </w:r>
        <w:r w:rsidR="00F754A4">
          <w:rPr>
            <w:noProof/>
            <w:webHidden/>
          </w:rPr>
        </w:r>
        <w:r w:rsidR="00F754A4">
          <w:rPr>
            <w:noProof/>
            <w:webHidden/>
          </w:rPr>
          <w:fldChar w:fldCharType="separate"/>
        </w:r>
        <w:r w:rsidR="00F754A4">
          <w:rPr>
            <w:noProof/>
            <w:webHidden/>
          </w:rPr>
          <w:t>41</w:t>
        </w:r>
        <w:r w:rsidR="00F754A4">
          <w:rPr>
            <w:noProof/>
            <w:webHidden/>
          </w:rPr>
          <w:fldChar w:fldCharType="end"/>
        </w:r>
      </w:hyperlink>
    </w:p>
    <w:p w:rsidR="00F754A4" w:rsidRDefault="00C31E80">
      <w:pPr>
        <w:pStyle w:val="ad"/>
        <w:tabs>
          <w:tab w:val="right" w:leader="dot" w:pos="9350"/>
        </w:tabs>
        <w:rPr>
          <w:noProof/>
        </w:rPr>
      </w:pPr>
      <w:hyperlink w:anchor="_Toc530588387" w:history="1">
        <w:r w:rsidR="00F754A4" w:rsidRPr="008E52A9">
          <w:rPr>
            <w:rStyle w:val="a7"/>
            <w:noProof/>
          </w:rPr>
          <w:t>Figure 4</w:t>
        </w:r>
        <w:r w:rsidR="00F754A4" w:rsidRPr="008E52A9">
          <w:rPr>
            <w:rStyle w:val="a7"/>
            <w:noProof/>
          </w:rPr>
          <w:noBreakHyphen/>
          <w:t>17 Flow of activating MIX control usage</w:t>
        </w:r>
        <w:r w:rsidR="00F754A4">
          <w:rPr>
            <w:noProof/>
            <w:webHidden/>
          </w:rPr>
          <w:tab/>
        </w:r>
        <w:r w:rsidR="00F754A4">
          <w:rPr>
            <w:noProof/>
            <w:webHidden/>
          </w:rPr>
          <w:fldChar w:fldCharType="begin"/>
        </w:r>
        <w:r w:rsidR="00F754A4">
          <w:rPr>
            <w:noProof/>
            <w:webHidden/>
          </w:rPr>
          <w:instrText xml:space="preserve"> PAGEREF _Toc530588387 \h </w:instrText>
        </w:r>
        <w:r w:rsidR="00F754A4">
          <w:rPr>
            <w:noProof/>
            <w:webHidden/>
          </w:rPr>
        </w:r>
        <w:r w:rsidR="00F754A4">
          <w:rPr>
            <w:noProof/>
            <w:webHidden/>
          </w:rPr>
          <w:fldChar w:fldCharType="separate"/>
        </w:r>
        <w:r w:rsidR="00F754A4">
          <w:rPr>
            <w:noProof/>
            <w:webHidden/>
          </w:rPr>
          <w:t>42</w:t>
        </w:r>
        <w:r w:rsidR="00F754A4">
          <w:rPr>
            <w:noProof/>
            <w:webHidden/>
          </w:rPr>
          <w:fldChar w:fldCharType="end"/>
        </w:r>
      </w:hyperlink>
    </w:p>
    <w:p w:rsidR="00F754A4" w:rsidRDefault="00C31E80">
      <w:pPr>
        <w:pStyle w:val="ad"/>
        <w:tabs>
          <w:tab w:val="right" w:leader="dot" w:pos="9350"/>
        </w:tabs>
        <w:rPr>
          <w:noProof/>
        </w:rPr>
      </w:pPr>
      <w:hyperlink w:anchor="_Toc530588388" w:history="1">
        <w:r w:rsidR="00F754A4" w:rsidRPr="008E52A9">
          <w:rPr>
            <w:rStyle w:val="a7"/>
            <w:noProof/>
          </w:rPr>
          <w:t>Figure 5</w:t>
        </w:r>
        <w:r w:rsidR="00F754A4" w:rsidRPr="008E52A9">
          <w:rPr>
            <w:rStyle w:val="a7"/>
            <w:noProof/>
          </w:rPr>
          <w:noBreakHyphen/>
          <w:t>1 Data path for playback</w:t>
        </w:r>
        <w:r w:rsidR="00F754A4">
          <w:rPr>
            <w:noProof/>
            <w:webHidden/>
          </w:rPr>
          <w:tab/>
        </w:r>
        <w:r w:rsidR="00F754A4">
          <w:rPr>
            <w:noProof/>
            <w:webHidden/>
          </w:rPr>
          <w:fldChar w:fldCharType="begin"/>
        </w:r>
        <w:r w:rsidR="00F754A4">
          <w:rPr>
            <w:noProof/>
            <w:webHidden/>
          </w:rPr>
          <w:instrText xml:space="preserve"> PAGEREF _Toc530588388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ad"/>
        <w:tabs>
          <w:tab w:val="right" w:leader="dot" w:pos="9350"/>
        </w:tabs>
        <w:rPr>
          <w:noProof/>
        </w:rPr>
      </w:pPr>
      <w:hyperlink w:anchor="_Toc530588389" w:history="1">
        <w:r w:rsidR="00F754A4" w:rsidRPr="008E52A9">
          <w:rPr>
            <w:rStyle w:val="a7"/>
            <w:noProof/>
          </w:rPr>
          <w:t>Figure 5</w:t>
        </w:r>
        <w:r w:rsidR="00F754A4" w:rsidRPr="008E52A9">
          <w:rPr>
            <w:rStyle w:val="a7"/>
            <w:noProof/>
          </w:rPr>
          <w:noBreakHyphen/>
          <w:t>2 Data path when mixing 2 streams</w:t>
        </w:r>
        <w:r w:rsidR="00F754A4">
          <w:rPr>
            <w:noProof/>
            <w:webHidden/>
          </w:rPr>
          <w:tab/>
        </w:r>
        <w:r w:rsidR="00F754A4">
          <w:rPr>
            <w:noProof/>
            <w:webHidden/>
          </w:rPr>
          <w:fldChar w:fldCharType="begin"/>
        </w:r>
        <w:r w:rsidR="00F754A4">
          <w:rPr>
            <w:noProof/>
            <w:webHidden/>
          </w:rPr>
          <w:instrText xml:space="preserve"> PAGEREF _Toc530588389 \h </w:instrText>
        </w:r>
        <w:r w:rsidR="00F754A4">
          <w:rPr>
            <w:noProof/>
            <w:webHidden/>
          </w:rPr>
        </w:r>
        <w:r w:rsidR="00F754A4">
          <w:rPr>
            <w:noProof/>
            <w:webHidden/>
          </w:rPr>
          <w:fldChar w:fldCharType="separate"/>
        </w:r>
        <w:r w:rsidR="00F754A4">
          <w:rPr>
            <w:noProof/>
            <w:webHidden/>
          </w:rPr>
          <w:t>45</w:t>
        </w:r>
        <w:r w:rsidR="00F754A4">
          <w:rPr>
            <w:noProof/>
            <w:webHidden/>
          </w:rPr>
          <w:fldChar w:fldCharType="end"/>
        </w:r>
      </w:hyperlink>
    </w:p>
    <w:p w:rsidR="00F754A4" w:rsidRDefault="00C31E80">
      <w:pPr>
        <w:pStyle w:val="ad"/>
        <w:tabs>
          <w:tab w:val="right" w:leader="dot" w:pos="9350"/>
        </w:tabs>
        <w:rPr>
          <w:noProof/>
        </w:rPr>
      </w:pPr>
      <w:hyperlink w:anchor="_Toc530588390" w:history="1">
        <w:r w:rsidR="00F754A4" w:rsidRPr="008E52A9">
          <w:rPr>
            <w:rStyle w:val="a7"/>
            <w:noProof/>
          </w:rPr>
          <w:t>Figure 5</w:t>
        </w:r>
        <w:r w:rsidR="00F754A4" w:rsidRPr="008E52A9">
          <w:rPr>
            <w:rStyle w:val="a7"/>
            <w:noProof/>
          </w:rPr>
          <w:noBreakHyphen/>
          <w:t>3 Data path when mixing 3 streams</w:t>
        </w:r>
        <w:r w:rsidR="00F754A4">
          <w:rPr>
            <w:noProof/>
            <w:webHidden/>
          </w:rPr>
          <w:tab/>
        </w:r>
        <w:r w:rsidR="00F754A4">
          <w:rPr>
            <w:noProof/>
            <w:webHidden/>
          </w:rPr>
          <w:fldChar w:fldCharType="begin"/>
        </w:r>
        <w:r w:rsidR="00F754A4">
          <w:rPr>
            <w:noProof/>
            <w:webHidden/>
          </w:rPr>
          <w:instrText xml:space="preserve"> PAGEREF _Toc530588390 \h </w:instrText>
        </w:r>
        <w:r w:rsidR="00F754A4">
          <w:rPr>
            <w:noProof/>
            <w:webHidden/>
          </w:rPr>
        </w:r>
        <w:r w:rsidR="00F754A4">
          <w:rPr>
            <w:noProof/>
            <w:webHidden/>
          </w:rPr>
          <w:fldChar w:fldCharType="separate"/>
        </w:r>
        <w:r w:rsidR="00F754A4">
          <w:rPr>
            <w:noProof/>
            <w:webHidden/>
          </w:rPr>
          <w:t>46</w:t>
        </w:r>
        <w:r w:rsidR="00F754A4">
          <w:rPr>
            <w:noProof/>
            <w:webHidden/>
          </w:rPr>
          <w:fldChar w:fldCharType="end"/>
        </w:r>
      </w:hyperlink>
    </w:p>
    <w:p w:rsidR="00F754A4" w:rsidRDefault="00C31E80">
      <w:pPr>
        <w:pStyle w:val="ad"/>
        <w:tabs>
          <w:tab w:val="right" w:leader="dot" w:pos="9350"/>
        </w:tabs>
        <w:rPr>
          <w:noProof/>
        </w:rPr>
      </w:pPr>
      <w:hyperlink w:anchor="_Toc530588391" w:history="1">
        <w:r w:rsidR="00F754A4" w:rsidRPr="008E52A9">
          <w:rPr>
            <w:rStyle w:val="a7"/>
            <w:noProof/>
          </w:rPr>
          <w:t>Figure 5</w:t>
        </w:r>
        <w:r w:rsidR="00F754A4" w:rsidRPr="008E52A9">
          <w:rPr>
            <w:rStyle w:val="a7"/>
            <w:noProof/>
          </w:rPr>
          <w:noBreakHyphen/>
          <w:t>4 Data path when mixing 4 streams</w:t>
        </w:r>
        <w:r w:rsidR="00F754A4">
          <w:rPr>
            <w:noProof/>
            <w:webHidden/>
          </w:rPr>
          <w:tab/>
        </w:r>
        <w:r w:rsidR="00F754A4">
          <w:rPr>
            <w:noProof/>
            <w:webHidden/>
          </w:rPr>
          <w:fldChar w:fldCharType="begin"/>
        </w:r>
        <w:r w:rsidR="00F754A4">
          <w:rPr>
            <w:noProof/>
            <w:webHidden/>
          </w:rPr>
          <w:instrText xml:space="preserve"> PAGEREF _Toc530588391 \h </w:instrText>
        </w:r>
        <w:r w:rsidR="00F754A4">
          <w:rPr>
            <w:noProof/>
            <w:webHidden/>
          </w:rPr>
        </w:r>
        <w:r w:rsidR="00F754A4">
          <w:rPr>
            <w:noProof/>
            <w:webHidden/>
          </w:rPr>
          <w:fldChar w:fldCharType="separate"/>
        </w:r>
        <w:r w:rsidR="00F754A4">
          <w:rPr>
            <w:noProof/>
            <w:webHidden/>
          </w:rPr>
          <w:t>47</w:t>
        </w:r>
        <w:r w:rsidR="00F754A4">
          <w:rPr>
            <w:noProof/>
            <w:webHidden/>
          </w:rPr>
          <w:fldChar w:fldCharType="end"/>
        </w:r>
      </w:hyperlink>
    </w:p>
    <w:p w:rsidR="00F754A4" w:rsidRDefault="00C31E80">
      <w:pPr>
        <w:pStyle w:val="ad"/>
        <w:tabs>
          <w:tab w:val="right" w:leader="dot" w:pos="9350"/>
        </w:tabs>
        <w:rPr>
          <w:noProof/>
        </w:rPr>
      </w:pPr>
      <w:hyperlink w:anchor="_Toc530588392" w:history="1">
        <w:r w:rsidR="00F754A4" w:rsidRPr="008E52A9">
          <w:rPr>
            <w:rStyle w:val="a7"/>
            <w:noProof/>
          </w:rPr>
          <w:t>Figure 5</w:t>
        </w:r>
        <w:r w:rsidR="00F754A4" w:rsidRPr="008E52A9">
          <w:rPr>
            <w:rStyle w:val="a7"/>
            <w:noProof/>
          </w:rPr>
          <w:noBreakHyphen/>
          <w:t>5 Data path for capture stream</w:t>
        </w:r>
        <w:r w:rsidR="00F754A4">
          <w:rPr>
            <w:noProof/>
            <w:webHidden/>
          </w:rPr>
          <w:tab/>
        </w:r>
        <w:r w:rsidR="00F754A4">
          <w:rPr>
            <w:noProof/>
            <w:webHidden/>
          </w:rPr>
          <w:fldChar w:fldCharType="begin"/>
        </w:r>
        <w:r w:rsidR="00F754A4">
          <w:rPr>
            <w:noProof/>
            <w:webHidden/>
          </w:rPr>
          <w:instrText xml:space="preserve"> PAGEREF _Toc530588392 \h </w:instrText>
        </w:r>
        <w:r w:rsidR="00F754A4">
          <w:rPr>
            <w:noProof/>
            <w:webHidden/>
          </w:rPr>
        </w:r>
        <w:r w:rsidR="00F754A4">
          <w:rPr>
            <w:noProof/>
            <w:webHidden/>
          </w:rPr>
          <w:fldChar w:fldCharType="separate"/>
        </w:r>
        <w:r w:rsidR="00F754A4">
          <w:rPr>
            <w:noProof/>
            <w:webHidden/>
          </w:rPr>
          <w:t>48</w:t>
        </w:r>
        <w:r w:rsidR="00F754A4">
          <w:rPr>
            <w:noProof/>
            <w:webHidden/>
          </w:rPr>
          <w:fldChar w:fldCharType="end"/>
        </w:r>
      </w:hyperlink>
    </w:p>
    <w:p w:rsidR="00F754A4" w:rsidRDefault="00C31E80">
      <w:pPr>
        <w:pStyle w:val="ad"/>
        <w:tabs>
          <w:tab w:val="right" w:leader="dot" w:pos="9350"/>
        </w:tabs>
        <w:rPr>
          <w:noProof/>
        </w:rPr>
      </w:pPr>
      <w:hyperlink w:anchor="_Toc530588393" w:history="1">
        <w:r w:rsidR="00F754A4" w:rsidRPr="008E52A9">
          <w:rPr>
            <w:rStyle w:val="a7"/>
            <w:noProof/>
          </w:rPr>
          <w:t>Figure 5</w:t>
        </w:r>
        <w:r w:rsidR="00F754A4" w:rsidRPr="008E52A9">
          <w:rPr>
            <w:rStyle w:val="a7"/>
            <w:noProof/>
          </w:rPr>
          <w:noBreakHyphen/>
          <w:t>6 Data path for multichannel</w:t>
        </w:r>
        <w:r w:rsidR="00F754A4">
          <w:rPr>
            <w:noProof/>
            <w:webHidden/>
          </w:rPr>
          <w:tab/>
        </w:r>
        <w:r w:rsidR="00F754A4">
          <w:rPr>
            <w:noProof/>
            <w:webHidden/>
          </w:rPr>
          <w:fldChar w:fldCharType="begin"/>
        </w:r>
        <w:r w:rsidR="00F754A4">
          <w:rPr>
            <w:noProof/>
            <w:webHidden/>
          </w:rPr>
          <w:instrText xml:space="preserve"> PAGEREF _Toc530588393 \h </w:instrText>
        </w:r>
        <w:r w:rsidR="00F754A4">
          <w:rPr>
            <w:noProof/>
            <w:webHidden/>
          </w:rPr>
        </w:r>
        <w:r w:rsidR="00F754A4">
          <w:rPr>
            <w:noProof/>
            <w:webHidden/>
          </w:rPr>
          <w:fldChar w:fldCharType="separate"/>
        </w:r>
        <w:r w:rsidR="00F754A4">
          <w:rPr>
            <w:noProof/>
            <w:webHidden/>
          </w:rPr>
          <w:t>49</w:t>
        </w:r>
        <w:r w:rsidR="00F754A4">
          <w:rPr>
            <w:noProof/>
            <w:webHidden/>
          </w:rPr>
          <w:fldChar w:fldCharType="end"/>
        </w:r>
      </w:hyperlink>
    </w:p>
    <w:p w:rsidR="00F754A4" w:rsidRDefault="00C31E80">
      <w:pPr>
        <w:pStyle w:val="ad"/>
        <w:tabs>
          <w:tab w:val="right" w:leader="dot" w:pos="9350"/>
        </w:tabs>
        <w:rPr>
          <w:noProof/>
        </w:rPr>
      </w:pPr>
      <w:hyperlink w:anchor="_Toc530588394" w:history="1">
        <w:r w:rsidR="00F754A4" w:rsidRPr="008E52A9">
          <w:rPr>
            <w:rStyle w:val="a7"/>
            <w:noProof/>
          </w:rPr>
          <w:t>Figure 5</w:t>
        </w:r>
        <w:r w:rsidR="00F754A4" w:rsidRPr="008E52A9">
          <w:rPr>
            <w:rStyle w:val="a7"/>
            <w:noProof/>
          </w:rPr>
          <w:noBreakHyphen/>
          <w:t>7 Data path for recording multichannel stream</w:t>
        </w:r>
        <w:r w:rsidR="00F754A4">
          <w:rPr>
            <w:noProof/>
            <w:webHidden/>
          </w:rPr>
          <w:tab/>
        </w:r>
        <w:r w:rsidR="00F754A4">
          <w:rPr>
            <w:noProof/>
            <w:webHidden/>
          </w:rPr>
          <w:fldChar w:fldCharType="begin"/>
        </w:r>
        <w:r w:rsidR="00F754A4">
          <w:rPr>
            <w:noProof/>
            <w:webHidden/>
          </w:rPr>
          <w:instrText xml:space="preserve"> PAGEREF _Toc530588394 \h </w:instrText>
        </w:r>
        <w:r w:rsidR="00F754A4">
          <w:rPr>
            <w:noProof/>
            <w:webHidden/>
          </w:rPr>
        </w:r>
        <w:r w:rsidR="00F754A4">
          <w:rPr>
            <w:noProof/>
            <w:webHidden/>
          </w:rPr>
          <w:fldChar w:fldCharType="separate"/>
        </w:r>
        <w:r w:rsidR="00F754A4">
          <w:rPr>
            <w:noProof/>
            <w:webHidden/>
          </w:rPr>
          <w:t>51</w:t>
        </w:r>
        <w:r w:rsidR="00F754A4">
          <w:rPr>
            <w:noProof/>
            <w:webHidden/>
          </w:rPr>
          <w:fldChar w:fldCharType="end"/>
        </w:r>
      </w:hyperlink>
    </w:p>
    <w:p w:rsidR="00F754A4" w:rsidRDefault="001F4FF2">
      <w:pPr>
        <w:rPr>
          <w:rFonts w:ascii="Verdana" w:hAnsi="Verdana"/>
          <w:sz w:val="20"/>
          <w:szCs w:val="20"/>
        </w:rPr>
      </w:pPr>
      <w:r w:rsidRPr="00634CDE">
        <w:rPr>
          <w:rFonts w:ascii="Verdana" w:hAnsi="Verdana"/>
          <w:sz w:val="20"/>
          <w:szCs w:val="20"/>
        </w:rPr>
        <w:fldChar w:fldCharType="end"/>
      </w:r>
    </w:p>
    <w:p w:rsidR="00F754A4" w:rsidRDefault="00F754A4" w:rsidP="00F754A4">
      <w:r>
        <w:br w:type="page"/>
      </w:r>
    </w:p>
    <w:p w:rsidR="0097597A" w:rsidRDefault="0097597A">
      <w:pPr>
        <w:rPr>
          <w:rFonts w:ascii="Verdana" w:hAnsi="Verdana"/>
          <w:sz w:val="32"/>
          <w:szCs w:val="32"/>
        </w:rPr>
      </w:pPr>
    </w:p>
    <w:p w:rsidR="001F4FF2" w:rsidRDefault="001F4FF2" w:rsidP="001F4FF2">
      <w:pPr>
        <w:jc w:val="center"/>
        <w:rPr>
          <w:rFonts w:ascii="Verdana" w:hAnsi="Verdana"/>
          <w:b/>
          <w:sz w:val="32"/>
          <w:szCs w:val="32"/>
        </w:rPr>
      </w:pPr>
      <w:r w:rsidRPr="001F4FF2">
        <w:rPr>
          <w:rFonts w:ascii="Verdana" w:hAnsi="Verdana"/>
          <w:b/>
          <w:sz w:val="32"/>
          <w:szCs w:val="32"/>
        </w:rPr>
        <w:t>List of Tables</w:t>
      </w:r>
    </w:p>
    <w:p w:rsidR="00F754A4" w:rsidRDefault="001F4FF2">
      <w:pPr>
        <w:pStyle w:val="ad"/>
        <w:tabs>
          <w:tab w:val="right" w:leader="dot" w:pos="9350"/>
        </w:tabs>
        <w:rPr>
          <w:noProof/>
        </w:rPr>
      </w:pPr>
      <w:r>
        <w:rPr>
          <w:rFonts w:ascii="Verdana" w:hAnsi="Verdana"/>
          <w:b/>
          <w:sz w:val="32"/>
          <w:szCs w:val="32"/>
        </w:rPr>
        <w:fldChar w:fldCharType="begin"/>
      </w:r>
      <w:r>
        <w:rPr>
          <w:rFonts w:ascii="Verdana" w:hAnsi="Verdana"/>
          <w:b/>
          <w:sz w:val="32"/>
          <w:szCs w:val="32"/>
        </w:rPr>
        <w:instrText xml:space="preserve"> TOC \h \z \c "Table" </w:instrText>
      </w:r>
      <w:r>
        <w:rPr>
          <w:rFonts w:ascii="Verdana" w:hAnsi="Verdana"/>
          <w:b/>
          <w:sz w:val="32"/>
          <w:szCs w:val="32"/>
        </w:rPr>
        <w:fldChar w:fldCharType="separate"/>
      </w:r>
      <w:hyperlink w:anchor="_Toc530588395" w:history="1">
        <w:r w:rsidR="00F754A4" w:rsidRPr="00275F15">
          <w:rPr>
            <w:rStyle w:val="a7"/>
            <w:noProof/>
          </w:rPr>
          <w:t>Table 1</w:t>
        </w:r>
        <w:r w:rsidR="00F754A4" w:rsidRPr="00275F15">
          <w:rPr>
            <w:rStyle w:val="a7"/>
            <w:noProof/>
          </w:rPr>
          <w:noBreakHyphen/>
          <w:t xml:space="preserve">1 </w:t>
        </w:r>
        <w:r w:rsidR="00F754A4" w:rsidRPr="00275F15">
          <w:rPr>
            <w:rStyle w:val="a7"/>
            <w:rFonts w:cs="Arial"/>
            <w:noProof/>
          </w:rPr>
          <w:t>Device tree files</w:t>
        </w:r>
        <w:r w:rsidR="00F754A4">
          <w:rPr>
            <w:noProof/>
            <w:webHidden/>
          </w:rPr>
          <w:tab/>
        </w:r>
        <w:r w:rsidR="00F754A4">
          <w:rPr>
            <w:noProof/>
            <w:webHidden/>
          </w:rPr>
          <w:fldChar w:fldCharType="begin"/>
        </w:r>
        <w:r w:rsidR="00F754A4">
          <w:rPr>
            <w:noProof/>
            <w:webHidden/>
          </w:rPr>
          <w:instrText xml:space="preserve"> PAGEREF _Toc530588395 \h </w:instrText>
        </w:r>
        <w:r w:rsidR="00F754A4">
          <w:rPr>
            <w:noProof/>
            <w:webHidden/>
          </w:rPr>
        </w:r>
        <w:r w:rsidR="00F754A4">
          <w:rPr>
            <w:noProof/>
            <w:webHidden/>
          </w:rPr>
          <w:fldChar w:fldCharType="separate"/>
        </w:r>
        <w:r w:rsidR="00F754A4">
          <w:rPr>
            <w:noProof/>
            <w:webHidden/>
          </w:rPr>
          <w:t>8</w:t>
        </w:r>
        <w:r w:rsidR="00F754A4">
          <w:rPr>
            <w:noProof/>
            <w:webHidden/>
          </w:rPr>
          <w:fldChar w:fldCharType="end"/>
        </w:r>
      </w:hyperlink>
    </w:p>
    <w:p w:rsidR="00F754A4" w:rsidRDefault="00C31E80">
      <w:pPr>
        <w:pStyle w:val="ad"/>
        <w:tabs>
          <w:tab w:val="right" w:leader="dot" w:pos="9350"/>
        </w:tabs>
        <w:rPr>
          <w:noProof/>
        </w:rPr>
      </w:pPr>
      <w:hyperlink w:anchor="_Toc530588396" w:history="1">
        <w:r w:rsidR="00F754A4" w:rsidRPr="00275F15">
          <w:rPr>
            <w:rStyle w:val="a7"/>
            <w:noProof/>
          </w:rPr>
          <w:t>Table 1</w:t>
        </w:r>
        <w:r w:rsidR="00F754A4" w:rsidRPr="00275F15">
          <w:rPr>
            <w:rStyle w:val="a7"/>
            <w:noProof/>
          </w:rPr>
          <w:noBreakHyphen/>
          <w:t>2 Required property for ADSP sound node</w:t>
        </w:r>
        <w:r w:rsidR="00F754A4">
          <w:rPr>
            <w:noProof/>
            <w:webHidden/>
          </w:rPr>
          <w:tab/>
        </w:r>
        <w:r w:rsidR="00F754A4">
          <w:rPr>
            <w:noProof/>
            <w:webHidden/>
          </w:rPr>
          <w:fldChar w:fldCharType="begin"/>
        </w:r>
        <w:r w:rsidR="00F754A4">
          <w:rPr>
            <w:noProof/>
            <w:webHidden/>
          </w:rPr>
          <w:instrText xml:space="preserve"> PAGEREF _Toc530588396 \h </w:instrText>
        </w:r>
        <w:r w:rsidR="00F754A4">
          <w:rPr>
            <w:noProof/>
            <w:webHidden/>
          </w:rPr>
        </w:r>
        <w:r w:rsidR="00F754A4">
          <w:rPr>
            <w:noProof/>
            <w:webHidden/>
          </w:rPr>
          <w:fldChar w:fldCharType="separate"/>
        </w:r>
        <w:r w:rsidR="00F754A4">
          <w:rPr>
            <w:noProof/>
            <w:webHidden/>
          </w:rPr>
          <w:t>9</w:t>
        </w:r>
        <w:r w:rsidR="00F754A4">
          <w:rPr>
            <w:noProof/>
            <w:webHidden/>
          </w:rPr>
          <w:fldChar w:fldCharType="end"/>
        </w:r>
      </w:hyperlink>
    </w:p>
    <w:p w:rsidR="00F754A4" w:rsidRDefault="00C31E80">
      <w:pPr>
        <w:pStyle w:val="ad"/>
        <w:tabs>
          <w:tab w:val="right" w:leader="dot" w:pos="9350"/>
        </w:tabs>
        <w:rPr>
          <w:noProof/>
        </w:rPr>
      </w:pPr>
      <w:hyperlink w:anchor="_Toc530588397" w:history="1">
        <w:r w:rsidR="00F754A4" w:rsidRPr="00275F15">
          <w:rPr>
            <w:rStyle w:val="a7"/>
            <w:noProof/>
          </w:rPr>
          <w:t>Table 3</w:t>
        </w:r>
        <w:r w:rsidR="00F754A4" w:rsidRPr="00275F15">
          <w:rPr>
            <w:rStyle w:val="a7"/>
            <w:noProof/>
          </w:rPr>
          <w:noBreakHyphen/>
          <w:t>1: List of API functions for PCM interface</w:t>
        </w:r>
        <w:r w:rsidR="00F754A4">
          <w:rPr>
            <w:noProof/>
            <w:webHidden/>
          </w:rPr>
          <w:tab/>
        </w:r>
        <w:r w:rsidR="00F754A4">
          <w:rPr>
            <w:noProof/>
            <w:webHidden/>
          </w:rPr>
          <w:fldChar w:fldCharType="begin"/>
        </w:r>
        <w:r w:rsidR="00F754A4">
          <w:rPr>
            <w:noProof/>
            <w:webHidden/>
          </w:rPr>
          <w:instrText xml:space="preserve"> PAGEREF _Toc530588397 \h </w:instrText>
        </w:r>
        <w:r w:rsidR="00F754A4">
          <w:rPr>
            <w:noProof/>
            <w:webHidden/>
          </w:rPr>
        </w:r>
        <w:r w:rsidR="00F754A4">
          <w:rPr>
            <w:noProof/>
            <w:webHidden/>
          </w:rPr>
          <w:fldChar w:fldCharType="separate"/>
        </w:r>
        <w:r w:rsidR="00F754A4">
          <w:rPr>
            <w:noProof/>
            <w:webHidden/>
          </w:rPr>
          <w:t>14</w:t>
        </w:r>
        <w:r w:rsidR="00F754A4">
          <w:rPr>
            <w:noProof/>
            <w:webHidden/>
          </w:rPr>
          <w:fldChar w:fldCharType="end"/>
        </w:r>
      </w:hyperlink>
    </w:p>
    <w:p w:rsidR="00F754A4" w:rsidRDefault="00C31E80">
      <w:pPr>
        <w:pStyle w:val="ad"/>
        <w:tabs>
          <w:tab w:val="right" w:leader="dot" w:pos="9350"/>
        </w:tabs>
        <w:rPr>
          <w:noProof/>
        </w:rPr>
      </w:pPr>
      <w:hyperlink w:anchor="_Toc530588398" w:history="1">
        <w:r w:rsidR="00F754A4" w:rsidRPr="00275F15">
          <w:rPr>
            <w:rStyle w:val="a7"/>
            <w:noProof/>
          </w:rPr>
          <w:t>Table 3</w:t>
        </w:r>
        <w:r w:rsidR="00F754A4" w:rsidRPr="00275F15">
          <w:rPr>
            <w:rStyle w:val="a7"/>
            <w:noProof/>
          </w:rPr>
          <w:noBreakHyphen/>
          <w:t>2: List of API functions for Volume control and Sample Rate control</w:t>
        </w:r>
        <w:r w:rsidR="00F754A4">
          <w:rPr>
            <w:noProof/>
            <w:webHidden/>
          </w:rPr>
          <w:tab/>
        </w:r>
        <w:r w:rsidR="00F754A4">
          <w:rPr>
            <w:noProof/>
            <w:webHidden/>
          </w:rPr>
          <w:fldChar w:fldCharType="begin"/>
        </w:r>
        <w:r w:rsidR="00F754A4">
          <w:rPr>
            <w:noProof/>
            <w:webHidden/>
          </w:rPr>
          <w:instrText xml:space="preserve"> PAGEREF _Toc530588398 \h </w:instrText>
        </w:r>
        <w:r w:rsidR="00F754A4">
          <w:rPr>
            <w:noProof/>
            <w:webHidden/>
          </w:rPr>
        </w:r>
        <w:r w:rsidR="00F754A4">
          <w:rPr>
            <w:noProof/>
            <w:webHidden/>
          </w:rPr>
          <w:fldChar w:fldCharType="separate"/>
        </w:r>
        <w:r w:rsidR="00F754A4">
          <w:rPr>
            <w:noProof/>
            <w:webHidden/>
          </w:rPr>
          <w:t>15</w:t>
        </w:r>
        <w:r w:rsidR="00F754A4">
          <w:rPr>
            <w:noProof/>
            <w:webHidden/>
          </w:rPr>
          <w:fldChar w:fldCharType="end"/>
        </w:r>
      </w:hyperlink>
    </w:p>
    <w:p w:rsidR="00F754A4" w:rsidRDefault="00C31E80">
      <w:pPr>
        <w:pStyle w:val="ad"/>
        <w:tabs>
          <w:tab w:val="right" w:leader="dot" w:pos="9350"/>
        </w:tabs>
        <w:rPr>
          <w:noProof/>
        </w:rPr>
      </w:pPr>
      <w:hyperlink w:anchor="_Toc530588399" w:history="1">
        <w:r w:rsidR="00F754A4" w:rsidRPr="00275F15">
          <w:rPr>
            <w:rStyle w:val="a7"/>
            <w:noProof/>
          </w:rPr>
          <w:t>Table 3</w:t>
        </w:r>
        <w:r w:rsidR="00F754A4" w:rsidRPr="00275F15">
          <w:rPr>
            <w:rStyle w:val="a7"/>
            <w:noProof/>
          </w:rPr>
          <w:noBreakHyphen/>
          <w:t>3 List of API functions for Equalizer control</w:t>
        </w:r>
        <w:r w:rsidR="00F754A4">
          <w:rPr>
            <w:noProof/>
            <w:webHidden/>
          </w:rPr>
          <w:tab/>
        </w:r>
        <w:r w:rsidR="00F754A4">
          <w:rPr>
            <w:noProof/>
            <w:webHidden/>
          </w:rPr>
          <w:fldChar w:fldCharType="begin"/>
        </w:r>
        <w:r w:rsidR="00F754A4">
          <w:rPr>
            <w:noProof/>
            <w:webHidden/>
          </w:rPr>
          <w:instrText xml:space="preserve"> PAGEREF _Toc530588399 \h </w:instrText>
        </w:r>
        <w:r w:rsidR="00F754A4">
          <w:rPr>
            <w:noProof/>
            <w:webHidden/>
          </w:rPr>
        </w:r>
        <w:r w:rsidR="00F754A4">
          <w:rPr>
            <w:noProof/>
            <w:webHidden/>
          </w:rPr>
          <w:fldChar w:fldCharType="separate"/>
        </w:r>
        <w:r w:rsidR="00F754A4">
          <w:rPr>
            <w:noProof/>
            <w:webHidden/>
          </w:rPr>
          <w:t>15</w:t>
        </w:r>
        <w:r w:rsidR="00F754A4">
          <w:rPr>
            <w:noProof/>
            <w:webHidden/>
          </w:rPr>
          <w:fldChar w:fldCharType="end"/>
        </w:r>
      </w:hyperlink>
    </w:p>
    <w:p w:rsidR="00F754A4" w:rsidRDefault="00C31E80">
      <w:pPr>
        <w:pStyle w:val="ad"/>
        <w:tabs>
          <w:tab w:val="right" w:leader="dot" w:pos="9350"/>
        </w:tabs>
        <w:rPr>
          <w:noProof/>
        </w:rPr>
      </w:pPr>
      <w:hyperlink w:anchor="_Toc530588400" w:history="1">
        <w:r w:rsidR="00F754A4" w:rsidRPr="00275F15">
          <w:rPr>
            <w:rStyle w:val="a7"/>
            <w:noProof/>
          </w:rPr>
          <w:t>Table 3</w:t>
        </w:r>
        <w:r w:rsidR="00F754A4" w:rsidRPr="00275F15">
          <w:rPr>
            <w:rStyle w:val="a7"/>
            <w:noProof/>
          </w:rPr>
          <w:noBreakHyphen/>
          <w:t>4 List of API functions for ASoC Platform interface</w:t>
        </w:r>
        <w:r w:rsidR="00F754A4">
          <w:rPr>
            <w:noProof/>
            <w:webHidden/>
          </w:rPr>
          <w:tab/>
        </w:r>
        <w:r w:rsidR="00F754A4">
          <w:rPr>
            <w:noProof/>
            <w:webHidden/>
          </w:rPr>
          <w:fldChar w:fldCharType="begin"/>
        </w:r>
        <w:r w:rsidR="00F754A4">
          <w:rPr>
            <w:noProof/>
            <w:webHidden/>
          </w:rPr>
          <w:instrText xml:space="preserve"> PAGEREF _Toc530588400 \h </w:instrText>
        </w:r>
        <w:r w:rsidR="00F754A4">
          <w:rPr>
            <w:noProof/>
            <w:webHidden/>
          </w:rPr>
        </w:r>
        <w:r w:rsidR="00F754A4">
          <w:rPr>
            <w:noProof/>
            <w:webHidden/>
          </w:rPr>
          <w:fldChar w:fldCharType="separate"/>
        </w:r>
        <w:r w:rsidR="00F754A4">
          <w:rPr>
            <w:noProof/>
            <w:webHidden/>
          </w:rPr>
          <w:t>16</w:t>
        </w:r>
        <w:r w:rsidR="00F754A4">
          <w:rPr>
            <w:noProof/>
            <w:webHidden/>
          </w:rPr>
          <w:fldChar w:fldCharType="end"/>
        </w:r>
      </w:hyperlink>
    </w:p>
    <w:p w:rsidR="00F754A4" w:rsidRDefault="00C31E80">
      <w:pPr>
        <w:pStyle w:val="ad"/>
        <w:tabs>
          <w:tab w:val="right" w:leader="dot" w:pos="9350"/>
        </w:tabs>
        <w:rPr>
          <w:noProof/>
        </w:rPr>
      </w:pPr>
      <w:hyperlink w:anchor="_Toc530588401" w:history="1">
        <w:r w:rsidR="00F754A4" w:rsidRPr="00275F15">
          <w:rPr>
            <w:rStyle w:val="a7"/>
            <w:noProof/>
          </w:rPr>
          <w:t>Table 3</w:t>
        </w:r>
        <w:r w:rsidR="00F754A4" w:rsidRPr="00275F15">
          <w:rPr>
            <w:rStyle w:val="a7"/>
            <w:noProof/>
          </w:rPr>
          <w:noBreakHyphen/>
          <w:t>5 List of API for ASoC Platform driver</w:t>
        </w:r>
        <w:r w:rsidR="00F754A4">
          <w:rPr>
            <w:noProof/>
            <w:webHidden/>
          </w:rPr>
          <w:tab/>
        </w:r>
        <w:r w:rsidR="00F754A4">
          <w:rPr>
            <w:noProof/>
            <w:webHidden/>
          </w:rPr>
          <w:fldChar w:fldCharType="begin"/>
        </w:r>
        <w:r w:rsidR="00F754A4">
          <w:rPr>
            <w:noProof/>
            <w:webHidden/>
          </w:rPr>
          <w:instrText xml:space="preserve"> PAGEREF _Toc530588401 \h </w:instrText>
        </w:r>
        <w:r w:rsidR="00F754A4">
          <w:rPr>
            <w:noProof/>
            <w:webHidden/>
          </w:rPr>
        </w:r>
        <w:r w:rsidR="00F754A4">
          <w:rPr>
            <w:noProof/>
            <w:webHidden/>
          </w:rPr>
          <w:fldChar w:fldCharType="separate"/>
        </w:r>
        <w:r w:rsidR="00F754A4">
          <w:rPr>
            <w:noProof/>
            <w:webHidden/>
          </w:rPr>
          <w:t>16</w:t>
        </w:r>
        <w:r w:rsidR="00F754A4">
          <w:rPr>
            <w:noProof/>
            <w:webHidden/>
          </w:rPr>
          <w:fldChar w:fldCharType="end"/>
        </w:r>
      </w:hyperlink>
    </w:p>
    <w:p w:rsidR="00F754A4" w:rsidRDefault="00C31E80">
      <w:pPr>
        <w:pStyle w:val="ad"/>
        <w:tabs>
          <w:tab w:val="right" w:leader="dot" w:pos="9350"/>
        </w:tabs>
        <w:rPr>
          <w:noProof/>
        </w:rPr>
      </w:pPr>
      <w:hyperlink w:anchor="_Toc530588402" w:history="1">
        <w:r w:rsidR="00F754A4" w:rsidRPr="00275F15">
          <w:rPr>
            <w:rStyle w:val="a7"/>
            <w:noProof/>
          </w:rPr>
          <w:t>Table 5</w:t>
        </w:r>
        <w:r w:rsidR="00F754A4" w:rsidRPr="00275F15">
          <w:rPr>
            <w:rStyle w:val="a7"/>
            <w:noProof/>
          </w:rPr>
          <w:noBreakHyphen/>
          <w:t xml:space="preserve">1 </w:t>
        </w:r>
        <w:r w:rsidR="00F754A4" w:rsidRPr="00275F15">
          <w:rPr>
            <w:rStyle w:val="a7"/>
            <w:rFonts w:cstheme="minorHAnsi"/>
            <w:noProof/>
          </w:rPr>
          <w:t>Target environment for each use case</w:t>
        </w:r>
        <w:r w:rsidR="00F754A4" w:rsidRPr="00275F15">
          <w:rPr>
            <w:rStyle w:val="a7"/>
            <w:rFonts w:ascii="Cambria" w:hAnsi="Cambria"/>
            <w:noProof/>
          </w:rPr>
          <w:t>.</w:t>
        </w:r>
        <w:r w:rsidR="00F754A4">
          <w:rPr>
            <w:noProof/>
            <w:webHidden/>
          </w:rPr>
          <w:tab/>
        </w:r>
        <w:r w:rsidR="00F754A4">
          <w:rPr>
            <w:noProof/>
            <w:webHidden/>
          </w:rPr>
          <w:fldChar w:fldCharType="begin"/>
        </w:r>
        <w:r w:rsidR="00F754A4">
          <w:rPr>
            <w:noProof/>
            <w:webHidden/>
          </w:rPr>
          <w:instrText xml:space="preserve"> PAGEREF _Toc530588402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ad"/>
        <w:tabs>
          <w:tab w:val="right" w:leader="dot" w:pos="9350"/>
        </w:tabs>
        <w:rPr>
          <w:noProof/>
        </w:rPr>
      </w:pPr>
      <w:hyperlink w:anchor="_Toc530588403" w:history="1">
        <w:r w:rsidR="00F754A4" w:rsidRPr="00275F15">
          <w:rPr>
            <w:rStyle w:val="a7"/>
            <w:noProof/>
          </w:rPr>
          <w:t>Table 5</w:t>
        </w:r>
        <w:r w:rsidR="00F754A4" w:rsidRPr="00275F15">
          <w:rPr>
            <w:rStyle w:val="a7"/>
            <w:noProof/>
          </w:rPr>
          <w:noBreakHyphen/>
          <w:t>2 Detailed information of ADSP ALSA sound card</w:t>
        </w:r>
        <w:r w:rsidR="00F754A4">
          <w:rPr>
            <w:noProof/>
            <w:webHidden/>
          </w:rPr>
          <w:tab/>
        </w:r>
        <w:r w:rsidR="00F754A4">
          <w:rPr>
            <w:noProof/>
            <w:webHidden/>
          </w:rPr>
          <w:fldChar w:fldCharType="begin"/>
        </w:r>
        <w:r w:rsidR="00F754A4">
          <w:rPr>
            <w:noProof/>
            <w:webHidden/>
          </w:rPr>
          <w:instrText xml:space="preserve"> PAGEREF _Toc530588403 \h </w:instrText>
        </w:r>
        <w:r w:rsidR="00F754A4">
          <w:rPr>
            <w:noProof/>
            <w:webHidden/>
          </w:rPr>
        </w:r>
        <w:r w:rsidR="00F754A4">
          <w:rPr>
            <w:noProof/>
            <w:webHidden/>
          </w:rPr>
          <w:fldChar w:fldCharType="separate"/>
        </w:r>
        <w:r w:rsidR="00F754A4">
          <w:rPr>
            <w:noProof/>
            <w:webHidden/>
          </w:rPr>
          <w:t>43</w:t>
        </w:r>
        <w:r w:rsidR="00F754A4">
          <w:rPr>
            <w:noProof/>
            <w:webHidden/>
          </w:rPr>
          <w:fldChar w:fldCharType="end"/>
        </w:r>
      </w:hyperlink>
    </w:p>
    <w:p w:rsidR="00F754A4" w:rsidRDefault="00C31E80">
      <w:pPr>
        <w:pStyle w:val="ad"/>
        <w:tabs>
          <w:tab w:val="right" w:leader="dot" w:pos="9350"/>
        </w:tabs>
        <w:rPr>
          <w:noProof/>
        </w:rPr>
      </w:pPr>
      <w:hyperlink w:anchor="_Toc530588404" w:history="1">
        <w:r w:rsidR="00F754A4" w:rsidRPr="00275F15">
          <w:rPr>
            <w:rStyle w:val="a7"/>
            <w:noProof/>
          </w:rPr>
          <w:t>Table 5</w:t>
        </w:r>
        <w:r w:rsidR="00F754A4" w:rsidRPr="00275F15">
          <w:rPr>
            <w:rStyle w:val="a7"/>
            <w:noProof/>
          </w:rPr>
          <w:noBreakHyphen/>
          <w:t>3 List of channel number conversation</w:t>
        </w:r>
        <w:r w:rsidR="00F754A4">
          <w:rPr>
            <w:noProof/>
            <w:webHidden/>
          </w:rPr>
          <w:tab/>
        </w:r>
        <w:r w:rsidR="00F754A4">
          <w:rPr>
            <w:noProof/>
            <w:webHidden/>
          </w:rPr>
          <w:fldChar w:fldCharType="begin"/>
        </w:r>
        <w:r w:rsidR="00F754A4">
          <w:rPr>
            <w:noProof/>
            <w:webHidden/>
          </w:rPr>
          <w:instrText xml:space="preserve"> PAGEREF _Toc530588404 \h </w:instrText>
        </w:r>
        <w:r w:rsidR="00F754A4">
          <w:rPr>
            <w:noProof/>
            <w:webHidden/>
          </w:rPr>
        </w:r>
        <w:r w:rsidR="00F754A4">
          <w:rPr>
            <w:noProof/>
            <w:webHidden/>
          </w:rPr>
          <w:fldChar w:fldCharType="separate"/>
        </w:r>
        <w:r w:rsidR="00F754A4">
          <w:rPr>
            <w:noProof/>
            <w:webHidden/>
          </w:rPr>
          <w:t>45</w:t>
        </w:r>
        <w:r w:rsidR="00F754A4">
          <w:rPr>
            <w:noProof/>
            <w:webHidden/>
          </w:rPr>
          <w:fldChar w:fldCharType="end"/>
        </w:r>
      </w:hyperlink>
    </w:p>
    <w:p w:rsidR="00F754A4" w:rsidRDefault="00C31E80">
      <w:pPr>
        <w:pStyle w:val="ad"/>
        <w:tabs>
          <w:tab w:val="right" w:leader="dot" w:pos="9350"/>
        </w:tabs>
        <w:rPr>
          <w:noProof/>
        </w:rPr>
      </w:pPr>
      <w:hyperlink w:anchor="_Toc530588405" w:history="1">
        <w:r w:rsidR="00F754A4" w:rsidRPr="00275F15">
          <w:rPr>
            <w:rStyle w:val="a7"/>
            <w:noProof/>
          </w:rPr>
          <w:t>Table 5</w:t>
        </w:r>
        <w:r w:rsidR="00F754A4" w:rsidRPr="00275F15">
          <w:rPr>
            <w:rStyle w:val="a7"/>
            <w:noProof/>
          </w:rPr>
          <w:noBreakHyphen/>
          <w:t>4 Detailed information of ADSP ALSA sound card</w:t>
        </w:r>
        <w:r w:rsidR="00F754A4">
          <w:rPr>
            <w:noProof/>
            <w:webHidden/>
          </w:rPr>
          <w:tab/>
        </w:r>
        <w:r w:rsidR="00F754A4">
          <w:rPr>
            <w:noProof/>
            <w:webHidden/>
          </w:rPr>
          <w:fldChar w:fldCharType="begin"/>
        </w:r>
        <w:r w:rsidR="00F754A4">
          <w:rPr>
            <w:noProof/>
            <w:webHidden/>
          </w:rPr>
          <w:instrText xml:space="preserve"> PAGEREF _Toc530588405 \h </w:instrText>
        </w:r>
        <w:r w:rsidR="00F754A4">
          <w:rPr>
            <w:noProof/>
            <w:webHidden/>
          </w:rPr>
        </w:r>
        <w:r w:rsidR="00F754A4">
          <w:rPr>
            <w:noProof/>
            <w:webHidden/>
          </w:rPr>
          <w:fldChar w:fldCharType="separate"/>
        </w:r>
        <w:r w:rsidR="00F754A4">
          <w:rPr>
            <w:noProof/>
            <w:webHidden/>
          </w:rPr>
          <w:t>48</w:t>
        </w:r>
        <w:r w:rsidR="00F754A4">
          <w:rPr>
            <w:noProof/>
            <w:webHidden/>
          </w:rPr>
          <w:fldChar w:fldCharType="end"/>
        </w:r>
      </w:hyperlink>
    </w:p>
    <w:p w:rsidR="00F754A4" w:rsidRDefault="00C31E80">
      <w:pPr>
        <w:pStyle w:val="ad"/>
        <w:tabs>
          <w:tab w:val="right" w:leader="dot" w:pos="9350"/>
        </w:tabs>
        <w:rPr>
          <w:noProof/>
        </w:rPr>
      </w:pPr>
      <w:hyperlink w:anchor="_Toc530588406" w:history="1">
        <w:r w:rsidR="00F754A4" w:rsidRPr="00275F15">
          <w:rPr>
            <w:rStyle w:val="a7"/>
            <w:noProof/>
          </w:rPr>
          <w:t>Table 5</w:t>
        </w:r>
        <w:r w:rsidR="00F754A4" w:rsidRPr="00275F15">
          <w:rPr>
            <w:rStyle w:val="a7"/>
            <w:noProof/>
          </w:rPr>
          <w:noBreakHyphen/>
          <w:t>5 User setting parameters for Parametric Equalizer</w:t>
        </w:r>
        <w:r w:rsidR="00F754A4">
          <w:rPr>
            <w:noProof/>
            <w:webHidden/>
          </w:rPr>
          <w:tab/>
        </w:r>
        <w:r w:rsidR="00F754A4">
          <w:rPr>
            <w:noProof/>
            <w:webHidden/>
          </w:rPr>
          <w:fldChar w:fldCharType="begin"/>
        </w:r>
        <w:r w:rsidR="00F754A4">
          <w:rPr>
            <w:noProof/>
            <w:webHidden/>
          </w:rPr>
          <w:instrText xml:space="preserve"> PAGEREF _Toc530588406 \h </w:instrText>
        </w:r>
        <w:r w:rsidR="00F754A4">
          <w:rPr>
            <w:noProof/>
            <w:webHidden/>
          </w:rPr>
        </w:r>
        <w:r w:rsidR="00F754A4">
          <w:rPr>
            <w:noProof/>
            <w:webHidden/>
          </w:rPr>
          <w:fldChar w:fldCharType="separate"/>
        </w:r>
        <w:r w:rsidR="00F754A4">
          <w:rPr>
            <w:noProof/>
            <w:webHidden/>
          </w:rPr>
          <w:t>53</w:t>
        </w:r>
        <w:r w:rsidR="00F754A4">
          <w:rPr>
            <w:noProof/>
            <w:webHidden/>
          </w:rPr>
          <w:fldChar w:fldCharType="end"/>
        </w:r>
      </w:hyperlink>
    </w:p>
    <w:p w:rsidR="00F754A4" w:rsidRDefault="00C31E80">
      <w:pPr>
        <w:pStyle w:val="ad"/>
        <w:tabs>
          <w:tab w:val="right" w:leader="dot" w:pos="9350"/>
        </w:tabs>
        <w:rPr>
          <w:noProof/>
        </w:rPr>
      </w:pPr>
      <w:hyperlink w:anchor="_Toc530588407" w:history="1">
        <w:r w:rsidR="00F754A4" w:rsidRPr="00275F15">
          <w:rPr>
            <w:rStyle w:val="a7"/>
            <w:noProof/>
          </w:rPr>
          <w:t>Table 5</w:t>
        </w:r>
        <w:r w:rsidR="00F754A4" w:rsidRPr="00275F15">
          <w:rPr>
            <w:rStyle w:val="a7"/>
            <w:noProof/>
          </w:rPr>
          <w:noBreakHyphen/>
          <w:t>6 User setting parameters for Graphic Equalizer</w:t>
        </w:r>
        <w:r w:rsidR="00F754A4">
          <w:rPr>
            <w:noProof/>
            <w:webHidden/>
          </w:rPr>
          <w:tab/>
        </w:r>
        <w:r w:rsidR="00F754A4">
          <w:rPr>
            <w:noProof/>
            <w:webHidden/>
          </w:rPr>
          <w:fldChar w:fldCharType="begin"/>
        </w:r>
        <w:r w:rsidR="00F754A4">
          <w:rPr>
            <w:noProof/>
            <w:webHidden/>
          </w:rPr>
          <w:instrText xml:space="preserve"> PAGEREF _Toc530588407 \h </w:instrText>
        </w:r>
        <w:r w:rsidR="00F754A4">
          <w:rPr>
            <w:noProof/>
            <w:webHidden/>
          </w:rPr>
        </w:r>
        <w:r w:rsidR="00F754A4">
          <w:rPr>
            <w:noProof/>
            <w:webHidden/>
          </w:rPr>
          <w:fldChar w:fldCharType="separate"/>
        </w:r>
        <w:r w:rsidR="00F754A4">
          <w:rPr>
            <w:noProof/>
            <w:webHidden/>
          </w:rPr>
          <w:t>53</w:t>
        </w:r>
        <w:r w:rsidR="00F754A4">
          <w:rPr>
            <w:noProof/>
            <w:webHidden/>
          </w:rPr>
          <w:fldChar w:fldCharType="end"/>
        </w:r>
      </w:hyperlink>
    </w:p>
    <w:p w:rsidR="00F754A4" w:rsidRDefault="00C31E80">
      <w:pPr>
        <w:pStyle w:val="ad"/>
        <w:tabs>
          <w:tab w:val="right" w:leader="dot" w:pos="9350"/>
        </w:tabs>
        <w:rPr>
          <w:noProof/>
        </w:rPr>
      </w:pPr>
      <w:hyperlink w:anchor="_Toc530588408" w:history="1">
        <w:r w:rsidR="00F754A4" w:rsidRPr="00275F15">
          <w:rPr>
            <w:rStyle w:val="a7"/>
            <w:noProof/>
          </w:rPr>
          <w:t>Table 6</w:t>
        </w:r>
        <w:r w:rsidR="00F754A4" w:rsidRPr="00275F15">
          <w:rPr>
            <w:rStyle w:val="a7"/>
            <w:noProof/>
          </w:rPr>
          <w:noBreakHyphen/>
          <w:t>1 Error code for ALSA callback functions</w:t>
        </w:r>
        <w:r w:rsidR="00F754A4">
          <w:rPr>
            <w:noProof/>
            <w:webHidden/>
          </w:rPr>
          <w:tab/>
        </w:r>
        <w:r w:rsidR="00F754A4">
          <w:rPr>
            <w:noProof/>
            <w:webHidden/>
          </w:rPr>
          <w:fldChar w:fldCharType="begin"/>
        </w:r>
        <w:r w:rsidR="00F754A4">
          <w:rPr>
            <w:noProof/>
            <w:webHidden/>
          </w:rPr>
          <w:instrText xml:space="preserve"> PAGEREF _Toc530588408 \h </w:instrText>
        </w:r>
        <w:r w:rsidR="00F754A4">
          <w:rPr>
            <w:noProof/>
            <w:webHidden/>
          </w:rPr>
        </w:r>
        <w:r w:rsidR="00F754A4">
          <w:rPr>
            <w:noProof/>
            <w:webHidden/>
          </w:rPr>
          <w:fldChar w:fldCharType="separate"/>
        </w:r>
        <w:r w:rsidR="00F754A4">
          <w:rPr>
            <w:noProof/>
            <w:webHidden/>
          </w:rPr>
          <w:t>59</w:t>
        </w:r>
        <w:r w:rsidR="00F754A4">
          <w:rPr>
            <w:noProof/>
            <w:webHidden/>
          </w:rPr>
          <w:fldChar w:fldCharType="end"/>
        </w:r>
      </w:hyperlink>
    </w:p>
    <w:p w:rsidR="00F754A4" w:rsidRDefault="00C31E80">
      <w:pPr>
        <w:pStyle w:val="ad"/>
        <w:tabs>
          <w:tab w:val="right" w:leader="dot" w:pos="9350"/>
        </w:tabs>
        <w:rPr>
          <w:noProof/>
        </w:rPr>
      </w:pPr>
      <w:hyperlink w:anchor="_Toc530588409" w:history="1">
        <w:r w:rsidR="00F754A4" w:rsidRPr="00275F15">
          <w:rPr>
            <w:rStyle w:val="a7"/>
            <w:noProof/>
          </w:rPr>
          <w:t>Table 6</w:t>
        </w:r>
        <w:r w:rsidR="00F754A4" w:rsidRPr="00275F15">
          <w:rPr>
            <w:rStyle w:val="a7"/>
            <w:noProof/>
          </w:rPr>
          <w:noBreakHyphen/>
          <w:t>2 Structures or type definition are defined in ALSA middle layer.</w:t>
        </w:r>
        <w:r w:rsidR="00F754A4">
          <w:rPr>
            <w:noProof/>
            <w:webHidden/>
          </w:rPr>
          <w:tab/>
        </w:r>
        <w:r w:rsidR="00F754A4">
          <w:rPr>
            <w:noProof/>
            <w:webHidden/>
          </w:rPr>
          <w:fldChar w:fldCharType="begin"/>
        </w:r>
        <w:r w:rsidR="00F754A4">
          <w:rPr>
            <w:noProof/>
            <w:webHidden/>
          </w:rPr>
          <w:instrText xml:space="preserve"> PAGEREF _Toc530588409 \h </w:instrText>
        </w:r>
        <w:r w:rsidR="00F754A4">
          <w:rPr>
            <w:noProof/>
            <w:webHidden/>
          </w:rPr>
        </w:r>
        <w:r w:rsidR="00F754A4">
          <w:rPr>
            <w:noProof/>
            <w:webHidden/>
          </w:rPr>
          <w:fldChar w:fldCharType="separate"/>
        </w:r>
        <w:r w:rsidR="00F754A4">
          <w:rPr>
            <w:noProof/>
            <w:webHidden/>
          </w:rPr>
          <w:t>60</w:t>
        </w:r>
        <w:r w:rsidR="00F754A4">
          <w:rPr>
            <w:noProof/>
            <w:webHidden/>
          </w:rPr>
          <w:fldChar w:fldCharType="end"/>
        </w:r>
      </w:hyperlink>
    </w:p>
    <w:p w:rsidR="00F754A4" w:rsidRDefault="00C31E80">
      <w:pPr>
        <w:pStyle w:val="ad"/>
        <w:tabs>
          <w:tab w:val="right" w:leader="dot" w:pos="9350"/>
        </w:tabs>
        <w:rPr>
          <w:noProof/>
        </w:rPr>
      </w:pPr>
      <w:hyperlink w:anchor="_Toc530588410" w:history="1">
        <w:r w:rsidR="00F754A4" w:rsidRPr="00275F15">
          <w:rPr>
            <w:rStyle w:val="a7"/>
            <w:noProof/>
          </w:rPr>
          <w:t>Table 6</w:t>
        </w:r>
        <w:r w:rsidR="00F754A4" w:rsidRPr="00275F15">
          <w:rPr>
            <w:rStyle w:val="a7"/>
            <w:noProof/>
          </w:rPr>
          <w:noBreakHyphen/>
          <w:t>3 Structures defined in ADSP ALSA Driver</w:t>
        </w:r>
        <w:r w:rsidR="00F754A4">
          <w:rPr>
            <w:noProof/>
            <w:webHidden/>
          </w:rPr>
          <w:tab/>
        </w:r>
        <w:r w:rsidR="00F754A4">
          <w:rPr>
            <w:noProof/>
            <w:webHidden/>
          </w:rPr>
          <w:fldChar w:fldCharType="begin"/>
        </w:r>
        <w:r w:rsidR="00F754A4">
          <w:rPr>
            <w:noProof/>
            <w:webHidden/>
          </w:rPr>
          <w:instrText xml:space="preserve"> PAGEREF _Toc530588410 \h </w:instrText>
        </w:r>
        <w:r w:rsidR="00F754A4">
          <w:rPr>
            <w:noProof/>
            <w:webHidden/>
          </w:rPr>
        </w:r>
        <w:r w:rsidR="00F754A4">
          <w:rPr>
            <w:noProof/>
            <w:webHidden/>
          </w:rPr>
          <w:fldChar w:fldCharType="separate"/>
        </w:r>
        <w:r w:rsidR="00F754A4">
          <w:rPr>
            <w:noProof/>
            <w:webHidden/>
          </w:rPr>
          <w:t>61</w:t>
        </w:r>
        <w:r w:rsidR="00F754A4">
          <w:rPr>
            <w:noProof/>
            <w:webHidden/>
          </w:rPr>
          <w:fldChar w:fldCharType="end"/>
        </w:r>
      </w:hyperlink>
    </w:p>
    <w:p w:rsidR="00F754A4" w:rsidRDefault="00C31E80">
      <w:pPr>
        <w:pStyle w:val="ad"/>
        <w:tabs>
          <w:tab w:val="right" w:leader="dot" w:pos="9350"/>
        </w:tabs>
        <w:rPr>
          <w:noProof/>
        </w:rPr>
      </w:pPr>
      <w:hyperlink w:anchor="_Toc530588411" w:history="1">
        <w:r w:rsidR="00F754A4" w:rsidRPr="00275F15">
          <w:rPr>
            <w:rStyle w:val="a7"/>
            <w:noProof/>
          </w:rPr>
          <w:t>Table 6</w:t>
        </w:r>
        <w:r w:rsidR="00F754A4" w:rsidRPr="00275F15">
          <w:rPr>
            <w:rStyle w:val="a7"/>
            <w:noProof/>
          </w:rPr>
          <w:noBreakHyphen/>
          <w:t>4 snd_adsp_control structure information</w:t>
        </w:r>
        <w:r w:rsidR="00F754A4">
          <w:rPr>
            <w:noProof/>
            <w:webHidden/>
          </w:rPr>
          <w:tab/>
        </w:r>
        <w:r w:rsidR="00F754A4">
          <w:rPr>
            <w:noProof/>
            <w:webHidden/>
          </w:rPr>
          <w:fldChar w:fldCharType="begin"/>
        </w:r>
        <w:r w:rsidR="00F754A4">
          <w:rPr>
            <w:noProof/>
            <w:webHidden/>
          </w:rPr>
          <w:instrText xml:space="preserve"> PAGEREF _Toc530588411 \h </w:instrText>
        </w:r>
        <w:r w:rsidR="00F754A4">
          <w:rPr>
            <w:noProof/>
            <w:webHidden/>
          </w:rPr>
        </w:r>
        <w:r w:rsidR="00F754A4">
          <w:rPr>
            <w:noProof/>
            <w:webHidden/>
          </w:rPr>
          <w:fldChar w:fldCharType="separate"/>
        </w:r>
        <w:r w:rsidR="00F754A4">
          <w:rPr>
            <w:noProof/>
            <w:webHidden/>
          </w:rPr>
          <w:t>61</w:t>
        </w:r>
        <w:r w:rsidR="00F754A4">
          <w:rPr>
            <w:noProof/>
            <w:webHidden/>
          </w:rPr>
          <w:fldChar w:fldCharType="end"/>
        </w:r>
      </w:hyperlink>
    </w:p>
    <w:p w:rsidR="00F754A4" w:rsidRDefault="00C31E80">
      <w:pPr>
        <w:pStyle w:val="ad"/>
        <w:tabs>
          <w:tab w:val="right" w:leader="dot" w:pos="9350"/>
        </w:tabs>
        <w:rPr>
          <w:noProof/>
        </w:rPr>
      </w:pPr>
      <w:hyperlink w:anchor="_Toc530588412" w:history="1">
        <w:r w:rsidR="00F754A4" w:rsidRPr="00275F15">
          <w:rPr>
            <w:rStyle w:val="a7"/>
            <w:noProof/>
          </w:rPr>
          <w:t>Table 6</w:t>
        </w:r>
        <w:r w:rsidR="00F754A4" w:rsidRPr="00275F15">
          <w:rPr>
            <w:rStyle w:val="a7"/>
            <w:noProof/>
          </w:rPr>
          <w:noBreakHyphen/>
          <w:t>5 snd_adsp_base_info structure information</w:t>
        </w:r>
        <w:r w:rsidR="00F754A4">
          <w:rPr>
            <w:noProof/>
            <w:webHidden/>
          </w:rPr>
          <w:tab/>
        </w:r>
        <w:r w:rsidR="00F754A4">
          <w:rPr>
            <w:noProof/>
            <w:webHidden/>
          </w:rPr>
          <w:fldChar w:fldCharType="begin"/>
        </w:r>
        <w:r w:rsidR="00F754A4">
          <w:rPr>
            <w:noProof/>
            <w:webHidden/>
          </w:rPr>
          <w:instrText xml:space="preserve"> PAGEREF _Toc530588412 \h </w:instrText>
        </w:r>
        <w:r w:rsidR="00F754A4">
          <w:rPr>
            <w:noProof/>
            <w:webHidden/>
          </w:rPr>
        </w:r>
        <w:r w:rsidR="00F754A4">
          <w:rPr>
            <w:noProof/>
            <w:webHidden/>
          </w:rPr>
          <w:fldChar w:fldCharType="separate"/>
        </w:r>
        <w:r w:rsidR="00F754A4">
          <w:rPr>
            <w:noProof/>
            <w:webHidden/>
          </w:rPr>
          <w:t>62</w:t>
        </w:r>
        <w:r w:rsidR="00F754A4">
          <w:rPr>
            <w:noProof/>
            <w:webHidden/>
          </w:rPr>
          <w:fldChar w:fldCharType="end"/>
        </w:r>
      </w:hyperlink>
    </w:p>
    <w:p w:rsidR="00F754A4" w:rsidRDefault="00C31E80">
      <w:pPr>
        <w:pStyle w:val="ad"/>
        <w:tabs>
          <w:tab w:val="right" w:leader="dot" w:pos="9350"/>
        </w:tabs>
        <w:rPr>
          <w:noProof/>
        </w:rPr>
      </w:pPr>
      <w:hyperlink w:anchor="_Toc530588413" w:history="1">
        <w:r w:rsidR="00F754A4" w:rsidRPr="00275F15">
          <w:rPr>
            <w:rStyle w:val="a7"/>
            <w:noProof/>
          </w:rPr>
          <w:t>Table 6</w:t>
        </w:r>
        <w:r w:rsidR="00F754A4" w:rsidRPr="00275F15">
          <w:rPr>
            <w:rStyle w:val="a7"/>
            <w:noProof/>
          </w:rPr>
          <w:noBreakHyphen/>
          <w:t>6 snd_adsp_playback structure information</w:t>
        </w:r>
        <w:r w:rsidR="00F754A4">
          <w:rPr>
            <w:noProof/>
            <w:webHidden/>
          </w:rPr>
          <w:tab/>
        </w:r>
        <w:r w:rsidR="00F754A4">
          <w:rPr>
            <w:noProof/>
            <w:webHidden/>
          </w:rPr>
          <w:fldChar w:fldCharType="begin"/>
        </w:r>
        <w:r w:rsidR="00F754A4">
          <w:rPr>
            <w:noProof/>
            <w:webHidden/>
          </w:rPr>
          <w:instrText xml:space="preserve"> PAGEREF _Toc530588413 \h </w:instrText>
        </w:r>
        <w:r w:rsidR="00F754A4">
          <w:rPr>
            <w:noProof/>
            <w:webHidden/>
          </w:rPr>
        </w:r>
        <w:r w:rsidR="00F754A4">
          <w:rPr>
            <w:noProof/>
            <w:webHidden/>
          </w:rPr>
          <w:fldChar w:fldCharType="separate"/>
        </w:r>
        <w:r w:rsidR="00F754A4">
          <w:rPr>
            <w:noProof/>
            <w:webHidden/>
          </w:rPr>
          <w:t>62</w:t>
        </w:r>
        <w:r w:rsidR="00F754A4">
          <w:rPr>
            <w:noProof/>
            <w:webHidden/>
          </w:rPr>
          <w:fldChar w:fldCharType="end"/>
        </w:r>
      </w:hyperlink>
    </w:p>
    <w:p w:rsidR="00F754A4" w:rsidRDefault="00C31E80">
      <w:pPr>
        <w:pStyle w:val="ad"/>
        <w:tabs>
          <w:tab w:val="right" w:leader="dot" w:pos="9350"/>
        </w:tabs>
        <w:rPr>
          <w:noProof/>
        </w:rPr>
      </w:pPr>
      <w:hyperlink w:anchor="_Toc530588414" w:history="1">
        <w:r w:rsidR="00F754A4" w:rsidRPr="00275F15">
          <w:rPr>
            <w:rStyle w:val="a7"/>
            <w:noProof/>
          </w:rPr>
          <w:t>Table 6</w:t>
        </w:r>
        <w:r w:rsidR="00F754A4" w:rsidRPr="00275F15">
          <w:rPr>
            <w:rStyle w:val="a7"/>
            <w:noProof/>
          </w:rPr>
          <w:noBreakHyphen/>
          <w:t>7 snd_adsp_record structure information</w:t>
        </w:r>
        <w:r w:rsidR="00F754A4">
          <w:rPr>
            <w:noProof/>
            <w:webHidden/>
          </w:rPr>
          <w:tab/>
        </w:r>
        <w:r w:rsidR="00F754A4">
          <w:rPr>
            <w:noProof/>
            <w:webHidden/>
          </w:rPr>
          <w:fldChar w:fldCharType="begin"/>
        </w:r>
        <w:r w:rsidR="00F754A4">
          <w:rPr>
            <w:noProof/>
            <w:webHidden/>
          </w:rPr>
          <w:instrText xml:space="preserve"> PAGEREF _Toc530588414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ad"/>
        <w:tabs>
          <w:tab w:val="right" w:leader="dot" w:pos="9350"/>
        </w:tabs>
        <w:rPr>
          <w:noProof/>
        </w:rPr>
      </w:pPr>
      <w:hyperlink w:anchor="_Toc530588415" w:history="1">
        <w:r w:rsidR="00F754A4" w:rsidRPr="00275F15">
          <w:rPr>
            <w:rStyle w:val="a7"/>
            <w:noProof/>
          </w:rPr>
          <w:t>Table 6</w:t>
        </w:r>
        <w:r w:rsidR="00F754A4" w:rsidRPr="00275F15">
          <w:rPr>
            <w:rStyle w:val="a7"/>
            <w:noProof/>
          </w:rPr>
          <w:noBreakHyphen/>
          <w:t>8 snd_adsp_card structure information</w:t>
        </w:r>
        <w:r w:rsidR="00F754A4">
          <w:rPr>
            <w:noProof/>
            <w:webHidden/>
          </w:rPr>
          <w:tab/>
        </w:r>
        <w:r w:rsidR="00F754A4">
          <w:rPr>
            <w:noProof/>
            <w:webHidden/>
          </w:rPr>
          <w:fldChar w:fldCharType="begin"/>
        </w:r>
        <w:r w:rsidR="00F754A4">
          <w:rPr>
            <w:noProof/>
            <w:webHidden/>
          </w:rPr>
          <w:instrText xml:space="preserve"> PAGEREF _Toc530588415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ad"/>
        <w:tabs>
          <w:tab w:val="right" w:leader="dot" w:pos="9350"/>
        </w:tabs>
        <w:rPr>
          <w:noProof/>
        </w:rPr>
      </w:pPr>
      <w:hyperlink w:anchor="_Toc530588416" w:history="1">
        <w:r w:rsidR="00F754A4" w:rsidRPr="00275F15">
          <w:rPr>
            <w:rStyle w:val="a7"/>
            <w:noProof/>
          </w:rPr>
          <w:t>Table 6</w:t>
        </w:r>
        <w:r w:rsidR="00F754A4" w:rsidRPr="00275F15">
          <w:rPr>
            <w:rStyle w:val="a7"/>
            <w:noProof/>
          </w:rPr>
          <w:noBreakHyphen/>
          <w:t>9 snd_adsp_tdm_playback structure information</w:t>
        </w:r>
        <w:r w:rsidR="00F754A4">
          <w:rPr>
            <w:noProof/>
            <w:webHidden/>
          </w:rPr>
          <w:tab/>
        </w:r>
        <w:r w:rsidR="00F754A4">
          <w:rPr>
            <w:noProof/>
            <w:webHidden/>
          </w:rPr>
          <w:fldChar w:fldCharType="begin"/>
        </w:r>
        <w:r w:rsidR="00F754A4">
          <w:rPr>
            <w:noProof/>
            <w:webHidden/>
          </w:rPr>
          <w:instrText xml:space="preserve"> PAGEREF _Toc530588416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F754A4" w:rsidRDefault="00C31E80">
      <w:pPr>
        <w:pStyle w:val="ad"/>
        <w:tabs>
          <w:tab w:val="right" w:leader="dot" w:pos="9350"/>
        </w:tabs>
        <w:rPr>
          <w:noProof/>
        </w:rPr>
      </w:pPr>
      <w:hyperlink w:anchor="_Toc530588417" w:history="1">
        <w:r w:rsidR="00F754A4" w:rsidRPr="00275F15">
          <w:rPr>
            <w:rStyle w:val="a7"/>
            <w:noProof/>
          </w:rPr>
          <w:t>Table 6</w:t>
        </w:r>
        <w:r w:rsidR="00F754A4" w:rsidRPr="00275F15">
          <w:rPr>
            <w:rStyle w:val="a7"/>
            <w:noProof/>
          </w:rPr>
          <w:noBreakHyphen/>
          <w:t>10 snd_adsp_tdm_record structure information</w:t>
        </w:r>
        <w:r w:rsidR="00F754A4">
          <w:rPr>
            <w:noProof/>
            <w:webHidden/>
          </w:rPr>
          <w:tab/>
        </w:r>
        <w:r w:rsidR="00F754A4">
          <w:rPr>
            <w:noProof/>
            <w:webHidden/>
          </w:rPr>
          <w:fldChar w:fldCharType="begin"/>
        </w:r>
        <w:r w:rsidR="00F754A4">
          <w:rPr>
            <w:noProof/>
            <w:webHidden/>
          </w:rPr>
          <w:instrText xml:space="preserve"> PAGEREF _Toc530588417 \h </w:instrText>
        </w:r>
        <w:r w:rsidR="00F754A4">
          <w:rPr>
            <w:noProof/>
            <w:webHidden/>
          </w:rPr>
        </w:r>
        <w:r w:rsidR="00F754A4">
          <w:rPr>
            <w:noProof/>
            <w:webHidden/>
          </w:rPr>
          <w:fldChar w:fldCharType="separate"/>
        </w:r>
        <w:r w:rsidR="00F754A4">
          <w:rPr>
            <w:noProof/>
            <w:webHidden/>
          </w:rPr>
          <w:t>63</w:t>
        </w:r>
        <w:r w:rsidR="00F754A4">
          <w:rPr>
            <w:noProof/>
            <w:webHidden/>
          </w:rPr>
          <w:fldChar w:fldCharType="end"/>
        </w:r>
      </w:hyperlink>
    </w:p>
    <w:p w:rsidR="00C47D00" w:rsidRDefault="001F4FF2">
      <w:pPr>
        <w:rPr>
          <w:rFonts w:ascii="Verdana" w:hAnsi="Verdana"/>
          <w:sz w:val="32"/>
          <w:szCs w:val="32"/>
        </w:rPr>
        <w:sectPr w:rsidR="00C47D00" w:rsidSect="00FC7D6D">
          <w:headerReference w:type="default" r:id="rId8"/>
          <w:headerReference w:type="first" r:id="rId9"/>
          <w:footerReference w:type="first" r:id="rId10"/>
          <w:pgSz w:w="12240" w:h="15840"/>
          <w:pgMar w:top="1440" w:right="1440" w:bottom="1440" w:left="1440" w:header="720" w:footer="720" w:gutter="0"/>
          <w:pgNumType w:start="3"/>
          <w:cols w:space="720"/>
          <w:docGrid w:linePitch="360"/>
        </w:sectPr>
      </w:pPr>
      <w:r>
        <w:rPr>
          <w:rFonts w:ascii="Verdana" w:hAnsi="Verdana"/>
          <w:b/>
          <w:sz w:val="32"/>
          <w:szCs w:val="32"/>
        </w:rPr>
        <w:fldChar w:fldCharType="end"/>
      </w:r>
    </w:p>
    <w:p w:rsidR="003D129B" w:rsidRDefault="003D129B">
      <w:pPr>
        <w:rPr>
          <w:rFonts w:ascii="Verdana" w:eastAsiaTheme="majorEastAsia" w:hAnsi="Verdana" w:cstheme="majorBidi"/>
          <w:noProof/>
          <w:color w:val="000000" w:themeColor="text1"/>
          <w:sz w:val="28"/>
          <w:szCs w:val="32"/>
        </w:rPr>
      </w:pPr>
      <w:r>
        <w:rPr>
          <w:rFonts w:ascii="Verdana" w:eastAsiaTheme="majorEastAsia" w:hAnsi="Verdana" w:cstheme="majorBidi"/>
          <w:noProof/>
          <w:color w:val="000000" w:themeColor="text1"/>
          <w:sz w:val="28"/>
          <w:szCs w:val="32"/>
        </w:rPr>
        <w:lastRenderedPageBreak/>
        <mc:AlternateContent>
          <mc:Choice Requires="wps">
            <w:drawing>
              <wp:anchor distT="0" distB="0" distL="114300" distR="114300" simplePos="0" relativeHeight="251659264" behindDoc="0" locked="0" layoutInCell="1" allowOverlap="1">
                <wp:simplePos x="0" y="0"/>
                <wp:positionH relativeFrom="column">
                  <wp:posOffset>3495557</wp:posOffset>
                </wp:positionH>
                <wp:positionV relativeFrom="paragraph">
                  <wp:posOffset>-11593</wp:posOffset>
                </wp:positionV>
                <wp:extent cx="2382520" cy="475615"/>
                <wp:effectExtent l="2540" t="0" r="0" b="635"/>
                <wp:wrapNone/>
                <wp:docPr id="11" name="テキスト ボックス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BF2FB0" w:rsidRDefault="00C31E80" w:rsidP="003D129B">
                            <w:pPr>
                              <w:pStyle w:val="R"/>
                              <w:rPr>
                                <w:szCs w:val="18"/>
                              </w:rPr>
                            </w:pPr>
                            <w:r>
                              <w:rPr>
                                <w:szCs w:val="18"/>
                              </w:rPr>
                              <w:fldChar w:fldCharType="begin"/>
                            </w:r>
                            <w:r>
                              <w:rPr>
                                <w:szCs w:val="18"/>
                              </w:rPr>
                              <w:instrText xml:space="preserve"> </w:instrText>
                            </w:r>
                            <w:r>
                              <w:rPr>
                                <w:rFonts w:hint="eastAsia"/>
                                <w:szCs w:val="18"/>
                              </w:rPr>
                              <w:instrText>DOCPROPERTY  Subject  \* MERGEFORMAT</w:instrText>
                            </w:r>
                            <w:r>
                              <w:rPr>
                                <w:szCs w:val="18"/>
                              </w:rPr>
                              <w:instrText xml:space="preserve"> </w:instrText>
                            </w:r>
                            <w:r>
                              <w:rPr>
                                <w:szCs w:val="18"/>
                              </w:rPr>
                              <w:fldChar w:fldCharType="separate"/>
                            </w:r>
                            <w:r>
                              <w:rPr>
                                <w:szCs w:val="18"/>
                              </w:rPr>
                              <w:t>RCG3AHPDL4101ZDO</w:t>
                            </w:r>
                            <w:r>
                              <w:rPr>
                                <w:szCs w:val="18"/>
                              </w:rPr>
                              <w:fldChar w:fldCharType="end"/>
                            </w:r>
                          </w:p>
                          <w:p w:rsidR="00C31E80" w:rsidRPr="00BF2FB0" w:rsidRDefault="00C31E80" w:rsidP="003D129B">
                            <w:pPr>
                              <w:pStyle w:val="R"/>
                              <w:rPr>
                                <w:szCs w:val="18"/>
                              </w:rPr>
                            </w:pPr>
                            <w:r>
                              <w:rPr>
                                <w:szCs w:val="18"/>
                              </w:rPr>
                              <w:fldChar w:fldCharType="begin"/>
                            </w:r>
                            <w:r>
                              <w:rPr>
                                <w:szCs w:val="18"/>
                              </w:rPr>
                              <w:instrText xml:space="preserve"> DOCPROPERTY  Revision  \* MERGEFORMAT </w:instrText>
                            </w:r>
                            <w:r>
                              <w:rPr>
                                <w:szCs w:val="18"/>
                              </w:rPr>
                              <w:fldChar w:fldCharType="separate"/>
                            </w:r>
                            <w:r>
                              <w:rPr>
                                <w:szCs w:val="18"/>
                              </w:rPr>
                              <w:t>Rev. 1.00</w:t>
                            </w:r>
                            <w:r>
                              <w:rPr>
                                <w:szCs w:val="18"/>
                              </w:rPr>
                              <w:fldChar w:fldCharType="end"/>
                            </w:r>
                          </w:p>
                          <w:p w:rsidR="00C31E80" w:rsidRPr="00BF2FB0" w:rsidRDefault="00C31E80" w:rsidP="003D129B">
                            <w:pPr>
                              <w:pStyle w:val="R"/>
                              <w:wordWrap w:val="0"/>
                              <w:rPr>
                                <w:szCs w:val="18"/>
                              </w:rPr>
                            </w:pPr>
                            <w:r>
                              <w:rPr>
                                <w:szCs w:val="18"/>
                              </w:rPr>
                              <w:fldChar w:fldCharType="begin"/>
                            </w:r>
                            <w:r>
                              <w:rPr>
                                <w:szCs w:val="18"/>
                              </w:rPr>
                              <w:instrText xml:space="preserve"> DOCPROPERTY  ReleaseMonth  \* MERGEFORMAT </w:instrText>
                            </w:r>
                            <w:r>
                              <w:rPr>
                                <w:szCs w:val="18"/>
                              </w:rPr>
                              <w:fldChar w:fldCharType="separate"/>
                            </w:r>
                            <w:r>
                              <w:rPr>
                                <w:szCs w:val="18"/>
                              </w:rPr>
                              <w:t>Apr</w:t>
                            </w:r>
                            <w:r>
                              <w:rPr>
                                <w:szCs w:val="18"/>
                              </w:rPr>
                              <w:fldChar w:fldCharType="end"/>
                            </w:r>
                            <w:r>
                              <w:rPr>
                                <w:rFonts w:hint="eastAsia"/>
                                <w:szCs w:val="18"/>
                              </w:rPr>
                              <w:t xml:space="preserve"> </w:t>
                            </w:r>
                            <w:r>
                              <w:rPr>
                                <w:szCs w:val="18"/>
                              </w:rPr>
                              <w:fldChar w:fldCharType="begin"/>
                            </w:r>
                            <w:r>
                              <w:rPr>
                                <w:szCs w:val="18"/>
                              </w:rPr>
                              <w:instrText xml:space="preserve"> DOCPROPERTY  ReleaseDay  \* MERGEFORMAT </w:instrText>
                            </w:r>
                            <w:r>
                              <w:rPr>
                                <w:szCs w:val="18"/>
                              </w:rPr>
                              <w:fldChar w:fldCharType="separate"/>
                            </w:r>
                            <w:r>
                              <w:rPr>
                                <w:szCs w:val="18"/>
                              </w:rPr>
                              <w:t>26</w:t>
                            </w:r>
                            <w:r>
                              <w:rPr>
                                <w:szCs w:val="18"/>
                              </w:rPr>
                              <w:fldChar w:fldCharType="end"/>
                            </w:r>
                            <w:r>
                              <w:rPr>
                                <w:rFonts w:hint="eastAsia"/>
                                <w:szCs w:val="18"/>
                              </w:rPr>
                              <w:t xml:space="preserve">, </w:t>
                            </w:r>
                            <w:r>
                              <w:rPr>
                                <w:szCs w:val="18"/>
                              </w:rPr>
                              <w:fldChar w:fldCharType="begin"/>
                            </w:r>
                            <w:r>
                              <w:rPr>
                                <w:szCs w:val="18"/>
                              </w:rPr>
                              <w:instrText xml:space="preserve"> DOCPROPERTY  ReleaseYear  \* MERGEFORMAT </w:instrText>
                            </w:r>
                            <w:r>
                              <w:rPr>
                                <w:szCs w:val="18"/>
                              </w:rPr>
                              <w:fldChar w:fldCharType="separate"/>
                            </w:r>
                            <w:r>
                              <w:rPr>
                                <w:szCs w:val="18"/>
                              </w:rPr>
                              <w:t>2018</w:t>
                            </w:r>
                            <w:r>
                              <w:rPr>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1" o:spid="_x0000_s1026" type="#_x0000_t202" style="position:absolute;margin-left:275.25pt;margin-top:-.9pt;width:187.6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" filled="f" stroked="f">
                <v:textbox inset="0,0,0,0">
                  <w:txbxContent>
                    <w:p w:rsidR="00C31E80" w:rsidRPr="00BF2FB0" w:rsidRDefault="00C31E80" w:rsidP="003D129B">
                      <w:pPr>
                        <w:pStyle w:val="R"/>
                        <w:rPr>
                          <w:szCs w:val="18"/>
                        </w:rPr>
                      </w:pPr>
                      <w:r>
                        <w:rPr>
                          <w:szCs w:val="18"/>
                        </w:rPr>
                        <w:fldChar w:fldCharType="begin"/>
                      </w:r>
                      <w:r>
                        <w:rPr>
                          <w:szCs w:val="18"/>
                        </w:rPr>
                        <w:instrText xml:space="preserve"> </w:instrText>
                      </w:r>
                      <w:r>
                        <w:rPr>
                          <w:rFonts w:hint="eastAsia"/>
                          <w:szCs w:val="18"/>
                        </w:rPr>
                        <w:instrText>DOCPROPERTY  Subject  \* MERGEFORMAT</w:instrText>
                      </w:r>
                      <w:r>
                        <w:rPr>
                          <w:szCs w:val="18"/>
                        </w:rPr>
                        <w:instrText xml:space="preserve"> </w:instrText>
                      </w:r>
                      <w:r>
                        <w:rPr>
                          <w:szCs w:val="18"/>
                        </w:rPr>
                        <w:fldChar w:fldCharType="separate"/>
                      </w:r>
                      <w:r>
                        <w:rPr>
                          <w:szCs w:val="18"/>
                        </w:rPr>
                        <w:t>RCG3AHPDL4101ZDO</w:t>
                      </w:r>
                      <w:r>
                        <w:rPr>
                          <w:szCs w:val="18"/>
                        </w:rPr>
                        <w:fldChar w:fldCharType="end"/>
                      </w:r>
                    </w:p>
                    <w:p w:rsidR="00C31E80" w:rsidRPr="00BF2FB0" w:rsidRDefault="00C31E80" w:rsidP="003D129B">
                      <w:pPr>
                        <w:pStyle w:val="R"/>
                        <w:rPr>
                          <w:szCs w:val="18"/>
                        </w:rPr>
                      </w:pPr>
                      <w:r>
                        <w:rPr>
                          <w:szCs w:val="18"/>
                        </w:rPr>
                        <w:fldChar w:fldCharType="begin"/>
                      </w:r>
                      <w:r>
                        <w:rPr>
                          <w:szCs w:val="18"/>
                        </w:rPr>
                        <w:instrText xml:space="preserve"> DOCPROPERTY  Revision  \* MERGEFORMAT </w:instrText>
                      </w:r>
                      <w:r>
                        <w:rPr>
                          <w:szCs w:val="18"/>
                        </w:rPr>
                        <w:fldChar w:fldCharType="separate"/>
                      </w:r>
                      <w:r>
                        <w:rPr>
                          <w:szCs w:val="18"/>
                        </w:rPr>
                        <w:t>Rev. 1.00</w:t>
                      </w:r>
                      <w:r>
                        <w:rPr>
                          <w:szCs w:val="18"/>
                        </w:rPr>
                        <w:fldChar w:fldCharType="end"/>
                      </w:r>
                    </w:p>
                    <w:p w:rsidR="00C31E80" w:rsidRPr="00BF2FB0" w:rsidRDefault="00C31E80" w:rsidP="003D129B">
                      <w:pPr>
                        <w:pStyle w:val="R"/>
                        <w:wordWrap w:val="0"/>
                        <w:rPr>
                          <w:szCs w:val="18"/>
                        </w:rPr>
                      </w:pPr>
                      <w:r>
                        <w:rPr>
                          <w:szCs w:val="18"/>
                        </w:rPr>
                        <w:fldChar w:fldCharType="begin"/>
                      </w:r>
                      <w:r>
                        <w:rPr>
                          <w:szCs w:val="18"/>
                        </w:rPr>
                        <w:instrText xml:space="preserve"> DOCPROPERTY  ReleaseMonth  \* MERGEFORMAT </w:instrText>
                      </w:r>
                      <w:r>
                        <w:rPr>
                          <w:szCs w:val="18"/>
                        </w:rPr>
                        <w:fldChar w:fldCharType="separate"/>
                      </w:r>
                      <w:r>
                        <w:rPr>
                          <w:szCs w:val="18"/>
                        </w:rPr>
                        <w:t>Apr</w:t>
                      </w:r>
                      <w:r>
                        <w:rPr>
                          <w:szCs w:val="18"/>
                        </w:rPr>
                        <w:fldChar w:fldCharType="end"/>
                      </w:r>
                      <w:r>
                        <w:rPr>
                          <w:rFonts w:hint="eastAsia"/>
                          <w:szCs w:val="18"/>
                        </w:rPr>
                        <w:t xml:space="preserve"> </w:t>
                      </w:r>
                      <w:r>
                        <w:rPr>
                          <w:szCs w:val="18"/>
                        </w:rPr>
                        <w:fldChar w:fldCharType="begin"/>
                      </w:r>
                      <w:r>
                        <w:rPr>
                          <w:szCs w:val="18"/>
                        </w:rPr>
                        <w:instrText xml:space="preserve"> DOCPROPERTY  ReleaseDay  \* MERGEFORMAT </w:instrText>
                      </w:r>
                      <w:r>
                        <w:rPr>
                          <w:szCs w:val="18"/>
                        </w:rPr>
                        <w:fldChar w:fldCharType="separate"/>
                      </w:r>
                      <w:r>
                        <w:rPr>
                          <w:szCs w:val="18"/>
                        </w:rPr>
                        <w:t>26</w:t>
                      </w:r>
                      <w:r>
                        <w:rPr>
                          <w:szCs w:val="18"/>
                        </w:rPr>
                        <w:fldChar w:fldCharType="end"/>
                      </w:r>
                      <w:r>
                        <w:rPr>
                          <w:rFonts w:hint="eastAsia"/>
                          <w:szCs w:val="18"/>
                        </w:rPr>
                        <w:t xml:space="preserve">, </w:t>
                      </w:r>
                      <w:r>
                        <w:rPr>
                          <w:szCs w:val="18"/>
                        </w:rPr>
                        <w:fldChar w:fldCharType="begin"/>
                      </w:r>
                      <w:r>
                        <w:rPr>
                          <w:szCs w:val="18"/>
                        </w:rPr>
                        <w:instrText xml:space="preserve"> DOCPROPERTY  ReleaseYear  \* MERGEFORMAT </w:instrText>
                      </w:r>
                      <w:r>
                        <w:rPr>
                          <w:szCs w:val="18"/>
                        </w:rPr>
                        <w:fldChar w:fldCharType="separate"/>
                      </w:r>
                      <w:r>
                        <w:rPr>
                          <w:szCs w:val="18"/>
                        </w:rPr>
                        <w:t>2018</w:t>
                      </w:r>
                      <w:r>
                        <w:rPr>
                          <w:szCs w:val="18"/>
                        </w:rPr>
                        <w:fldChar w:fldCharType="end"/>
                      </w:r>
                    </w:p>
                  </w:txbxContent>
                </v:textbox>
              </v:shape>
            </w:pict>
          </mc:Fallback>
        </mc:AlternateContent>
      </w:r>
      <w:r w:rsidRPr="00E92956">
        <w:rPr>
          <w:rFonts w:ascii="Verdana" w:hAnsi="Verdana"/>
          <w:sz w:val="24"/>
          <w:szCs w:val="24"/>
        </w:rPr>
        <w:t>ADSP ALSA Driver Specification</w:t>
      </w:r>
    </w:p>
    <w:p w:rsidR="00EF13D5" w:rsidRPr="0097597A" w:rsidRDefault="003D129B">
      <w:pPr>
        <w:rPr>
          <w:rFonts w:ascii="Verdana" w:eastAsiaTheme="majorEastAsia" w:hAnsi="Verdana" w:cstheme="majorBidi"/>
          <w:color w:val="000000" w:themeColor="text1"/>
          <w:sz w:val="28"/>
          <w:szCs w:val="32"/>
        </w:rPr>
      </w:pPr>
      <w:r>
        <w:rPr>
          <w:rFonts w:ascii="Verdana" w:eastAsiaTheme="majorEastAsia" w:hAnsi="Verdana" w:cstheme="majorBidi"/>
          <w:noProof/>
          <w:color w:val="000000" w:themeColor="text1"/>
          <w:sz w:val="28"/>
          <w:szCs w:val="32"/>
        </w:rPr>
        <mc:AlternateContent>
          <mc:Choice Requires="wps">
            <w:drawing>
              <wp:anchor distT="0" distB="0" distL="114300" distR="114300" simplePos="0" relativeHeight="251658240" behindDoc="0" locked="0" layoutInCell="1" allowOverlap="1">
                <wp:simplePos x="0" y="0"/>
                <wp:positionH relativeFrom="margin">
                  <wp:posOffset>0</wp:posOffset>
                </wp:positionH>
                <wp:positionV relativeFrom="page">
                  <wp:posOffset>1445733</wp:posOffset>
                </wp:positionV>
                <wp:extent cx="5964555" cy="20955"/>
                <wp:effectExtent l="19050" t="19050" r="36195" b="36195"/>
                <wp:wrapNone/>
                <wp:docPr id="8" name="直線コネクタ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4555" cy="20955"/>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3204" id="直線コネクタ 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113.85pt" to="469.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" strokecolor="#324099" strokeweight="2.25pt">
                <w10:wrap anchorx="margin" anchory="page"/>
              </v:line>
            </w:pict>
          </mc:Fallback>
        </mc:AlternateContent>
      </w:r>
    </w:p>
    <w:p w:rsidR="00B77F9B" w:rsidRDefault="008A4DB4" w:rsidP="008A4DB4">
      <w:pPr>
        <w:pStyle w:val="1"/>
      </w:pPr>
      <w:bookmarkStart w:id="0" w:name="_Toc530588276"/>
      <w:r w:rsidRPr="0097597A">
        <w:t>Overview</w:t>
      </w:r>
      <w:bookmarkEnd w:id="0"/>
    </w:p>
    <w:p w:rsidR="008C1214" w:rsidRDefault="008A4DB4" w:rsidP="008A4DB4">
      <w:pPr>
        <w:rPr>
          <w:rFonts w:ascii="Verdana" w:hAnsi="Verdana"/>
          <w:sz w:val="20"/>
          <w:szCs w:val="20"/>
        </w:rPr>
      </w:pPr>
      <w:r w:rsidRPr="0097597A">
        <w:rPr>
          <w:rFonts w:ascii="Verdana" w:hAnsi="Verdana"/>
          <w:sz w:val="20"/>
          <w:szCs w:val="20"/>
        </w:rPr>
        <w:t>This material describes detailed information of ALSA APIs</w:t>
      </w:r>
      <w:r w:rsidR="00AC2F21" w:rsidRPr="0097597A">
        <w:rPr>
          <w:rFonts w:ascii="Verdana" w:hAnsi="Verdana"/>
          <w:sz w:val="20"/>
          <w:szCs w:val="20"/>
        </w:rPr>
        <w:t xml:space="preserve"> implemented in </w:t>
      </w:r>
      <w:r w:rsidR="001104D0" w:rsidRPr="0097597A">
        <w:rPr>
          <w:rFonts w:ascii="Verdana" w:hAnsi="Verdana"/>
          <w:sz w:val="20"/>
          <w:szCs w:val="20"/>
        </w:rPr>
        <w:t>ADSP ALSA Driver</w:t>
      </w:r>
      <w:r w:rsidR="006F67D5">
        <w:rPr>
          <w:rFonts w:ascii="Verdana" w:hAnsi="Verdana"/>
          <w:sz w:val="20"/>
          <w:szCs w:val="20"/>
        </w:rPr>
        <w:t>:</w:t>
      </w:r>
      <w:r w:rsidRPr="0097597A">
        <w:rPr>
          <w:rFonts w:ascii="Verdana" w:hAnsi="Verdana"/>
          <w:sz w:val="20"/>
          <w:szCs w:val="20"/>
        </w:rPr>
        <w:t xml:space="preserve"> </w:t>
      </w:r>
    </w:p>
    <w:p w:rsidR="008C1214" w:rsidRDefault="008C1214" w:rsidP="008C1214">
      <w:pPr>
        <w:pStyle w:val="a3"/>
        <w:numPr>
          <w:ilvl w:val="0"/>
          <w:numId w:val="10"/>
        </w:numPr>
        <w:ind w:left="450" w:firstLine="0"/>
        <w:rPr>
          <w:rFonts w:ascii="Verdana" w:hAnsi="Verdana"/>
          <w:sz w:val="20"/>
          <w:szCs w:val="20"/>
        </w:rPr>
      </w:pPr>
      <w:r>
        <w:rPr>
          <w:rFonts w:ascii="Verdana" w:hAnsi="Verdana"/>
          <w:sz w:val="20"/>
          <w:szCs w:val="20"/>
        </w:rPr>
        <w:t>APIs for</w:t>
      </w:r>
      <w:r w:rsidR="008A4DB4" w:rsidRPr="008C1214">
        <w:rPr>
          <w:rFonts w:ascii="Verdana" w:hAnsi="Verdana"/>
          <w:sz w:val="20"/>
          <w:szCs w:val="20"/>
        </w:rPr>
        <w:t xml:space="preserve"> PCM data control</w:t>
      </w:r>
      <w:r w:rsidR="00E423FE" w:rsidRPr="008C1214">
        <w:rPr>
          <w:rFonts w:ascii="Verdana" w:hAnsi="Verdana"/>
          <w:sz w:val="20"/>
          <w:szCs w:val="20"/>
        </w:rPr>
        <w:t xml:space="preserve"> </w:t>
      </w:r>
      <w:r w:rsidR="005C5C2B" w:rsidRPr="008C1214">
        <w:rPr>
          <w:rFonts w:ascii="Verdana" w:hAnsi="Verdana"/>
          <w:sz w:val="20"/>
          <w:szCs w:val="20"/>
        </w:rPr>
        <w:t>(</w:t>
      </w:r>
      <w:r w:rsidR="005C5C2B" w:rsidRPr="008C1214">
        <w:rPr>
          <w:rFonts w:ascii="Verdana" w:hAnsi="Verdana"/>
          <w:b/>
          <w:sz w:val="20"/>
          <w:szCs w:val="20"/>
        </w:rPr>
        <w:t>PCM interface</w:t>
      </w:r>
      <w:r>
        <w:rPr>
          <w:rFonts w:ascii="Verdana" w:hAnsi="Verdana"/>
          <w:sz w:val="20"/>
          <w:szCs w:val="20"/>
        </w:rPr>
        <w:t>).</w:t>
      </w:r>
    </w:p>
    <w:p w:rsidR="008C1214" w:rsidRDefault="006F67D5" w:rsidP="008C1214">
      <w:pPr>
        <w:pStyle w:val="a3"/>
        <w:numPr>
          <w:ilvl w:val="0"/>
          <w:numId w:val="10"/>
        </w:numPr>
        <w:ind w:left="450" w:firstLine="0"/>
        <w:rPr>
          <w:rFonts w:ascii="Verdana" w:hAnsi="Verdana"/>
          <w:sz w:val="20"/>
          <w:szCs w:val="20"/>
        </w:rPr>
      </w:pPr>
      <w:r>
        <w:rPr>
          <w:rFonts w:ascii="Verdana" w:hAnsi="Verdana"/>
          <w:sz w:val="20"/>
          <w:szCs w:val="20"/>
        </w:rPr>
        <w:t>APIs for h</w:t>
      </w:r>
      <w:r w:rsidR="00E423FE" w:rsidRPr="008C1214">
        <w:rPr>
          <w:rFonts w:ascii="Verdana" w:hAnsi="Verdana"/>
          <w:sz w:val="20"/>
          <w:szCs w:val="20"/>
        </w:rPr>
        <w:t>ardware control</w:t>
      </w:r>
      <w:r w:rsidR="005C5C2B" w:rsidRPr="008C1214">
        <w:rPr>
          <w:rFonts w:ascii="Verdana" w:hAnsi="Verdana"/>
          <w:sz w:val="20"/>
          <w:szCs w:val="20"/>
        </w:rPr>
        <w:t xml:space="preserve"> (</w:t>
      </w:r>
      <w:r w:rsidR="005C5C2B" w:rsidRPr="008C1214">
        <w:rPr>
          <w:rFonts w:ascii="Verdana" w:hAnsi="Verdana"/>
          <w:b/>
          <w:sz w:val="20"/>
          <w:szCs w:val="20"/>
        </w:rPr>
        <w:t>Control interface</w:t>
      </w:r>
      <w:r w:rsidR="005C5C2B" w:rsidRPr="008C1214">
        <w:rPr>
          <w:rFonts w:ascii="Verdana" w:hAnsi="Verdana"/>
          <w:sz w:val="20"/>
          <w:szCs w:val="20"/>
        </w:rPr>
        <w:t>)</w:t>
      </w:r>
      <w:r w:rsidR="00E423FE" w:rsidRPr="008C1214">
        <w:rPr>
          <w:rFonts w:ascii="Verdana" w:hAnsi="Verdana"/>
          <w:sz w:val="20"/>
          <w:szCs w:val="20"/>
        </w:rPr>
        <w:t>.</w:t>
      </w:r>
    </w:p>
    <w:p w:rsidR="00E423FE" w:rsidRDefault="008C1214" w:rsidP="008C1214">
      <w:pPr>
        <w:pStyle w:val="a3"/>
        <w:ind w:left="450"/>
        <w:rPr>
          <w:rFonts w:ascii="Verdana" w:hAnsi="Verdana"/>
          <w:sz w:val="20"/>
          <w:szCs w:val="20"/>
        </w:rPr>
      </w:pPr>
      <w:r>
        <w:rPr>
          <w:rFonts w:ascii="Verdana" w:hAnsi="Verdana"/>
          <w:sz w:val="20"/>
          <w:szCs w:val="20"/>
        </w:rPr>
        <w:t>Above</w:t>
      </w:r>
      <w:r w:rsidR="002945C5" w:rsidRPr="008C1214">
        <w:rPr>
          <w:rFonts w:ascii="Verdana" w:hAnsi="Verdana"/>
          <w:sz w:val="20"/>
          <w:szCs w:val="20"/>
        </w:rPr>
        <w:t xml:space="preserve"> interface</w:t>
      </w:r>
      <w:r w:rsidR="00C558B6" w:rsidRPr="008C1214">
        <w:rPr>
          <w:rFonts w:ascii="Verdana" w:hAnsi="Verdana"/>
          <w:sz w:val="20"/>
          <w:szCs w:val="20"/>
        </w:rPr>
        <w:t>s</w:t>
      </w:r>
      <w:r w:rsidR="002945C5" w:rsidRPr="008C1214">
        <w:rPr>
          <w:rFonts w:ascii="Verdana" w:hAnsi="Verdana"/>
          <w:sz w:val="20"/>
          <w:szCs w:val="20"/>
        </w:rPr>
        <w:t xml:space="preserve"> belong to ALSA middle layer. </w:t>
      </w:r>
      <w:r>
        <w:rPr>
          <w:rFonts w:ascii="Verdana" w:hAnsi="Verdana"/>
          <w:sz w:val="20"/>
          <w:szCs w:val="20"/>
        </w:rPr>
        <w:t>They need</w:t>
      </w:r>
      <w:r w:rsidR="002945C5" w:rsidRPr="008C1214">
        <w:rPr>
          <w:rFonts w:ascii="Verdana" w:hAnsi="Verdana"/>
          <w:sz w:val="20"/>
          <w:szCs w:val="20"/>
        </w:rPr>
        <w:t xml:space="preserve"> to define </w:t>
      </w:r>
      <w:r w:rsidR="002945C5" w:rsidRPr="008C1214">
        <w:rPr>
          <w:rFonts w:ascii="Verdana" w:hAnsi="Verdana"/>
          <w:b/>
          <w:sz w:val="20"/>
          <w:szCs w:val="20"/>
        </w:rPr>
        <w:t>PCM callbacks</w:t>
      </w:r>
      <w:r w:rsidR="002945C5" w:rsidRPr="008C1214">
        <w:rPr>
          <w:rFonts w:ascii="Verdana" w:hAnsi="Verdana"/>
          <w:sz w:val="20"/>
          <w:szCs w:val="20"/>
        </w:rPr>
        <w:t xml:space="preserve"> and </w:t>
      </w:r>
      <w:r w:rsidR="002945C5" w:rsidRPr="008C1214">
        <w:rPr>
          <w:rFonts w:ascii="Verdana" w:hAnsi="Verdana"/>
          <w:b/>
          <w:sz w:val="20"/>
          <w:szCs w:val="20"/>
        </w:rPr>
        <w:t>Control callbacks</w:t>
      </w:r>
      <w:r w:rsidR="002945C5" w:rsidRPr="008C1214">
        <w:rPr>
          <w:rFonts w:ascii="Verdana" w:hAnsi="Verdana"/>
          <w:sz w:val="20"/>
          <w:szCs w:val="20"/>
        </w:rPr>
        <w:t xml:space="preserve"> in ADSP ALSA driver.</w:t>
      </w:r>
    </w:p>
    <w:p w:rsidR="008C1214" w:rsidRDefault="008C1214" w:rsidP="008C1214">
      <w:pPr>
        <w:pStyle w:val="a3"/>
        <w:numPr>
          <w:ilvl w:val="0"/>
          <w:numId w:val="10"/>
        </w:numPr>
        <w:ind w:left="450" w:firstLine="0"/>
        <w:rPr>
          <w:rFonts w:ascii="Verdana" w:hAnsi="Verdana"/>
          <w:sz w:val="20"/>
          <w:szCs w:val="20"/>
        </w:rPr>
      </w:pPr>
      <w:r>
        <w:rPr>
          <w:rFonts w:ascii="Verdana" w:hAnsi="Verdana"/>
          <w:sz w:val="20"/>
          <w:szCs w:val="20"/>
        </w:rPr>
        <w:t>APIs for</w:t>
      </w:r>
      <w:r w:rsidR="00C32DEC">
        <w:rPr>
          <w:rFonts w:ascii="Verdana" w:hAnsi="Verdana"/>
          <w:sz w:val="20"/>
          <w:szCs w:val="20"/>
        </w:rPr>
        <w:t xml:space="preserve"> platform interface.</w:t>
      </w:r>
    </w:p>
    <w:p w:rsidR="00C32DEC" w:rsidRPr="008C1214" w:rsidRDefault="00C32DEC" w:rsidP="008C1214">
      <w:pPr>
        <w:pStyle w:val="a3"/>
        <w:numPr>
          <w:ilvl w:val="0"/>
          <w:numId w:val="10"/>
        </w:numPr>
        <w:ind w:left="450" w:firstLine="0"/>
        <w:rPr>
          <w:rFonts w:ascii="Verdana" w:hAnsi="Verdana"/>
          <w:sz w:val="20"/>
          <w:szCs w:val="20"/>
        </w:rPr>
      </w:pPr>
      <w:r>
        <w:rPr>
          <w:rFonts w:ascii="Verdana" w:hAnsi="Verdana"/>
          <w:sz w:val="20"/>
          <w:szCs w:val="20"/>
        </w:rPr>
        <w:t>APIs for platform driver.</w:t>
      </w:r>
    </w:p>
    <w:p w:rsidR="00E423FE" w:rsidRPr="0097597A" w:rsidRDefault="00270F1F" w:rsidP="00B81F16">
      <w:pPr>
        <w:tabs>
          <w:tab w:val="center" w:pos="4680"/>
        </w:tabs>
        <w:rPr>
          <w:rFonts w:ascii="Verdana" w:hAnsi="Verdana"/>
        </w:rPr>
      </w:pPr>
      <w:r w:rsidRPr="001A6219">
        <w:rPr>
          <w:rFonts w:cs="Arial"/>
          <w:b/>
          <w:noProof/>
          <w:color w:val="0070C0"/>
          <w:sz w:val="28"/>
        </w:rPr>
        <w:lastRenderedPageBreak/>
        <mc:AlternateContent>
          <mc:Choice Requires="wpc">
            <w:drawing>
              <wp:inline distT="0" distB="0" distL="0" distR="0" wp14:anchorId="1297CF3E" wp14:editId="64F6326C">
                <wp:extent cx="6450038" cy="7629099"/>
                <wp:effectExtent l="0" t="0" r="27305" b="10160"/>
                <wp:docPr id="213" name="Canvas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Rectangle 1"/>
                        <wps:cNvSpPr/>
                        <wps:spPr>
                          <a:xfrm>
                            <a:off x="2893689" y="1143000"/>
                            <a:ext cx="3126111" cy="685800"/>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C31E80" w:rsidRPr="0035659A" w:rsidRDefault="00C31E80" w:rsidP="00270F1F">
                              <w:pPr>
                                <w:pStyle w:val="Web"/>
                                <w:spacing w:before="0" w:beforeAutospacing="0" w:after="160" w:afterAutospacing="0" w:line="256" w:lineRule="auto"/>
                                <w:rPr>
                                  <w:rFonts w:ascii="Arial" w:hAnsi="Arial" w:cs="Arial"/>
                                  <w:sz w:val="20"/>
                                  <w:szCs w:val="20"/>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3" name="Rectangle 13"/>
                        <wps:cNvSpPr/>
                        <wps:spPr>
                          <a:xfrm>
                            <a:off x="422576" y="2015958"/>
                            <a:ext cx="5594350" cy="275055"/>
                          </a:xfrm>
                          <a:prstGeom prst="rect">
                            <a:avLst/>
                          </a:prstGeom>
                          <a:solidFill>
                            <a:srgbClr val="C04080"/>
                          </a:solidFill>
                          <a:ln>
                            <a:solidFill>
                              <a:srgbClr val="A1356B"/>
                            </a:solidFill>
                          </a:ln>
                        </wps:spPr>
                        <wps:style>
                          <a:lnRef idx="1">
                            <a:schemeClr val="accent6"/>
                          </a:lnRef>
                          <a:fillRef idx="2">
                            <a:schemeClr val="accent6"/>
                          </a:fillRef>
                          <a:effectRef idx="1">
                            <a:schemeClr val="accent6"/>
                          </a:effectRef>
                          <a:fontRef idx="minor">
                            <a:schemeClr val="dk1"/>
                          </a:fontRef>
                        </wps:style>
                        <wps:txbx>
                          <w:txbxContent>
                            <w:p w:rsidR="00C31E80" w:rsidRPr="00D627DA" w:rsidRDefault="00C31E80" w:rsidP="00270F1F">
                              <w:pPr>
                                <w:pStyle w:val="Web"/>
                                <w:spacing w:before="0" w:beforeAutospacing="0" w:after="160" w:afterAutospacing="0" w:line="256" w:lineRule="auto"/>
                                <w:jc w:val="center"/>
                                <w:rPr>
                                  <w:rFonts w:ascii="Arial" w:eastAsia="Calibri" w:hAnsi="Arial" w:cs="Arial"/>
                                  <w:color w:val="FFFFFF" w:themeColor="background1"/>
                                  <w:kern w:val="24"/>
                                  <w:sz w:val="22"/>
                                  <w:szCs w:val="22"/>
                                </w:rPr>
                              </w:pPr>
                              <w:r w:rsidRPr="00D627DA">
                                <w:rPr>
                                  <w:rFonts w:ascii="Arial" w:eastAsia="Calibri" w:hAnsi="Arial" w:cs="Arial"/>
                                  <w:color w:val="FFFFFF" w:themeColor="background1"/>
                                  <w:kern w:val="24"/>
                                  <w:sz w:val="22"/>
                                  <w:szCs w:val="22"/>
                                </w:rPr>
                                <w:t>A</w:t>
                              </w:r>
                              <w:r>
                                <w:rPr>
                                  <w:rFonts w:ascii="Arial" w:eastAsia="Calibri" w:hAnsi="Arial" w:cs="Arial"/>
                                  <w:color w:val="FFFFFF" w:themeColor="background1"/>
                                  <w:kern w:val="24"/>
                                  <w:sz w:val="22"/>
                                  <w:szCs w:val="22"/>
                                </w:rPr>
                                <w:t>LSA SoC core</w:t>
                              </w:r>
                            </w:p>
                            <w:p w:rsidR="00C31E80" w:rsidRPr="0035659A" w:rsidRDefault="00C31E80" w:rsidP="00270F1F">
                              <w:pPr>
                                <w:pStyle w:val="Web"/>
                                <w:spacing w:before="0" w:beforeAutospacing="0" w:after="160" w:afterAutospacing="0" w:line="256" w:lineRule="auto"/>
                                <w:rPr>
                                  <w:rFonts w:ascii="Arial" w:eastAsia="Calibri" w:hAnsi="Arial" w:cs="Arial"/>
                                  <w:color w:val="FFFFFF" w:themeColor="light1"/>
                                  <w:kern w:val="24"/>
                                  <w:sz w:val="22"/>
                                  <w:szCs w:val="22"/>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25" name="Rectangle 225"/>
                        <wps:cNvSpPr/>
                        <wps:spPr>
                          <a:xfrm>
                            <a:off x="531659" y="4710144"/>
                            <a:ext cx="1049655" cy="461010"/>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C31E80" w:rsidRPr="005A4515" w:rsidRDefault="00C31E80" w:rsidP="00270F1F">
                              <w:pPr>
                                <w:pStyle w:val="Web"/>
                                <w:spacing w:before="0" w:beforeAutospacing="0" w:after="160" w:afterAutospacing="0" w:line="256" w:lineRule="auto"/>
                                <w:jc w:val="center"/>
                                <w:rPr>
                                  <w:rFonts w:ascii="Arial" w:eastAsia="Calibri" w:hAnsi="Arial" w:cs="Arial"/>
                                  <w:kern w:val="24"/>
                                  <w:sz w:val="20"/>
                                  <w:szCs w:val="20"/>
                                </w:rPr>
                              </w:pPr>
                              <w:r w:rsidRPr="005A4515">
                                <w:rPr>
                                  <w:rFonts w:ascii="Arial" w:eastAsia="Calibri" w:hAnsi="Arial" w:cs="Arial"/>
                                  <w:kern w:val="24"/>
                                  <w:sz w:val="20"/>
                                  <w:szCs w:val="20"/>
                                </w:rPr>
                                <w:t>Shared memory area</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977199" y="4699091"/>
                            <a:ext cx="2707096" cy="770262"/>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C31E80" w:rsidRPr="005A4515" w:rsidRDefault="00C31E80" w:rsidP="00270F1F">
                              <w:pPr>
                                <w:pStyle w:val="Web"/>
                                <w:spacing w:before="0" w:beforeAutospacing="0" w:after="160" w:afterAutospacing="0" w:line="256" w:lineRule="auto"/>
                              </w:pPr>
                              <w:r w:rsidRPr="005A4515">
                                <w:rPr>
                                  <w:rFonts w:asciiTheme="minorHAnsi" w:eastAsia="Calibri" w:hAnsi="Calibri"/>
                                  <w:kern w:val="24"/>
                                  <w:sz w:val="22"/>
                                  <w:szCs w:val="22"/>
                                </w:rPr>
                                <w:t>ADSP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3170501" y="112821"/>
                            <a:ext cx="2407146" cy="300673"/>
                          </a:xfrm>
                          <a:prstGeom prst="rect">
                            <a:avLst/>
                          </a:prstGeom>
                          <a:solidFill>
                            <a:srgbClr val="BE9FE1"/>
                          </a:solidFill>
                          <a:ln>
                            <a:solidFill>
                              <a:srgbClr val="7030A0"/>
                            </a:solidFill>
                          </a:ln>
                        </wps:spPr>
                        <wps:style>
                          <a:lnRef idx="1">
                            <a:schemeClr val="accent2"/>
                          </a:lnRef>
                          <a:fillRef idx="2">
                            <a:schemeClr val="accent2"/>
                          </a:fillRef>
                          <a:effectRef idx="1">
                            <a:schemeClr val="accent2"/>
                          </a:effectRef>
                          <a:fontRef idx="minor">
                            <a:schemeClr val="dk1"/>
                          </a:fontRef>
                        </wps:style>
                        <wps:txbx>
                          <w:txbxContent>
                            <w:p w:rsidR="00C31E80" w:rsidRPr="0035659A" w:rsidRDefault="00C31E80" w:rsidP="00270F1F">
                              <w:pPr>
                                <w:pStyle w:val="Web"/>
                                <w:spacing w:before="0" w:beforeAutospacing="0" w:after="0" w:afterAutospacing="0"/>
                                <w:jc w:val="center"/>
                                <w:rPr>
                                  <w:rFonts w:ascii="Arial" w:hAnsi="Arial" w:cs="Arial"/>
                                  <w:sz w:val="20"/>
                                  <w:szCs w:val="20"/>
                                </w:rPr>
                              </w:pPr>
                              <w:r>
                                <w:rPr>
                                  <w:rFonts w:ascii="Arial" w:eastAsia="Calibri" w:hAnsi="Arial" w:cs="Arial"/>
                                  <w:color w:val="000000" w:themeColor="dark1"/>
                                  <w:kern w:val="24"/>
                                  <w:sz w:val="20"/>
                                  <w:szCs w:val="20"/>
                                </w:rPr>
                                <w:t>Audio 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a:off x="364127" y="1040525"/>
                            <a:ext cx="5629275" cy="0"/>
                          </a:xfrm>
                          <a:prstGeom prst="line">
                            <a:avLst/>
                          </a:prstGeom>
                        </wps:spPr>
                        <wps:style>
                          <a:lnRef idx="3">
                            <a:schemeClr val="dk1"/>
                          </a:lnRef>
                          <a:fillRef idx="0">
                            <a:schemeClr val="dk1"/>
                          </a:fillRef>
                          <a:effectRef idx="2">
                            <a:schemeClr val="dk1"/>
                          </a:effectRef>
                          <a:fontRef idx="minor">
                            <a:schemeClr val="tx1"/>
                          </a:fontRef>
                        </wps:style>
                        <wps:bodyPr/>
                      </wps:wsp>
                      <wps:wsp>
                        <wps:cNvPr id="231" name="Text Box 2"/>
                        <wps:cNvSpPr txBox="1">
                          <a:spLocks noChangeArrowheads="1"/>
                        </wps:cNvSpPr>
                        <wps:spPr bwMode="auto">
                          <a:xfrm>
                            <a:off x="313266" y="810025"/>
                            <a:ext cx="795020" cy="230505"/>
                          </a:xfrm>
                          <a:prstGeom prst="rect">
                            <a:avLst/>
                          </a:prstGeom>
                          <a:noFill/>
                          <a:ln w="9525">
                            <a:noFill/>
                            <a:miter lim="800000"/>
                            <a:headEnd/>
                            <a:tailEnd/>
                          </a:ln>
                        </wps:spPr>
                        <wps:txbx>
                          <w:txbxContent>
                            <w:p w:rsidR="00C31E80" w:rsidRPr="00EC587F" w:rsidRDefault="00C31E80" w:rsidP="00270F1F">
                              <w:pPr>
                                <w:pStyle w:v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User side</w:t>
                              </w:r>
                            </w:p>
                          </w:txbxContent>
                        </wps:txbx>
                        <wps:bodyPr rot="0" vert="horz" wrap="square" lIns="91440" tIns="45720" rIns="91440" bIns="45720" anchor="t" anchorCtr="0">
                          <a:noAutofit/>
                        </wps:bodyPr>
                      </wps:wsp>
                      <wps:wsp>
                        <wps:cNvPr id="232" name="Text Box 2"/>
                        <wps:cNvSpPr txBox="1">
                          <a:spLocks noChangeArrowheads="1"/>
                        </wps:cNvSpPr>
                        <wps:spPr bwMode="auto">
                          <a:xfrm>
                            <a:off x="313266" y="1034835"/>
                            <a:ext cx="946150" cy="242815"/>
                          </a:xfrm>
                          <a:prstGeom prst="rect">
                            <a:avLst/>
                          </a:prstGeom>
                          <a:noFill/>
                          <a:ln w="9525">
                            <a:noFill/>
                            <a:miter lim="800000"/>
                            <a:headEnd/>
                            <a:tailEnd/>
                          </a:ln>
                        </wps:spPr>
                        <wps:txbx>
                          <w:txbxContent>
                            <w:p w:rsidR="00C31E80" w:rsidRPr="00EC587F" w:rsidRDefault="00C31E80" w:rsidP="00270F1F">
                              <w:pPr>
                                <w:pStyle w:v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Kernel side</w:t>
                              </w:r>
                            </w:p>
                          </w:txbxContent>
                        </wps:txbx>
                        <wps:bodyPr rot="0" vert="horz" wrap="square" lIns="91440" tIns="45720" rIns="91440" bIns="45720" anchor="t" anchorCtr="0">
                          <a:noAutofit/>
                        </wps:bodyPr>
                      </wps:wsp>
                      <wps:wsp>
                        <wps:cNvPr id="233" name="Straight Connector 233"/>
                        <wps:cNvCnPr/>
                        <wps:spPr>
                          <a:xfrm>
                            <a:off x="324276" y="4479916"/>
                            <a:ext cx="5629275" cy="0"/>
                          </a:xfrm>
                          <a:prstGeom prst="line">
                            <a:avLst/>
                          </a:prstGeom>
                        </wps:spPr>
                        <wps:style>
                          <a:lnRef idx="3">
                            <a:schemeClr val="dk1"/>
                          </a:lnRef>
                          <a:fillRef idx="0">
                            <a:schemeClr val="dk1"/>
                          </a:fillRef>
                          <a:effectRef idx="2">
                            <a:schemeClr val="dk1"/>
                          </a:effectRef>
                          <a:fontRef idx="minor">
                            <a:schemeClr val="tx1"/>
                          </a:fontRef>
                        </wps:style>
                        <wps:bodyPr/>
                      </wps:wsp>
                      <wps:wsp>
                        <wps:cNvPr id="238" name="Text Box 2"/>
                        <wps:cNvSpPr txBox="1">
                          <a:spLocks noChangeArrowheads="1"/>
                        </wps:cNvSpPr>
                        <wps:spPr bwMode="auto">
                          <a:xfrm>
                            <a:off x="4880401" y="4468485"/>
                            <a:ext cx="1073150" cy="230505"/>
                          </a:xfrm>
                          <a:prstGeom prst="rect">
                            <a:avLst/>
                          </a:prstGeom>
                          <a:noFill/>
                          <a:ln w="9525">
                            <a:noFill/>
                            <a:miter lim="800000"/>
                            <a:headEnd/>
                            <a:tailEnd/>
                          </a:ln>
                        </wps:spPr>
                        <wps:txbx>
                          <w:txbxContent>
                            <w:p w:rsidR="00C31E80" w:rsidRPr="0035659A" w:rsidRDefault="00C31E80" w:rsidP="00270F1F">
                              <w:pPr>
                                <w:pStyle w:v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Hardware</w:t>
                              </w:r>
                              <w:r w:rsidRPr="0035659A">
                                <w:rPr>
                                  <w:rFonts w:ascii="Arial" w:eastAsia="Calibri" w:hAnsi="Arial" w:cs="Arial"/>
                                  <w:color w:val="000000" w:themeColor="text1"/>
                                  <w:kern w:val="24"/>
                                  <w:sz w:val="20"/>
                                  <w:szCs w:val="20"/>
                                </w:rPr>
                                <w:t xml:space="preserve"> side</w:t>
                              </w:r>
                            </w:p>
                          </w:txbxContent>
                        </wps:txbx>
                        <wps:bodyPr rot="0" vert="horz" wrap="square" lIns="91440" tIns="45720" rIns="91440" bIns="45720" anchor="t" anchorCtr="0">
                          <a:noAutofit/>
                        </wps:bodyPr>
                      </wps:wsp>
                      <wps:wsp>
                        <wps:cNvPr id="239" name="Rectangle 239"/>
                        <wps:cNvSpPr/>
                        <wps:spPr>
                          <a:xfrm>
                            <a:off x="3170501" y="585851"/>
                            <a:ext cx="2416836" cy="262255"/>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C31E80" w:rsidRPr="00451287" w:rsidRDefault="00C31E80" w:rsidP="00270F1F">
                              <w:pPr>
                                <w:pStyle w:val="Web"/>
                                <w:spacing w:before="0" w:beforeAutospacing="0" w:after="160" w:afterAutospacing="0" w:line="256" w:lineRule="auto"/>
                                <w:jc w:val="center"/>
                                <w:rPr>
                                  <w:rFonts w:ascii="Arial" w:hAnsi="Arial" w:cs="Arial"/>
                                  <w:sz w:val="22"/>
                                  <w:szCs w:val="20"/>
                                </w:rPr>
                              </w:pPr>
                              <w:r w:rsidRPr="00451287">
                                <w:rPr>
                                  <w:rFonts w:ascii="Arial" w:eastAsia="Calibri" w:hAnsi="Arial" w:cs="Arial"/>
                                  <w:color w:val="000000" w:themeColor="dark1"/>
                                  <w:kern w:val="24"/>
                                  <w:sz w:val="22"/>
                                  <w:szCs w:val="20"/>
                                </w:rPr>
                                <w:t>ALSA Lib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Straight Arrow Connector 240"/>
                        <wps:cNvCnPr/>
                        <wps:spPr>
                          <a:xfrm>
                            <a:off x="3755916" y="413947"/>
                            <a:ext cx="0" cy="195653"/>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241" name="Rectangle 241"/>
                        <wps:cNvSpPr/>
                        <wps:spPr>
                          <a:xfrm>
                            <a:off x="2395182" y="4789298"/>
                            <a:ext cx="2081284" cy="62203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31E80" w:rsidRPr="005A4515" w:rsidRDefault="00C31E80" w:rsidP="00270F1F">
                              <w:pPr>
                                <w:pStyle w:val="Web"/>
                                <w:spacing w:before="0" w:beforeAutospacing="0" w:after="160" w:afterAutospacing="0" w:line="256" w:lineRule="auto"/>
                                <w:jc w:val="center"/>
                                <w:rPr>
                                  <w:rFonts w:ascii="Arial" w:hAnsi="Arial" w:cs="Arial"/>
                                  <w:color w:val="FFFFFF" w:themeColor="background1"/>
                                </w:rPr>
                              </w:pPr>
                              <w:r w:rsidRPr="005A4515">
                                <w:rPr>
                                  <w:rFonts w:ascii="Arial" w:eastAsia="Calibri" w:hAnsi="Arial" w:cs="Arial"/>
                                  <w:color w:val="FFFFFF" w:themeColor="background1"/>
                                  <w:kern w:val="24"/>
                                  <w:sz w:val="22"/>
                                  <w:szCs w:val="22"/>
                                </w:rPr>
                                <w:t>Renderer/Capture</w:t>
                              </w:r>
                              <w:r>
                                <w:rPr>
                                  <w:rFonts w:ascii="Arial" w:eastAsia="Calibri" w:hAnsi="Arial" w:cs="Arial"/>
                                  <w:color w:val="FFFFFF" w:themeColor="background1"/>
                                  <w:kern w:val="24"/>
                                  <w:sz w:val="22"/>
                                  <w:szCs w:val="22"/>
                                </w:rPr>
                                <w:t>/ Equalizer/TDM Renderer/TDM Capture plugin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a:endCxn id="111" idx="2"/>
                        </wps:cNvCnPr>
                        <wps:spPr>
                          <a:xfrm flipH="1" flipV="1">
                            <a:off x="3738667" y="1774061"/>
                            <a:ext cx="5938" cy="247245"/>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105" name="Text Box 2"/>
                        <wps:cNvSpPr txBox="1">
                          <a:spLocks noChangeArrowheads="1"/>
                        </wps:cNvSpPr>
                        <wps:spPr bwMode="auto">
                          <a:xfrm>
                            <a:off x="2077374" y="403227"/>
                            <a:ext cx="1243014" cy="304484"/>
                          </a:xfrm>
                          <a:prstGeom prst="rect">
                            <a:avLst/>
                          </a:prstGeom>
                          <a:noFill/>
                          <a:ln w="9525">
                            <a:noFill/>
                            <a:miter lim="800000"/>
                            <a:headEnd/>
                            <a:tailEnd/>
                          </a:ln>
                        </wps:spPr>
                        <wps:txbx>
                          <w:txbxContent>
                            <w:p w:rsidR="00C31E80" w:rsidRPr="00C36247" w:rsidRDefault="00C31E80" w:rsidP="00270F1F">
                              <w:pPr>
                                <w:pStyle w:val="Web"/>
                                <w:spacing w:before="0" w:beforeAutospacing="0" w:after="160" w:afterAutospacing="0" w:line="256" w:lineRule="auto"/>
                                <w:rPr>
                                  <w:rFonts w:ascii="Arial" w:hAnsi="Arial" w:cs="Arial"/>
                                  <w:i/>
                                  <w:sz w:val="20"/>
                                  <w:szCs w:val="20"/>
                                </w:rPr>
                              </w:pPr>
                              <w:r w:rsidRPr="00C36247">
                                <w:rPr>
                                  <w:rFonts w:ascii="Arial" w:hAnsi="Arial" w:cs="Arial"/>
                                  <w:i/>
                                  <w:sz w:val="20"/>
                                  <w:szCs w:val="20"/>
                                </w:rPr>
                                <w:t>PCM parameters</w:t>
                              </w:r>
                            </w:p>
                          </w:txbxContent>
                        </wps:txbx>
                        <wps:bodyPr rot="0" vert="horz" wrap="square" lIns="91440" tIns="45720" rIns="91440" bIns="45720" anchor="t" anchorCtr="0">
                          <a:noAutofit/>
                        </wps:bodyPr>
                      </wps:wsp>
                      <wps:wsp>
                        <wps:cNvPr id="106" name="Text Box 2"/>
                        <wps:cNvSpPr txBox="1">
                          <a:spLocks noChangeArrowheads="1"/>
                        </wps:cNvSpPr>
                        <wps:spPr bwMode="auto">
                          <a:xfrm>
                            <a:off x="5248275" y="217433"/>
                            <a:ext cx="1147445" cy="945065"/>
                          </a:xfrm>
                          <a:prstGeom prst="rect">
                            <a:avLst/>
                          </a:prstGeom>
                          <a:noFill/>
                          <a:ln w="9525">
                            <a:noFill/>
                            <a:miter lim="800000"/>
                            <a:headEnd/>
                            <a:tailEnd/>
                          </a:ln>
                        </wps:spPr>
                        <wps:txbx>
                          <w:txbxContent>
                            <w:p w:rsidR="00C31E80" w:rsidRPr="00C36247" w:rsidRDefault="00C31E80" w:rsidP="00270F1F">
                              <w:pPr>
                                <w:pStyle w:val="Web"/>
                                <w:spacing w:before="0" w:beforeAutospacing="0" w:after="160" w:afterAutospacing="0" w:line="256" w:lineRule="auto"/>
                                <w:rPr>
                                  <w:rFonts w:ascii="Arial" w:hAnsi="Arial" w:cs="Arial"/>
                                  <w:i/>
                                  <w:sz w:val="20"/>
                                  <w:szCs w:val="20"/>
                                </w:rPr>
                              </w:pPr>
                              <w:r w:rsidRPr="00C36247">
                                <w:rPr>
                                  <w:rFonts w:ascii="Arial" w:hAnsi="Arial" w:cs="Arial"/>
                                  <w:i/>
                                  <w:sz w:val="20"/>
                                  <w:szCs w:val="20"/>
                                </w:rPr>
                                <w:t>Extension parameters (volume, SRC</w:t>
                              </w:r>
                              <w:r>
                                <w:rPr>
                                  <w:rFonts w:ascii="Arial" w:hAnsi="Arial" w:cs="Arial"/>
                                  <w:i/>
                                  <w:sz w:val="20"/>
                                  <w:szCs w:val="20"/>
                                </w:rPr>
                                <w:t>, Equalizer</w:t>
                              </w:r>
                              <w:r w:rsidRPr="00C36247">
                                <w:rPr>
                                  <w:rFonts w:ascii="Arial" w:hAnsi="Arial" w:cs="Arial"/>
                                  <w:i/>
                                  <w:sz w:val="20"/>
                                  <w:szCs w:val="20"/>
                                </w:rPr>
                                <w:t>)</w:t>
                              </w:r>
                            </w:p>
                          </w:txbxContent>
                        </wps:txbx>
                        <wps:bodyPr rot="0" vert="horz" wrap="square" lIns="91440" tIns="45720" rIns="91440" bIns="45720" anchor="t" anchorCtr="0">
                          <a:noAutofit/>
                        </wps:bodyPr>
                      </wps:wsp>
                      <wps:wsp>
                        <wps:cNvPr id="110" name="Straight Arrow Connector 110"/>
                        <wps:cNvCnPr/>
                        <wps:spPr>
                          <a:xfrm flipH="1">
                            <a:off x="1581924" y="4802136"/>
                            <a:ext cx="402447"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11" name="Rectangle 111"/>
                        <wps:cNvSpPr/>
                        <wps:spPr>
                          <a:xfrm>
                            <a:off x="3291050" y="1380611"/>
                            <a:ext cx="895234" cy="3934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PCM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4634620" y="1374637"/>
                            <a:ext cx="895234" cy="39344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Control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Text Box 2"/>
                        <wps:cNvSpPr txBox="1">
                          <a:spLocks noChangeArrowheads="1"/>
                        </wps:cNvSpPr>
                        <wps:spPr bwMode="auto">
                          <a:xfrm>
                            <a:off x="4880401" y="4257105"/>
                            <a:ext cx="946150" cy="242815"/>
                          </a:xfrm>
                          <a:prstGeom prst="rect">
                            <a:avLst/>
                          </a:prstGeom>
                          <a:noFill/>
                          <a:ln w="9525">
                            <a:noFill/>
                            <a:miter lim="800000"/>
                            <a:headEnd/>
                            <a:tailEnd/>
                          </a:ln>
                        </wps:spPr>
                        <wps:txbx>
                          <w:txbxContent>
                            <w:p w:rsidR="00C31E80" w:rsidRPr="0035659A" w:rsidRDefault="00C31E80" w:rsidP="00270F1F">
                              <w:pPr>
                                <w:pStyle w:v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Kernel</w:t>
                              </w:r>
                              <w:r w:rsidRPr="0035659A">
                                <w:rPr>
                                  <w:rFonts w:ascii="Arial" w:eastAsia="Calibri" w:hAnsi="Arial" w:cs="Arial"/>
                                  <w:color w:val="000000" w:themeColor="text1"/>
                                  <w:kern w:val="24"/>
                                  <w:sz w:val="20"/>
                                  <w:szCs w:val="20"/>
                                </w:rPr>
                                <w:t xml:space="preserve"> side</w:t>
                              </w:r>
                            </w:p>
                          </w:txbxContent>
                        </wps:txbx>
                        <wps:bodyPr rot="0" vert="horz" wrap="square" lIns="91440" tIns="45720" rIns="91440" bIns="45720" anchor="t" anchorCtr="0">
                          <a:noAutofit/>
                        </wps:bodyPr>
                      </wps:wsp>
                      <wps:wsp>
                        <wps:cNvPr id="117" name="Rectangle 117"/>
                        <wps:cNvSpPr/>
                        <wps:spPr>
                          <a:xfrm>
                            <a:off x="107515" y="5904535"/>
                            <a:ext cx="563245" cy="212090"/>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C31E80" w:rsidRPr="00644390" w:rsidRDefault="00C31E80" w:rsidP="00270F1F">
                              <w:pPr>
                                <w:pStyle w:val="Web"/>
                                <w:spacing w:before="0" w:beforeAutospacing="0" w:after="0" w:afterAutospacing="0"/>
                                <w:jc w:val="center"/>
                                <w:rPr>
                                  <w:sz w:val="18"/>
                                  <w:szCs w:val="18"/>
                                </w:rPr>
                              </w:pPr>
                              <w:r w:rsidRPr="00644390">
                                <w:rPr>
                                  <w:rFonts w:ascii="Verdana" w:eastAsia="Times New Roman" w:hAnsi="Verdana"/>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2"/>
                        <wps:cNvSpPr txBox="1">
                          <a:spLocks noChangeArrowheads="1"/>
                        </wps:cNvSpPr>
                        <wps:spPr bwMode="auto">
                          <a:xfrm>
                            <a:off x="643348" y="5903698"/>
                            <a:ext cx="2153312" cy="23114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ALSA framework supported by Linux</w:t>
                              </w:r>
                            </w:p>
                          </w:txbxContent>
                        </wps:txbx>
                        <wps:bodyPr rot="0" vert="horz" wrap="square" lIns="91440" tIns="45720" rIns="91440" bIns="45720" anchor="t" anchorCtr="0">
                          <a:noAutofit/>
                        </wps:bodyPr>
                      </wps:wsp>
                      <wps:wsp>
                        <wps:cNvPr id="121" name="Text Box 2"/>
                        <wps:cNvSpPr txBox="1">
                          <a:spLocks noChangeArrowheads="1"/>
                        </wps:cNvSpPr>
                        <wps:spPr bwMode="auto">
                          <a:xfrm>
                            <a:off x="646549" y="6376036"/>
                            <a:ext cx="2150110" cy="23304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w:t>
                              </w:r>
                              <w:r>
                                <w:rPr>
                                  <w:rFonts w:ascii="Arial" w:eastAsia="Calibri" w:hAnsi="Arial" w:cs="Arial"/>
                                  <w:color w:val="000000"/>
                                  <w:kern w:val="24"/>
                                  <w:sz w:val="18"/>
                                  <w:szCs w:val="18"/>
                                </w:rPr>
                                <w:t>LSA SoC core</w:t>
                              </w:r>
                            </w:p>
                          </w:txbxContent>
                        </wps:txbx>
                        <wps:bodyPr rot="0" vert="horz" wrap="square" lIns="91440" tIns="45720" rIns="91440" bIns="45720" anchor="t" anchorCtr="0">
                          <a:noAutofit/>
                        </wps:bodyPr>
                      </wps:wsp>
                      <wps:wsp>
                        <wps:cNvPr id="122" name="Rectangle 122"/>
                        <wps:cNvSpPr/>
                        <wps:spPr>
                          <a:xfrm>
                            <a:off x="106880" y="7125148"/>
                            <a:ext cx="563245" cy="236059"/>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C31E80" w:rsidRPr="00644390" w:rsidRDefault="00C31E80" w:rsidP="00270F1F">
                              <w:pPr>
                                <w:pStyle w:val="Web"/>
                                <w:spacing w:before="0" w:beforeAutospacing="0" w:after="160" w:afterAutospacing="0" w:line="252" w:lineRule="auto"/>
                                <w:jc w:val="center"/>
                                <w:rPr>
                                  <w:sz w:val="18"/>
                                  <w:szCs w:val="18"/>
                                </w:rPr>
                              </w:pPr>
                              <w:r w:rsidRPr="00644390">
                                <w:rPr>
                                  <w:rFonts w:ascii="Arial" w:eastAsia="Times New Roman" w:hAnsi="Arial" w:cs="Arial"/>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Text Box 2"/>
                        <wps:cNvSpPr txBox="1">
                          <a:spLocks noChangeArrowheads="1"/>
                        </wps:cNvSpPr>
                        <wps:spPr bwMode="auto">
                          <a:xfrm>
                            <a:off x="636693" y="7125146"/>
                            <a:ext cx="2439974" cy="242781"/>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 xml:space="preserve">Shared memory, </w:t>
                              </w:r>
                              <w:r w:rsidRPr="00644390">
                                <w:rPr>
                                  <w:rFonts w:ascii="Arial" w:eastAsia="Calibri" w:hAnsi="Arial" w:cs="Arial"/>
                                  <w:color w:val="000000"/>
                                  <w:kern w:val="24"/>
                                  <w:sz w:val="18"/>
                                  <w:szCs w:val="18"/>
                                </w:rPr>
                                <w:t>ADSP hardware</w:t>
                              </w:r>
                              <w:r>
                                <w:rPr>
                                  <w:rFonts w:ascii="Arial" w:eastAsia="Calibri" w:hAnsi="Arial" w:cs="Arial"/>
                                  <w:color w:val="000000"/>
                                  <w:kern w:val="24"/>
                                  <w:sz w:val="18"/>
                                  <w:szCs w:val="18"/>
                                </w:rPr>
                                <w:t>, codec</w:t>
                              </w:r>
                            </w:p>
                          </w:txbxContent>
                        </wps:txbx>
                        <wps:bodyPr rot="0" vert="horz" wrap="square" lIns="91440" tIns="45720" rIns="91440" bIns="45720" anchor="t" anchorCtr="0">
                          <a:noAutofit/>
                        </wps:bodyPr>
                      </wps:wsp>
                      <wps:wsp>
                        <wps:cNvPr id="125" name="Text Box 2"/>
                        <wps:cNvSpPr txBox="1">
                          <a:spLocks noChangeArrowheads="1"/>
                        </wps:cNvSpPr>
                        <wps:spPr bwMode="auto">
                          <a:xfrm>
                            <a:off x="636693" y="6624625"/>
                            <a:ext cx="2447925" cy="24701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Driver Extension</w:t>
                              </w:r>
                            </w:p>
                          </w:txbxContent>
                        </wps:txbx>
                        <wps:bodyPr rot="0" vert="horz" wrap="square" lIns="91440" tIns="45720" rIns="91440" bIns="45720" anchor="t" anchorCtr="0">
                          <a:noAutofit/>
                        </wps:bodyPr>
                      </wps:wsp>
                      <wps:wsp>
                        <wps:cNvPr id="126" name="Straight Arrow Connector 126"/>
                        <wps:cNvCnPr/>
                        <wps:spPr>
                          <a:xfrm flipH="1">
                            <a:off x="3298458" y="5816343"/>
                            <a:ext cx="570230" cy="0"/>
                          </a:xfrm>
                          <a:prstGeom prst="straightConnector1">
                            <a:avLst/>
                          </a:prstGeom>
                          <a:ln w="12700">
                            <a:solidFill>
                              <a:srgbClr val="C0000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27" name="Straight Arrow Connector 127"/>
                        <wps:cNvCnPr/>
                        <wps:spPr>
                          <a:xfrm flipH="1">
                            <a:off x="3304808" y="6004938"/>
                            <a:ext cx="563245"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28" name="Text Box 2"/>
                        <wps:cNvSpPr txBox="1">
                          <a:spLocks noChangeArrowheads="1"/>
                        </wps:cNvSpPr>
                        <wps:spPr bwMode="auto">
                          <a:xfrm>
                            <a:off x="3892183" y="5707317"/>
                            <a:ext cx="794829" cy="25844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PCM data</w:t>
                              </w:r>
                            </w:p>
                          </w:txbxContent>
                        </wps:txbx>
                        <wps:bodyPr rot="0" vert="horz" wrap="square" lIns="91440" tIns="45720" rIns="91440" bIns="45720" anchor="t" anchorCtr="0">
                          <a:noAutofit/>
                        </wps:bodyPr>
                      </wps:wsp>
                      <wps:wsp>
                        <wps:cNvPr id="129" name="Text Box 2"/>
                        <wps:cNvSpPr txBox="1">
                          <a:spLocks noChangeArrowheads="1"/>
                        </wps:cNvSpPr>
                        <wps:spPr bwMode="auto">
                          <a:xfrm>
                            <a:off x="3886363" y="5890170"/>
                            <a:ext cx="1209797" cy="24130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Communication</w:t>
                              </w:r>
                            </w:p>
                          </w:txbxContent>
                        </wps:txbx>
                        <wps:bodyPr rot="0" vert="horz" wrap="square" lIns="91440" tIns="45720" rIns="91440" bIns="45720" anchor="t" anchorCtr="0">
                          <a:noAutofit/>
                        </wps:bodyPr>
                      </wps:wsp>
                      <wps:wsp>
                        <wps:cNvPr id="130" name="Rectangle 130"/>
                        <wps:cNvSpPr/>
                        <wps:spPr>
                          <a:xfrm>
                            <a:off x="100530" y="6868465"/>
                            <a:ext cx="570230" cy="190500"/>
                          </a:xfrm>
                          <a:prstGeom prst="rect">
                            <a:avLst/>
                          </a:prstGeom>
                          <a:solidFill>
                            <a:schemeClr val="accent1">
                              <a:lumMod val="60000"/>
                              <a:lumOff val="40000"/>
                            </a:schemeClr>
                          </a:solidFill>
                        </wps:spPr>
                        <wps:style>
                          <a:lnRef idx="1">
                            <a:schemeClr val="accent1"/>
                          </a:lnRef>
                          <a:fillRef idx="2">
                            <a:schemeClr val="accent1"/>
                          </a:fillRef>
                          <a:effectRef idx="1">
                            <a:schemeClr val="accent1"/>
                          </a:effectRef>
                          <a:fontRef idx="minor">
                            <a:schemeClr val="dk1"/>
                          </a:fontRef>
                        </wps:style>
                        <wps:txbx>
                          <w:txbxContent>
                            <w:p w:rsidR="00C31E80" w:rsidRPr="00644390" w:rsidRDefault="00C31E80" w:rsidP="00270F1F">
                              <w:pPr>
                                <w:pStyle w:val="Web"/>
                                <w:spacing w:before="0" w:beforeAutospacing="0" w:after="160" w:afterAutospacing="0" w:line="252" w:lineRule="auto"/>
                                <w:jc w:val="center"/>
                                <w:rPr>
                                  <w:sz w:val="18"/>
                                  <w:szCs w:val="18"/>
                                </w:rPr>
                              </w:pPr>
                              <w:r w:rsidRPr="00644390">
                                <w:rPr>
                                  <w:rFonts w:ascii="Arial" w:eastAsia="Times New Roman" w:hAnsi="Arial" w:cs="Arial"/>
                                  <w:color w:val="000000"/>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Text Box 2"/>
                        <wps:cNvSpPr txBox="1">
                          <a:spLocks noChangeArrowheads="1"/>
                        </wps:cNvSpPr>
                        <wps:spPr bwMode="auto">
                          <a:xfrm>
                            <a:off x="646514" y="6858981"/>
                            <a:ext cx="2553885" cy="25908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Platform driver, Machine driver, Codec driver</w:t>
                              </w:r>
                            </w:p>
                          </w:txbxContent>
                        </wps:txbx>
                        <wps:bodyPr rot="0" vert="horz" wrap="square" lIns="91440" tIns="45720" rIns="91440" bIns="45720" anchor="t" anchorCtr="0">
                          <a:noAutofit/>
                        </wps:bodyPr>
                      </wps:wsp>
                      <wps:wsp>
                        <wps:cNvPr id="132" name="Rectangle 132"/>
                        <wps:cNvSpPr/>
                        <wps:spPr>
                          <a:xfrm>
                            <a:off x="107515" y="5646725"/>
                            <a:ext cx="563880" cy="212090"/>
                          </a:xfrm>
                          <a:prstGeom prst="rect">
                            <a:avLst/>
                          </a:prstGeom>
                          <a:solidFill>
                            <a:srgbClr val="BE9FE1"/>
                          </a:solidFill>
                          <a:ln>
                            <a:solidFill>
                              <a:srgbClr val="7030A0"/>
                            </a:solidFill>
                          </a:ln>
                        </wps:spPr>
                        <wps:style>
                          <a:lnRef idx="1">
                            <a:schemeClr val="accent2"/>
                          </a:lnRef>
                          <a:fillRef idx="2">
                            <a:schemeClr val="accent2"/>
                          </a:fillRef>
                          <a:effectRef idx="1">
                            <a:schemeClr val="accent2"/>
                          </a:effectRef>
                          <a:fontRef idx="minor">
                            <a:schemeClr val="dk1"/>
                          </a:fontRef>
                        </wps:style>
                        <wps:txbx>
                          <w:txbxContent>
                            <w:p w:rsidR="00C31E80" w:rsidRPr="00644390" w:rsidRDefault="00C31E80" w:rsidP="00270F1F">
                              <w:pPr>
                                <w:pStyle w:val="Web"/>
                                <w:spacing w:before="0" w:beforeAutospacing="0" w:after="0" w:afterAutospacing="0"/>
                                <w:jc w:val="center"/>
                                <w:rPr>
                                  <w:sz w:val="18"/>
                                  <w:szCs w:val="18"/>
                                </w:rPr>
                              </w:pPr>
                              <w:r w:rsidRPr="00644390">
                                <w:rPr>
                                  <w:rFonts w:ascii="Verdana" w:eastAsia="Times New Roman" w:hAnsi="Verdana"/>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2"/>
                        <wps:cNvSpPr txBox="1">
                          <a:spLocks noChangeArrowheads="1"/>
                        </wps:cNvSpPr>
                        <wps:spPr bwMode="auto">
                          <a:xfrm>
                            <a:off x="643347" y="5646725"/>
                            <a:ext cx="1454785" cy="23812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Audio application layer</w:t>
                              </w:r>
                            </w:p>
                          </w:txbxContent>
                        </wps:txbx>
                        <wps:bodyPr rot="0" vert="horz" wrap="square" lIns="91440" tIns="45720" rIns="91440" bIns="45720" anchor="t" anchorCtr="0">
                          <a:noAutofit/>
                        </wps:bodyPr>
                      </wps:wsp>
                      <wps:wsp>
                        <wps:cNvPr id="134" name="Text Box 2"/>
                        <wps:cNvSpPr txBox="1">
                          <a:spLocks noChangeArrowheads="1"/>
                        </wps:cNvSpPr>
                        <wps:spPr bwMode="auto">
                          <a:xfrm>
                            <a:off x="2451100" y="5558533"/>
                            <a:ext cx="708660" cy="257810"/>
                          </a:xfrm>
                          <a:prstGeom prst="rect">
                            <a:avLst/>
                          </a:prstGeom>
                          <a:noFill/>
                          <a:ln w="9525">
                            <a:noFill/>
                            <a:miter lim="800000"/>
                            <a:headEnd/>
                            <a:tailEnd/>
                          </a:ln>
                        </wps:spPr>
                        <wps:txbx>
                          <w:txbxContent>
                            <w:p w:rsidR="00C31E80" w:rsidRPr="002D132C" w:rsidRDefault="00C31E80" w:rsidP="00270F1F">
                              <w:pPr>
                                <w:pStyle w:val="Web"/>
                                <w:spacing w:before="0" w:beforeAutospacing="0" w:after="160" w:afterAutospacing="0" w:line="252" w:lineRule="auto"/>
                                <w:jc w:val="both"/>
                                <w:rPr>
                                  <w:i/>
                                  <w:sz w:val="20"/>
                                  <w:szCs w:val="18"/>
                                </w:rPr>
                              </w:pPr>
                              <w:r w:rsidRPr="002D132C">
                                <w:rPr>
                                  <w:rFonts w:ascii="Arial" w:eastAsia="Calibri" w:hAnsi="Arial" w:cs="Arial"/>
                                  <w:b/>
                                  <w:bCs/>
                                  <w:i/>
                                  <w:color w:val="000000"/>
                                  <w:kern w:val="24"/>
                                  <w:sz w:val="20"/>
                                  <w:szCs w:val="18"/>
                                </w:rPr>
                                <w:t>Legend:</w:t>
                              </w:r>
                            </w:p>
                          </w:txbxContent>
                        </wps:txbx>
                        <wps:bodyPr rot="0" vert="horz" wrap="square" lIns="91440" tIns="45720" rIns="91440" bIns="45720" anchor="t" anchorCtr="0">
                          <a:noAutofit/>
                        </wps:bodyPr>
                      </wps:wsp>
                      <wps:wsp>
                        <wps:cNvPr id="135" name="Rectangle 135"/>
                        <wps:cNvSpPr/>
                        <wps:spPr>
                          <a:xfrm>
                            <a:off x="36002" y="5529179"/>
                            <a:ext cx="6217920" cy="1975712"/>
                          </a:xfrm>
                          <a:prstGeom prst="rect">
                            <a:avLst/>
                          </a:prstGeom>
                          <a:noFill/>
                          <a:ln w="9525">
                            <a:solidFill>
                              <a:srgbClr val="00206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311458" y="6150643"/>
                            <a:ext cx="580725" cy="21123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C31E80" w:rsidRDefault="00C31E80" w:rsidP="00270F1F">
                              <w:pPr>
                                <w:pStyle w:v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311457" y="6395616"/>
                            <a:ext cx="580725" cy="2173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31E80" w:rsidRDefault="00C31E80" w:rsidP="00270F1F">
                              <w:pPr>
                                <w:pStyle w:v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3906452" y="6321042"/>
                            <a:ext cx="2256156" cy="375042"/>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Plugins (Capture, Renderer, Equalizer, TDM Capture, TDM Renderer)</w:t>
                              </w:r>
                            </w:p>
                          </w:txbxContent>
                        </wps:txbx>
                        <wps:bodyPr rot="0" vert="horz" wrap="square" lIns="91440" tIns="45720" rIns="91440" bIns="45720" anchor="t" anchorCtr="0">
                          <a:noAutofit/>
                        </wps:bodyPr>
                      </wps:wsp>
                      <wps:wsp>
                        <wps:cNvPr id="139" name="Text Box 2"/>
                        <wps:cNvSpPr txBox="1">
                          <a:spLocks noChangeArrowheads="1"/>
                        </wps:cNvSpPr>
                        <wps:spPr bwMode="auto">
                          <a:xfrm>
                            <a:off x="3049119" y="3924537"/>
                            <a:ext cx="1744345" cy="453390"/>
                          </a:xfrm>
                          <a:prstGeom prst="rect">
                            <a:avLst/>
                          </a:prstGeom>
                          <a:noFill/>
                          <a:ln w="9525">
                            <a:noFill/>
                            <a:miter lim="800000"/>
                            <a:headEnd/>
                            <a:tailEnd/>
                          </a:ln>
                        </wps:spPr>
                        <wps:txbx>
                          <w:txbxContent>
                            <w:p w:rsidR="00C31E80" w:rsidRDefault="00C31E80" w:rsidP="00270F1F">
                              <w:pPr>
                                <w:pStyle w:val="Web"/>
                                <w:spacing w:before="0" w:beforeAutospacing="0" w:after="160" w:afterAutospacing="0" w:line="252" w:lineRule="auto"/>
                              </w:pPr>
                              <w:r>
                                <w:rPr>
                                  <w:rFonts w:ascii="Arial" w:eastAsia="Calibri" w:hAnsi="Arial" w:cs="Arial"/>
                                  <w:color w:val="FF0000"/>
                                  <w:kern w:val="24"/>
                                  <w:sz w:val="20"/>
                                  <w:szCs w:val="20"/>
                                </w:rPr>
                                <w:t>The target of this document is in side of red square.</w:t>
                              </w:r>
                            </w:p>
                          </w:txbxContent>
                        </wps:txbx>
                        <wps:bodyPr rot="0" vert="horz" wrap="square" lIns="91440" tIns="45720" rIns="91440" bIns="45720" anchor="t" anchorCtr="0">
                          <a:noAutofit/>
                        </wps:bodyPr>
                      </wps:wsp>
                      <wps:wsp>
                        <wps:cNvPr id="140" name="Text Box 2"/>
                        <wps:cNvSpPr txBox="1">
                          <a:spLocks noChangeArrowheads="1"/>
                        </wps:cNvSpPr>
                        <wps:spPr bwMode="auto">
                          <a:xfrm>
                            <a:off x="3576404" y="1157954"/>
                            <a:ext cx="1763394" cy="242570"/>
                          </a:xfrm>
                          <a:prstGeom prst="rect">
                            <a:avLst/>
                          </a:prstGeom>
                          <a:noFill/>
                          <a:ln w="9525">
                            <a:noFill/>
                            <a:miter lim="800000"/>
                            <a:headEnd/>
                            <a:tailEnd/>
                          </a:ln>
                        </wps:spPr>
                        <wps:txbx>
                          <w:txbxContent>
                            <w:p w:rsidR="00C31E80" w:rsidRPr="00DB6193" w:rsidRDefault="00C31E80" w:rsidP="00270F1F">
                              <w:pPr>
                                <w:pStyle w:val="Web"/>
                                <w:spacing w:before="0" w:beforeAutospacing="0" w:after="160" w:afterAutospacing="0" w:line="256" w:lineRule="auto"/>
                                <w:rPr>
                                  <w:sz w:val="28"/>
                                </w:rPr>
                              </w:pPr>
                              <w:r w:rsidRPr="00451287">
                                <w:rPr>
                                  <w:rFonts w:ascii="Arial" w:eastAsia="Calibri" w:hAnsi="Arial" w:cs="Arial"/>
                                  <w:color w:val="000000" w:themeColor="dark1"/>
                                  <w:kern w:val="24"/>
                                  <w:sz w:val="22"/>
                                  <w:szCs w:val="20"/>
                                </w:rPr>
                                <w:t xml:space="preserve">ALSA </w:t>
                              </w:r>
                              <w:r>
                                <w:rPr>
                                  <w:rFonts w:ascii="Arial" w:eastAsia="Calibri" w:hAnsi="Arial" w:cs="Arial"/>
                                  <w:color w:val="000000" w:themeColor="dark1"/>
                                  <w:kern w:val="24"/>
                                  <w:sz w:val="22"/>
                                  <w:szCs w:val="20"/>
                                </w:rPr>
                                <w:t>Middleware Layer</w:t>
                              </w:r>
                            </w:p>
                          </w:txbxContent>
                        </wps:txbx>
                        <wps:bodyPr rot="0" vert="horz" wrap="square" lIns="91440" tIns="45720" rIns="91440" bIns="45720" anchor="t" anchorCtr="0">
                          <a:noAutofit/>
                        </wps:bodyPr>
                      </wps:wsp>
                      <wps:wsp>
                        <wps:cNvPr id="141" name="Rectangle 141"/>
                        <wps:cNvSpPr/>
                        <wps:spPr>
                          <a:xfrm>
                            <a:off x="495742" y="2411646"/>
                            <a:ext cx="2465822" cy="1348305"/>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rsidR="00C31E80" w:rsidRPr="00451287" w:rsidRDefault="00C31E80" w:rsidP="00270F1F">
                              <w:pPr>
                                <w:pStyle w:val="Web"/>
                                <w:spacing w:before="0" w:beforeAutospacing="0" w:after="160" w:afterAutospacing="0" w:line="256" w:lineRule="auto"/>
                                <w:jc w:val="center"/>
                                <w:rPr>
                                  <w:rFonts w:ascii="Arial" w:hAnsi="Arial" w:cs="Arial"/>
                                  <w:color w:val="000000" w:themeColor="text1"/>
                                  <w:sz w:val="22"/>
                                  <w:szCs w:val="20"/>
                                </w:rPr>
                              </w:pPr>
                              <w:r>
                                <w:rPr>
                                  <w:rFonts w:ascii="Arial" w:eastAsia="Calibri" w:hAnsi="Arial" w:cs="Arial"/>
                                  <w:color w:val="000000" w:themeColor="text1"/>
                                  <w:kern w:val="24"/>
                                  <w:sz w:val="22"/>
                                  <w:szCs w:val="20"/>
                                </w:rPr>
                                <w:t>Platform driver (</w:t>
                              </w:r>
                              <w:proofErr w:type="spellStart"/>
                              <w:r>
                                <w:rPr>
                                  <w:rFonts w:ascii="Arial" w:eastAsia="Calibri" w:hAnsi="Arial" w:cs="Arial"/>
                                  <w:color w:val="000000" w:themeColor="text1"/>
                                  <w:kern w:val="24"/>
                                  <w:sz w:val="22"/>
                                  <w:szCs w:val="20"/>
                                </w:rPr>
                                <w:t>rcar_adsp_sound</w:t>
                              </w:r>
                              <w:proofErr w:type="spellEnd"/>
                              <w:r>
                                <w:rPr>
                                  <w:rFonts w:ascii="Arial" w:eastAsia="Calibri" w:hAnsi="Arial" w:cs="Arial"/>
                                  <w:color w:val="000000" w:themeColor="text1"/>
                                  <w:kern w:val="24"/>
                                  <w:sz w:val="22"/>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597604" y="3405798"/>
                            <a:ext cx="976539" cy="254010"/>
                          </a:xfrm>
                          <a:prstGeom prst="rect">
                            <a:avLst/>
                          </a:prstGeom>
                          <a:solidFill>
                            <a:srgbClr val="FF66FF"/>
                          </a:solidFill>
                          <a:ln>
                            <a:solidFill>
                              <a:srgbClr val="FF00FF"/>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ADSP ALSA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796341" y="3256161"/>
                            <a:ext cx="1048864" cy="42812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31E80" w:rsidRPr="00496030" w:rsidRDefault="00C31E80" w:rsidP="00270F1F">
                              <w:pPr>
                                <w:pStyle w:val="Web"/>
                                <w:spacing w:before="0" w:beforeAutospacing="0" w:after="160" w:afterAutospacing="0" w:line="256" w:lineRule="auto"/>
                                <w:jc w:val="center"/>
                                <w:rPr>
                                  <w:rFonts w:ascii="Arial" w:hAnsi="Arial" w:cs="Arial"/>
                                  <w:color w:val="FFFFFF" w:themeColor="background1"/>
                                  <w:sz w:val="22"/>
                                </w:rPr>
                              </w:pPr>
                              <w:r>
                                <w:rPr>
                                  <w:rFonts w:ascii="Arial" w:eastAsia="Calibri" w:hAnsi="Arial" w:cs="Arial"/>
                                  <w:color w:val="FFFFFF" w:themeColor="background1"/>
                                  <w:kern w:val="24"/>
                                  <w:sz w:val="20"/>
                                  <w:szCs w:val="22"/>
                                </w:rPr>
                                <w:t>ADSP Driver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210936" y="2947450"/>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406093" y="2545278"/>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flipH="1">
                            <a:off x="1117600" y="2291014"/>
                            <a:ext cx="9625" cy="1114784"/>
                          </a:xfrm>
                          <a:prstGeom prst="straightConnector1">
                            <a:avLst/>
                          </a:prstGeom>
                          <a:ln w="12700">
                            <a:solidFill>
                              <a:srgbClr val="C00000"/>
                            </a:solidFill>
                            <a:prstDash val="solid"/>
                            <a:headEnd type="triangle"/>
                            <a:tailEnd type="triangle"/>
                          </a:ln>
                        </wps:spPr>
                        <wps:style>
                          <a:lnRef idx="1">
                            <a:schemeClr val="accent2"/>
                          </a:lnRef>
                          <a:fillRef idx="2">
                            <a:schemeClr val="accent2"/>
                          </a:fillRef>
                          <a:effectRef idx="1">
                            <a:schemeClr val="accent2"/>
                          </a:effectRef>
                          <a:fontRef idx="minor">
                            <a:schemeClr val="dk1"/>
                          </a:fontRef>
                        </wps:style>
                        <wps:bodyPr/>
                      </wps:wsp>
                      <wpg:wgp>
                        <wpg:cNvPr id="163" name="Group 163"/>
                        <wpg:cNvGrpSpPr/>
                        <wpg:grpSpPr>
                          <a:xfrm>
                            <a:off x="4592473" y="2636253"/>
                            <a:ext cx="1647906" cy="980404"/>
                            <a:chOff x="4399224" y="3286077"/>
                            <a:chExt cx="1647906" cy="980404"/>
                          </a:xfrm>
                        </wpg:grpSpPr>
                        <wps:wsp>
                          <wps:cNvPr id="164" name="Rectangle 164"/>
                          <wps:cNvSpPr/>
                          <wps:spPr>
                            <a:xfrm>
                              <a:off x="4399224" y="3286077"/>
                              <a:ext cx="1647906" cy="980404"/>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rsidR="00C31E80"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Codec driver</w:t>
                                </w:r>
                              </w:p>
                              <w:p w:rsidR="00C31E80"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p>
                              <w:p w:rsidR="00C31E80" w:rsidRPr="00451287" w:rsidRDefault="00C31E80" w:rsidP="00270F1F">
                                <w:pPr>
                                  <w:pStyle w:val="Web"/>
                                  <w:spacing w:before="0" w:beforeAutospacing="0" w:after="160" w:afterAutospacing="0" w:line="256" w:lineRule="auto"/>
                                  <w:rPr>
                                    <w:rFonts w:ascii="Arial" w:hAnsi="Arial" w:cs="Arial"/>
                                    <w:color w:val="000000" w:themeColor="text1"/>
                                    <w:sz w:val="22"/>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Rectangle 168"/>
                          <wps:cNvSpPr/>
                          <wps:spPr>
                            <a:xfrm>
                              <a:off x="4408441" y="3548467"/>
                              <a:ext cx="857414"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4624730" y="3728402"/>
                              <a:ext cx="820808"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4902911" y="3919235"/>
                              <a:ext cx="820808"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72" name="Straight Arrow Connector 172"/>
                        <wps:cNvCnPr>
                          <a:stCxn id="145" idx="0"/>
                        </wps:cNvCnPr>
                        <wps:spPr>
                          <a:xfrm flipV="1">
                            <a:off x="3886157" y="2290952"/>
                            <a:ext cx="0" cy="254326"/>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3" name="Straight Arrow Connector 173"/>
                        <wps:cNvCnPr>
                          <a:stCxn id="164" idx="0"/>
                        </wps:cNvCnPr>
                        <wps:spPr>
                          <a:xfrm flipV="1">
                            <a:off x="5416426" y="2291013"/>
                            <a:ext cx="4608" cy="34524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4" name="Straight Arrow Connector 174"/>
                        <wps:cNvCnPr>
                          <a:endCxn id="1" idx="2"/>
                        </wps:cNvCnPr>
                        <wps:spPr>
                          <a:xfrm flipV="1">
                            <a:off x="4456745" y="1828800"/>
                            <a:ext cx="0" cy="219244"/>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5" name="Straight Arrow Connector 175"/>
                        <wps:cNvCnPr>
                          <a:stCxn id="1" idx="0"/>
                        </wps:cNvCnPr>
                        <wps:spPr>
                          <a:xfrm flipV="1">
                            <a:off x="4456745" y="863600"/>
                            <a:ext cx="1" cy="27940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6" name="Straight Arrow Connector 176"/>
                        <wps:cNvCnPr>
                          <a:stCxn id="239" idx="0"/>
                          <a:endCxn id="229" idx="2"/>
                        </wps:cNvCnPr>
                        <wps:spPr>
                          <a:xfrm flipH="1" flipV="1">
                            <a:off x="4374074" y="413494"/>
                            <a:ext cx="4845" cy="172357"/>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8" name="Straight Arrow Connector 178"/>
                        <wps:cNvCnPr>
                          <a:stCxn id="205" idx="1"/>
                        </wps:cNvCnPr>
                        <wps:spPr>
                          <a:xfrm flipH="1">
                            <a:off x="4687012" y="4922355"/>
                            <a:ext cx="678578" cy="0"/>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0" name="Straight Arrow Connector 180"/>
                        <wps:cNvCnPr>
                          <a:stCxn id="205" idx="0"/>
                        </wps:cNvCnPr>
                        <wps:spPr>
                          <a:xfrm flipH="1" flipV="1">
                            <a:off x="5663821" y="3609833"/>
                            <a:ext cx="11246" cy="1179465"/>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1" name="Rectangle 181"/>
                        <wps:cNvSpPr/>
                        <wps:spPr>
                          <a:xfrm>
                            <a:off x="107516" y="6144805"/>
                            <a:ext cx="563880" cy="206198"/>
                          </a:xfrm>
                          <a:prstGeom prst="rect">
                            <a:avLst/>
                          </a:prstGeom>
                          <a:solidFill>
                            <a:srgbClr val="FF66FF"/>
                          </a:solidFill>
                          <a:ln>
                            <a:solidFill>
                              <a:srgbClr val="FF00FF"/>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Text Box 2"/>
                        <wps:cNvSpPr txBox="1">
                          <a:spLocks noChangeArrowheads="1"/>
                        </wps:cNvSpPr>
                        <wps:spPr bwMode="auto">
                          <a:xfrm>
                            <a:off x="646549" y="6128386"/>
                            <a:ext cx="2150110" cy="23304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ALSA</w:t>
                              </w:r>
                            </w:p>
                          </w:txbxContent>
                        </wps:txbx>
                        <wps:bodyPr rot="0" vert="horz" wrap="square" lIns="91440" tIns="45720" rIns="91440" bIns="45720" anchor="t" anchorCtr="0">
                          <a:noAutofit/>
                        </wps:bodyPr>
                      </wps:wsp>
                      <wps:wsp>
                        <wps:cNvPr id="186" name="Straight Arrow Connector 186"/>
                        <wps:cNvCnPr/>
                        <wps:spPr>
                          <a:xfrm flipV="1">
                            <a:off x="812800" y="2299369"/>
                            <a:ext cx="0" cy="110642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7" name="Rectangle 187"/>
                        <wps:cNvSpPr/>
                        <wps:spPr>
                          <a:xfrm>
                            <a:off x="107516" y="6632661"/>
                            <a:ext cx="563880" cy="19211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31E80" w:rsidRDefault="00C31E80" w:rsidP="00270F1F">
                              <w:pPr>
                                <w:pStyle w:v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Text Box 2"/>
                        <wps:cNvSpPr txBox="1">
                          <a:spLocks noChangeArrowheads="1"/>
                        </wps:cNvSpPr>
                        <wps:spPr bwMode="auto">
                          <a:xfrm>
                            <a:off x="3906453" y="6130672"/>
                            <a:ext cx="1526739" cy="247015"/>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CPU DAI and Codec DAI</w:t>
                              </w:r>
                            </w:p>
                          </w:txbxContent>
                        </wps:txbx>
                        <wps:bodyPr rot="0" vert="horz" wrap="square" lIns="91440" tIns="45720" rIns="91440" bIns="45720" anchor="t" anchorCtr="0">
                          <a:noAutofit/>
                        </wps:bodyPr>
                      </wps:wsp>
                      <wps:wsp>
                        <wps:cNvPr id="189" name="Rectangle 189"/>
                        <wps:cNvSpPr/>
                        <wps:spPr>
                          <a:xfrm>
                            <a:off x="3311458" y="6660030"/>
                            <a:ext cx="580724" cy="2123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Text Box 2"/>
                        <wps:cNvSpPr txBox="1">
                          <a:spLocks noChangeArrowheads="1"/>
                        </wps:cNvSpPr>
                        <wps:spPr bwMode="auto">
                          <a:xfrm>
                            <a:off x="3906452" y="6650269"/>
                            <a:ext cx="2256156" cy="26289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PCM Interface, Control Interface</w:t>
                              </w:r>
                            </w:p>
                          </w:txbxContent>
                        </wps:txbx>
                        <wps:bodyPr rot="0" vert="horz" wrap="square" lIns="91440" tIns="45720" rIns="91440" bIns="45720" anchor="t" anchorCtr="0">
                          <a:noAutofit/>
                        </wps:bodyPr>
                      </wps:wsp>
                      <wps:wsp>
                        <wps:cNvPr id="191" name="Text Box 2"/>
                        <wps:cNvSpPr txBox="1">
                          <a:spLocks noChangeArrowheads="1"/>
                        </wps:cNvSpPr>
                        <wps:spPr bwMode="auto">
                          <a:xfrm>
                            <a:off x="3906452" y="6908235"/>
                            <a:ext cx="2256156" cy="26289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Proxy Extension Interface</w:t>
                              </w:r>
                            </w:p>
                          </w:txbxContent>
                        </wps:txbx>
                        <wps:bodyPr rot="0" vert="horz" wrap="square" lIns="91440" tIns="45720" rIns="91440" bIns="45720" anchor="t" anchorCtr="0">
                          <a:noAutofit/>
                        </wps:bodyPr>
                      </wps:wsp>
                      <wps:wsp>
                        <wps:cNvPr id="192" name="Straight Arrow Connector 192"/>
                        <wps:cNvCnPr/>
                        <wps:spPr>
                          <a:xfrm>
                            <a:off x="929640" y="3667760"/>
                            <a:ext cx="5080" cy="1042384"/>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93" name="Rectangle 193"/>
                        <wps:cNvSpPr/>
                        <wps:spPr>
                          <a:xfrm>
                            <a:off x="568999" y="3341046"/>
                            <a:ext cx="1061908" cy="3711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flipV="1">
                            <a:off x="3744605" y="863600"/>
                            <a:ext cx="0" cy="288307"/>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195" name="Rectangle 195"/>
                        <wps:cNvSpPr/>
                        <wps:spPr>
                          <a:xfrm>
                            <a:off x="1184744" y="3807203"/>
                            <a:ext cx="1838075" cy="587272"/>
                          </a:xfrm>
                          <a:prstGeom prst="rect">
                            <a:avLst/>
                          </a:prstGeom>
                          <a:solidFill>
                            <a:schemeClr val="accent6">
                              <a:lumMod val="40000"/>
                              <a:lumOff val="60000"/>
                            </a:schemeClr>
                          </a:solidFill>
                          <a:ln>
                            <a:solidFill>
                              <a:srgbClr val="95C777"/>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7" w:lineRule="auto"/>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232452" y="4122710"/>
                            <a:ext cx="1738875" cy="245977"/>
                          </a:xfrm>
                          <a:prstGeom prst="rect">
                            <a:avLst/>
                          </a:prstGeom>
                          <a:solidFill>
                            <a:schemeClr val="accent6">
                              <a:lumMod val="75000"/>
                            </a:schemeClr>
                          </a:solidFill>
                          <a:ln>
                            <a:solidFill>
                              <a:srgbClr val="385723"/>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Proxy Extension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flipV="1">
                            <a:off x="2481179" y="3673644"/>
                            <a:ext cx="0" cy="443832"/>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99" name="Straight Arrow Connector 199"/>
                        <wps:cNvCnPr/>
                        <wps:spPr>
                          <a:xfrm>
                            <a:off x="1553210" y="3523420"/>
                            <a:ext cx="260351" cy="1"/>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0" name="Straight Arrow Connector 200"/>
                        <wps:cNvCnPr/>
                        <wps:spPr>
                          <a:xfrm flipH="1" flipV="1">
                            <a:off x="1510649" y="4377927"/>
                            <a:ext cx="1" cy="35574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2" name="Straight Arrow Connector 202"/>
                        <wps:cNvCnPr>
                          <a:stCxn id="228" idx="1"/>
                        </wps:cNvCnPr>
                        <wps:spPr>
                          <a:xfrm flipH="1" flipV="1">
                            <a:off x="1574144" y="5079401"/>
                            <a:ext cx="403055" cy="4821"/>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3" name="Text Box 203"/>
                        <wps:cNvSpPr txBox="1"/>
                        <wps:spPr>
                          <a:xfrm>
                            <a:off x="1299042" y="3786379"/>
                            <a:ext cx="8724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1E80" w:rsidRPr="00D627DA" w:rsidRDefault="00C31E80" w:rsidP="00270F1F">
                              <w:pPr>
                                <w:rPr>
                                  <w:color w:val="833C0B" w:themeColor="accent2" w:themeShade="80"/>
                                </w:rPr>
                              </w:pPr>
                              <w:r w:rsidRPr="00D627DA">
                                <w:rPr>
                                  <w:color w:val="833C0B" w:themeColor="accent2" w:themeShade="80"/>
                                </w:rPr>
                                <w:t>ADSP Driver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flipH="1">
                            <a:off x="2952509" y="3026887"/>
                            <a:ext cx="459112"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5" name="Rectangle 205"/>
                        <wps:cNvSpPr/>
                        <wps:spPr>
                          <a:xfrm>
                            <a:off x="5365590" y="4789298"/>
                            <a:ext cx="618953"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3906453" y="7154652"/>
                            <a:ext cx="911526" cy="262890"/>
                          </a:xfrm>
                          <a:prstGeom prst="rect">
                            <a:avLst/>
                          </a:prstGeom>
                          <a:noFill/>
                          <a:ln w="9525">
                            <a:noFill/>
                            <a:miter lim="800000"/>
                            <a:headEnd/>
                            <a:tailEnd/>
                          </a:ln>
                        </wps:spPr>
                        <wps:txb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Driver</w:t>
                              </w:r>
                            </w:p>
                          </w:txbxContent>
                        </wps:txbx>
                        <wps:bodyPr rot="0" vert="horz" wrap="square" lIns="91440" tIns="45720" rIns="91440" bIns="45720" anchor="t" anchorCtr="0">
                          <a:noAutofit/>
                        </wps:bodyPr>
                      </wps:wsp>
                      <wps:wsp>
                        <wps:cNvPr id="207" name="Rectangle 207"/>
                        <wps:cNvSpPr/>
                        <wps:spPr>
                          <a:xfrm>
                            <a:off x="98789" y="6372864"/>
                            <a:ext cx="575982" cy="236217"/>
                          </a:xfrm>
                          <a:prstGeom prst="rect">
                            <a:avLst/>
                          </a:prstGeom>
                          <a:solidFill>
                            <a:srgbClr val="C04080"/>
                          </a:solidFill>
                          <a:ln>
                            <a:solidFill>
                              <a:srgbClr val="A1356B"/>
                            </a:solidFill>
                          </a:ln>
                        </wps:spPr>
                        <wps:style>
                          <a:lnRef idx="1">
                            <a:schemeClr val="accent6"/>
                          </a:lnRef>
                          <a:fillRef idx="2">
                            <a:schemeClr val="accent6"/>
                          </a:fillRef>
                          <a:effectRef idx="1">
                            <a:schemeClr val="accent6"/>
                          </a:effectRef>
                          <a:fontRef idx="minor">
                            <a:schemeClr val="dk1"/>
                          </a:fontRef>
                        </wps:style>
                        <wps:txbx>
                          <w:txbxContent>
                            <w:p w:rsidR="00C31E80" w:rsidRPr="0035659A" w:rsidRDefault="00C31E80" w:rsidP="00270F1F">
                              <w:pPr>
                                <w:pStyle w:val="Web"/>
                                <w:spacing w:before="0" w:beforeAutospacing="0" w:after="160" w:afterAutospacing="0" w:line="256" w:lineRule="auto"/>
                                <w:rPr>
                                  <w:rFonts w:ascii="Arial" w:eastAsia="Calibri" w:hAnsi="Arial" w:cs="Arial"/>
                                  <w:color w:val="FFFFFF" w:themeColor="light1"/>
                                  <w:kern w:val="24"/>
                                  <w:sz w:val="22"/>
                                  <w:szCs w:val="22"/>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8" name="Rectangle 208"/>
                        <wps:cNvSpPr/>
                        <wps:spPr>
                          <a:xfrm>
                            <a:off x="3311457" y="7171125"/>
                            <a:ext cx="580726" cy="214964"/>
                          </a:xfrm>
                          <a:prstGeom prst="rect">
                            <a:avLst/>
                          </a:prstGeom>
                          <a:solidFill>
                            <a:schemeClr val="accent6">
                              <a:lumMod val="40000"/>
                              <a:lumOff val="60000"/>
                            </a:schemeClr>
                          </a:solidFill>
                          <a:ln>
                            <a:solidFill>
                              <a:srgbClr val="95C777"/>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7" w:lineRule="auto"/>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3311282" y="6896485"/>
                            <a:ext cx="580310" cy="245977"/>
                          </a:xfrm>
                          <a:prstGeom prst="rect">
                            <a:avLst/>
                          </a:prstGeom>
                          <a:solidFill>
                            <a:schemeClr val="accent6">
                              <a:lumMod val="75000"/>
                            </a:schemeClr>
                          </a:solidFill>
                          <a:ln>
                            <a:solidFill>
                              <a:srgbClr val="385723"/>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5141555" y="5005345"/>
                            <a:ext cx="570033"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4904202" y="5219203"/>
                            <a:ext cx="636790"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103636" y="2800956"/>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977206" y="2636255"/>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447037" y="2925930"/>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3496572" y="3295897"/>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a:stCxn id="168" idx="1"/>
                        </wps:cNvCnPr>
                        <wps:spPr>
                          <a:xfrm flipH="1">
                            <a:off x="4374076" y="3025648"/>
                            <a:ext cx="227614" cy="123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c:wpc>
                  </a:graphicData>
                </a:graphic>
              </wp:inline>
            </w:drawing>
          </mc:Choice>
          <mc:Fallback>
            <w:pict>
              <v:group w14:anchorId="1297CF3E" id="Canvas 213" o:spid="_x0000_s1027" editas="canvas" style="width:507.9pt;height:600.7pt;mso-position-horizontal-relative:char;mso-position-vertical-relative:line" coordsize="64496,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496;height:76288;visibility:visible;mso-wrap-style:square" stroked="t" strokecolor="black [3213]">
                  <v:fill o:detectmouseclick="t"/>
                  <v:path o:connecttype="none"/>
                </v:shape>
                <v:rect id="Rectangle 1" o:spid="_x0000_s1029" style="position:absolute;left:28936;top:11430;width:31262;height:68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" fillcolor="#f4b083 [1941]" strokecolor="#ed7d31 [3205]" strokeweight=".5pt">
                  <v:textbox>
                    <w:txbxContent>
                      <w:p w:rsidR="00C31E80" w:rsidRPr="0035659A" w:rsidRDefault="00C31E80" w:rsidP="00270F1F">
                        <w:pPr>
                          <w:pStyle w:val="Web"/>
                          <w:spacing w:before="0" w:beforeAutospacing="0" w:after="160" w:afterAutospacing="0" w:line="256" w:lineRule="auto"/>
                          <w:rPr>
                            <w:rFonts w:ascii="Arial" w:hAnsi="Arial" w:cs="Arial"/>
                            <w:sz w:val="20"/>
                            <w:szCs w:val="20"/>
                          </w:rPr>
                        </w:pPr>
                      </w:p>
                    </w:txbxContent>
                  </v:textbox>
                </v:rect>
                <v:rect id="Rectangle 13" o:spid="_x0000_s1030" style="position:absolute;left:4225;top:20159;width:55944;height:27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" fillcolor="#c04080" strokecolor="#a1356b" strokeweight=".5pt">
                  <v:textbox>
                    <w:txbxContent>
                      <w:p w:rsidR="00C31E80" w:rsidRPr="00D627DA" w:rsidRDefault="00C31E80" w:rsidP="00270F1F">
                        <w:pPr>
                          <w:pStyle w:val="Web"/>
                          <w:spacing w:before="0" w:beforeAutospacing="0" w:after="160" w:afterAutospacing="0" w:line="256" w:lineRule="auto"/>
                          <w:jc w:val="center"/>
                          <w:rPr>
                            <w:rFonts w:ascii="Arial" w:eastAsia="Calibri" w:hAnsi="Arial" w:cs="Arial"/>
                            <w:color w:val="FFFFFF" w:themeColor="background1"/>
                            <w:kern w:val="24"/>
                            <w:sz w:val="22"/>
                            <w:szCs w:val="22"/>
                          </w:rPr>
                        </w:pPr>
                        <w:r w:rsidRPr="00D627DA">
                          <w:rPr>
                            <w:rFonts w:ascii="Arial" w:eastAsia="Calibri" w:hAnsi="Arial" w:cs="Arial"/>
                            <w:color w:val="FFFFFF" w:themeColor="background1"/>
                            <w:kern w:val="24"/>
                            <w:sz w:val="22"/>
                            <w:szCs w:val="22"/>
                          </w:rPr>
                          <w:t>A</w:t>
                        </w:r>
                        <w:r>
                          <w:rPr>
                            <w:rFonts w:ascii="Arial" w:eastAsia="Calibri" w:hAnsi="Arial" w:cs="Arial"/>
                            <w:color w:val="FFFFFF" w:themeColor="background1"/>
                            <w:kern w:val="24"/>
                            <w:sz w:val="22"/>
                            <w:szCs w:val="22"/>
                          </w:rPr>
                          <w:t>LSA SoC core</w:t>
                        </w:r>
                      </w:p>
                      <w:p w:rsidR="00C31E80" w:rsidRPr="0035659A" w:rsidRDefault="00C31E80" w:rsidP="00270F1F">
                        <w:pPr>
                          <w:pStyle w:val="Web"/>
                          <w:spacing w:before="0" w:beforeAutospacing="0" w:after="160" w:afterAutospacing="0" w:line="256" w:lineRule="auto"/>
                          <w:rPr>
                            <w:rFonts w:ascii="Arial" w:eastAsia="Calibri" w:hAnsi="Arial" w:cs="Arial"/>
                            <w:color w:val="FFFFFF" w:themeColor="light1"/>
                            <w:kern w:val="24"/>
                            <w:sz w:val="22"/>
                            <w:szCs w:val="22"/>
                          </w:rPr>
                        </w:pPr>
                      </w:p>
                    </w:txbxContent>
                  </v:textbox>
                </v:rect>
                <v:rect id="Rectangle 225" o:spid="_x0000_s1031" style="position:absolute;left:5316;top:47101;width:10497;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" fillcolor="#bfbfbf [2412]" strokecolor="#a5a5a5 [3206]" strokeweight=".5pt">
                  <v:textbox>
                    <w:txbxContent>
                      <w:p w:rsidR="00C31E80" w:rsidRPr="005A4515" w:rsidRDefault="00C31E80" w:rsidP="00270F1F">
                        <w:pPr>
                          <w:pStyle w:val="Web"/>
                          <w:spacing w:before="0" w:beforeAutospacing="0" w:after="160" w:afterAutospacing="0" w:line="256" w:lineRule="auto"/>
                          <w:jc w:val="center"/>
                          <w:rPr>
                            <w:rFonts w:ascii="Arial" w:eastAsia="Calibri" w:hAnsi="Arial" w:cs="Arial"/>
                            <w:kern w:val="24"/>
                            <w:sz w:val="20"/>
                            <w:szCs w:val="20"/>
                          </w:rPr>
                        </w:pPr>
                        <w:r w:rsidRPr="005A4515">
                          <w:rPr>
                            <w:rFonts w:ascii="Arial" w:eastAsia="Calibri" w:hAnsi="Arial" w:cs="Arial"/>
                            <w:kern w:val="24"/>
                            <w:sz w:val="20"/>
                            <w:szCs w:val="20"/>
                          </w:rPr>
                          <w:t>Shared memory area</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v:textbox>
                </v:rect>
                <v:rect id="Rectangle 228" o:spid="_x0000_s1032" style="position:absolute;left:19771;top:46990;width:27071;height:7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" fillcolor="#bfbfbf [2412]" strokecolor="#a5a5a5 [3206]" strokeweight=".5pt">
                  <v:textbox>
                    <w:txbxContent>
                      <w:p w:rsidR="00C31E80" w:rsidRPr="005A4515" w:rsidRDefault="00C31E80" w:rsidP="00270F1F">
                        <w:pPr>
                          <w:pStyle w:val="Web"/>
                          <w:spacing w:before="0" w:beforeAutospacing="0" w:after="160" w:afterAutospacing="0" w:line="256" w:lineRule="auto"/>
                        </w:pPr>
                        <w:r w:rsidRPr="005A4515">
                          <w:rPr>
                            <w:rFonts w:asciiTheme="minorHAnsi" w:eastAsia="Calibri" w:hAnsi="Calibri"/>
                            <w:kern w:val="24"/>
                            <w:sz w:val="22"/>
                            <w:szCs w:val="22"/>
                          </w:rPr>
                          <w:t>ADSP</w:t>
                        </w:r>
                      </w:p>
                    </w:txbxContent>
                  </v:textbox>
                </v:rect>
                <v:rect id="Rectangle 229" o:spid="_x0000_s1033" style="position:absolute;left:31705;top:1128;width:240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" fillcolor="#be9fe1" strokecolor="#7030a0" strokeweight=".5pt">
                  <v:textbox>
                    <w:txbxContent>
                      <w:p w:rsidR="00C31E80" w:rsidRPr="0035659A" w:rsidRDefault="00C31E80" w:rsidP="00270F1F">
                        <w:pPr>
                          <w:pStyle w:val="Web"/>
                          <w:spacing w:before="0" w:beforeAutospacing="0" w:after="0" w:afterAutospacing="0"/>
                          <w:jc w:val="center"/>
                          <w:rPr>
                            <w:rFonts w:ascii="Arial" w:hAnsi="Arial" w:cs="Arial"/>
                            <w:sz w:val="20"/>
                            <w:szCs w:val="20"/>
                          </w:rPr>
                        </w:pPr>
                        <w:r>
                          <w:rPr>
                            <w:rFonts w:ascii="Arial" w:eastAsia="Calibri" w:hAnsi="Arial" w:cs="Arial"/>
                            <w:color w:val="000000" w:themeColor="dark1"/>
                            <w:kern w:val="24"/>
                            <w:sz w:val="20"/>
                            <w:szCs w:val="20"/>
                          </w:rPr>
                          <w:t>Audio applications</w:t>
                        </w:r>
                      </w:p>
                    </w:txbxContent>
                  </v:textbox>
                </v:rect>
                <v:line id="Straight Connector 230" o:spid="_x0000_s1034" style="position:absolute;visibility:visible;mso-wrap-style:square" from="3641,10405" to="59934,1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" strokecolor="black [3200]" strokeweight="1.5pt">
                  <v:stroke joinstyle="miter"/>
                </v:line>
                <v:shape id="Text Box 2" o:spid="_x0000_s1035" type="#_x0000_t202" style="position:absolute;left:3132;top:8100;width:79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C31E80" w:rsidRPr="00EC587F" w:rsidRDefault="00C31E80" w:rsidP="00270F1F">
                        <w:pPr>
                          <w:pStyle w:v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User side</w:t>
                        </w:r>
                      </w:p>
                    </w:txbxContent>
                  </v:textbox>
                </v:shape>
                <v:shape id="Text Box 2" o:spid="_x0000_s1036" type="#_x0000_t202" style="position:absolute;left:3132;top:10348;width:9462;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C31E80" w:rsidRPr="00EC587F" w:rsidRDefault="00C31E80" w:rsidP="00270F1F">
                        <w:pPr>
                          <w:pStyle w:v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Kernel side</w:t>
                        </w:r>
                      </w:p>
                    </w:txbxContent>
                  </v:textbox>
                </v:shape>
                <v:line id="Straight Connector 233" o:spid="_x0000_s1037" style="position:absolute;visibility:visible;mso-wrap-style:square" from="3242,44799" to="59535,4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0HsP9TDgCcv4PAAD//wMAUEsBAi0AFAAGAAgAAAAhANvh9svuAAAAhQEAABMAAAAAAAAA&#10;AAAAAAAAAAAAAFtDb250ZW50X1R5cGVzXS54bWxQSwECLQAUAAYACAAAACEAWvQsW78AAAAVAQAA&#10;CwAAAAAAAAAAAAAAAAAfAQAAX3JlbHMvLnJlbHNQSwECLQAUAAYACAAAACEAMPlNmcYAAADcAAAA&#10;DwAAAAAAAAAAAAAAAAAHAgAAZHJzL2Rvd25yZXYueG1sUEsFBgAAAAADAAMAtwAAAPoCAAAAAA==&#10;" strokecolor="black [3200]" strokeweight="1.5pt">
                  <v:stroke joinstyle="miter"/>
                </v:line>
                <v:shape id="Text Box 2" o:spid="_x0000_s1038" type="#_x0000_t202" style="position:absolute;left:48804;top:44684;width:1073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C31E80" w:rsidRPr="0035659A" w:rsidRDefault="00C31E80" w:rsidP="00270F1F">
                        <w:pPr>
                          <w:pStyle w:v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Hardware</w:t>
                        </w:r>
                        <w:r w:rsidRPr="0035659A">
                          <w:rPr>
                            <w:rFonts w:ascii="Arial" w:eastAsia="Calibri" w:hAnsi="Arial" w:cs="Arial"/>
                            <w:color w:val="000000" w:themeColor="text1"/>
                            <w:kern w:val="24"/>
                            <w:sz w:val="20"/>
                            <w:szCs w:val="20"/>
                          </w:rPr>
                          <w:t xml:space="preserve"> side</w:t>
                        </w:r>
                      </w:p>
                    </w:txbxContent>
                  </v:textbox>
                </v:shape>
                <v:rect id="Rectangle 239" o:spid="_x0000_s1039" style="position:absolute;left:31705;top:5858;width:24168;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" fillcolor="#f4b083 [1941]" strokecolor="#ed7d31 [3205]" strokeweight=".5pt">
                  <v:textbox>
                    <w:txbxContent>
                      <w:p w:rsidR="00C31E80" w:rsidRPr="00451287" w:rsidRDefault="00C31E80" w:rsidP="00270F1F">
                        <w:pPr>
                          <w:pStyle w:val="Web"/>
                          <w:spacing w:before="0" w:beforeAutospacing="0" w:after="160" w:afterAutospacing="0" w:line="256" w:lineRule="auto"/>
                          <w:jc w:val="center"/>
                          <w:rPr>
                            <w:rFonts w:ascii="Arial" w:hAnsi="Arial" w:cs="Arial"/>
                            <w:sz w:val="22"/>
                            <w:szCs w:val="20"/>
                          </w:rPr>
                        </w:pPr>
                        <w:r w:rsidRPr="00451287">
                          <w:rPr>
                            <w:rFonts w:ascii="Arial" w:eastAsia="Calibri" w:hAnsi="Arial" w:cs="Arial"/>
                            <w:color w:val="000000" w:themeColor="dark1"/>
                            <w:kern w:val="24"/>
                            <w:sz w:val="22"/>
                            <w:szCs w:val="20"/>
                          </w:rPr>
                          <w:t>ALSA Lib</w:t>
                        </w:r>
                      </w:p>
                    </w:txbxContent>
                  </v:textbox>
                </v:rect>
                <v:shapetype id="_x0000_t32" coordsize="21600,21600" o:spt="32" o:oned="t" path="m,l21600,21600e" filled="f">
                  <v:path arrowok="t" fillok="f" o:connecttype="none"/>
                  <o:lock v:ext="edit" shapetype="t"/>
                </v:shapetype>
                <v:shape id="Straight Arrow Connector 240" o:spid="_x0000_s1040" type="#_x0000_t32" style="position:absolute;left:37559;top:4139;width:0;height:19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" filled="t" fillcolor="#f3a875 [2165]" strokecolor="#c00000" strokeweight="1pt">
                  <v:fill color2="#f09558 [2613]" rotate="t" colors="0 #f7bda4;.5 #f5b195;1 #f8a581" focus="100%" type="gradient">
                    <o:fill v:ext="view" type="gradientUnscaled"/>
                  </v:fill>
                  <v:stroke startarrow="block" endarrow="block" joinstyle="miter"/>
                </v:shape>
                <v:rect id="Rectangle 241" o:spid="_x0000_s1041" style="position:absolute;left:23951;top:47892;width:20813;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" fillcolor="#a5a5a5 [3206]" strokecolor="#525252 [1606]" strokeweight="1pt">
                  <v:textbox>
                    <w:txbxContent>
                      <w:p w:rsidR="00C31E80" w:rsidRPr="005A4515" w:rsidRDefault="00C31E80" w:rsidP="00270F1F">
                        <w:pPr>
                          <w:pStyle w:val="Web"/>
                          <w:spacing w:before="0" w:beforeAutospacing="0" w:after="160" w:afterAutospacing="0" w:line="256" w:lineRule="auto"/>
                          <w:jc w:val="center"/>
                          <w:rPr>
                            <w:rFonts w:ascii="Arial" w:hAnsi="Arial" w:cs="Arial"/>
                            <w:color w:val="FFFFFF" w:themeColor="background1"/>
                          </w:rPr>
                        </w:pPr>
                        <w:r w:rsidRPr="005A4515">
                          <w:rPr>
                            <w:rFonts w:ascii="Arial" w:eastAsia="Calibri" w:hAnsi="Arial" w:cs="Arial"/>
                            <w:color w:val="FFFFFF" w:themeColor="background1"/>
                            <w:kern w:val="24"/>
                            <w:sz w:val="22"/>
                            <w:szCs w:val="22"/>
                          </w:rPr>
                          <w:t>Renderer/Capture</w:t>
                        </w:r>
                        <w:r>
                          <w:rPr>
                            <w:rFonts w:ascii="Arial" w:eastAsia="Calibri" w:hAnsi="Arial" w:cs="Arial"/>
                            <w:color w:val="FFFFFF" w:themeColor="background1"/>
                            <w:kern w:val="24"/>
                            <w:sz w:val="22"/>
                            <w:szCs w:val="22"/>
                          </w:rPr>
                          <w:t>/ Equalizer/TDM Renderer/TDM Capture plugin</w:t>
                        </w:r>
                      </w:p>
                    </w:txbxContent>
                  </v:textbox>
                </v:rect>
                <v:shape id="Straight Arrow Connector 91" o:spid="_x0000_s1042" type="#_x0000_t32" style="position:absolute;left:37386;top:17740;width:60;height:24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" filled="t" fillcolor="#f3a875 [2165]" strokecolor="#c00000" strokeweight="1pt">
                  <v:fill color2="#f09558 [2613]" rotate="t" colors="0 #f7bda4;.5 #f5b195;1 #f8a581" focus="100%" type="gradient">
                    <o:fill v:ext="view" type="gradientUnscaled"/>
                  </v:fill>
                  <v:stroke startarrow="block" endarrow="block" joinstyle="miter"/>
                </v:shape>
                <v:shape id="Text Box 2" o:spid="_x0000_s1043" type="#_x0000_t202" style="position:absolute;left:20773;top:4032;width:12430;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C31E80" w:rsidRPr="00C36247" w:rsidRDefault="00C31E80" w:rsidP="00270F1F">
                        <w:pPr>
                          <w:pStyle w:val="Web"/>
                          <w:spacing w:before="0" w:beforeAutospacing="0" w:after="160" w:afterAutospacing="0" w:line="256" w:lineRule="auto"/>
                          <w:rPr>
                            <w:rFonts w:ascii="Arial" w:hAnsi="Arial" w:cs="Arial"/>
                            <w:i/>
                            <w:sz w:val="20"/>
                            <w:szCs w:val="20"/>
                          </w:rPr>
                        </w:pPr>
                        <w:r w:rsidRPr="00C36247">
                          <w:rPr>
                            <w:rFonts w:ascii="Arial" w:hAnsi="Arial" w:cs="Arial"/>
                            <w:i/>
                            <w:sz w:val="20"/>
                            <w:szCs w:val="20"/>
                          </w:rPr>
                          <w:t>PCM parameters</w:t>
                        </w:r>
                      </w:p>
                    </w:txbxContent>
                  </v:textbox>
                </v:shape>
                <v:shape id="Text Box 2" o:spid="_x0000_s1044" type="#_x0000_t202" style="position:absolute;left:52482;top:2174;width:11475;height:9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C31E80" w:rsidRPr="00C36247" w:rsidRDefault="00C31E80" w:rsidP="00270F1F">
                        <w:pPr>
                          <w:pStyle w:val="Web"/>
                          <w:spacing w:before="0" w:beforeAutospacing="0" w:after="160" w:afterAutospacing="0" w:line="256" w:lineRule="auto"/>
                          <w:rPr>
                            <w:rFonts w:ascii="Arial" w:hAnsi="Arial" w:cs="Arial"/>
                            <w:i/>
                            <w:sz w:val="20"/>
                            <w:szCs w:val="20"/>
                          </w:rPr>
                        </w:pPr>
                        <w:r w:rsidRPr="00C36247">
                          <w:rPr>
                            <w:rFonts w:ascii="Arial" w:hAnsi="Arial" w:cs="Arial"/>
                            <w:i/>
                            <w:sz w:val="20"/>
                            <w:szCs w:val="20"/>
                          </w:rPr>
                          <w:t>Extension parameters (volume, SRC</w:t>
                        </w:r>
                        <w:r>
                          <w:rPr>
                            <w:rFonts w:ascii="Arial" w:hAnsi="Arial" w:cs="Arial"/>
                            <w:i/>
                            <w:sz w:val="20"/>
                            <w:szCs w:val="20"/>
                          </w:rPr>
                          <w:t>, Equalizer</w:t>
                        </w:r>
                        <w:r w:rsidRPr="00C36247">
                          <w:rPr>
                            <w:rFonts w:ascii="Arial" w:hAnsi="Arial" w:cs="Arial"/>
                            <w:i/>
                            <w:sz w:val="20"/>
                            <w:szCs w:val="20"/>
                          </w:rPr>
                          <w:t>)</w:t>
                        </w:r>
                      </w:p>
                    </w:txbxContent>
                  </v:textbox>
                </v:shape>
                <v:shape id="Straight Arrow Connector 110" o:spid="_x0000_s1045" type="#_x0000_t32" style="position:absolute;left:15819;top:48021;width:40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" filled="t" fillcolor="#70ad47 [3209]" strokecolor="#0070c0" strokeweight="1pt">
                  <v:stroke startarrow="block" endarrow="block" joinstyle="miter"/>
                </v:shape>
                <v:rect id="Rectangle 111" o:spid="_x0000_s1046" style="position:absolute;left:32910;top:13806;width:895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" fillcolor="#ed7d31 [3205]" strokecolor="#823b0b [1605]" strokeweight="1pt">
                  <v:textbo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PCM interface</w:t>
                        </w:r>
                      </w:p>
                    </w:txbxContent>
                  </v:textbox>
                </v:rect>
                <v:rect id="Rectangle 112" o:spid="_x0000_s1047" style="position:absolute;left:46346;top:13746;width:895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" fillcolor="#ed7d31 [3205]" strokecolor="#823b0b [1605]" strokeweight="1pt">
                  <v:textbo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Control interface</w:t>
                        </w:r>
                      </w:p>
                    </w:txbxContent>
                  </v:textbox>
                </v:rect>
                <v:shape id="Text Box 2" o:spid="_x0000_s1048" type="#_x0000_t202" style="position:absolute;left:48804;top:42571;width:9461;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C31E80" w:rsidRPr="0035659A" w:rsidRDefault="00C31E80" w:rsidP="00270F1F">
                        <w:pPr>
                          <w:pStyle w:v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Kernel</w:t>
                        </w:r>
                        <w:r w:rsidRPr="0035659A">
                          <w:rPr>
                            <w:rFonts w:ascii="Arial" w:eastAsia="Calibri" w:hAnsi="Arial" w:cs="Arial"/>
                            <w:color w:val="000000" w:themeColor="text1"/>
                            <w:kern w:val="24"/>
                            <w:sz w:val="20"/>
                            <w:szCs w:val="20"/>
                          </w:rPr>
                          <w:t xml:space="preserve"> side</w:t>
                        </w:r>
                      </w:p>
                    </w:txbxContent>
                  </v:textbox>
                </v:shape>
                <v:rect id="Rectangle 117" o:spid="_x0000_s1049" style="position:absolute;left:1075;top:59045;width:56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" fillcolor="#f4b083 [1941]" strokecolor="#ed7d31 [3205]" strokeweight=".5pt">
                  <v:textbox>
                    <w:txbxContent>
                      <w:p w:rsidR="00C31E80" w:rsidRPr="00644390" w:rsidRDefault="00C31E80" w:rsidP="00270F1F">
                        <w:pPr>
                          <w:pStyle w:val="Web"/>
                          <w:spacing w:before="0" w:beforeAutospacing="0" w:after="0" w:afterAutospacing="0"/>
                          <w:jc w:val="center"/>
                          <w:rPr>
                            <w:sz w:val="18"/>
                            <w:szCs w:val="18"/>
                          </w:rPr>
                        </w:pPr>
                        <w:r w:rsidRPr="00644390">
                          <w:rPr>
                            <w:rFonts w:ascii="Verdana" w:eastAsia="Times New Roman" w:hAnsi="Verdana"/>
                            <w:sz w:val="18"/>
                            <w:szCs w:val="18"/>
                          </w:rPr>
                          <w:t> </w:t>
                        </w:r>
                      </w:p>
                    </w:txbxContent>
                  </v:textbox>
                </v:rect>
                <v:shape id="Text Box 2" o:spid="_x0000_s1050" type="#_x0000_t202" style="position:absolute;left:6433;top:59036;width:2153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ALSA framework supported by Linux</w:t>
                        </w:r>
                      </w:p>
                    </w:txbxContent>
                  </v:textbox>
                </v:shape>
                <v:shape id="Text Box 2" o:spid="_x0000_s1051" type="#_x0000_t202" style="position:absolute;left:6465;top:63760;width:2150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w:t>
                        </w:r>
                        <w:r>
                          <w:rPr>
                            <w:rFonts w:ascii="Arial" w:eastAsia="Calibri" w:hAnsi="Arial" w:cs="Arial"/>
                            <w:color w:val="000000"/>
                            <w:kern w:val="24"/>
                            <w:sz w:val="18"/>
                            <w:szCs w:val="18"/>
                          </w:rPr>
                          <w:t>LSA SoC core</w:t>
                        </w:r>
                      </w:p>
                    </w:txbxContent>
                  </v:textbox>
                </v:shape>
                <v:rect id="Rectangle 122" o:spid="_x0000_s1052" style="position:absolute;left:1068;top:71251;width:5633;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" fillcolor="#c3c3c3 [2166]" strokecolor="#a5a5a5 [3206]" strokeweight=".5pt">
                  <v:fill color2="#b6b6b6 [2614]" rotate="t" colors="0 #d2d2d2;.5 #c8c8c8;1 silver" focus="100%" type="gradient">
                    <o:fill v:ext="view" type="gradientUnscaled"/>
                  </v:fill>
                  <v:textbox>
                    <w:txbxContent>
                      <w:p w:rsidR="00C31E80" w:rsidRPr="00644390" w:rsidRDefault="00C31E80" w:rsidP="00270F1F">
                        <w:pPr>
                          <w:pStyle w:val="Web"/>
                          <w:spacing w:before="0" w:beforeAutospacing="0" w:after="160" w:afterAutospacing="0" w:line="252" w:lineRule="auto"/>
                          <w:jc w:val="center"/>
                          <w:rPr>
                            <w:sz w:val="18"/>
                            <w:szCs w:val="18"/>
                          </w:rPr>
                        </w:pPr>
                        <w:r w:rsidRPr="00644390">
                          <w:rPr>
                            <w:rFonts w:ascii="Arial" w:eastAsia="Times New Roman" w:hAnsi="Arial" w:cs="Arial"/>
                            <w:sz w:val="18"/>
                            <w:szCs w:val="18"/>
                          </w:rPr>
                          <w:t> </w:t>
                        </w:r>
                      </w:p>
                    </w:txbxContent>
                  </v:textbox>
                </v:rect>
                <v:shape id="Text Box 2" o:spid="_x0000_s1053" type="#_x0000_t202" style="position:absolute;left:6366;top:71251;width:24400;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 xml:space="preserve">Shared memory, </w:t>
                        </w:r>
                        <w:r w:rsidRPr="00644390">
                          <w:rPr>
                            <w:rFonts w:ascii="Arial" w:eastAsia="Calibri" w:hAnsi="Arial" w:cs="Arial"/>
                            <w:color w:val="000000"/>
                            <w:kern w:val="24"/>
                            <w:sz w:val="18"/>
                            <w:szCs w:val="18"/>
                          </w:rPr>
                          <w:t>ADSP hardware</w:t>
                        </w:r>
                        <w:r>
                          <w:rPr>
                            <w:rFonts w:ascii="Arial" w:eastAsia="Calibri" w:hAnsi="Arial" w:cs="Arial"/>
                            <w:color w:val="000000"/>
                            <w:kern w:val="24"/>
                            <w:sz w:val="18"/>
                            <w:szCs w:val="18"/>
                          </w:rPr>
                          <w:t>, codec</w:t>
                        </w:r>
                      </w:p>
                    </w:txbxContent>
                  </v:textbox>
                </v:shape>
                <v:shape id="Text Box 2" o:spid="_x0000_s1054" type="#_x0000_t202" style="position:absolute;left:6366;top:66246;width:2448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Driver Extension</w:t>
                        </w:r>
                      </w:p>
                    </w:txbxContent>
                  </v:textbox>
                </v:shape>
                <v:shape id="Straight Arrow Connector 126" o:spid="_x0000_s1055" type="#_x0000_t32" style="position:absolute;left:32984;top:58163;width:5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" filled="t" fillcolor="#70ad47 [3209]" strokecolor="#c00000" strokeweight="1pt">
                  <v:stroke startarrow="block" endarrow="block" joinstyle="miter"/>
                </v:shape>
                <v:shape id="Straight Arrow Connector 127" o:spid="_x0000_s1056" type="#_x0000_t32" style="position:absolute;left:33048;top:60049;width:56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" filled="t" fillcolor="#70ad47 [3209]" strokecolor="#0070c0" strokeweight="1pt">
                  <v:stroke startarrow="block" endarrow="block" joinstyle="miter"/>
                </v:shape>
                <v:shape id="Text Box 2" o:spid="_x0000_s1057" type="#_x0000_t202" style="position:absolute;left:38921;top:57073;width:79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C31E80" w:rsidRPr="00644390" w:rsidRDefault="00C31E80" w:rsidP="00270F1F">
                        <w:pPr>
                          <w:pStyle w:v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PCM data</w:t>
                        </w:r>
                      </w:p>
                    </w:txbxContent>
                  </v:textbox>
                </v:shape>
                <v:shape id="Text Box 2" o:spid="_x0000_s1058" type="#_x0000_t202" style="position:absolute;left:38863;top:58901;width:1209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Communication</w:t>
                        </w:r>
                      </w:p>
                    </w:txbxContent>
                  </v:textbox>
                </v:shape>
                <v:rect id="Rectangle 130" o:spid="_x0000_s1059" style="position:absolute;left:1005;top:68684;width:570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" fillcolor="#9cc2e5 [1940]" strokecolor="#5b9bd5 [3204]" strokeweight=".5pt">
                  <v:textbox>
                    <w:txbxContent>
                      <w:p w:rsidR="00C31E80" w:rsidRPr="00644390" w:rsidRDefault="00C31E80" w:rsidP="00270F1F">
                        <w:pPr>
                          <w:pStyle w:val="Web"/>
                          <w:spacing w:before="0" w:beforeAutospacing="0" w:after="160" w:afterAutospacing="0" w:line="252" w:lineRule="auto"/>
                          <w:jc w:val="center"/>
                          <w:rPr>
                            <w:sz w:val="18"/>
                            <w:szCs w:val="18"/>
                          </w:rPr>
                        </w:pPr>
                        <w:r w:rsidRPr="00644390">
                          <w:rPr>
                            <w:rFonts w:ascii="Arial" w:eastAsia="Times New Roman" w:hAnsi="Arial" w:cs="Arial"/>
                            <w:color w:val="000000"/>
                            <w:sz w:val="18"/>
                            <w:szCs w:val="18"/>
                          </w:rPr>
                          <w:t> </w:t>
                        </w:r>
                      </w:p>
                    </w:txbxContent>
                  </v:textbox>
                </v:rect>
                <v:shape id="Text Box 2" o:spid="_x0000_s1060" type="#_x0000_t202" style="position:absolute;left:6465;top:68589;width:2553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Platform driver, Machine driver, Codec driver</w:t>
                        </w:r>
                      </w:p>
                    </w:txbxContent>
                  </v:textbox>
                </v:shape>
                <v:rect id="Rectangle 132" o:spid="_x0000_s1061" style="position:absolute;left:1075;top:56467;width:563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" fillcolor="#be9fe1" strokecolor="#7030a0" strokeweight=".5pt">
                  <v:textbox>
                    <w:txbxContent>
                      <w:p w:rsidR="00C31E80" w:rsidRPr="00644390" w:rsidRDefault="00C31E80" w:rsidP="00270F1F">
                        <w:pPr>
                          <w:pStyle w:val="Web"/>
                          <w:spacing w:before="0" w:beforeAutospacing="0" w:after="0" w:afterAutospacing="0"/>
                          <w:jc w:val="center"/>
                          <w:rPr>
                            <w:sz w:val="18"/>
                            <w:szCs w:val="18"/>
                          </w:rPr>
                        </w:pPr>
                        <w:r w:rsidRPr="00644390">
                          <w:rPr>
                            <w:rFonts w:ascii="Verdana" w:eastAsia="Times New Roman" w:hAnsi="Verdana"/>
                            <w:sz w:val="18"/>
                            <w:szCs w:val="18"/>
                          </w:rPr>
                          <w:t> </w:t>
                        </w:r>
                      </w:p>
                    </w:txbxContent>
                  </v:textbox>
                </v:rect>
                <v:shape id="Text Box 2" o:spid="_x0000_s1062" type="#_x0000_t202" style="position:absolute;left:6433;top:56467;width:145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Audio application layer</w:t>
                        </w:r>
                      </w:p>
                    </w:txbxContent>
                  </v:textbox>
                </v:shape>
                <v:shape id="Text Box 2" o:spid="_x0000_s1063" type="#_x0000_t202" style="position:absolute;left:24511;top:55585;width:708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C31E80" w:rsidRPr="002D132C" w:rsidRDefault="00C31E80" w:rsidP="00270F1F">
                        <w:pPr>
                          <w:pStyle w:val="Web"/>
                          <w:spacing w:before="0" w:beforeAutospacing="0" w:after="160" w:afterAutospacing="0" w:line="252" w:lineRule="auto"/>
                          <w:jc w:val="both"/>
                          <w:rPr>
                            <w:i/>
                            <w:sz w:val="20"/>
                            <w:szCs w:val="18"/>
                          </w:rPr>
                        </w:pPr>
                        <w:r w:rsidRPr="002D132C">
                          <w:rPr>
                            <w:rFonts w:ascii="Arial" w:eastAsia="Calibri" w:hAnsi="Arial" w:cs="Arial"/>
                            <w:b/>
                            <w:bCs/>
                            <w:i/>
                            <w:color w:val="000000"/>
                            <w:kern w:val="24"/>
                            <w:sz w:val="20"/>
                            <w:szCs w:val="18"/>
                          </w:rPr>
                          <w:t>Legend:</w:t>
                        </w:r>
                      </w:p>
                    </w:txbxContent>
                  </v:textbox>
                </v:shape>
                <v:rect id="Rectangle 135" o:spid="_x0000_s1064" style="position:absolute;left:360;top:55291;width:62179;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" filled="f" strokecolor="#002060">
                  <v:stroke dashstyle="longDashDotDot"/>
                </v:rect>
                <v:rect id="Rectangle 136" o:spid="_x0000_s1065" style="position:absolute;left:33114;top:61506;width:5807;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" fillcolor="#4472c4 [3208]" strokecolor="#1f3763 [1608]" strokeweight="1pt">
                  <v:textbox>
                    <w:txbxContent>
                      <w:p w:rsidR="00C31E80" w:rsidRDefault="00C31E80" w:rsidP="00270F1F">
                        <w:pPr>
                          <w:pStyle w:val="Web"/>
                          <w:spacing w:before="0" w:beforeAutospacing="0" w:after="160" w:afterAutospacing="0" w:line="254" w:lineRule="auto"/>
                          <w:jc w:val="center"/>
                        </w:pPr>
                      </w:p>
                    </w:txbxContent>
                  </v:textbox>
                </v:rect>
                <v:rect id="Rectangle 137" o:spid="_x0000_s1066" style="position:absolute;left:33114;top:63956;width:5807;height:2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" fillcolor="#a5a5a5 [3206]" strokecolor="#525252 [1606]" strokeweight="1pt">
                  <v:textbox>
                    <w:txbxContent>
                      <w:p w:rsidR="00C31E80" w:rsidRDefault="00C31E80" w:rsidP="00270F1F">
                        <w:pPr>
                          <w:pStyle w:val="Web"/>
                          <w:spacing w:before="0" w:beforeAutospacing="0" w:after="160" w:afterAutospacing="0" w:line="254" w:lineRule="auto"/>
                          <w:jc w:val="center"/>
                        </w:pPr>
                      </w:p>
                    </w:txbxContent>
                  </v:textbox>
                </v:rect>
                <v:shape id="Text Box 2" o:spid="_x0000_s1067" type="#_x0000_t202" style="position:absolute;left:39064;top:63210;width:22562;height:3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Plugins (Capture, Renderer, Equalizer, TDM Capture, TDM Renderer)</w:t>
                        </w:r>
                      </w:p>
                    </w:txbxContent>
                  </v:textbox>
                </v:shape>
                <v:shape id="Text Box 2" o:spid="_x0000_s1068" type="#_x0000_t202" style="position:absolute;left:30491;top:39245;width:17443;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C31E80" w:rsidRDefault="00C31E80" w:rsidP="00270F1F">
                        <w:pPr>
                          <w:pStyle w:val="Web"/>
                          <w:spacing w:before="0" w:beforeAutospacing="0" w:after="160" w:afterAutospacing="0" w:line="252" w:lineRule="auto"/>
                        </w:pPr>
                        <w:r>
                          <w:rPr>
                            <w:rFonts w:ascii="Arial" w:eastAsia="Calibri" w:hAnsi="Arial" w:cs="Arial"/>
                            <w:color w:val="FF0000"/>
                            <w:kern w:val="24"/>
                            <w:sz w:val="20"/>
                            <w:szCs w:val="20"/>
                          </w:rPr>
                          <w:t>The target of this document is in side of red square.</w:t>
                        </w:r>
                      </w:p>
                    </w:txbxContent>
                  </v:textbox>
                </v:shape>
                <v:shape id="Text Box 2" o:spid="_x0000_s1069" type="#_x0000_t202" style="position:absolute;left:35764;top:11579;width:1763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rsidR="00C31E80" w:rsidRPr="00DB6193" w:rsidRDefault="00C31E80" w:rsidP="00270F1F">
                        <w:pPr>
                          <w:pStyle w:val="Web"/>
                          <w:spacing w:before="0" w:beforeAutospacing="0" w:after="160" w:afterAutospacing="0" w:line="256" w:lineRule="auto"/>
                          <w:rPr>
                            <w:sz w:val="28"/>
                          </w:rPr>
                        </w:pPr>
                        <w:r w:rsidRPr="00451287">
                          <w:rPr>
                            <w:rFonts w:ascii="Arial" w:eastAsia="Calibri" w:hAnsi="Arial" w:cs="Arial"/>
                            <w:color w:val="000000" w:themeColor="dark1"/>
                            <w:kern w:val="24"/>
                            <w:sz w:val="22"/>
                            <w:szCs w:val="20"/>
                          </w:rPr>
                          <w:t xml:space="preserve">ALSA </w:t>
                        </w:r>
                        <w:r>
                          <w:rPr>
                            <w:rFonts w:ascii="Arial" w:eastAsia="Calibri" w:hAnsi="Arial" w:cs="Arial"/>
                            <w:color w:val="000000" w:themeColor="dark1"/>
                            <w:kern w:val="24"/>
                            <w:sz w:val="22"/>
                            <w:szCs w:val="20"/>
                          </w:rPr>
                          <w:t>Middleware Layer</w:t>
                        </w:r>
                      </w:p>
                    </w:txbxContent>
                  </v:textbox>
                </v:shape>
                <v:rect id="Rectangle 141" o:spid="_x0000_s1070" style="position:absolute;left:4957;top:24116;width:24658;height:1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" fillcolor="#9cc2e5 [1940]" strokecolor="#5b9bd5 [3204]" strokeweight=".5pt">
                  <v:textbox>
                    <w:txbxContent>
                      <w:p w:rsidR="00C31E80" w:rsidRPr="00451287" w:rsidRDefault="00C31E80" w:rsidP="00270F1F">
                        <w:pPr>
                          <w:pStyle w:val="Web"/>
                          <w:spacing w:before="0" w:beforeAutospacing="0" w:after="160" w:afterAutospacing="0" w:line="256" w:lineRule="auto"/>
                          <w:jc w:val="center"/>
                          <w:rPr>
                            <w:rFonts w:ascii="Arial" w:hAnsi="Arial" w:cs="Arial"/>
                            <w:color w:val="000000" w:themeColor="text1"/>
                            <w:sz w:val="22"/>
                            <w:szCs w:val="20"/>
                          </w:rPr>
                        </w:pPr>
                        <w:r>
                          <w:rPr>
                            <w:rFonts w:ascii="Arial" w:eastAsia="Calibri" w:hAnsi="Arial" w:cs="Arial"/>
                            <w:color w:val="000000" w:themeColor="text1"/>
                            <w:kern w:val="24"/>
                            <w:sz w:val="22"/>
                            <w:szCs w:val="20"/>
                          </w:rPr>
                          <w:t>Platform driver (</w:t>
                        </w:r>
                        <w:proofErr w:type="spellStart"/>
                        <w:r>
                          <w:rPr>
                            <w:rFonts w:ascii="Arial" w:eastAsia="Calibri" w:hAnsi="Arial" w:cs="Arial"/>
                            <w:color w:val="000000" w:themeColor="text1"/>
                            <w:kern w:val="24"/>
                            <w:sz w:val="22"/>
                            <w:szCs w:val="20"/>
                          </w:rPr>
                          <w:t>rcar_adsp_sound</w:t>
                        </w:r>
                        <w:proofErr w:type="spellEnd"/>
                        <w:r>
                          <w:rPr>
                            <w:rFonts w:ascii="Arial" w:eastAsia="Calibri" w:hAnsi="Arial" w:cs="Arial"/>
                            <w:color w:val="000000" w:themeColor="text1"/>
                            <w:kern w:val="24"/>
                            <w:sz w:val="22"/>
                            <w:szCs w:val="20"/>
                          </w:rPr>
                          <w:t>)</w:t>
                        </w:r>
                      </w:p>
                    </w:txbxContent>
                  </v:textbox>
                </v:rect>
                <v:rect id="Rectangle 142" o:spid="_x0000_s1071" style="position:absolute;left:5976;top:34057;width:9765;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" fillcolor="#f6f" strokecolor="fuchsia" strokeweight="1pt">
                  <v:textbo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ADSP ALSA</w:t>
                        </w:r>
                      </w:p>
                    </w:txbxContent>
                  </v:textbox>
                </v:rect>
                <v:rect id="Rectangle 143" o:spid="_x0000_s1072" style="position:absolute;left:17963;top:32561;width:10489;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" fillcolor="#ffc000 [3207]" strokecolor="#7f5f00 [1607]" strokeweight="1pt">
                  <v:textbox>
                    <w:txbxContent>
                      <w:p w:rsidR="00C31E80" w:rsidRPr="00496030" w:rsidRDefault="00C31E80" w:rsidP="00270F1F">
                        <w:pPr>
                          <w:pStyle w:val="Web"/>
                          <w:spacing w:before="0" w:beforeAutospacing="0" w:after="160" w:afterAutospacing="0" w:line="256" w:lineRule="auto"/>
                          <w:jc w:val="center"/>
                          <w:rPr>
                            <w:rFonts w:ascii="Arial" w:hAnsi="Arial" w:cs="Arial"/>
                            <w:color w:val="FFFFFF" w:themeColor="background1"/>
                            <w:sz w:val="22"/>
                          </w:rPr>
                        </w:pPr>
                        <w:r>
                          <w:rPr>
                            <w:rFonts w:ascii="Arial" w:eastAsia="Calibri" w:hAnsi="Arial" w:cs="Arial"/>
                            <w:color w:val="FFFFFF" w:themeColor="background1"/>
                            <w:kern w:val="24"/>
                            <w:sz w:val="20"/>
                            <w:szCs w:val="22"/>
                          </w:rPr>
                          <w:t>ADSP Driver Extension</w:t>
                        </w:r>
                      </w:p>
                    </w:txbxContent>
                  </v:textbox>
                </v:rect>
                <v:rect id="Rectangle 144" o:spid="_x0000_s1073" style="position:absolute;left:22109;top:29474;width:7416;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45" o:spid="_x0000_s1074" style="position:absolute;left:34060;top:25452;width:9602;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" fillcolor="#9cc2e5 [1940]" strokecolor="#5b9bd5 [3204]" strokeweight=".5pt">
                  <v:textbo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shape id="Straight Arrow Connector 146" o:spid="_x0000_s1075" type="#_x0000_t32" style="position:absolute;left:11176;top:22910;width:96;height:11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" filled="t" fillcolor="#f3a875 [2165]" strokecolor="#c00000" strokeweight="1pt">
                  <v:fill color2="#f09558 [2613]" rotate="t" colors="0 #f7bda4;.5 #f5b195;1 #f8a581" focus="100%" type="gradient">
                    <o:fill v:ext="view" type="gradientUnscaled"/>
                  </v:fill>
                  <v:stroke startarrow="block" endarrow="block" joinstyle="miter"/>
                </v:shape>
                <v:group id="Group 163" o:spid="_x0000_s1076" style="position:absolute;left:45924;top:26362;width:16479;height:9804" coordorigin="43992,32860" coordsize="16479,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077" style="position:absolute;left:43992;top:32860;width:16479;height:9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" fillcolor="#9cc2e5 [1940]" strokecolor="#5b9bd5 [3204]" strokeweight=".5pt">
                    <v:textbox>
                      <w:txbxContent>
                        <w:p w:rsidR="00C31E80"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Codec driver</w:t>
                          </w:r>
                        </w:p>
                        <w:p w:rsidR="00C31E80"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p>
                        <w:p w:rsidR="00C31E80" w:rsidRPr="00451287" w:rsidRDefault="00C31E80" w:rsidP="00270F1F">
                          <w:pPr>
                            <w:pStyle w:val="Web"/>
                            <w:spacing w:before="0" w:beforeAutospacing="0" w:after="160" w:afterAutospacing="0" w:line="256" w:lineRule="auto"/>
                            <w:rPr>
                              <w:rFonts w:ascii="Arial" w:hAnsi="Arial" w:cs="Arial"/>
                              <w:color w:val="000000" w:themeColor="text1"/>
                              <w:sz w:val="22"/>
                              <w:szCs w:val="20"/>
                            </w:rPr>
                          </w:pPr>
                        </w:p>
                      </w:txbxContent>
                    </v:textbox>
                  </v:rect>
                  <v:rect id="Rectangle 168" o:spid="_x0000_s1078" style="position:absolute;left:44084;top:35484;width:8574;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rect id="Rectangle 169" o:spid="_x0000_s1079" style="position:absolute;left:46247;top:37284;width:820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rect id="Rectangle 170" o:spid="_x0000_s1080" style="position:absolute;left:49029;top:39192;width:820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group>
                <v:shape id="Straight Arrow Connector 172" o:spid="_x0000_s1081" type="#_x0000_t32" style="position:absolute;left:38861;top:22909;width:0;height:2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" filled="t" fillcolor="#70ad47 [3209]" strokecolor="#0070c0" strokeweight="1pt">
                  <v:stroke startarrow="block" endarrow="block" joinstyle="miter"/>
                </v:shape>
                <v:shape id="Straight Arrow Connector 173" o:spid="_x0000_s1082" type="#_x0000_t32" style="position:absolute;left:54164;top:22910;width:46;height:3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" filled="t" fillcolor="#70ad47 [3209]" strokecolor="#0070c0" strokeweight="1pt">
                  <v:stroke startarrow="block" endarrow="block" joinstyle="miter"/>
                </v:shape>
                <v:shape id="Straight Arrow Connector 174" o:spid="_x0000_s1083" type="#_x0000_t32" style="position:absolute;left:44567;top:18288;width:0;height:2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" filled="t" fillcolor="#70ad47 [3209]" strokecolor="#0070c0" strokeweight="1pt">
                  <v:stroke startarrow="block" endarrow="block" joinstyle="miter"/>
                </v:shape>
                <v:shape id="Straight Arrow Connector 175" o:spid="_x0000_s1084" type="#_x0000_t32" style="position:absolute;left:44567;top:8636;width:0;height:2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" filled="t" fillcolor="#70ad47 [3209]" strokecolor="#0070c0" strokeweight="1pt">
                  <v:stroke startarrow="block" endarrow="block" joinstyle="miter"/>
                </v:shape>
                <v:shape id="Straight Arrow Connector 176" o:spid="_x0000_s1085" type="#_x0000_t32" style="position:absolute;left:43740;top:4134;width:49;height:1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" filled="t" fillcolor="#70ad47 [3209]" strokecolor="#0070c0" strokeweight="1pt">
                  <v:stroke startarrow="block" endarrow="block" joinstyle="miter"/>
                </v:shape>
                <v:shape id="Straight Arrow Connector 178" o:spid="_x0000_s1086" type="#_x0000_t32" style="position:absolute;left:46870;top:49223;width:67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" filled="t" fillcolor="#70ad47 [3209]" strokecolor="#c00000" strokeweight="1pt">
                  <v:stroke startarrow="block" endarrow="block" joinstyle="miter"/>
                </v:shape>
                <v:shape id="Straight Arrow Connector 180" o:spid="_x0000_s1087" type="#_x0000_t32" style="position:absolute;left:56638;top:36098;width:112;height:117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" filled="t" fillcolor="#70ad47 [3209]" strokecolor="#0070c0" strokeweight="1pt">
                  <v:stroke startarrow="block" endarrow="block" joinstyle="miter"/>
                </v:shape>
                <v:rect id="Rectangle 181" o:spid="_x0000_s1088" style="position:absolute;left:1075;top:61448;width:5638;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" fillcolor="#f6f" strokecolor="fuchsia" strokeweight="1pt">
                  <v:textbo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p>
                    </w:txbxContent>
                  </v:textbox>
                </v:rect>
                <v:shape id="Text Box 2" o:spid="_x0000_s1089" type="#_x0000_t202" style="position:absolute;left:6465;top:61283;width:21501;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ALSA</w:t>
                        </w:r>
                      </w:p>
                    </w:txbxContent>
                  </v:textbox>
                </v:shape>
                <v:shape id="Straight Arrow Connector 186" o:spid="_x0000_s1090" type="#_x0000_t32" style="position:absolute;left:8128;top:22993;width:0;height:1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" filled="t" fillcolor="#70ad47 [3209]" strokecolor="#0070c0" strokeweight="1pt">
                  <v:stroke startarrow="block" endarrow="block" joinstyle="miter"/>
                </v:shape>
                <v:rect id="Rectangle 187" o:spid="_x0000_s1091" style="position:absolute;left:1075;top:66326;width:5638;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" fillcolor="#ffc000 [3207]" strokecolor="#7f5f00 [1607]" strokeweight="1pt">
                  <v:textbox>
                    <w:txbxContent>
                      <w:p w:rsidR="00C31E80" w:rsidRDefault="00C31E80" w:rsidP="00270F1F">
                        <w:pPr>
                          <w:pStyle w:val="Web"/>
                          <w:spacing w:before="0" w:beforeAutospacing="0" w:after="160" w:afterAutospacing="0" w:line="254" w:lineRule="auto"/>
                          <w:jc w:val="center"/>
                        </w:pPr>
                      </w:p>
                    </w:txbxContent>
                  </v:textbox>
                </v:rect>
                <v:shape id="Text Box 2" o:spid="_x0000_s1092" type="#_x0000_t202" style="position:absolute;left:39064;top:61306;width:1526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CPU DAI and Codec DAI</w:t>
                        </w:r>
                      </w:p>
                    </w:txbxContent>
                  </v:textbox>
                </v:shape>
                <v:rect id="Rectangle 189" o:spid="_x0000_s1093" style="position:absolute;left:33114;top:66600;width:5807;height:2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" fillcolor="#ed7d31 [3205]" strokecolor="#823b0b [1605]" strokeweight="1pt">
                  <v:textbox>
                    <w:txbxContent>
                      <w:p w:rsidR="00C31E80" w:rsidRPr="002B61B5" w:rsidRDefault="00C31E80" w:rsidP="00270F1F">
                        <w:pPr>
                          <w:pStyle w:val="Web"/>
                          <w:spacing w:before="0" w:beforeAutospacing="0" w:after="160" w:afterAutospacing="0" w:line="256" w:lineRule="auto"/>
                          <w:jc w:val="center"/>
                          <w:rPr>
                            <w:rFonts w:ascii="Arial" w:hAnsi="Arial" w:cs="Arial"/>
                            <w:color w:val="FFFFFF" w:themeColor="background1"/>
                            <w:sz w:val="22"/>
                          </w:rPr>
                        </w:pPr>
                      </w:p>
                    </w:txbxContent>
                  </v:textbox>
                </v:rect>
                <v:shape id="Text Box 2" o:spid="_x0000_s1094" type="#_x0000_t202" style="position:absolute;left:39064;top:66502;width:225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PCM Interface, Control Interface</w:t>
                        </w:r>
                      </w:p>
                    </w:txbxContent>
                  </v:textbox>
                </v:shape>
                <v:shape id="Text Box 2" o:spid="_x0000_s1095" type="#_x0000_t202" style="position:absolute;left:39064;top:69082;width:225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Proxy Extension Interface</w:t>
                        </w:r>
                      </w:p>
                    </w:txbxContent>
                  </v:textbox>
                </v:shape>
                <v:shape id="Straight Arrow Connector 192" o:spid="_x0000_s1096" type="#_x0000_t32" style="position:absolute;left:9296;top:36677;width:51;height:10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" filled="t" fillcolor="#70ad47 [3209]" strokecolor="#c00000" strokeweight="1pt">
                  <v:stroke startarrow="block" endarrow="block" joinstyle="miter"/>
                </v:shape>
                <v:rect id="Rectangle 193" o:spid="_x0000_s1097" style="position:absolute;left:5689;top:33410;width:10620;height:3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" filled="f" strokecolor="red" strokeweight="2.25pt"/>
                <v:shape id="Straight Arrow Connector 194" o:spid="_x0000_s1098" type="#_x0000_t32" style="position:absolute;left:37446;top:8636;width:0;height:28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" filled="t" fillcolor="#f3a875 [2165]" strokecolor="#c00000" strokeweight="1pt">
                  <v:fill color2="#f09558 [2613]" rotate="t" colors="0 #f7bda4;.5 #f5b195;1 #f8a581" focus="100%" type="gradient">
                    <o:fill v:ext="view" type="gradientUnscaled"/>
                  </v:fill>
                  <v:stroke startarrow="block" endarrow="block" joinstyle="miter"/>
                </v:shape>
                <v:rect id="Rectangle 195" o:spid="_x0000_s1099" style="position:absolute;left:11847;top:38072;width:18381;height:5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" fillcolor="#c5e0b3 [1305]" strokecolor="#95c777" strokeweight="1pt">
                  <v:textbox>
                    <w:txbxContent>
                      <w:p w:rsidR="00C31E80" w:rsidRPr="00F86FDB" w:rsidRDefault="00C31E80" w:rsidP="00270F1F">
                        <w:pPr>
                          <w:pStyle w:val="Web"/>
                          <w:spacing w:before="0" w:beforeAutospacing="0" w:after="160" w:afterAutospacing="0" w:line="257" w:lineRule="auto"/>
                          <w:rPr>
                            <w:rFonts w:ascii="Arial" w:hAnsi="Arial" w:cs="Arial"/>
                            <w:color w:val="FFFFFF" w:themeColor="background1"/>
                            <w:sz w:val="20"/>
                            <w:szCs w:val="20"/>
                          </w:rPr>
                        </w:pPr>
                      </w:p>
                    </w:txbxContent>
                  </v:textbox>
                </v:rect>
                <v:rect id="Rectangle 196" o:spid="_x0000_s1100" style="position:absolute;left:12324;top:41227;width:17389;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" fillcolor="#538135 [2409]" strokecolor="#385723" strokeweight="1pt">
                  <v:textbo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Proxy Extension Interface</w:t>
                        </w:r>
                      </w:p>
                    </w:txbxContent>
                  </v:textbox>
                </v:rect>
                <v:shape id="Straight Arrow Connector 198" o:spid="_x0000_s1101" type="#_x0000_t32" style="position:absolute;left:24811;top:36736;width:0;height:4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" filled="t" fillcolor="#70ad47 [3209]" strokecolor="#0070c0" strokeweight="1pt">
                  <v:stroke startarrow="block" endarrow="block" joinstyle="miter"/>
                </v:shape>
                <v:shape id="Straight Arrow Connector 199" o:spid="_x0000_s1102" type="#_x0000_t32" style="position:absolute;left:15532;top:35234;width:2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" filled="t" fillcolor="#70ad47 [3209]" strokecolor="#0070c0" strokeweight="1pt">
                  <v:stroke startarrow="block" endarrow="block" joinstyle="miter"/>
                </v:shape>
                <v:shape id="Straight Arrow Connector 200" o:spid="_x0000_s1103" type="#_x0000_t32" style="position:absolute;left:15106;top:43779;width:0;height:35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" filled="t" fillcolor="#70ad47 [3209]" strokecolor="#0070c0" strokeweight="1pt">
                  <v:stroke startarrow="block" endarrow="block" joinstyle="miter"/>
                </v:shape>
                <v:shape id="Straight Arrow Connector 202" o:spid="_x0000_s1104" type="#_x0000_t32" style="position:absolute;left:15741;top:50794;width:4030;height: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" filled="t" fillcolor="#70ad47 [3209]" strokecolor="#c00000" strokeweight="1pt">
                  <v:stroke startarrow="block" endarrow="block" joinstyle="miter"/>
                </v:shape>
                <v:shape id="Text Box 203" o:spid="_x0000_s1105" type="#_x0000_t202" style="position:absolute;left:12990;top:37863;width:8725;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" filled="f" stroked="f" strokeweight=".5pt">
                  <v:textbox>
                    <w:txbxContent>
                      <w:p w:rsidR="00C31E80" w:rsidRPr="00D627DA" w:rsidRDefault="00C31E80" w:rsidP="00270F1F">
                        <w:pPr>
                          <w:rPr>
                            <w:color w:val="833C0B" w:themeColor="accent2" w:themeShade="80"/>
                          </w:rPr>
                        </w:pPr>
                        <w:r w:rsidRPr="00D627DA">
                          <w:rPr>
                            <w:color w:val="833C0B" w:themeColor="accent2" w:themeShade="80"/>
                          </w:rPr>
                          <w:t>ADSP Driver</w:t>
                        </w:r>
                      </w:p>
                    </w:txbxContent>
                  </v:textbox>
                </v:shape>
                <v:shape id="Straight Arrow Connector 204" o:spid="_x0000_s1106" type="#_x0000_t32" style="position:absolute;left:29525;top:30268;width:45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" filled="t" fillcolor="#70ad47 [3209]" strokecolor="#0070c0" strokeweight="1pt">
                  <v:stroke startarrow="block" endarrow="block" joinstyle="miter"/>
                </v:shape>
                <v:rect id="Rectangle 205" o:spid="_x0000_s1107" style="position:absolute;left:53655;top:47892;width:6190;height:2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" fillcolor="#bfbfbf [2412]" strokecolor="#a5a5a5 [3206]" strokeweight=".5pt">
                  <v:textbo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v:textbox>
                </v:rect>
                <v:shape id="Text Box 2" o:spid="_x0000_s1108" type="#_x0000_t202" style="position:absolute;left:39064;top:71546;width:911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C31E80" w:rsidRPr="00644390" w:rsidRDefault="00C31E80" w:rsidP="00270F1F">
                        <w:pPr>
                          <w:pStyle w:val="Web"/>
                          <w:spacing w:before="0" w:beforeAutospacing="0" w:after="160" w:afterAutospacing="0" w:line="252" w:lineRule="auto"/>
                          <w:rPr>
                            <w:sz w:val="18"/>
                            <w:szCs w:val="18"/>
                          </w:rPr>
                        </w:pPr>
                        <w:r>
                          <w:rPr>
                            <w:rFonts w:ascii="Arial" w:eastAsia="Calibri" w:hAnsi="Arial" w:cs="Arial"/>
                            <w:color w:val="000000"/>
                            <w:kern w:val="24"/>
                            <w:sz w:val="18"/>
                            <w:szCs w:val="18"/>
                          </w:rPr>
                          <w:t>ADSP Driver</w:t>
                        </w:r>
                      </w:p>
                    </w:txbxContent>
                  </v:textbox>
                </v:shape>
                <v:rect id="Rectangle 207" o:spid="_x0000_s1109" style="position:absolute;left:987;top:63728;width:5760;height:23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" fillcolor="#c04080" strokecolor="#a1356b" strokeweight=".5pt">
                  <v:textbox>
                    <w:txbxContent>
                      <w:p w:rsidR="00C31E80" w:rsidRPr="0035659A" w:rsidRDefault="00C31E80" w:rsidP="00270F1F">
                        <w:pPr>
                          <w:pStyle w:val="Web"/>
                          <w:spacing w:before="0" w:beforeAutospacing="0" w:after="160" w:afterAutospacing="0" w:line="256" w:lineRule="auto"/>
                          <w:rPr>
                            <w:rFonts w:ascii="Arial" w:eastAsia="Calibri" w:hAnsi="Arial" w:cs="Arial"/>
                            <w:color w:val="FFFFFF" w:themeColor="light1"/>
                            <w:kern w:val="24"/>
                            <w:sz w:val="22"/>
                            <w:szCs w:val="22"/>
                          </w:rPr>
                        </w:pPr>
                      </w:p>
                    </w:txbxContent>
                  </v:textbox>
                </v:rect>
                <v:rect id="Rectangle 208" o:spid="_x0000_s1110" style="position:absolute;left:33114;top:71711;width:5807;height:2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" fillcolor="#c5e0b3 [1305]" strokecolor="#95c777" strokeweight="1pt">
                  <v:textbox>
                    <w:txbxContent>
                      <w:p w:rsidR="00C31E80" w:rsidRPr="00F86FDB" w:rsidRDefault="00C31E80" w:rsidP="00270F1F">
                        <w:pPr>
                          <w:pStyle w:val="Web"/>
                          <w:spacing w:before="0" w:beforeAutospacing="0" w:after="160" w:afterAutospacing="0" w:line="257" w:lineRule="auto"/>
                          <w:rPr>
                            <w:rFonts w:ascii="Arial" w:hAnsi="Arial" w:cs="Arial"/>
                            <w:color w:val="FFFFFF" w:themeColor="background1"/>
                            <w:sz w:val="20"/>
                            <w:szCs w:val="20"/>
                          </w:rPr>
                        </w:pPr>
                      </w:p>
                    </w:txbxContent>
                  </v:textbox>
                </v:rect>
                <v:rect id="Rectangle 209" o:spid="_x0000_s1111" style="position:absolute;left:33112;top:68964;width:5803;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" fillcolor="#538135 [2409]" strokecolor="#385723" strokeweight="1pt">
                  <v:textbox>
                    <w:txbxContent>
                      <w:p w:rsidR="00C31E80" w:rsidRPr="00F86FDB" w:rsidRDefault="00C31E80" w:rsidP="00270F1F">
                        <w:pPr>
                          <w:pStyle w:val="Web"/>
                          <w:spacing w:before="0" w:beforeAutospacing="0" w:after="160" w:afterAutospacing="0" w:line="256" w:lineRule="auto"/>
                          <w:jc w:val="center"/>
                          <w:rPr>
                            <w:rFonts w:ascii="Arial" w:hAnsi="Arial" w:cs="Arial"/>
                            <w:color w:val="FFFFFF" w:themeColor="background1"/>
                            <w:sz w:val="20"/>
                            <w:szCs w:val="20"/>
                          </w:rPr>
                        </w:pPr>
                      </w:p>
                    </w:txbxContent>
                  </v:textbox>
                </v:rect>
                <v:rect id="Rectangle 210" o:spid="_x0000_s1112" style="position:absolute;left:51415;top:50053;width:570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" fillcolor="#bfbfbf [2412]" strokecolor="#a5a5a5 [3206]" strokeweight=".5pt">
                  <v:textbo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v:textbox>
                </v:rect>
                <v:rect id="Rectangle 212" o:spid="_x0000_s1113" style="position:absolute;left:49042;top:52192;width:636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" fillcolor="#bfbfbf [2412]" strokecolor="#a5a5a5 [3206]" strokeweight=".5pt">
                  <v:textbox>
                    <w:txbxContent>
                      <w:p w:rsidR="00C31E80" w:rsidRPr="005A4515" w:rsidRDefault="00C31E80" w:rsidP="00270F1F">
                        <w:pPr>
                          <w:pStyle w:v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rsidR="00C31E80" w:rsidRPr="0035659A" w:rsidRDefault="00C31E80" w:rsidP="00270F1F">
                        <w:pPr>
                          <w:pStyle w:val="Web"/>
                          <w:spacing w:before="0" w:beforeAutospacing="0" w:after="160" w:afterAutospacing="0" w:line="256" w:lineRule="auto"/>
                          <w:jc w:val="center"/>
                          <w:rPr>
                            <w:rFonts w:ascii="Arial" w:hAnsi="Arial" w:cs="Arial"/>
                            <w:sz w:val="20"/>
                            <w:szCs w:val="20"/>
                          </w:rPr>
                        </w:pPr>
                      </w:p>
                    </w:txbxContent>
                  </v:textbox>
                </v:rect>
                <v:rect id="Rectangle 119" o:spid="_x0000_s1114" style="position:absolute;left:21036;top:28009;width:7416;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20" o:spid="_x0000_s1115" style="position:absolute;left:19772;top:26362;width:741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" fillcolor="#4472c4 [3208]" strokecolor="#1f3763 [1608]" strokeweight="1pt">
                  <v:textbox>
                    <w:txbxContent>
                      <w:p w:rsidR="00C31E80" w:rsidRPr="00F86FDB" w:rsidRDefault="00C31E80" w:rsidP="00270F1F">
                        <w:pPr>
                          <w:pStyle w:v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23" o:spid="_x0000_s1116" style="position:absolute;left:34470;top:29259;width:9602;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" fillcolor="#9cc2e5 [1940]" strokecolor="#5b9bd5 [3204]" strokeweight=".5pt">
                  <v:textbo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rect id="Rectangle 147" o:spid="_x0000_s1117" style="position:absolute;left:34965;top:32958;width:9602;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" fillcolor="#9cc2e5 [1940]" strokecolor="#5b9bd5 [3204]" strokeweight=".5pt">
                  <v:textbox>
                    <w:txbxContent>
                      <w:p w:rsidR="00C31E80" w:rsidRPr="00AB4496" w:rsidRDefault="00C31E80" w:rsidP="00270F1F">
                        <w:pPr>
                          <w:pStyle w:v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shape id="Straight Arrow Connector 171" o:spid="_x0000_s1118" type="#_x0000_t32" style="position:absolute;left:43740;top:30256;width:2276;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" filled="t" fillcolor="#70ad47 [3209]" strokecolor="#0070c0" strokeweight="1pt">
                  <v:stroke startarrow="block" endarrow="block" joinstyle="miter"/>
                </v:shape>
                <w10:anchorlock/>
              </v:group>
            </w:pict>
          </mc:Fallback>
        </mc:AlternateContent>
      </w:r>
    </w:p>
    <w:p w:rsidR="008E458E" w:rsidRPr="0097597A" w:rsidRDefault="004833B0" w:rsidP="008E458E">
      <w:pPr>
        <w:pStyle w:val="a4"/>
        <w:rPr>
          <w:i/>
          <w:color w:val="auto"/>
          <w:sz w:val="22"/>
        </w:rPr>
      </w:pPr>
      <w:bookmarkStart w:id="1" w:name="_Toc530588370"/>
      <w:r w:rsidRPr="0097597A">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1</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w:t>
      </w:r>
      <w:r w:rsidR="0086327A">
        <w:rPr>
          <w:noProof/>
        </w:rPr>
        <w:fldChar w:fldCharType="end"/>
      </w:r>
      <w:r w:rsidRPr="0097597A">
        <w:t xml:space="preserve"> </w:t>
      </w:r>
      <w:r w:rsidR="001F1018" w:rsidRPr="001A6219">
        <w:rPr>
          <w:rFonts w:cs="Arial"/>
        </w:rPr>
        <w:t>Overview architecture of ADSP driver</w:t>
      </w:r>
      <w:r w:rsidR="008E458E" w:rsidRPr="0097597A">
        <w:rPr>
          <w:color w:val="auto"/>
          <w:szCs w:val="20"/>
        </w:rPr>
        <w:t>.</w:t>
      </w:r>
      <w:bookmarkEnd w:id="1"/>
    </w:p>
    <w:p w:rsidR="00977D16" w:rsidRDefault="00977D16" w:rsidP="005B3829">
      <w:pPr>
        <w:tabs>
          <w:tab w:val="left" w:pos="7619"/>
        </w:tabs>
        <w:rPr>
          <w:rFonts w:ascii="Verdana" w:hAnsi="Verdana"/>
        </w:rPr>
      </w:pPr>
      <w:r w:rsidRPr="0097597A">
        <w:rPr>
          <w:rFonts w:ascii="Verdana" w:hAnsi="Verdana"/>
        </w:rPr>
        <w:br w:type="page"/>
      </w:r>
      <w:r w:rsidR="005B3829">
        <w:rPr>
          <w:rFonts w:ascii="Verdana" w:hAnsi="Verdana"/>
        </w:rPr>
        <w:lastRenderedPageBreak/>
        <w:tab/>
      </w:r>
    </w:p>
    <w:p w:rsidR="000C7F29" w:rsidRPr="00B13292" w:rsidRDefault="000C7F29" w:rsidP="000C7F29">
      <w:pPr>
        <w:pStyle w:val="a3"/>
        <w:numPr>
          <w:ilvl w:val="0"/>
          <w:numId w:val="9"/>
        </w:numPr>
        <w:ind w:left="360"/>
        <w:jc w:val="both"/>
        <w:rPr>
          <w:rFonts w:ascii="Verdana" w:hAnsi="Verdana" w:cs="Arial"/>
          <w:sz w:val="20"/>
          <w:szCs w:val="20"/>
        </w:rPr>
      </w:pPr>
      <w:r w:rsidRPr="00B13292">
        <w:rPr>
          <w:rFonts w:ascii="Verdana" w:hAnsi="Verdana" w:cs="Arial"/>
          <w:b/>
          <w:sz w:val="20"/>
          <w:szCs w:val="20"/>
        </w:rPr>
        <w:t>Audio applications (</w:t>
      </w:r>
      <w:proofErr w:type="spellStart"/>
      <w:r w:rsidRPr="00B13292">
        <w:rPr>
          <w:rFonts w:ascii="Verdana" w:hAnsi="Verdana" w:cs="Arial"/>
          <w:b/>
          <w:sz w:val="20"/>
          <w:szCs w:val="20"/>
        </w:rPr>
        <w:t>aplay</w:t>
      </w:r>
      <w:proofErr w:type="spellEnd"/>
      <w:r w:rsidRPr="00B13292">
        <w:rPr>
          <w:rFonts w:ascii="Verdana" w:hAnsi="Verdana" w:cs="Arial"/>
          <w:b/>
          <w:sz w:val="20"/>
          <w:szCs w:val="20"/>
        </w:rPr>
        <w:t xml:space="preserve">, </w:t>
      </w:r>
      <w:proofErr w:type="spellStart"/>
      <w:r w:rsidRPr="00B13292">
        <w:rPr>
          <w:rFonts w:ascii="Verdana" w:hAnsi="Verdana" w:cs="Arial"/>
          <w:b/>
          <w:sz w:val="20"/>
          <w:szCs w:val="20"/>
        </w:rPr>
        <w:t>arecord</w:t>
      </w:r>
      <w:proofErr w:type="spellEnd"/>
      <w:r w:rsidRPr="00B13292">
        <w:rPr>
          <w:rFonts w:ascii="Verdana" w:hAnsi="Verdana" w:cs="Arial"/>
          <w:b/>
          <w:sz w:val="20"/>
          <w:szCs w:val="20"/>
        </w:rPr>
        <w:t xml:space="preserve">, </w:t>
      </w:r>
      <w:proofErr w:type="spellStart"/>
      <w:r w:rsidRPr="00B13292">
        <w:rPr>
          <w:rFonts w:ascii="Verdana" w:hAnsi="Verdana" w:cs="Arial"/>
          <w:b/>
          <w:sz w:val="20"/>
          <w:szCs w:val="20"/>
        </w:rPr>
        <w:t>amixer</w:t>
      </w:r>
      <w:proofErr w:type="spellEnd"/>
      <w:r w:rsidRPr="00B13292">
        <w:rPr>
          <w:rFonts w:ascii="Verdana" w:hAnsi="Verdana" w:cs="Arial"/>
          <w:b/>
          <w:sz w:val="20"/>
          <w:szCs w:val="20"/>
        </w:rPr>
        <w:t xml:space="preserve">, </w:t>
      </w:r>
      <w:proofErr w:type="spellStart"/>
      <w:r w:rsidRPr="00B13292">
        <w:rPr>
          <w:rFonts w:ascii="Verdana" w:hAnsi="Verdana" w:cs="Arial"/>
          <w:b/>
          <w:sz w:val="20"/>
          <w:szCs w:val="20"/>
        </w:rPr>
        <w:t>etc</w:t>
      </w:r>
      <w:proofErr w:type="spellEnd"/>
      <w:r w:rsidRPr="00B13292">
        <w:rPr>
          <w:rFonts w:ascii="Verdana" w:hAnsi="Verdana" w:cs="Arial"/>
          <w:b/>
          <w:sz w:val="20"/>
          <w:szCs w:val="20"/>
        </w:rPr>
        <w:t>)</w:t>
      </w:r>
      <w:r w:rsidRPr="00B13292">
        <w:rPr>
          <w:rFonts w:ascii="Verdana" w:hAnsi="Verdana" w:cs="Arial"/>
          <w:sz w:val="20"/>
          <w:szCs w:val="20"/>
        </w:rPr>
        <w:t>:</w:t>
      </w:r>
    </w:p>
    <w:p w:rsidR="000C7F29" w:rsidRPr="00B13292" w:rsidRDefault="000C7F29" w:rsidP="000C7F29">
      <w:pPr>
        <w:pStyle w:val="a3"/>
        <w:ind w:left="450"/>
        <w:jc w:val="both"/>
        <w:rPr>
          <w:rFonts w:ascii="Verdana" w:hAnsi="Verdana" w:cs="Arial"/>
          <w:sz w:val="20"/>
          <w:szCs w:val="20"/>
        </w:rPr>
      </w:pPr>
      <w:r w:rsidRPr="00B13292">
        <w:rPr>
          <w:rFonts w:ascii="Verdana" w:hAnsi="Verdana" w:cs="Arial"/>
          <w:sz w:val="20"/>
          <w:szCs w:val="20"/>
        </w:rPr>
        <w:t>The user applications that support to play or record sound by using ALSA library.</w:t>
      </w:r>
    </w:p>
    <w:p w:rsidR="000C7F29" w:rsidRPr="00B13292"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sidRPr="00B13292">
        <w:rPr>
          <w:rFonts w:ascii="Verdana" w:hAnsi="Verdana" w:cs="Arial"/>
          <w:b/>
          <w:sz w:val="20"/>
          <w:szCs w:val="20"/>
        </w:rPr>
        <w:t>ALSA Lib</w:t>
      </w:r>
      <w:r w:rsidRPr="00B13292">
        <w:rPr>
          <w:rFonts w:ascii="Verdana" w:hAnsi="Verdana" w:cs="Arial"/>
          <w:sz w:val="20"/>
          <w:szCs w:val="20"/>
        </w:rPr>
        <w:t>:</w:t>
      </w:r>
    </w:p>
    <w:p w:rsidR="000C7F29" w:rsidRPr="00B13292" w:rsidRDefault="000C7F29" w:rsidP="000C7F29">
      <w:pPr>
        <w:pStyle w:val="a3"/>
        <w:ind w:left="450"/>
        <w:jc w:val="both"/>
        <w:rPr>
          <w:rFonts w:ascii="Verdana" w:hAnsi="Verdana" w:cs="Arial"/>
          <w:sz w:val="20"/>
          <w:szCs w:val="20"/>
        </w:rPr>
      </w:pPr>
      <w:r w:rsidRPr="00B13292">
        <w:rPr>
          <w:rFonts w:ascii="Verdana" w:hAnsi="Verdana" w:cs="Arial"/>
          <w:sz w:val="20"/>
          <w:szCs w:val="20"/>
        </w:rPr>
        <w:t>The ALSA library APIs are the interface to the ALSA drivers.</w:t>
      </w:r>
    </w:p>
    <w:p w:rsidR="000C7F29" w:rsidRPr="00B13292" w:rsidRDefault="000C7F29" w:rsidP="000C7F29">
      <w:pPr>
        <w:pStyle w:val="a3"/>
        <w:ind w:left="450"/>
        <w:jc w:val="both"/>
        <w:rPr>
          <w:rFonts w:ascii="Verdana" w:hAnsi="Verdana" w:cs="Arial"/>
          <w:sz w:val="20"/>
          <w:szCs w:val="20"/>
        </w:rPr>
      </w:pPr>
    </w:p>
    <w:p w:rsidR="000C7F29" w:rsidRPr="00B13292" w:rsidRDefault="007763CD" w:rsidP="000C7F29">
      <w:pPr>
        <w:pStyle w:val="a3"/>
        <w:numPr>
          <w:ilvl w:val="0"/>
          <w:numId w:val="9"/>
        </w:numPr>
        <w:ind w:left="360"/>
        <w:jc w:val="both"/>
        <w:rPr>
          <w:rFonts w:ascii="Verdana" w:hAnsi="Verdana" w:cs="Arial"/>
          <w:sz w:val="20"/>
          <w:szCs w:val="20"/>
        </w:rPr>
      </w:pPr>
      <w:r>
        <w:rPr>
          <w:rFonts w:ascii="Verdana" w:hAnsi="Verdana" w:cs="Arial"/>
          <w:b/>
          <w:sz w:val="20"/>
          <w:szCs w:val="20"/>
        </w:rPr>
        <w:t>ALSA M</w:t>
      </w:r>
      <w:r w:rsidR="000C7F29" w:rsidRPr="00B13292">
        <w:rPr>
          <w:rFonts w:ascii="Verdana" w:hAnsi="Verdana" w:cs="Arial"/>
          <w:b/>
          <w:sz w:val="20"/>
          <w:szCs w:val="20"/>
        </w:rPr>
        <w:t xml:space="preserve">iddle </w:t>
      </w:r>
      <w:r>
        <w:rPr>
          <w:rFonts w:ascii="Verdana" w:hAnsi="Verdana" w:cs="Arial"/>
          <w:b/>
          <w:sz w:val="20"/>
          <w:szCs w:val="20"/>
        </w:rPr>
        <w:t>L</w:t>
      </w:r>
      <w:r w:rsidR="000C7F29" w:rsidRPr="00B13292">
        <w:rPr>
          <w:rFonts w:ascii="Verdana" w:hAnsi="Verdana" w:cs="Arial"/>
          <w:b/>
          <w:sz w:val="20"/>
          <w:szCs w:val="20"/>
        </w:rPr>
        <w:t>ayer</w:t>
      </w:r>
      <w:r w:rsidR="000C7F29" w:rsidRPr="00B13292">
        <w:rPr>
          <w:rFonts w:ascii="Verdana" w:hAnsi="Verdana" w:cs="Arial"/>
          <w:sz w:val="20"/>
          <w:szCs w:val="20"/>
        </w:rPr>
        <w:t>:</w:t>
      </w:r>
    </w:p>
    <w:p w:rsidR="000C7F29" w:rsidRDefault="000C7F29" w:rsidP="000C7F29">
      <w:pPr>
        <w:pStyle w:val="a3"/>
        <w:ind w:left="450"/>
        <w:jc w:val="both"/>
        <w:rPr>
          <w:rFonts w:ascii="Verdana" w:hAnsi="Verdana" w:cs="Arial"/>
          <w:sz w:val="20"/>
          <w:szCs w:val="20"/>
        </w:rPr>
      </w:pPr>
      <w:r w:rsidRPr="00B13292">
        <w:rPr>
          <w:rFonts w:ascii="Verdana" w:hAnsi="Verdana" w:cs="Arial"/>
          <w:sz w:val="20"/>
          <w:szCs w:val="20"/>
        </w:rPr>
        <w:t>It is a set of libraries which APIs gives applications access to the sound card drivers. And it can be broken down into the major interfaces such as control interface, PCM interface, raw MIDI interface, timer interface, sequencer interface and mixer interface.</w:t>
      </w:r>
    </w:p>
    <w:p w:rsidR="000C7F29" w:rsidRDefault="000C7F29" w:rsidP="000C7F29">
      <w:pPr>
        <w:pStyle w:val="a3"/>
        <w:ind w:left="450"/>
        <w:jc w:val="both"/>
        <w:rPr>
          <w:rFonts w:ascii="Verdana" w:hAnsi="Verdana" w:cs="Arial"/>
          <w:sz w:val="20"/>
          <w:szCs w:val="20"/>
        </w:rPr>
      </w:pPr>
    </w:p>
    <w:p w:rsidR="000C7F29" w:rsidRPr="00F71FDF" w:rsidRDefault="000C7F29" w:rsidP="000C7F29">
      <w:pPr>
        <w:pStyle w:val="a3"/>
        <w:numPr>
          <w:ilvl w:val="0"/>
          <w:numId w:val="9"/>
        </w:numPr>
        <w:ind w:left="360"/>
        <w:jc w:val="both"/>
        <w:rPr>
          <w:rFonts w:ascii="Verdana" w:hAnsi="Verdana" w:cs="Arial"/>
          <w:b/>
          <w:sz w:val="20"/>
          <w:szCs w:val="20"/>
        </w:rPr>
      </w:pPr>
      <w:r w:rsidRPr="00F71FDF">
        <w:rPr>
          <w:rFonts w:ascii="Verdana" w:hAnsi="Verdana" w:cs="Arial"/>
          <w:b/>
          <w:sz w:val="20"/>
          <w:szCs w:val="20"/>
        </w:rPr>
        <w:t>ALSA SoC core:</w:t>
      </w:r>
    </w:p>
    <w:p w:rsidR="000C7F29" w:rsidRPr="00B13292" w:rsidRDefault="000C7F29" w:rsidP="000C7F29">
      <w:pPr>
        <w:pStyle w:val="a3"/>
        <w:ind w:left="450"/>
        <w:jc w:val="both"/>
        <w:rPr>
          <w:rFonts w:ascii="Verdana" w:hAnsi="Verdana" w:cs="Arial"/>
          <w:sz w:val="20"/>
          <w:szCs w:val="20"/>
        </w:rPr>
      </w:pPr>
      <w:r>
        <w:rPr>
          <w:rFonts w:ascii="Verdana" w:hAnsi="Verdana" w:cs="Arial"/>
          <w:sz w:val="20"/>
          <w:szCs w:val="20"/>
        </w:rPr>
        <w:t>It is part of ALSA Framework and does processing of PCM data</w:t>
      </w:r>
    </w:p>
    <w:p w:rsidR="000C7F29" w:rsidRPr="00B13292"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sidRPr="00B13292">
        <w:rPr>
          <w:rFonts w:ascii="Verdana" w:hAnsi="Verdana" w:cs="Arial"/>
          <w:b/>
          <w:sz w:val="20"/>
          <w:szCs w:val="20"/>
        </w:rPr>
        <w:t>ADSP ALSA</w:t>
      </w:r>
      <w:r w:rsidRPr="00B13292">
        <w:rPr>
          <w:rFonts w:ascii="Verdana" w:hAnsi="Verdana" w:cs="Arial"/>
          <w:sz w:val="20"/>
          <w:szCs w:val="20"/>
        </w:rPr>
        <w:t>:</w:t>
      </w:r>
    </w:p>
    <w:p w:rsidR="000C7F29" w:rsidRPr="00B13292" w:rsidRDefault="000C7F29" w:rsidP="000C7F29">
      <w:pPr>
        <w:pStyle w:val="a3"/>
        <w:ind w:left="450"/>
        <w:jc w:val="both"/>
        <w:rPr>
          <w:rFonts w:ascii="Verdana" w:hAnsi="Verdana" w:cs="Arial"/>
          <w:sz w:val="20"/>
          <w:szCs w:val="20"/>
        </w:rPr>
      </w:pPr>
      <w:r w:rsidRPr="00B13292">
        <w:rPr>
          <w:rFonts w:ascii="Verdana" w:hAnsi="Verdana" w:cs="Arial"/>
          <w:sz w:val="20"/>
          <w:szCs w:val="20"/>
        </w:rPr>
        <w:t>It is an ALSA device driver, implements to register a sound card for ADSP device. It provides callback functions for the native supports from ALSA framework to perform both playback and record. For playback</w:t>
      </w:r>
      <w:r>
        <w:rPr>
          <w:rFonts w:ascii="Verdana" w:hAnsi="Verdana" w:cs="Arial"/>
          <w:sz w:val="20"/>
          <w:szCs w:val="20"/>
        </w:rPr>
        <w:t>/TDM playback</w:t>
      </w:r>
      <w:r w:rsidRPr="00B13292">
        <w:rPr>
          <w:rFonts w:ascii="Verdana" w:hAnsi="Verdana" w:cs="Arial"/>
          <w:sz w:val="20"/>
          <w:szCs w:val="20"/>
        </w:rPr>
        <w:t>, it receives PCM data from user app and transfers to ADSP Renderer plugin</w:t>
      </w:r>
      <w:r>
        <w:rPr>
          <w:rFonts w:ascii="Verdana" w:hAnsi="Verdana" w:cs="Arial"/>
          <w:sz w:val="20"/>
          <w:szCs w:val="20"/>
        </w:rPr>
        <w:t>/ADSP TDM Renderer plugin</w:t>
      </w:r>
      <w:r w:rsidRPr="00B13292">
        <w:rPr>
          <w:rFonts w:ascii="Verdana" w:hAnsi="Verdana" w:cs="Arial"/>
          <w:sz w:val="20"/>
          <w:szCs w:val="20"/>
        </w:rPr>
        <w:t>. For record, it receives PCM data from ADSP Capture plugin</w:t>
      </w:r>
      <w:r>
        <w:rPr>
          <w:rFonts w:ascii="Verdana" w:hAnsi="Verdana" w:cs="Arial"/>
          <w:sz w:val="20"/>
          <w:szCs w:val="20"/>
        </w:rPr>
        <w:t>/ADSP TDM Capture plugin</w:t>
      </w:r>
      <w:r w:rsidRPr="00B13292">
        <w:rPr>
          <w:rFonts w:ascii="Verdana" w:hAnsi="Verdana" w:cs="Arial"/>
          <w:sz w:val="20"/>
          <w:szCs w:val="20"/>
        </w:rPr>
        <w:t xml:space="preserve"> and transfers to user app. The equalization function can be integrated into playback and record by routing between Equalizer and Renderer plugin, and between Equalizer and Capture plugins.</w:t>
      </w:r>
    </w:p>
    <w:p w:rsidR="000C7F29"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Pr>
          <w:rFonts w:ascii="Verdana" w:hAnsi="Verdana" w:cs="Arial"/>
          <w:b/>
          <w:sz w:val="20"/>
          <w:szCs w:val="20"/>
        </w:rPr>
        <w:t>CPU DAI</w:t>
      </w:r>
      <w:r w:rsidRPr="00B13292">
        <w:rPr>
          <w:rFonts w:ascii="Verdana" w:hAnsi="Verdana" w:cs="Arial"/>
          <w:sz w:val="20"/>
          <w:szCs w:val="20"/>
        </w:rPr>
        <w:t>:</w:t>
      </w:r>
    </w:p>
    <w:p w:rsidR="000C7F29" w:rsidRPr="00B13292" w:rsidRDefault="000C7F29" w:rsidP="000C7F29">
      <w:pPr>
        <w:pStyle w:val="a3"/>
        <w:spacing w:line="240" w:lineRule="auto"/>
        <w:ind w:left="450"/>
        <w:jc w:val="both"/>
        <w:rPr>
          <w:rFonts w:ascii="Verdana" w:hAnsi="Verdana" w:cs="Arial"/>
          <w:sz w:val="20"/>
          <w:szCs w:val="20"/>
        </w:rPr>
      </w:pPr>
      <w:r>
        <w:rPr>
          <w:rFonts w:ascii="Verdana" w:hAnsi="Verdana" w:cs="Arial"/>
          <w:sz w:val="20"/>
          <w:szCs w:val="20"/>
        </w:rPr>
        <w:t>DAI stands for Digital Audio Interface. CPU DAI is the interface for the platform driver to communicate with other drivers.</w:t>
      </w:r>
    </w:p>
    <w:p w:rsidR="000C7F29" w:rsidRPr="00B13292"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Pr>
          <w:rFonts w:ascii="Verdana" w:hAnsi="Verdana" w:cs="Arial"/>
          <w:b/>
          <w:sz w:val="20"/>
          <w:szCs w:val="20"/>
        </w:rPr>
        <w:t>Platform driver</w:t>
      </w:r>
      <w:r w:rsidRPr="00B13292">
        <w:rPr>
          <w:rFonts w:ascii="Verdana" w:hAnsi="Verdana" w:cs="Arial"/>
          <w:sz w:val="20"/>
          <w:szCs w:val="20"/>
        </w:rPr>
        <w:t>:</w:t>
      </w:r>
    </w:p>
    <w:p w:rsidR="000C7F29" w:rsidRDefault="000C7F29" w:rsidP="000C7F29">
      <w:pPr>
        <w:pStyle w:val="a3"/>
        <w:ind w:left="450"/>
        <w:jc w:val="both"/>
        <w:rPr>
          <w:rFonts w:ascii="Verdana" w:hAnsi="Verdana" w:cs="Arial"/>
          <w:sz w:val="20"/>
          <w:szCs w:val="20"/>
        </w:rPr>
      </w:pPr>
      <w:r>
        <w:rPr>
          <w:rFonts w:ascii="Verdana" w:hAnsi="Verdana" w:cs="Arial"/>
          <w:sz w:val="20"/>
          <w:szCs w:val="20"/>
        </w:rPr>
        <w:t xml:space="preserve">This is used to register ADSP sound card into </w:t>
      </w:r>
      <w:proofErr w:type="spellStart"/>
      <w:r>
        <w:rPr>
          <w:rFonts w:ascii="Verdana" w:hAnsi="Verdana" w:cs="Arial"/>
          <w:sz w:val="20"/>
          <w:szCs w:val="20"/>
        </w:rPr>
        <w:t>ASoC</w:t>
      </w:r>
      <w:proofErr w:type="spellEnd"/>
      <w:r>
        <w:rPr>
          <w:rFonts w:ascii="Verdana" w:hAnsi="Verdana" w:cs="Arial"/>
          <w:sz w:val="20"/>
          <w:szCs w:val="20"/>
        </w:rPr>
        <w:t xml:space="preserve"> framework. It holds ADSP ALSA driver, ADSP Driver Extension and ADSP sound card.</w:t>
      </w:r>
    </w:p>
    <w:p w:rsidR="000C7F29" w:rsidRPr="00B13292" w:rsidRDefault="000C7F29" w:rsidP="000C7F29">
      <w:pPr>
        <w:pStyle w:val="a3"/>
        <w:ind w:left="450"/>
        <w:jc w:val="both"/>
        <w:rPr>
          <w:rFonts w:ascii="Verdana" w:hAnsi="Verdana" w:cs="Arial"/>
          <w:sz w:val="20"/>
          <w:szCs w:val="20"/>
        </w:rPr>
      </w:pPr>
      <w:r w:rsidRPr="00B13292">
        <w:rPr>
          <w:rFonts w:ascii="Verdana" w:hAnsi="Verdana" w:cs="Arial"/>
          <w:sz w:val="20"/>
          <w:szCs w:val="20"/>
        </w:rPr>
        <w:t xml:space="preserve"> </w:t>
      </w:r>
    </w:p>
    <w:p w:rsidR="000C7F29" w:rsidRPr="00B13292" w:rsidRDefault="000C7F29" w:rsidP="000C7F29">
      <w:pPr>
        <w:pStyle w:val="a3"/>
        <w:numPr>
          <w:ilvl w:val="0"/>
          <w:numId w:val="9"/>
        </w:numPr>
        <w:ind w:left="360"/>
        <w:jc w:val="both"/>
        <w:rPr>
          <w:rFonts w:ascii="Verdana" w:hAnsi="Verdana" w:cs="Arial"/>
          <w:sz w:val="20"/>
          <w:szCs w:val="20"/>
        </w:rPr>
      </w:pPr>
      <w:r>
        <w:rPr>
          <w:rFonts w:ascii="Verdana" w:hAnsi="Verdana" w:cs="Arial"/>
          <w:b/>
          <w:sz w:val="20"/>
          <w:szCs w:val="20"/>
        </w:rPr>
        <w:t>Codec driver</w:t>
      </w:r>
      <w:r w:rsidRPr="00B13292">
        <w:rPr>
          <w:rFonts w:ascii="Verdana" w:hAnsi="Verdana" w:cs="Arial"/>
          <w:sz w:val="20"/>
          <w:szCs w:val="20"/>
        </w:rPr>
        <w:t>:</w:t>
      </w:r>
    </w:p>
    <w:p w:rsidR="000C7F29" w:rsidRDefault="000C7F29" w:rsidP="000C7F29">
      <w:pPr>
        <w:pStyle w:val="a3"/>
        <w:spacing w:line="240" w:lineRule="auto"/>
        <w:ind w:left="450"/>
        <w:jc w:val="both"/>
        <w:rPr>
          <w:rFonts w:ascii="Verdana" w:hAnsi="Verdana" w:cs="Arial"/>
          <w:sz w:val="20"/>
          <w:szCs w:val="20"/>
        </w:rPr>
      </w:pPr>
      <w:r>
        <w:rPr>
          <w:rFonts w:ascii="Verdana" w:hAnsi="Verdana" w:cs="Arial"/>
          <w:sz w:val="20"/>
          <w:szCs w:val="20"/>
        </w:rPr>
        <w:t>It represents interface for codecs.</w:t>
      </w:r>
    </w:p>
    <w:p w:rsidR="000C7F29" w:rsidRDefault="000C7F29" w:rsidP="000C7F29">
      <w:pPr>
        <w:pStyle w:val="a3"/>
        <w:spacing w:line="240" w:lineRule="auto"/>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Pr>
          <w:rFonts w:ascii="Verdana" w:hAnsi="Verdana" w:cs="Arial"/>
          <w:b/>
          <w:sz w:val="20"/>
          <w:szCs w:val="20"/>
        </w:rPr>
        <w:t>Codec DAI</w:t>
      </w:r>
      <w:r w:rsidRPr="00B13292">
        <w:rPr>
          <w:rFonts w:ascii="Verdana" w:hAnsi="Verdana" w:cs="Arial"/>
          <w:sz w:val="20"/>
          <w:szCs w:val="20"/>
        </w:rPr>
        <w:t>:</w:t>
      </w:r>
    </w:p>
    <w:p w:rsidR="000C7F29" w:rsidRPr="00A5546F" w:rsidRDefault="000C7F29" w:rsidP="000C7F29">
      <w:pPr>
        <w:pStyle w:val="a3"/>
        <w:spacing w:line="240" w:lineRule="auto"/>
        <w:ind w:left="450"/>
        <w:jc w:val="both"/>
        <w:rPr>
          <w:rFonts w:ascii="Verdana" w:hAnsi="Verdana" w:cs="Arial"/>
          <w:sz w:val="20"/>
          <w:szCs w:val="20"/>
        </w:rPr>
      </w:pPr>
      <w:r>
        <w:rPr>
          <w:rFonts w:ascii="Verdana" w:hAnsi="Verdana" w:cs="Arial"/>
          <w:sz w:val="20"/>
          <w:szCs w:val="20"/>
        </w:rPr>
        <w:t>The DAI for codecs to communicate with other drivers</w:t>
      </w:r>
    </w:p>
    <w:p w:rsidR="000C7F29" w:rsidRPr="00B13292" w:rsidRDefault="000C7F29" w:rsidP="000C7F29">
      <w:pPr>
        <w:pStyle w:val="a3"/>
        <w:spacing w:line="240" w:lineRule="auto"/>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Pr>
          <w:rFonts w:ascii="Verdana" w:hAnsi="Verdana" w:cs="Arial"/>
          <w:b/>
          <w:sz w:val="20"/>
          <w:szCs w:val="20"/>
        </w:rPr>
        <w:t>Machine</w:t>
      </w:r>
      <w:r w:rsidRPr="00B13292">
        <w:rPr>
          <w:rFonts w:ascii="Verdana" w:hAnsi="Verdana" w:cs="Arial"/>
          <w:b/>
          <w:sz w:val="20"/>
          <w:szCs w:val="20"/>
        </w:rPr>
        <w:t xml:space="preserve"> driver</w:t>
      </w:r>
      <w:r w:rsidRPr="00B13292">
        <w:rPr>
          <w:rFonts w:ascii="Verdana" w:hAnsi="Verdana" w:cs="Arial"/>
          <w:sz w:val="20"/>
          <w:szCs w:val="20"/>
        </w:rPr>
        <w:t>:</w:t>
      </w:r>
    </w:p>
    <w:p w:rsidR="000C7F29" w:rsidRDefault="000C7F29" w:rsidP="000C7F29">
      <w:pPr>
        <w:pStyle w:val="a3"/>
        <w:ind w:left="450"/>
        <w:jc w:val="both"/>
        <w:rPr>
          <w:rFonts w:ascii="Verdana" w:hAnsi="Verdana" w:cs="Arial"/>
          <w:sz w:val="20"/>
          <w:szCs w:val="20"/>
        </w:rPr>
      </w:pPr>
      <w:r w:rsidRPr="00E52E8E">
        <w:rPr>
          <w:rFonts w:ascii="Verdana" w:hAnsi="Verdana"/>
          <w:sz w:val="20"/>
          <w:szCs w:val="20"/>
        </w:rPr>
        <w:t xml:space="preserve">The </w:t>
      </w:r>
      <w:proofErr w:type="spellStart"/>
      <w:r w:rsidRPr="00E52E8E">
        <w:rPr>
          <w:rFonts w:ascii="Verdana" w:hAnsi="Verdana"/>
          <w:sz w:val="20"/>
          <w:szCs w:val="20"/>
        </w:rPr>
        <w:t>ASoC</w:t>
      </w:r>
      <w:proofErr w:type="spellEnd"/>
      <w:r w:rsidRPr="00E52E8E">
        <w:rPr>
          <w:rFonts w:ascii="Verdana" w:hAnsi="Verdana"/>
          <w:sz w:val="20"/>
          <w:szCs w:val="20"/>
        </w:rPr>
        <w:t xml:space="preserve"> machine (or board) driver is the code that glues toge</w:t>
      </w:r>
      <w:r>
        <w:rPr>
          <w:rFonts w:ascii="Verdana" w:hAnsi="Verdana"/>
          <w:sz w:val="20"/>
          <w:szCs w:val="20"/>
        </w:rPr>
        <w:t>ther the platform driver and codec driver</w:t>
      </w:r>
      <w:r>
        <w:rPr>
          <w:rFonts w:ascii="Verdana" w:hAnsi="Verdana" w:cs="Arial"/>
          <w:sz w:val="20"/>
          <w:szCs w:val="20"/>
        </w:rPr>
        <w:t>.</w:t>
      </w:r>
    </w:p>
    <w:p w:rsidR="000C7F29" w:rsidRDefault="000C7F29" w:rsidP="000C7F29">
      <w:pPr>
        <w:pStyle w:val="a3"/>
        <w:ind w:left="450"/>
        <w:jc w:val="both"/>
        <w:rPr>
          <w:rFonts w:ascii="Verdana" w:hAnsi="Verdana" w:cs="Arial"/>
          <w:sz w:val="20"/>
          <w:szCs w:val="20"/>
        </w:rPr>
      </w:pPr>
    </w:p>
    <w:p w:rsidR="000C7F29" w:rsidRPr="00B13292" w:rsidRDefault="003E6E80" w:rsidP="000C7F29">
      <w:pPr>
        <w:pStyle w:val="a3"/>
        <w:numPr>
          <w:ilvl w:val="0"/>
          <w:numId w:val="9"/>
        </w:numPr>
        <w:ind w:left="360"/>
        <w:jc w:val="both"/>
        <w:rPr>
          <w:rFonts w:ascii="Verdana" w:hAnsi="Verdana" w:cs="Arial"/>
          <w:sz w:val="20"/>
          <w:szCs w:val="20"/>
        </w:rPr>
      </w:pPr>
      <w:r>
        <w:rPr>
          <w:rFonts w:ascii="Verdana" w:hAnsi="Verdana" w:cs="Arial"/>
          <w:b/>
          <w:sz w:val="20"/>
          <w:szCs w:val="20"/>
        </w:rPr>
        <w:t>Proxy E</w:t>
      </w:r>
      <w:r w:rsidR="000C7F29">
        <w:rPr>
          <w:rFonts w:ascii="Verdana" w:hAnsi="Verdana" w:cs="Arial"/>
          <w:b/>
          <w:sz w:val="20"/>
          <w:szCs w:val="20"/>
        </w:rPr>
        <w:t xml:space="preserve">xtension </w:t>
      </w:r>
      <w:r>
        <w:rPr>
          <w:rFonts w:ascii="Verdana" w:hAnsi="Verdana" w:cs="Arial"/>
          <w:b/>
          <w:sz w:val="20"/>
          <w:szCs w:val="20"/>
        </w:rPr>
        <w:t>I</w:t>
      </w:r>
      <w:r w:rsidR="000C7F29">
        <w:rPr>
          <w:rFonts w:ascii="Verdana" w:hAnsi="Verdana" w:cs="Arial"/>
          <w:b/>
          <w:sz w:val="20"/>
          <w:szCs w:val="20"/>
        </w:rPr>
        <w:t>nterface</w:t>
      </w:r>
      <w:r w:rsidR="000C7F29" w:rsidRPr="00B13292">
        <w:rPr>
          <w:rFonts w:ascii="Verdana" w:hAnsi="Verdana" w:cs="Arial"/>
          <w:sz w:val="20"/>
          <w:szCs w:val="20"/>
        </w:rPr>
        <w:t>:</w:t>
      </w:r>
    </w:p>
    <w:p w:rsidR="000C7F29" w:rsidRPr="00D627DA" w:rsidRDefault="000C7F29" w:rsidP="000C7F29">
      <w:pPr>
        <w:pStyle w:val="a3"/>
        <w:ind w:left="450"/>
        <w:jc w:val="both"/>
        <w:rPr>
          <w:rFonts w:ascii="Verdana" w:hAnsi="Verdana" w:cs="Arial"/>
          <w:sz w:val="20"/>
          <w:szCs w:val="20"/>
        </w:rPr>
      </w:pPr>
      <w:r>
        <w:rPr>
          <w:rFonts w:ascii="Verdana" w:hAnsi="Verdana"/>
          <w:sz w:val="20"/>
          <w:szCs w:val="20"/>
        </w:rPr>
        <w:t>APIs of methods through which ADSP Driver Extension communicates with shared memory area in Hardware side</w:t>
      </w:r>
      <w:r>
        <w:rPr>
          <w:rFonts w:ascii="Verdana" w:hAnsi="Verdana" w:cs="Arial"/>
          <w:sz w:val="20"/>
          <w:szCs w:val="20"/>
        </w:rPr>
        <w:t>.</w:t>
      </w:r>
    </w:p>
    <w:p w:rsidR="000C7F29" w:rsidRPr="00B13292"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sidRPr="00B13292">
        <w:rPr>
          <w:rFonts w:ascii="Verdana" w:hAnsi="Verdana" w:cs="Arial"/>
          <w:b/>
          <w:sz w:val="20"/>
          <w:szCs w:val="20"/>
        </w:rPr>
        <w:t>Shared memory area</w:t>
      </w:r>
      <w:r w:rsidRPr="00B13292">
        <w:rPr>
          <w:rFonts w:ascii="Verdana" w:hAnsi="Verdana" w:cs="Arial"/>
          <w:sz w:val="20"/>
          <w:szCs w:val="20"/>
        </w:rPr>
        <w:t>:</w:t>
      </w:r>
    </w:p>
    <w:p w:rsidR="000C7F29" w:rsidRPr="00B13292" w:rsidRDefault="000C7F29" w:rsidP="000C7F29">
      <w:pPr>
        <w:pStyle w:val="a3"/>
        <w:ind w:left="450"/>
        <w:jc w:val="both"/>
        <w:rPr>
          <w:rFonts w:ascii="Verdana" w:hAnsi="Verdana" w:cs="Arial"/>
          <w:sz w:val="20"/>
          <w:szCs w:val="20"/>
        </w:rPr>
      </w:pPr>
      <w:r w:rsidRPr="00B13292">
        <w:rPr>
          <w:rFonts w:ascii="Verdana" w:hAnsi="Verdana" w:cs="Arial"/>
          <w:sz w:val="20"/>
          <w:szCs w:val="20"/>
        </w:rPr>
        <w:t>Shared memory is a memory area which can be read and written by both CPU and ADSP.</w:t>
      </w:r>
    </w:p>
    <w:p w:rsidR="000C7F29" w:rsidRPr="00B13292" w:rsidRDefault="000C7F29" w:rsidP="000C7F29">
      <w:pPr>
        <w:pStyle w:val="a3"/>
        <w:ind w:left="450"/>
        <w:jc w:val="both"/>
        <w:rPr>
          <w:rFonts w:ascii="Verdana" w:hAnsi="Verdana" w:cs="Arial"/>
          <w:sz w:val="20"/>
          <w:szCs w:val="20"/>
        </w:rPr>
      </w:pPr>
    </w:p>
    <w:p w:rsidR="000C7F29" w:rsidRPr="00B13292" w:rsidRDefault="000C7F29" w:rsidP="000C7F29">
      <w:pPr>
        <w:pStyle w:val="a3"/>
        <w:numPr>
          <w:ilvl w:val="0"/>
          <w:numId w:val="9"/>
        </w:numPr>
        <w:ind w:left="360"/>
        <w:jc w:val="both"/>
        <w:rPr>
          <w:rFonts w:ascii="Verdana" w:hAnsi="Verdana" w:cs="Arial"/>
          <w:sz w:val="20"/>
          <w:szCs w:val="20"/>
        </w:rPr>
      </w:pPr>
      <w:r w:rsidRPr="00B13292">
        <w:rPr>
          <w:rFonts w:ascii="Verdana" w:hAnsi="Verdana" w:cs="Arial"/>
          <w:b/>
          <w:sz w:val="20"/>
          <w:szCs w:val="20"/>
        </w:rPr>
        <w:lastRenderedPageBreak/>
        <w:t>ADSP</w:t>
      </w:r>
      <w:r w:rsidRPr="00B13292">
        <w:rPr>
          <w:rFonts w:ascii="Verdana" w:hAnsi="Verdana" w:cs="Arial"/>
          <w:sz w:val="20"/>
          <w:szCs w:val="20"/>
        </w:rPr>
        <w:t>:</w:t>
      </w:r>
    </w:p>
    <w:p w:rsidR="00B13292" w:rsidRPr="00BC01AA" w:rsidRDefault="000C7F29" w:rsidP="00BC01AA">
      <w:pPr>
        <w:pStyle w:val="a3"/>
        <w:ind w:left="450"/>
        <w:jc w:val="both"/>
        <w:rPr>
          <w:rFonts w:ascii="Verdana" w:hAnsi="Verdana" w:cs="Arial"/>
          <w:sz w:val="20"/>
          <w:szCs w:val="20"/>
        </w:rPr>
      </w:pPr>
      <w:r w:rsidRPr="00B13292">
        <w:rPr>
          <w:rFonts w:ascii="Verdana" w:hAnsi="Verdana" w:cs="Arial"/>
          <w:sz w:val="20"/>
          <w:szCs w:val="20"/>
        </w:rPr>
        <w:t>It is an audio DSP hardware unit. It provides ADSP framework which has the capability to control and execute multiple plugins (Renderer/Capture/Equalizer</w:t>
      </w:r>
      <w:r>
        <w:rPr>
          <w:rFonts w:ascii="Verdana" w:hAnsi="Verdana" w:cs="Arial"/>
          <w:sz w:val="20"/>
          <w:szCs w:val="20"/>
        </w:rPr>
        <w:t>/TDM Renderer/TDM Capture</w:t>
      </w:r>
      <w:r w:rsidRPr="00B13292">
        <w:rPr>
          <w:rFonts w:ascii="Verdana" w:hAnsi="Verdana" w:cs="Arial"/>
          <w:sz w:val="20"/>
          <w:szCs w:val="20"/>
        </w:rPr>
        <w:t xml:space="preserve">) for playback, record, </w:t>
      </w:r>
      <w:r>
        <w:rPr>
          <w:rFonts w:ascii="Verdana" w:hAnsi="Verdana" w:cs="Arial"/>
          <w:sz w:val="20"/>
          <w:szCs w:val="20"/>
        </w:rPr>
        <w:t xml:space="preserve">TDM </w:t>
      </w:r>
      <w:r w:rsidRPr="00B13292">
        <w:rPr>
          <w:rFonts w:ascii="Verdana" w:hAnsi="Verdana" w:cs="Arial"/>
          <w:sz w:val="20"/>
          <w:szCs w:val="20"/>
        </w:rPr>
        <w:t>and equalization. The communication between ADSP side and CPU side is performed by the interrupt, and the shared memory area.</w:t>
      </w:r>
    </w:p>
    <w:p w:rsidR="005D00C7" w:rsidRDefault="005D00C7">
      <w:pPr>
        <w:rPr>
          <w:rFonts w:ascii="Verdana" w:hAnsi="Verdana"/>
          <w:sz w:val="20"/>
          <w:szCs w:val="20"/>
        </w:rPr>
      </w:pPr>
    </w:p>
    <w:p w:rsidR="00BC01AA" w:rsidRDefault="00BC01AA" w:rsidP="00BC01AA">
      <w:pPr>
        <w:pStyle w:val="2"/>
        <w:spacing w:line="256" w:lineRule="auto"/>
        <w:rPr>
          <w:ins w:id="2" w:author="Comparison" w:date="2018-11-21T10:33:00Z"/>
        </w:rPr>
      </w:pPr>
      <w:bookmarkStart w:id="3" w:name="_Toc530065083"/>
      <w:bookmarkStart w:id="4" w:name="_Toc530588277"/>
      <w:ins w:id="5" w:author="Comparison" w:date="2018-11-21T10:33:00Z">
        <w:r>
          <w:t>Device Tree</w:t>
        </w:r>
        <w:bookmarkEnd w:id="3"/>
        <w:bookmarkEnd w:id="4"/>
      </w:ins>
    </w:p>
    <w:p w:rsidR="00BC01AA" w:rsidRDefault="00BC01AA" w:rsidP="00BC01AA">
      <w:pPr>
        <w:pStyle w:val="a3"/>
        <w:ind w:left="360"/>
        <w:rPr>
          <w:ins w:id="6" w:author="Comparison" w:date="2018-11-21T10:33:00Z"/>
        </w:rPr>
      </w:pPr>
    </w:p>
    <w:p w:rsidR="00BC01AA" w:rsidRPr="00C72E83" w:rsidRDefault="00BC01AA" w:rsidP="00C72E83">
      <w:pPr>
        <w:pStyle w:val="a3"/>
        <w:ind w:left="450"/>
        <w:jc w:val="both"/>
        <w:rPr>
          <w:rFonts w:ascii="Verdana" w:hAnsi="Verdana" w:cs="Arial"/>
          <w:sz w:val="20"/>
          <w:szCs w:val="20"/>
        </w:rPr>
      </w:pPr>
      <w:ins w:id="7" w:author="Comparison" w:date="2018-11-21T10:33:00Z">
        <w:r w:rsidRPr="00C72E83">
          <w:rPr>
            <w:rFonts w:ascii="Verdana" w:hAnsi="Verdana" w:cs="Arial"/>
            <w:sz w:val="20"/>
            <w:szCs w:val="20"/>
          </w:rPr>
          <w:t>Below table describes which DTS files need to be considered to update when using ADSP sound driver for playback/record.</w:t>
        </w:r>
      </w:ins>
    </w:p>
    <w:p w:rsidR="00965CE6" w:rsidRPr="00C72E83" w:rsidRDefault="00965CE6" w:rsidP="00C72E83">
      <w:pPr>
        <w:pStyle w:val="a3"/>
        <w:ind w:left="450"/>
        <w:jc w:val="both"/>
        <w:rPr>
          <w:rFonts w:ascii="Verdana" w:hAnsi="Verdana" w:cs="Arial"/>
          <w:sz w:val="20"/>
          <w:szCs w:val="20"/>
        </w:rPr>
      </w:pPr>
    </w:p>
    <w:p w:rsidR="00965CE6" w:rsidRDefault="00965CE6" w:rsidP="00C72E83">
      <w:pPr>
        <w:pStyle w:val="a3"/>
        <w:ind w:left="450"/>
        <w:jc w:val="both"/>
      </w:pPr>
      <w:r w:rsidRPr="00C72E83">
        <w:rPr>
          <w:rFonts w:ascii="Verdana" w:hAnsi="Verdana" w:cs="Arial" w:hint="eastAsia"/>
          <w:sz w:val="20"/>
          <w:szCs w:val="20"/>
        </w:rPr>
        <w:t xml:space="preserve">As </w:t>
      </w:r>
      <w:proofErr w:type="spellStart"/>
      <w:r w:rsidRPr="00C72E83">
        <w:rPr>
          <w:rFonts w:ascii="Verdana" w:hAnsi="Verdana" w:cs="Arial" w:hint="eastAsia"/>
          <w:sz w:val="20"/>
          <w:szCs w:val="20"/>
        </w:rPr>
        <w:t>Salvator</w:t>
      </w:r>
      <w:proofErr w:type="spellEnd"/>
      <w:r w:rsidRPr="00C72E83">
        <w:rPr>
          <w:rFonts w:ascii="Verdana" w:hAnsi="Verdana" w:cs="Arial" w:hint="eastAsia"/>
          <w:sz w:val="20"/>
          <w:szCs w:val="20"/>
        </w:rPr>
        <w:t>-</w:t>
      </w:r>
      <w:r w:rsidR="00425D12" w:rsidRPr="00C72E83">
        <w:rPr>
          <w:rFonts w:ascii="Verdana" w:hAnsi="Verdana" w:cs="Arial"/>
          <w:sz w:val="20"/>
          <w:szCs w:val="20"/>
        </w:rPr>
        <w:t>X/</w:t>
      </w:r>
      <w:r w:rsidRPr="00C72E83">
        <w:rPr>
          <w:rFonts w:ascii="Verdana" w:hAnsi="Verdana" w:cs="Arial" w:hint="eastAsia"/>
          <w:sz w:val="20"/>
          <w:szCs w:val="20"/>
        </w:rPr>
        <w:t>XS</w:t>
      </w:r>
      <w:r w:rsidR="00425D12" w:rsidRPr="00C72E83">
        <w:rPr>
          <w:rFonts w:ascii="Verdana" w:hAnsi="Verdana" w:cs="Arial"/>
          <w:sz w:val="20"/>
          <w:szCs w:val="20"/>
        </w:rPr>
        <w:t xml:space="preserve"> and Ebisu</w:t>
      </w:r>
      <w:r w:rsidRPr="00C72E83">
        <w:rPr>
          <w:rFonts w:ascii="Verdana" w:hAnsi="Verdana" w:cs="Arial" w:hint="eastAsia"/>
          <w:sz w:val="20"/>
          <w:szCs w:val="20"/>
        </w:rPr>
        <w:t xml:space="preserve"> does not support TDM multi-channel,</w:t>
      </w:r>
      <w:r w:rsidRPr="00C72E83">
        <w:rPr>
          <w:rFonts w:ascii="Verdana" w:hAnsi="Verdana" w:cs="Arial"/>
          <w:sz w:val="20"/>
          <w:szCs w:val="20"/>
        </w:rPr>
        <w:t xml:space="preserve"> </w:t>
      </w:r>
      <w:r w:rsidR="00425D12" w:rsidRPr="00C72E83">
        <w:rPr>
          <w:rFonts w:ascii="Verdana" w:hAnsi="Verdana" w:cs="Arial" w:hint="eastAsia"/>
          <w:sz w:val="20"/>
          <w:szCs w:val="20"/>
        </w:rPr>
        <w:t>it is checked</w:t>
      </w:r>
      <w:r w:rsidRPr="00C72E83">
        <w:rPr>
          <w:rFonts w:ascii="Verdana" w:hAnsi="Verdana" w:cs="Arial" w:hint="eastAsia"/>
          <w:sz w:val="20"/>
          <w:szCs w:val="20"/>
        </w:rPr>
        <w:t xml:space="preserve"> only in Starter-Kit and Kingfisher environment.</w:t>
      </w:r>
      <w:r w:rsidRPr="00C72E83">
        <w:rPr>
          <w:rFonts w:ascii="Verdana" w:hAnsi="Verdana" w:cs="Arial"/>
          <w:sz w:val="20"/>
          <w:szCs w:val="20"/>
        </w:rPr>
        <w:t xml:space="preserve"> </w:t>
      </w:r>
      <w:r w:rsidRPr="00C72E83">
        <w:rPr>
          <w:rFonts w:ascii="Verdana" w:hAnsi="Verdana" w:cs="Arial" w:hint="eastAsia"/>
          <w:sz w:val="20"/>
          <w:szCs w:val="20"/>
        </w:rPr>
        <w:t>Since the Starter-Kit and Kingfisher environment are not supported by the standard,</w:t>
      </w:r>
      <w:r w:rsidRPr="00C72E83">
        <w:rPr>
          <w:rFonts w:ascii="Verdana" w:hAnsi="Verdana" w:cs="Arial"/>
          <w:sz w:val="20"/>
          <w:szCs w:val="20"/>
        </w:rPr>
        <w:t xml:space="preserve"> </w:t>
      </w:r>
      <w:r w:rsidRPr="00C72E83">
        <w:rPr>
          <w:rFonts w:ascii="Verdana" w:hAnsi="Verdana" w:cs="Arial" w:hint="eastAsia"/>
          <w:sz w:val="20"/>
          <w:szCs w:val="20"/>
        </w:rPr>
        <w:t>it is necessary for users to prepare by yourself</w:t>
      </w:r>
      <w:r>
        <w:rPr>
          <w:rFonts w:hint="eastAsia"/>
        </w:rPr>
        <w:t>.</w:t>
      </w:r>
    </w:p>
    <w:p w:rsidR="00965CE6" w:rsidRDefault="00965CE6" w:rsidP="00965CE6">
      <w:pPr>
        <w:pStyle w:val="a3"/>
        <w:ind w:left="360"/>
        <w:rPr>
          <w:ins w:id="8" w:author="Comparison" w:date="2018-11-21T10:33:00Z"/>
        </w:rPr>
      </w:pPr>
    </w:p>
    <w:p w:rsidR="00BC01AA" w:rsidRDefault="00BC01AA" w:rsidP="00BC01AA">
      <w:pPr>
        <w:pStyle w:val="a4"/>
        <w:jc w:val="left"/>
        <w:rPr>
          <w:ins w:id="9" w:author="Comparison" w:date="2018-11-21T10:33:00Z"/>
          <w:rFonts w:cs="Arial"/>
          <w:szCs w:val="20"/>
        </w:rPr>
      </w:pPr>
      <w:bookmarkStart w:id="10" w:name="_Toc530065247"/>
      <w:bookmarkStart w:id="11" w:name="_Toc530588395"/>
      <w:ins w:id="12" w:author="Comparison" w:date="2018-11-21T10:33:00Z">
        <w:r>
          <w:t xml:space="preserve">Table </w:t>
        </w:r>
      </w:ins>
      <w:r w:rsidR="007F6EBC">
        <w:rPr>
          <w:noProof/>
        </w:rPr>
        <w:fldChar w:fldCharType="begin"/>
      </w:r>
      <w:r w:rsidR="007F6EBC">
        <w:rPr>
          <w:noProof/>
        </w:rPr>
        <w:instrText xml:space="preserve"> STYLEREF 1 \s </w:instrText>
      </w:r>
      <w:r w:rsidR="007F6EBC">
        <w:rPr>
          <w:noProof/>
        </w:rPr>
        <w:fldChar w:fldCharType="separate"/>
      </w:r>
      <w:r w:rsidR="00750A31">
        <w:rPr>
          <w:noProof/>
        </w:rPr>
        <w:t>1</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1</w:t>
      </w:r>
      <w:r w:rsidR="007F6EBC">
        <w:rPr>
          <w:noProof/>
        </w:rPr>
        <w:fldChar w:fldCharType="end"/>
      </w:r>
      <w:ins w:id="13" w:author="Comparison" w:date="2018-11-21T10:33:00Z">
        <w:r>
          <w:t xml:space="preserve"> </w:t>
        </w:r>
        <w:r>
          <w:rPr>
            <w:rFonts w:cs="Arial"/>
            <w:color w:val="auto"/>
            <w:szCs w:val="20"/>
          </w:rPr>
          <w:t>Device tree files</w:t>
        </w:r>
        <w:bookmarkEnd w:id="10"/>
        <w:bookmarkEnd w:id="11"/>
      </w:ins>
    </w:p>
    <w:tbl>
      <w:tblPr>
        <w:tblW w:w="10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45"/>
        <w:gridCol w:w="1800"/>
        <w:gridCol w:w="6930"/>
      </w:tblGrid>
      <w:tr w:rsidR="00BC01AA" w:rsidTr="00E879FD">
        <w:trPr>
          <w:ins w:id="14" w:author="Comparison" w:date="2018-11-21T10:33:00Z"/>
        </w:trPr>
        <w:tc>
          <w:tcPr>
            <w:tcW w:w="134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15" w:author="Comparison" w:date="2018-11-21T10:33:00Z"/>
                <w:rFonts w:ascii="Verdana" w:hAnsi="Verdana"/>
                <w:sz w:val="20"/>
                <w:szCs w:val="20"/>
              </w:rPr>
            </w:pPr>
            <w:ins w:id="16" w:author="Comparison" w:date="2018-11-21T10:33:00Z">
              <w:r>
                <w:rPr>
                  <w:rFonts w:ascii="Verdana" w:hAnsi="Verdana"/>
                  <w:sz w:val="20"/>
                  <w:szCs w:val="20"/>
                </w:rPr>
                <w:t xml:space="preserve">Target CPU </w:t>
              </w:r>
            </w:ins>
          </w:p>
        </w:tc>
        <w:tc>
          <w:tcPr>
            <w:tcW w:w="180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17" w:author="Comparison" w:date="2018-11-21T10:33:00Z"/>
                <w:rFonts w:ascii="Verdana" w:hAnsi="Verdana"/>
                <w:sz w:val="20"/>
                <w:szCs w:val="20"/>
              </w:rPr>
            </w:pPr>
            <w:ins w:id="18" w:author="Comparison" w:date="2018-11-21T10:33:00Z">
              <w:r>
                <w:rPr>
                  <w:rFonts w:ascii="Verdana" w:hAnsi="Verdana"/>
                  <w:sz w:val="20"/>
                  <w:szCs w:val="20"/>
                </w:rPr>
                <w:t xml:space="preserve">Target board </w:t>
              </w:r>
            </w:ins>
          </w:p>
        </w:tc>
        <w:tc>
          <w:tcPr>
            <w:tcW w:w="693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19" w:author="Comparison" w:date="2018-11-21T10:33:00Z"/>
                <w:rFonts w:ascii="Verdana" w:hAnsi="Verdana"/>
                <w:sz w:val="20"/>
                <w:szCs w:val="20"/>
              </w:rPr>
            </w:pPr>
            <w:ins w:id="20" w:author="Comparison" w:date="2018-11-21T10:33:00Z">
              <w:r>
                <w:rPr>
                  <w:rFonts w:ascii="Verdana" w:hAnsi="Verdana"/>
                  <w:sz w:val="20"/>
                  <w:szCs w:val="20"/>
                </w:rPr>
                <w:t>Device tree files</w:t>
              </w:r>
            </w:ins>
            <w:r w:rsidR="00C31E80">
              <w:rPr>
                <w:rFonts w:ascii="Verdana" w:hAnsi="Verdana"/>
                <w:sz w:val="20"/>
                <w:szCs w:val="20"/>
              </w:rPr>
              <w:t xml:space="preserve"> (for example : </w:t>
            </w:r>
            <w:proofErr w:type="spellStart"/>
            <w:r w:rsidR="00C31E80">
              <w:rPr>
                <w:rFonts w:ascii="Verdana" w:hAnsi="Verdana"/>
                <w:sz w:val="20"/>
                <w:szCs w:val="20"/>
              </w:rPr>
              <w:t>Yocto</w:t>
            </w:r>
            <w:proofErr w:type="spellEnd"/>
            <w:r w:rsidR="00C31E80">
              <w:rPr>
                <w:rFonts w:ascii="Verdana" w:hAnsi="Verdana"/>
                <w:sz w:val="20"/>
                <w:szCs w:val="20"/>
              </w:rPr>
              <w:t xml:space="preserve"> v3.15.0)</w:t>
            </w:r>
            <w:bookmarkStart w:id="21" w:name="_GoBack"/>
            <w:bookmarkEnd w:id="21"/>
          </w:p>
        </w:tc>
      </w:tr>
      <w:tr w:rsidR="00BC01AA" w:rsidTr="00E879FD">
        <w:trPr>
          <w:ins w:id="22" w:author="Comparison" w:date="2018-11-21T10:33:00Z"/>
        </w:trPr>
        <w:tc>
          <w:tcPr>
            <w:tcW w:w="134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23" w:author="Comparison" w:date="2018-11-21T10:33:00Z"/>
                <w:rFonts w:ascii="Verdana" w:hAnsi="Verdana"/>
                <w:sz w:val="20"/>
                <w:szCs w:val="20"/>
              </w:rPr>
            </w:pPr>
            <w:ins w:id="24" w:author="Comparison" w:date="2018-11-21T10:33:00Z">
              <w:r>
                <w:rPr>
                  <w:rFonts w:ascii="Verdana" w:hAnsi="Verdana"/>
                  <w:sz w:val="20"/>
                  <w:szCs w:val="20"/>
                </w:rPr>
                <w:t>R-Car H3</w:t>
              </w:r>
            </w:ins>
          </w:p>
        </w:tc>
        <w:tc>
          <w:tcPr>
            <w:tcW w:w="180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25" w:author="Comparison" w:date="2018-11-21T10:33:00Z"/>
                <w:rFonts w:ascii="Verdana" w:hAnsi="Verdana"/>
                <w:sz w:val="20"/>
                <w:szCs w:val="20"/>
              </w:rPr>
            </w:pPr>
            <w:proofErr w:type="spellStart"/>
            <w:ins w:id="26" w:author="Comparison" w:date="2018-11-21T10:33:00Z">
              <w:r>
                <w:rPr>
                  <w:rFonts w:ascii="Verdana" w:hAnsi="Verdana"/>
                  <w:sz w:val="20"/>
                  <w:szCs w:val="20"/>
                </w:rPr>
                <w:t>Salvator</w:t>
              </w:r>
              <w:proofErr w:type="spellEnd"/>
              <w:r>
                <w:rPr>
                  <w:rFonts w:ascii="Verdana" w:hAnsi="Verdana"/>
                  <w:sz w:val="20"/>
                  <w:szCs w:val="20"/>
                </w:rPr>
                <w:t>-X/XS</w:t>
              </w:r>
            </w:ins>
          </w:p>
        </w:tc>
        <w:tc>
          <w:tcPr>
            <w:tcW w:w="6930" w:type="dxa"/>
            <w:tcBorders>
              <w:top w:val="single" w:sz="4" w:space="0" w:color="auto"/>
              <w:left w:val="single" w:sz="4" w:space="0" w:color="auto"/>
              <w:bottom w:val="single" w:sz="4" w:space="0" w:color="auto"/>
              <w:right w:val="single" w:sz="4" w:space="0" w:color="auto"/>
            </w:tcBorders>
            <w:vAlign w:val="center"/>
          </w:tcPr>
          <w:p w:rsidR="00BC01AA" w:rsidRDefault="00BC01AA">
            <w:pPr>
              <w:spacing w:after="0" w:line="240" w:lineRule="auto"/>
              <w:rPr>
                <w:ins w:id="27" w:author="Comparison" w:date="2018-11-21T10:33:00Z"/>
                <w:rFonts w:ascii="Verdana" w:hAnsi="Verdana"/>
                <w:sz w:val="20"/>
                <w:szCs w:val="20"/>
              </w:rPr>
            </w:pPr>
            <w:ins w:id="28"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/r8a7795-es1-salvator-x.dts</w:t>
              </w:r>
            </w:ins>
          </w:p>
          <w:p w:rsidR="00BC01AA" w:rsidRDefault="00BC01AA">
            <w:pPr>
              <w:spacing w:after="0" w:line="240" w:lineRule="auto"/>
              <w:rPr>
                <w:ins w:id="29" w:author="Comparison" w:date="2018-11-21T10:33:00Z"/>
                <w:rFonts w:ascii="Verdana" w:hAnsi="Verdana"/>
                <w:sz w:val="20"/>
                <w:szCs w:val="20"/>
              </w:rPr>
            </w:pPr>
            <w:ins w:id="30"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/r8a7795-salvator-x.dts</w:t>
              </w:r>
            </w:ins>
          </w:p>
          <w:p w:rsidR="00BC01AA" w:rsidRDefault="00BC01AA">
            <w:pPr>
              <w:spacing w:after="0" w:line="240" w:lineRule="auto"/>
              <w:rPr>
                <w:ins w:id="31" w:author="Comparison" w:date="2018-11-21T10:33:00Z"/>
                <w:rFonts w:ascii="Verdana" w:hAnsi="Verdana"/>
                <w:sz w:val="20"/>
                <w:szCs w:val="20"/>
              </w:rPr>
            </w:pPr>
            <w:ins w:id="32"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/r8a7795-salvator-xs.dts</w:t>
              </w:r>
            </w:ins>
          </w:p>
          <w:p w:rsidR="00BC01AA" w:rsidRDefault="00BC01AA">
            <w:pPr>
              <w:spacing w:after="0" w:line="240" w:lineRule="auto"/>
              <w:rPr>
                <w:ins w:id="33" w:author="Comparison" w:date="2018-11-21T10:33:00Z"/>
                <w:rFonts w:ascii="Verdana" w:hAnsi="Verdana"/>
                <w:sz w:val="20"/>
                <w:szCs w:val="20"/>
              </w:rPr>
            </w:pPr>
          </w:p>
          <w:p w:rsidR="00BC01AA" w:rsidRDefault="00BC01AA">
            <w:pPr>
              <w:spacing w:after="0" w:line="240" w:lineRule="auto"/>
              <w:rPr>
                <w:ins w:id="34" w:author="Comparison" w:date="2018-11-21T10:33:00Z"/>
                <w:rFonts w:ascii="Verdana" w:hAnsi="Verdana"/>
                <w:sz w:val="20"/>
                <w:szCs w:val="20"/>
              </w:rPr>
            </w:pPr>
            <w:ins w:id="35" w:author="Comparison" w:date="2018-11-21T10:33:00Z">
              <w:r>
                <w:rPr>
                  <w:rFonts w:ascii="Verdana" w:hAnsi="Verdana"/>
                  <w:sz w:val="20"/>
                  <w:szCs w:val="20"/>
                </w:rPr>
                <w:t>each include below:</w:t>
              </w:r>
            </w:ins>
          </w:p>
          <w:p w:rsidR="00BC01AA" w:rsidRDefault="00BC01AA">
            <w:pPr>
              <w:spacing w:after="0" w:line="240" w:lineRule="auto"/>
              <w:rPr>
                <w:ins w:id="36" w:author="Comparison" w:date="2018-11-21T10:33:00Z"/>
                <w:rFonts w:ascii="Verdana" w:hAnsi="Verdana"/>
                <w:sz w:val="20"/>
                <w:szCs w:val="20"/>
              </w:rPr>
            </w:pPr>
            <w:ins w:id="37"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/r8a7795.dtsi,</w:t>
              </w:r>
            </w:ins>
          </w:p>
          <w:p w:rsidR="00BC01AA" w:rsidRDefault="00BC01AA">
            <w:pPr>
              <w:spacing w:after="0" w:line="240" w:lineRule="auto"/>
              <w:rPr>
                <w:ins w:id="38" w:author="Comparison" w:date="2018-11-21T10:33:00Z"/>
                <w:rFonts w:ascii="Verdana" w:hAnsi="Verdana"/>
                <w:sz w:val="20"/>
                <w:szCs w:val="20"/>
              </w:rPr>
            </w:pPr>
            <w:ins w:id="39"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w:t>
              </w:r>
              <w:proofErr w:type="spellStart"/>
              <w:r>
                <w:rPr>
                  <w:rFonts w:ascii="Verdana" w:hAnsi="Verdana"/>
                  <w:sz w:val="20"/>
                  <w:szCs w:val="20"/>
                </w:rPr>
                <w:t>salvator-common.dtsi</w:t>
              </w:r>
              <w:proofErr w:type="spellEnd"/>
            </w:ins>
          </w:p>
        </w:tc>
      </w:tr>
      <w:tr w:rsidR="00BC01AA" w:rsidTr="00E879FD">
        <w:trPr>
          <w:ins w:id="40" w:author="Comparison" w:date="2018-11-21T10:33:00Z"/>
        </w:trPr>
        <w:tc>
          <w:tcPr>
            <w:tcW w:w="134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41" w:author="Comparison" w:date="2018-11-21T10:33:00Z"/>
                <w:rFonts w:ascii="Verdana" w:hAnsi="Verdana"/>
                <w:sz w:val="20"/>
                <w:szCs w:val="20"/>
              </w:rPr>
            </w:pPr>
            <w:ins w:id="42" w:author="Comparison" w:date="2018-11-21T10:33:00Z">
              <w:r>
                <w:rPr>
                  <w:rFonts w:ascii="Verdana" w:hAnsi="Verdana"/>
                  <w:sz w:val="20"/>
                  <w:szCs w:val="20"/>
                </w:rPr>
                <w:t>R-Car M3</w:t>
              </w:r>
            </w:ins>
          </w:p>
        </w:tc>
        <w:tc>
          <w:tcPr>
            <w:tcW w:w="180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43" w:author="Comparison" w:date="2018-11-21T10:33:00Z"/>
                <w:rFonts w:ascii="Verdana" w:hAnsi="Verdana"/>
                <w:sz w:val="20"/>
                <w:szCs w:val="20"/>
              </w:rPr>
            </w:pPr>
            <w:proofErr w:type="spellStart"/>
            <w:ins w:id="44" w:author="Comparison" w:date="2018-11-21T10:33:00Z">
              <w:r>
                <w:rPr>
                  <w:rFonts w:ascii="Verdana" w:hAnsi="Verdana"/>
                  <w:sz w:val="20"/>
                  <w:szCs w:val="20"/>
                </w:rPr>
                <w:t>Salvator</w:t>
              </w:r>
              <w:proofErr w:type="spellEnd"/>
              <w:r>
                <w:rPr>
                  <w:rFonts w:ascii="Verdana" w:hAnsi="Verdana"/>
                  <w:sz w:val="20"/>
                  <w:szCs w:val="20"/>
                </w:rPr>
                <w:t>-X/XS</w:t>
              </w:r>
            </w:ins>
          </w:p>
        </w:tc>
        <w:tc>
          <w:tcPr>
            <w:tcW w:w="6930" w:type="dxa"/>
            <w:tcBorders>
              <w:top w:val="single" w:sz="4" w:space="0" w:color="auto"/>
              <w:left w:val="single" w:sz="4" w:space="0" w:color="auto"/>
              <w:bottom w:val="single" w:sz="4" w:space="0" w:color="auto"/>
              <w:right w:val="single" w:sz="4" w:space="0" w:color="auto"/>
            </w:tcBorders>
            <w:vAlign w:val="center"/>
          </w:tcPr>
          <w:p w:rsidR="00BC01AA" w:rsidRDefault="00BC01AA">
            <w:pPr>
              <w:spacing w:after="0" w:line="240" w:lineRule="auto"/>
              <w:rPr>
                <w:ins w:id="45" w:author="Comparison" w:date="2018-11-21T10:33:00Z"/>
                <w:rFonts w:ascii="Verdana" w:hAnsi="Verdana"/>
                <w:sz w:val="20"/>
                <w:szCs w:val="20"/>
              </w:rPr>
            </w:pPr>
            <w:ins w:id="46"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/r8a7796-salvator-x.dts</w:t>
              </w:r>
            </w:ins>
          </w:p>
          <w:p w:rsidR="00BC01AA" w:rsidRDefault="00BC01AA">
            <w:pPr>
              <w:spacing w:after="0" w:line="240" w:lineRule="auto"/>
              <w:rPr>
                <w:ins w:id="47" w:author="Comparison" w:date="2018-11-21T10:33:00Z"/>
                <w:rFonts w:ascii="Verdana" w:hAnsi="Verdana"/>
                <w:sz w:val="20"/>
                <w:szCs w:val="20"/>
              </w:rPr>
            </w:pPr>
            <w:ins w:id="48"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/r8a7796-salvator-xs.dts</w:t>
              </w:r>
            </w:ins>
          </w:p>
          <w:p w:rsidR="00BC01AA" w:rsidRDefault="00BC01AA">
            <w:pPr>
              <w:spacing w:after="0" w:line="240" w:lineRule="auto"/>
              <w:rPr>
                <w:ins w:id="49" w:author="Comparison" w:date="2018-11-21T10:33:00Z"/>
                <w:rFonts w:ascii="Verdana" w:hAnsi="Verdana"/>
                <w:sz w:val="20"/>
                <w:szCs w:val="20"/>
              </w:rPr>
            </w:pPr>
          </w:p>
          <w:p w:rsidR="00BC01AA" w:rsidRDefault="00BC01AA">
            <w:pPr>
              <w:spacing w:after="0" w:line="240" w:lineRule="auto"/>
              <w:rPr>
                <w:ins w:id="50" w:author="Comparison" w:date="2018-11-21T10:33:00Z"/>
                <w:rFonts w:ascii="Verdana" w:hAnsi="Verdana"/>
                <w:sz w:val="20"/>
                <w:szCs w:val="20"/>
              </w:rPr>
            </w:pPr>
            <w:ins w:id="51" w:author="Comparison" w:date="2018-11-21T10:33:00Z">
              <w:r>
                <w:rPr>
                  <w:rFonts w:ascii="Verdana" w:hAnsi="Verdana"/>
                  <w:sz w:val="20"/>
                  <w:szCs w:val="20"/>
                </w:rPr>
                <w:t>each include below:</w:t>
              </w:r>
            </w:ins>
          </w:p>
          <w:p w:rsidR="00BC01AA" w:rsidRDefault="00BC01AA">
            <w:pPr>
              <w:spacing w:after="0" w:line="240" w:lineRule="auto"/>
              <w:rPr>
                <w:ins w:id="52" w:author="Comparison" w:date="2018-11-21T10:33:00Z"/>
                <w:rFonts w:ascii="Verdana" w:hAnsi="Verdana"/>
                <w:sz w:val="20"/>
                <w:szCs w:val="20"/>
              </w:rPr>
            </w:pPr>
            <w:ins w:id="53"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/r8a7796.dtsi,</w:t>
              </w:r>
            </w:ins>
          </w:p>
          <w:p w:rsidR="00BC01AA" w:rsidRDefault="00BC01AA">
            <w:pPr>
              <w:spacing w:after="0" w:line="240" w:lineRule="auto"/>
              <w:rPr>
                <w:ins w:id="54" w:author="Comparison" w:date="2018-11-21T10:33:00Z"/>
                <w:rFonts w:ascii="Verdana" w:hAnsi="Verdana"/>
                <w:sz w:val="20"/>
                <w:szCs w:val="20"/>
              </w:rPr>
            </w:pPr>
            <w:ins w:id="55"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w:t>
              </w:r>
              <w:proofErr w:type="spellStart"/>
              <w:r>
                <w:rPr>
                  <w:rFonts w:ascii="Verdana" w:hAnsi="Verdana"/>
                  <w:sz w:val="20"/>
                  <w:szCs w:val="20"/>
                </w:rPr>
                <w:t>salvator-common.dtsi</w:t>
              </w:r>
              <w:proofErr w:type="spellEnd"/>
            </w:ins>
          </w:p>
        </w:tc>
      </w:tr>
      <w:tr w:rsidR="00BC01AA" w:rsidTr="00E879FD">
        <w:trPr>
          <w:ins w:id="56" w:author="Comparison" w:date="2018-11-21T10:33:00Z"/>
        </w:trPr>
        <w:tc>
          <w:tcPr>
            <w:tcW w:w="134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57" w:author="Comparison" w:date="2018-11-21T10:33:00Z"/>
                <w:rFonts w:ascii="Verdana" w:hAnsi="Verdana"/>
                <w:sz w:val="20"/>
                <w:szCs w:val="20"/>
              </w:rPr>
            </w:pPr>
            <w:ins w:id="58" w:author="Comparison" w:date="2018-11-21T10:33:00Z">
              <w:r>
                <w:rPr>
                  <w:rFonts w:ascii="Verdana" w:hAnsi="Verdana"/>
                  <w:sz w:val="20"/>
                  <w:szCs w:val="20"/>
                </w:rPr>
                <w:t>R-Car M3N</w:t>
              </w:r>
            </w:ins>
          </w:p>
        </w:tc>
        <w:tc>
          <w:tcPr>
            <w:tcW w:w="180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59" w:author="Comparison" w:date="2018-11-21T10:33:00Z"/>
                <w:rFonts w:ascii="Verdana" w:hAnsi="Verdana"/>
                <w:sz w:val="20"/>
                <w:szCs w:val="20"/>
              </w:rPr>
            </w:pPr>
            <w:proofErr w:type="spellStart"/>
            <w:ins w:id="60" w:author="Comparison" w:date="2018-11-21T10:33:00Z">
              <w:r>
                <w:rPr>
                  <w:rFonts w:ascii="Verdana" w:hAnsi="Verdana"/>
                  <w:sz w:val="20"/>
                  <w:szCs w:val="20"/>
                </w:rPr>
                <w:t>Salvator</w:t>
              </w:r>
              <w:proofErr w:type="spellEnd"/>
              <w:r>
                <w:rPr>
                  <w:rFonts w:ascii="Verdana" w:hAnsi="Verdana"/>
                  <w:sz w:val="20"/>
                  <w:szCs w:val="20"/>
                </w:rPr>
                <w:t>-X/XS</w:t>
              </w:r>
            </w:ins>
          </w:p>
        </w:tc>
        <w:tc>
          <w:tcPr>
            <w:tcW w:w="6930" w:type="dxa"/>
            <w:tcBorders>
              <w:top w:val="single" w:sz="4" w:space="0" w:color="auto"/>
              <w:left w:val="single" w:sz="4" w:space="0" w:color="auto"/>
              <w:bottom w:val="single" w:sz="4" w:space="0" w:color="auto"/>
              <w:right w:val="single" w:sz="4" w:space="0" w:color="auto"/>
            </w:tcBorders>
            <w:vAlign w:val="center"/>
          </w:tcPr>
          <w:p w:rsidR="00BC01AA" w:rsidRDefault="00BC01AA">
            <w:pPr>
              <w:spacing w:after="0" w:line="240" w:lineRule="auto"/>
              <w:rPr>
                <w:ins w:id="61" w:author="Comparison" w:date="2018-11-21T10:33:00Z"/>
                <w:rFonts w:ascii="Verdana" w:hAnsi="Verdana"/>
                <w:sz w:val="20"/>
                <w:szCs w:val="20"/>
              </w:rPr>
            </w:pPr>
            <w:ins w:id="62"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/r8a77965-salvator-x.dts</w:t>
              </w:r>
            </w:ins>
          </w:p>
          <w:p w:rsidR="00BC01AA" w:rsidRDefault="00BC01AA">
            <w:pPr>
              <w:spacing w:after="0" w:line="240" w:lineRule="auto"/>
              <w:rPr>
                <w:ins w:id="63" w:author="Comparison" w:date="2018-11-21T10:33:00Z"/>
                <w:rFonts w:ascii="Verdana" w:hAnsi="Verdana"/>
                <w:sz w:val="20"/>
                <w:szCs w:val="20"/>
              </w:rPr>
            </w:pPr>
            <w:ins w:id="64"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/r8a77965-salvator-xs.dts</w:t>
              </w:r>
            </w:ins>
          </w:p>
          <w:p w:rsidR="00BC01AA" w:rsidRDefault="00BC01AA">
            <w:pPr>
              <w:spacing w:after="0" w:line="240" w:lineRule="auto"/>
              <w:rPr>
                <w:ins w:id="65" w:author="Comparison" w:date="2018-11-21T10:33:00Z"/>
                <w:rFonts w:ascii="Verdana" w:hAnsi="Verdana"/>
                <w:sz w:val="20"/>
                <w:szCs w:val="20"/>
              </w:rPr>
            </w:pPr>
          </w:p>
          <w:p w:rsidR="00BC01AA" w:rsidRDefault="00BC01AA">
            <w:pPr>
              <w:spacing w:after="0" w:line="240" w:lineRule="auto"/>
              <w:rPr>
                <w:ins w:id="66" w:author="Comparison" w:date="2018-11-21T10:33:00Z"/>
                <w:rFonts w:ascii="Verdana" w:hAnsi="Verdana"/>
                <w:sz w:val="20"/>
                <w:szCs w:val="20"/>
              </w:rPr>
            </w:pPr>
            <w:ins w:id="67" w:author="Comparison" w:date="2018-11-21T10:33:00Z">
              <w:r>
                <w:rPr>
                  <w:rFonts w:ascii="Verdana" w:hAnsi="Verdana"/>
                  <w:sz w:val="20"/>
                  <w:szCs w:val="20"/>
                </w:rPr>
                <w:t>each include below:</w:t>
              </w:r>
            </w:ins>
          </w:p>
          <w:p w:rsidR="00BC01AA" w:rsidRDefault="00BC01AA">
            <w:pPr>
              <w:spacing w:after="0" w:line="240" w:lineRule="auto"/>
              <w:rPr>
                <w:ins w:id="68" w:author="Comparison" w:date="2018-11-21T10:33:00Z"/>
                <w:rFonts w:ascii="Verdana" w:hAnsi="Verdana"/>
                <w:sz w:val="20"/>
                <w:szCs w:val="20"/>
              </w:rPr>
            </w:pPr>
            <w:ins w:id="69"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/r8a77965.dtsi,</w:t>
              </w:r>
            </w:ins>
          </w:p>
          <w:p w:rsidR="00BC01AA" w:rsidRDefault="00BC01AA">
            <w:pPr>
              <w:spacing w:after="0" w:line="240" w:lineRule="auto"/>
              <w:rPr>
                <w:ins w:id="70" w:author="Comparison" w:date="2018-11-21T10:33:00Z"/>
                <w:rFonts w:ascii="Verdana" w:hAnsi="Verdana"/>
                <w:sz w:val="20"/>
                <w:szCs w:val="20"/>
              </w:rPr>
            </w:pPr>
            <w:ins w:id="71"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w:t>
              </w:r>
              <w:proofErr w:type="spellStart"/>
              <w:r>
                <w:rPr>
                  <w:rFonts w:ascii="Verdana" w:hAnsi="Verdana"/>
                  <w:sz w:val="20"/>
                  <w:szCs w:val="20"/>
                </w:rPr>
                <w:t>salvator-common.dtsi</w:t>
              </w:r>
              <w:proofErr w:type="spellEnd"/>
            </w:ins>
          </w:p>
        </w:tc>
      </w:tr>
      <w:tr w:rsidR="00BC01AA" w:rsidTr="00E879FD">
        <w:trPr>
          <w:ins w:id="72" w:author="Comparison" w:date="2018-11-21T10:33:00Z"/>
        </w:trPr>
        <w:tc>
          <w:tcPr>
            <w:tcW w:w="134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73" w:author="Comparison" w:date="2018-11-21T10:33:00Z"/>
                <w:rFonts w:ascii="Verdana" w:hAnsi="Verdana"/>
                <w:sz w:val="20"/>
                <w:szCs w:val="20"/>
              </w:rPr>
            </w:pPr>
            <w:ins w:id="74" w:author="Comparison" w:date="2018-11-21T10:33:00Z">
              <w:r>
                <w:rPr>
                  <w:rFonts w:ascii="Verdana" w:hAnsi="Verdana"/>
                  <w:sz w:val="20"/>
                  <w:szCs w:val="20"/>
                </w:rPr>
                <w:t>R-Car E3</w:t>
              </w:r>
            </w:ins>
          </w:p>
        </w:tc>
        <w:tc>
          <w:tcPr>
            <w:tcW w:w="180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75" w:author="Comparison" w:date="2018-11-21T10:33:00Z"/>
                <w:rFonts w:ascii="Verdana" w:hAnsi="Verdana"/>
                <w:sz w:val="20"/>
                <w:szCs w:val="20"/>
              </w:rPr>
            </w:pPr>
            <w:ins w:id="76" w:author="Comparison" w:date="2018-11-21T10:33:00Z">
              <w:r>
                <w:rPr>
                  <w:rFonts w:ascii="Verdana" w:hAnsi="Verdana"/>
                  <w:sz w:val="20"/>
                  <w:szCs w:val="20"/>
                </w:rPr>
                <w:t>Ebisu</w:t>
              </w:r>
            </w:ins>
          </w:p>
        </w:tc>
        <w:tc>
          <w:tcPr>
            <w:tcW w:w="6930" w:type="dxa"/>
            <w:tcBorders>
              <w:top w:val="single" w:sz="4" w:space="0" w:color="auto"/>
              <w:left w:val="single" w:sz="4" w:space="0" w:color="auto"/>
              <w:bottom w:val="single" w:sz="4" w:space="0" w:color="auto"/>
              <w:right w:val="single" w:sz="4" w:space="0" w:color="auto"/>
            </w:tcBorders>
            <w:vAlign w:val="center"/>
          </w:tcPr>
          <w:p w:rsidR="00BC01AA" w:rsidRDefault="00BC01AA">
            <w:pPr>
              <w:spacing w:after="0" w:line="240" w:lineRule="auto"/>
              <w:rPr>
                <w:rFonts w:ascii="Verdana" w:hAnsi="Verdana"/>
                <w:sz w:val="20"/>
                <w:szCs w:val="20"/>
              </w:rPr>
            </w:pPr>
            <w:ins w:id="77"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/r8a77990-</w:t>
              </w:r>
            </w:ins>
            <w:r w:rsidR="00C31E80">
              <w:rPr>
                <w:rFonts w:ascii="Verdana" w:hAnsi="Verdana"/>
                <w:sz w:val="20"/>
                <w:szCs w:val="20"/>
              </w:rPr>
              <w:t>es10-</w:t>
            </w:r>
            <w:ins w:id="78" w:author="Comparison" w:date="2018-11-21T10:33:00Z">
              <w:r>
                <w:rPr>
                  <w:rFonts w:ascii="Verdana" w:hAnsi="Verdana"/>
                  <w:sz w:val="20"/>
                  <w:szCs w:val="20"/>
                </w:rPr>
                <w:t>ebisu.dts</w:t>
              </w:r>
            </w:ins>
          </w:p>
          <w:p w:rsidR="00BC01AA" w:rsidRDefault="00BC01AA">
            <w:pPr>
              <w:spacing w:after="0" w:line="240" w:lineRule="auto"/>
              <w:rPr>
                <w:ins w:id="79" w:author="Comparison" w:date="2018-11-21T10:33:00Z"/>
                <w:rFonts w:ascii="Verdana" w:hAnsi="Verdana"/>
                <w:sz w:val="20"/>
                <w:szCs w:val="20"/>
              </w:rPr>
            </w:pPr>
          </w:p>
          <w:p w:rsidR="00BC01AA" w:rsidRDefault="00BC01AA">
            <w:pPr>
              <w:spacing w:after="0" w:line="240" w:lineRule="auto"/>
              <w:rPr>
                <w:ins w:id="80" w:author="Comparison" w:date="2018-11-21T10:33:00Z"/>
                <w:rFonts w:ascii="Verdana" w:hAnsi="Verdana"/>
                <w:sz w:val="20"/>
                <w:szCs w:val="20"/>
              </w:rPr>
            </w:pPr>
            <w:ins w:id="81" w:author="Comparison" w:date="2018-11-21T10:33:00Z">
              <w:r>
                <w:rPr>
                  <w:rFonts w:ascii="Verdana" w:hAnsi="Verdana"/>
                  <w:sz w:val="20"/>
                  <w:szCs w:val="20"/>
                </w:rPr>
                <w:t>include below:</w:t>
              </w:r>
            </w:ins>
          </w:p>
          <w:p w:rsidR="00BC01AA" w:rsidRDefault="00BC01AA">
            <w:pPr>
              <w:spacing w:after="0" w:line="240" w:lineRule="auto"/>
              <w:rPr>
                <w:ins w:id="82" w:author="Comparison" w:date="2018-11-21T10:33:00Z"/>
                <w:rFonts w:ascii="Verdana" w:hAnsi="Verdana"/>
                <w:sz w:val="20"/>
                <w:szCs w:val="20"/>
              </w:rPr>
            </w:pPr>
            <w:ins w:id="83" w:author="Comparison" w:date="2018-11-21T10:33:00Z">
              <w:r>
                <w:rPr>
                  <w:rFonts w:ascii="Verdana" w:hAnsi="Verdana"/>
                  <w:sz w:val="20"/>
                  <w:szCs w:val="20"/>
                </w:rPr>
                <w:t>arch/arm64/boot/</w:t>
              </w:r>
              <w:proofErr w:type="spellStart"/>
              <w:r>
                <w:rPr>
                  <w:rFonts w:ascii="Verdana" w:hAnsi="Verdana"/>
                  <w:sz w:val="20"/>
                  <w:szCs w:val="20"/>
                </w:rPr>
                <w:t>dts</w:t>
              </w:r>
              <w:proofErr w:type="spellEnd"/>
              <w:r>
                <w:rPr>
                  <w:rFonts w:ascii="Verdana" w:hAnsi="Verdana"/>
                  <w:sz w:val="20"/>
                  <w:szCs w:val="20"/>
                </w:rPr>
                <w:t>/</w:t>
              </w:r>
              <w:proofErr w:type="spellStart"/>
              <w:r>
                <w:rPr>
                  <w:rFonts w:ascii="Verdana" w:hAnsi="Verdana"/>
                  <w:sz w:val="20"/>
                  <w:szCs w:val="20"/>
                </w:rPr>
                <w:t>renesas</w:t>
              </w:r>
              <w:proofErr w:type="spellEnd"/>
              <w:r>
                <w:rPr>
                  <w:rFonts w:ascii="Verdana" w:hAnsi="Verdana"/>
                  <w:sz w:val="20"/>
                  <w:szCs w:val="20"/>
                </w:rPr>
                <w:t>/r8a77990.dtsi</w:t>
              </w:r>
            </w:ins>
          </w:p>
        </w:tc>
      </w:tr>
    </w:tbl>
    <w:p w:rsidR="00BC01AA" w:rsidRDefault="00BC01AA" w:rsidP="00BC01AA">
      <w:pPr>
        <w:jc w:val="both"/>
        <w:rPr>
          <w:ins w:id="84" w:author="Comparison" w:date="2018-11-21T10:33:00Z"/>
          <w:rFonts w:ascii="Verdana" w:hAnsi="Verdana" w:cs="Arial"/>
          <w:sz w:val="20"/>
          <w:szCs w:val="20"/>
        </w:rPr>
      </w:pPr>
    </w:p>
    <w:p w:rsidR="00BC01AA" w:rsidRDefault="00BC01AA" w:rsidP="00BC01AA">
      <w:pPr>
        <w:rPr>
          <w:ins w:id="85" w:author="Comparison" w:date="2018-11-21T10:33:00Z"/>
        </w:rPr>
      </w:pPr>
      <w:ins w:id="86" w:author="Comparison" w:date="2018-11-21T10:33:00Z">
        <w:r>
          <w:br w:type="page"/>
        </w:r>
      </w:ins>
    </w:p>
    <w:p w:rsidR="00BC01AA" w:rsidRDefault="00BC01AA" w:rsidP="00BC01AA">
      <w:pPr>
        <w:rPr>
          <w:ins w:id="87" w:author="Comparison" w:date="2018-11-21T10:33:00Z"/>
        </w:rPr>
      </w:pPr>
    </w:p>
    <w:p w:rsidR="00BC01AA" w:rsidRDefault="00BC01AA" w:rsidP="00BC01AA">
      <w:pPr>
        <w:pStyle w:val="a4"/>
        <w:jc w:val="left"/>
        <w:rPr>
          <w:ins w:id="88" w:author="Comparison" w:date="2018-11-21T10:33:00Z"/>
        </w:rPr>
      </w:pPr>
      <w:bookmarkStart w:id="89" w:name="_Toc530065248"/>
      <w:bookmarkStart w:id="90" w:name="_Toc530588396"/>
      <w:ins w:id="91" w:author="Comparison" w:date="2018-11-21T10:33:00Z">
        <w:r>
          <w:t xml:space="preserve">Table </w:t>
        </w:r>
      </w:ins>
      <w:r w:rsidR="007F6EBC">
        <w:rPr>
          <w:noProof/>
        </w:rPr>
        <w:fldChar w:fldCharType="begin"/>
      </w:r>
      <w:r w:rsidR="007F6EBC">
        <w:rPr>
          <w:noProof/>
        </w:rPr>
        <w:instrText xml:space="preserve"> STYLEREF 1 \s </w:instrText>
      </w:r>
      <w:r w:rsidR="007F6EBC">
        <w:rPr>
          <w:noProof/>
        </w:rPr>
        <w:fldChar w:fldCharType="separate"/>
      </w:r>
      <w:r w:rsidR="00750A31">
        <w:rPr>
          <w:noProof/>
        </w:rPr>
        <w:t>1</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2</w:t>
      </w:r>
      <w:r w:rsidR="007F6EBC">
        <w:rPr>
          <w:noProof/>
        </w:rPr>
        <w:fldChar w:fldCharType="end"/>
      </w:r>
      <w:ins w:id="92" w:author="Comparison" w:date="2018-11-21T10:33:00Z">
        <w:r>
          <w:t xml:space="preserve"> Required property for ADSP sound node</w:t>
        </w:r>
        <w:bookmarkEnd w:id="89"/>
        <w:bookmarkEnd w:id="90"/>
      </w:ins>
    </w:p>
    <w:tbl>
      <w:tblPr>
        <w:tblW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15"/>
        <w:gridCol w:w="5670"/>
      </w:tblGrid>
      <w:tr w:rsidR="00BC01AA" w:rsidTr="00BC01AA">
        <w:trPr>
          <w:ins w:id="93" w:author="Comparison" w:date="2018-11-21T10:33:00Z"/>
        </w:trPr>
        <w:tc>
          <w:tcPr>
            <w:tcW w:w="251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94" w:author="Comparison" w:date="2018-11-21T10:33:00Z"/>
                <w:rFonts w:ascii="Verdana" w:hAnsi="Verdana"/>
                <w:sz w:val="20"/>
                <w:szCs w:val="20"/>
              </w:rPr>
            </w:pPr>
            <w:ins w:id="95" w:author="Comparison" w:date="2018-11-21T10:33:00Z">
              <w:r>
                <w:rPr>
                  <w:rFonts w:ascii="Verdana" w:hAnsi="Verdana"/>
                  <w:sz w:val="20"/>
                  <w:szCs w:val="20"/>
                </w:rPr>
                <w:t>Property name</w:t>
              </w:r>
            </w:ins>
          </w:p>
        </w:tc>
        <w:tc>
          <w:tcPr>
            <w:tcW w:w="567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96" w:author="Comparison" w:date="2018-11-21T10:33:00Z"/>
                <w:rFonts w:ascii="Verdana" w:hAnsi="Verdana"/>
                <w:sz w:val="20"/>
                <w:szCs w:val="20"/>
              </w:rPr>
            </w:pPr>
            <w:ins w:id="97" w:author="Comparison" w:date="2018-11-21T10:33:00Z">
              <w:r>
                <w:rPr>
                  <w:rFonts w:ascii="Verdana" w:hAnsi="Verdana"/>
                  <w:sz w:val="20"/>
                  <w:szCs w:val="20"/>
                </w:rPr>
                <w:t>Value</w:t>
              </w:r>
            </w:ins>
          </w:p>
        </w:tc>
      </w:tr>
      <w:tr w:rsidR="00BC01AA" w:rsidTr="00BC01AA">
        <w:trPr>
          <w:ins w:id="98" w:author="Comparison" w:date="2018-11-21T10:33:00Z"/>
        </w:trPr>
        <w:tc>
          <w:tcPr>
            <w:tcW w:w="2515"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99" w:author="Comparison" w:date="2018-11-21T10:33:00Z"/>
                <w:rFonts w:ascii="Verdana" w:hAnsi="Verdana"/>
                <w:sz w:val="20"/>
                <w:szCs w:val="20"/>
              </w:rPr>
            </w:pPr>
            <w:ins w:id="100" w:author="Comparison" w:date="2018-11-21T10:33:00Z">
              <w:r>
                <w:rPr>
                  <w:rFonts w:ascii="Verdana" w:hAnsi="Verdana" w:cs="Arial"/>
                  <w:sz w:val="20"/>
                  <w:szCs w:val="20"/>
                </w:rPr>
                <w:t>compatible</w:t>
              </w:r>
            </w:ins>
          </w:p>
        </w:tc>
        <w:tc>
          <w:tcPr>
            <w:tcW w:w="5670" w:type="dxa"/>
            <w:tcBorders>
              <w:top w:val="single" w:sz="4" w:space="0" w:color="auto"/>
              <w:left w:val="single" w:sz="4" w:space="0" w:color="auto"/>
              <w:bottom w:val="single" w:sz="4" w:space="0" w:color="auto"/>
              <w:right w:val="single" w:sz="4" w:space="0" w:color="auto"/>
            </w:tcBorders>
            <w:vAlign w:val="center"/>
            <w:hideMark/>
          </w:tcPr>
          <w:p w:rsidR="00BC01AA" w:rsidRDefault="00BC01AA">
            <w:pPr>
              <w:spacing w:after="0" w:line="240" w:lineRule="auto"/>
              <w:rPr>
                <w:ins w:id="101" w:author="Comparison" w:date="2018-11-21T10:33:00Z"/>
                <w:rFonts w:ascii="Verdana" w:hAnsi="Verdana"/>
                <w:sz w:val="20"/>
                <w:szCs w:val="20"/>
              </w:rPr>
            </w:pPr>
            <w:ins w:id="102" w:author="Comparison" w:date="2018-11-21T10:33:00Z">
              <w:r>
                <w:rPr>
                  <w:rFonts w:ascii="Verdana" w:hAnsi="Verdana" w:cs="Arial"/>
                  <w:sz w:val="20"/>
                  <w:szCs w:val="20"/>
                </w:rPr>
                <w:t>"renesas,rcar_adsp_sound_gen3"</w:t>
              </w:r>
            </w:ins>
          </w:p>
        </w:tc>
      </w:tr>
    </w:tbl>
    <w:p w:rsidR="00BC01AA" w:rsidRDefault="00BC01AA" w:rsidP="00BC01AA">
      <w:pPr>
        <w:rPr>
          <w:ins w:id="103" w:author="Comparison" w:date="2018-11-21T10:33:00Z"/>
          <w:rFonts w:ascii="Verdana" w:hAnsi="Verdana" w:cs="Arial"/>
          <w:sz w:val="20"/>
          <w:szCs w:val="20"/>
        </w:rPr>
      </w:pPr>
    </w:p>
    <w:p w:rsidR="00BC01AA" w:rsidRDefault="00BC01AA" w:rsidP="00BC01AA">
      <w:pPr>
        <w:pStyle w:val="a3"/>
        <w:numPr>
          <w:ilvl w:val="0"/>
          <w:numId w:val="21"/>
        </w:numPr>
        <w:spacing w:line="256" w:lineRule="auto"/>
        <w:jc w:val="both"/>
        <w:rPr>
          <w:ins w:id="104" w:author="Comparison" w:date="2018-11-21T10:33:00Z"/>
          <w:rFonts w:ascii="Verdana" w:hAnsi="Verdana" w:cs="Arial"/>
          <w:sz w:val="20"/>
          <w:szCs w:val="20"/>
        </w:rPr>
      </w:pPr>
      <w:ins w:id="105" w:author="Comparison" w:date="2018-11-21T10:33:00Z">
        <w:r>
          <w:rPr>
            <w:rFonts w:ascii="Verdana" w:hAnsi="Verdana" w:cs="Arial"/>
            <w:sz w:val="20"/>
            <w:szCs w:val="20"/>
          </w:rPr>
          <w:t>Example setting route:</w:t>
        </w:r>
      </w:ins>
    </w:p>
    <w:p w:rsidR="00BC01AA" w:rsidRDefault="00BC01AA" w:rsidP="00BC01AA">
      <w:pPr>
        <w:pStyle w:val="a3"/>
        <w:numPr>
          <w:ilvl w:val="0"/>
          <w:numId w:val="22"/>
        </w:numPr>
        <w:spacing w:line="256" w:lineRule="auto"/>
        <w:jc w:val="both"/>
        <w:rPr>
          <w:ins w:id="106" w:author="Comparison" w:date="2018-11-21T10:33:00Z"/>
          <w:rFonts w:ascii="Verdana" w:hAnsi="Verdana" w:cs="Arial"/>
          <w:sz w:val="20"/>
          <w:szCs w:val="20"/>
        </w:rPr>
      </w:pPr>
      <w:ins w:id="107" w:author="Comparison" w:date="2018-11-21T10:33:00Z">
        <w:r>
          <w:rPr>
            <w:rFonts w:ascii="Verdana" w:hAnsi="Verdana" w:cs="Arial"/>
            <w:sz w:val="20"/>
            <w:szCs w:val="20"/>
          </w:rPr>
          <w:t xml:space="preserve">Use ADSP sound with MIX function on </w:t>
        </w:r>
        <w:proofErr w:type="spellStart"/>
        <w:r>
          <w:rPr>
            <w:rFonts w:ascii="Verdana" w:hAnsi="Verdana"/>
            <w:sz w:val="20"/>
            <w:szCs w:val="20"/>
          </w:rPr>
          <w:t>Salvator</w:t>
        </w:r>
        <w:proofErr w:type="spellEnd"/>
        <w:r>
          <w:rPr>
            <w:rFonts w:ascii="Verdana" w:hAnsi="Verdana"/>
            <w:sz w:val="20"/>
            <w:szCs w:val="20"/>
          </w:rPr>
          <w:t>-XS/H3:</w:t>
        </w:r>
      </w:ins>
    </w:p>
    <w:p w:rsidR="00BC01AA" w:rsidRDefault="00BC01AA" w:rsidP="00BC01AA">
      <w:pPr>
        <w:pStyle w:val="a3"/>
        <w:ind w:left="450"/>
        <w:jc w:val="both"/>
        <w:rPr>
          <w:ins w:id="108" w:author="Comparison" w:date="2018-11-21T10:33:00Z"/>
          <w:rFonts w:ascii="Verdana" w:hAnsi="Verdana" w:cs="Arial"/>
          <w:sz w:val="20"/>
          <w:szCs w:val="20"/>
        </w:rPr>
      </w:pPr>
    </w:p>
    <w:p w:rsidR="00BC01AA" w:rsidRDefault="00BC01AA" w:rsidP="00BC01AA">
      <w:pPr>
        <w:pStyle w:val="a3"/>
        <w:numPr>
          <w:ilvl w:val="0"/>
          <w:numId w:val="23"/>
        </w:numPr>
        <w:spacing w:line="256" w:lineRule="auto"/>
        <w:jc w:val="both"/>
        <w:rPr>
          <w:ins w:id="109" w:author="Comparison" w:date="2018-11-21T10:33:00Z"/>
          <w:rFonts w:ascii="Verdana" w:hAnsi="Verdana" w:cs="Arial"/>
          <w:sz w:val="20"/>
          <w:szCs w:val="20"/>
        </w:rPr>
      </w:pPr>
      <w:ins w:id="110" w:author="Comparison" w:date="2018-11-21T10:33:00Z">
        <w:r>
          <w:rPr>
            <w:rFonts w:ascii="Verdana" w:hAnsi="Verdana" w:cs="Arial"/>
            <w:sz w:val="20"/>
            <w:szCs w:val="20"/>
          </w:rPr>
          <w:t>Select Machine driver: Simple SCU Card or Audio Graph SCU Card which support MIX function. This example will use Audio Graph SCU Card for illustration.</w:t>
        </w:r>
      </w:ins>
    </w:p>
    <w:p w:rsidR="00BC01AA" w:rsidRDefault="00BC01AA" w:rsidP="00BC01AA">
      <w:pPr>
        <w:pStyle w:val="a3"/>
        <w:ind w:left="450"/>
        <w:jc w:val="both"/>
        <w:rPr>
          <w:ins w:id="111" w:author="Comparison" w:date="2018-11-21T10:33:00Z"/>
          <w:rFonts w:ascii="Verdana" w:hAnsi="Verdana" w:cs="Arial"/>
          <w:sz w:val="20"/>
          <w:szCs w:val="20"/>
        </w:rPr>
      </w:pPr>
      <w:ins w:id="112" w:author="Comparison" w:date="2018-11-21T10:33:00Z">
        <w:r>
          <w:rPr>
            <w:rFonts w:ascii="Verdana" w:hAnsi="Verdana" w:cs="Arial"/>
            <w:sz w:val="20"/>
            <w:szCs w:val="20"/>
          </w:rPr>
          <w:t xml:space="preserve">(Refer to </w:t>
        </w:r>
        <w:r>
          <w:rPr>
            <w:rFonts w:ascii="Verdana" w:hAnsi="Verdana" w:cs="Arial"/>
            <w:i/>
            <w:sz w:val="20"/>
            <w:szCs w:val="20"/>
          </w:rPr>
          <w:t>Documentation/</w:t>
        </w:r>
        <w:proofErr w:type="spellStart"/>
        <w:r>
          <w:rPr>
            <w:rFonts w:ascii="Verdana" w:hAnsi="Verdana" w:cs="Arial"/>
            <w:i/>
            <w:sz w:val="20"/>
            <w:szCs w:val="20"/>
          </w:rPr>
          <w:t>devicetree</w:t>
        </w:r>
        <w:proofErr w:type="spellEnd"/>
        <w:r>
          <w:rPr>
            <w:rFonts w:ascii="Verdana" w:hAnsi="Verdana" w:cs="Arial"/>
            <w:i/>
            <w:sz w:val="20"/>
            <w:szCs w:val="20"/>
          </w:rPr>
          <w:t>/bindings/sound/simple-scu-card.txt</w:t>
        </w:r>
        <w:r>
          <w:rPr>
            <w:rFonts w:ascii="Verdana" w:hAnsi="Verdana" w:cs="Arial"/>
            <w:sz w:val="20"/>
            <w:szCs w:val="20"/>
          </w:rPr>
          <w:t xml:space="preserve"> or </w:t>
        </w:r>
        <w:r>
          <w:rPr>
            <w:rFonts w:ascii="Verdana" w:hAnsi="Verdana" w:cs="Arial"/>
            <w:i/>
            <w:sz w:val="20"/>
            <w:szCs w:val="20"/>
          </w:rPr>
          <w:t>Documentation/</w:t>
        </w:r>
        <w:proofErr w:type="spellStart"/>
        <w:r>
          <w:rPr>
            <w:rFonts w:ascii="Verdana" w:hAnsi="Verdana" w:cs="Arial"/>
            <w:i/>
            <w:sz w:val="20"/>
            <w:szCs w:val="20"/>
          </w:rPr>
          <w:t>devicetree</w:t>
        </w:r>
        <w:proofErr w:type="spellEnd"/>
        <w:r>
          <w:rPr>
            <w:rFonts w:ascii="Verdana" w:hAnsi="Verdana" w:cs="Arial"/>
            <w:i/>
            <w:sz w:val="20"/>
            <w:szCs w:val="20"/>
          </w:rPr>
          <w:t xml:space="preserve">/bindings/sound/audio-graph-scu-card.txt </w:t>
        </w:r>
        <w:r>
          <w:rPr>
            <w:rFonts w:ascii="Verdana" w:hAnsi="Verdana" w:cs="Arial"/>
            <w:sz w:val="20"/>
            <w:szCs w:val="20"/>
          </w:rPr>
          <w:t>for more detail setting of sound card)</w:t>
        </w:r>
      </w:ins>
    </w:p>
    <w:p w:rsidR="00BC01AA" w:rsidRDefault="00BC01AA" w:rsidP="00BC01AA">
      <w:pPr>
        <w:pStyle w:val="a3"/>
        <w:ind w:left="450"/>
        <w:jc w:val="both"/>
        <w:rPr>
          <w:ins w:id="113" w:author="Comparison" w:date="2018-11-21T10:33:00Z"/>
          <w:rFonts w:ascii="Verdana" w:hAnsi="Verdana" w:cs="Arial"/>
          <w:sz w:val="20"/>
          <w:szCs w:val="20"/>
        </w:rPr>
      </w:pPr>
    </w:p>
    <w:p w:rsidR="00BC01AA" w:rsidRDefault="00BC01AA" w:rsidP="00BC01AA">
      <w:pPr>
        <w:pStyle w:val="a3"/>
        <w:numPr>
          <w:ilvl w:val="0"/>
          <w:numId w:val="23"/>
        </w:numPr>
        <w:spacing w:line="256" w:lineRule="auto"/>
        <w:jc w:val="both"/>
        <w:rPr>
          <w:ins w:id="114" w:author="Comparison" w:date="2018-11-21T10:33:00Z"/>
          <w:rFonts w:ascii="Verdana" w:hAnsi="Verdana" w:cs="Arial"/>
          <w:sz w:val="20"/>
          <w:szCs w:val="20"/>
        </w:rPr>
      </w:pPr>
      <w:ins w:id="115" w:author="Comparison" w:date="2018-11-21T10:33:00Z">
        <w:r>
          <w:rPr>
            <w:rFonts w:ascii="Verdana" w:hAnsi="Verdana" w:cs="Arial"/>
            <w:sz w:val="20"/>
            <w:szCs w:val="20"/>
          </w:rPr>
          <w:t xml:space="preserve">Select Codec driver: AK4613 codec which supports I2C format and controls audio chip on </w:t>
        </w:r>
        <w:proofErr w:type="spellStart"/>
        <w:r>
          <w:rPr>
            <w:rFonts w:ascii="Verdana" w:hAnsi="Verdana"/>
            <w:sz w:val="20"/>
            <w:szCs w:val="20"/>
          </w:rPr>
          <w:t>Salvator</w:t>
        </w:r>
        <w:proofErr w:type="spellEnd"/>
        <w:r>
          <w:rPr>
            <w:rFonts w:ascii="Verdana" w:hAnsi="Verdana"/>
            <w:sz w:val="20"/>
            <w:szCs w:val="20"/>
          </w:rPr>
          <w:t>-XS/H3 board.</w:t>
        </w:r>
      </w:ins>
    </w:p>
    <w:p w:rsidR="00BC01AA" w:rsidRDefault="00BC01AA" w:rsidP="00BC01AA">
      <w:pPr>
        <w:pStyle w:val="a3"/>
        <w:ind w:left="450"/>
        <w:jc w:val="both"/>
        <w:rPr>
          <w:ins w:id="116" w:author="Comparison" w:date="2018-11-21T10:33:00Z"/>
          <w:rFonts w:ascii="Verdana" w:hAnsi="Verdana" w:cs="Arial"/>
          <w:sz w:val="20"/>
          <w:szCs w:val="20"/>
        </w:rPr>
      </w:pPr>
      <w:ins w:id="117" w:author="Comparison" w:date="2018-11-21T10:33:00Z">
        <w:r>
          <w:rPr>
            <w:rFonts w:ascii="Verdana" w:hAnsi="Verdana" w:cs="Arial"/>
            <w:sz w:val="20"/>
            <w:szCs w:val="20"/>
          </w:rPr>
          <w:t xml:space="preserve">(Refer to </w:t>
        </w:r>
        <w:r>
          <w:rPr>
            <w:rFonts w:ascii="Verdana" w:hAnsi="Verdana" w:cs="Arial"/>
            <w:i/>
            <w:sz w:val="20"/>
            <w:szCs w:val="20"/>
          </w:rPr>
          <w:t>Documentation/</w:t>
        </w:r>
        <w:proofErr w:type="spellStart"/>
        <w:r>
          <w:rPr>
            <w:rFonts w:ascii="Verdana" w:hAnsi="Verdana" w:cs="Arial"/>
            <w:i/>
            <w:sz w:val="20"/>
            <w:szCs w:val="20"/>
          </w:rPr>
          <w:t>devicetree</w:t>
        </w:r>
        <w:proofErr w:type="spellEnd"/>
        <w:r>
          <w:rPr>
            <w:rFonts w:ascii="Verdana" w:hAnsi="Verdana" w:cs="Arial"/>
            <w:i/>
            <w:sz w:val="20"/>
            <w:szCs w:val="20"/>
          </w:rPr>
          <w:t xml:space="preserve">/bindings/sound/ak4613.txt </w:t>
        </w:r>
        <w:r>
          <w:rPr>
            <w:rFonts w:ascii="Verdana" w:hAnsi="Verdana" w:cs="Arial"/>
            <w:sz w:val="20"/>
            <w:szCs w:val="20"/>
          </w:rPr>
          <w:t>for more information)</w:t>
        </w:r>
      </w:ins>
    </w:p>
    <w:p w:rsidR="00BC01AA" w:rsidRDefault="00BC01AA" w:rsidP="00BC01AA">
      <w:pPr>
        <w:pStyle w:val="a3"/>
        <w:ind w:left="450"/>
        <w:jc w:val="both"/>
        <w:rPr>
          <w:ins w:id="118" w:author="Comparison" w:date="2018-11-21T10:33:00Z"/>
          <w:rFonts w:ascii="Verdana" w:hAnsi="Verdana" w:cs="Arial"/>
          <w:sz w:val="20"/>
          <w:szCs w:val="20"/>
        </w:rPr>
      </w:pPr>
    </w:p>
    <w:p w:rsidR="00BC01AA" w:rsidRDefault="00BC01AA" w:rsidP="00BC01AA">
      <w:pPr>
        <w:pStyle w:val="a3"/>
        <w:numPr>
          <w:ilvl w:val="0"/>
          <w:numId w:val="23"/>
        </w:numPr>
        <w:spacing w:line="256" w:lineRule="auto"/>
        <w:jc w:val="both"/>
        <w:rPr>
          <w:ins w:id="119" w:author="Comparison" w:date="2018-11-21T10:33:00Z"/>
          <w:rFonts w:ascii="Verdana" w:hAnsi="Verdana" w:cs="Arial"/>
          <w:sz w:val="20"/>
          <w:szCs w:val="20"/>
        </w:rPr>
      </w:pPr>
      <w:ins w:id="120" w:author="Comparison" w:date="2018-11-21T10:33:00Z">
        <w:r>
          <w:rPr>
            <w:rFonts w:ascii="Verdana" w:hAnsi="Verdana" w:cs="Arial"/>
            <w:sz w:val="20"/>
            <w:szCs w:val="20"/>
          </w:rPr>
          <w:t>Add ADSP sound node to device tree.</w:t>
        </w:r>
      </w:ins>
    </w:p>
    <w:p w:rsidR="00BC01AA" w:rsidRDefault="00BC01AA" w:rsidP="00BC01AA">
      <w:pPr>
        <w:pStyle w:val="a3"/>
        <w:ind w:left="450"/>
        <w:jc w:val="both"/>
        <w:rPr>
          <w:ins w:id="121" w:author="Comparison" w:date="2018-11-21T10:33:00Z"/>
          <w:rFonts w:ascii="Verdana" w:hAnsi="Verdana"/>
          <w:i/>
          <w:sz w:val="20"/>
          <w:szCs w:val="20"/>
        </w:rPr>
      </w:pPr>
      <w:ins w:id="122" w:author="Comparison" w:date="2018-11-21T10:33:00Z">
        <w:r>
          <w:rPr>
            <w:rFonts w:ascii="Verdana" w:hAnsi="Verdana"/>
            <w:sz w:val="20"/>
            <w:szCs w:val="20"/>
          </w:rPr>
          <w:t xml:space="preserve">The node is placed in </w:t>
        </w:r>
      </w:ins>
      <w:r w:rsidR="00C22387">
        <w:rPr>
          <w:rFonts w:ascii="Verdana" w:hAnsi="Verdana"/>
          <w:sz w:val="20"/>
          <w:szCs w:val="20"/>
        </w:rPr>
        <w:t xml:space="preserve">the root node of </w:t>
      </w:r>
      <w:ins w:id="123" w:author="Comparison" w:date="2018-11-21T10:33:00Z">
        <w:r>
          <w:rPr>
            <w:rFonts w:ascii="Verdana" w:hAnsi="Verdana"/>
            <w:i/>
            <w:sz w:val="20"/>
            <w:szCs w:val="20"/>
          </w:rPr>
          <w:t>arch/arm64/boot/</w:t>
        </w:r>
        <w:proofErr w:type="spellStart"/>
        <w:r>
          <w:rPr>
            <w:rFonts w:ascii="Verdana" w:hAnsi="Verdana"/>
            <w:i/>
            <w:sz w:val="20"/>
            <w:szCs w:val="20"/>
          </w:rPr>
          <w:t>dts</w:t>
        </w:r>
        <w:proofErr w:type="spellEnd"/>
        <w:r>
          <w:rPr>
            <w:rFonts w:ascii="Verdana" w:hAnsi="Verdana"/>
            <w:i/>
            <w:sz w:val="20"/>
            <w:szCs w:val="20"/>
          </w:rPr>
          <w:t>/</w:t>
        </w:r>
        <w:proofErr w:type="spellStart"/>
        <w:r>
          <w:rPr>
            <w:rFonts w:ascii="Verdana" w:hAnsi="Verdana"/>
            <w:i/>
            <w:sz w:val="20"/>
            <w:szCs w:val="20"/>
          </w:rPr>
          <w:t>renesas</w:t>
        </w:r>
        <w:proofErr w:type="spellEnd"/>
        <w:r>
          <w:rPr>
            <w:rFonts w:ascii="Verdana" w:hAnsi="Verdana"/>
            <w:i/>
            <w:sz w:val="20"/>
            <w:szCs w:val="20"/>
          </w:rPr>
          <w:t>/r8a7795.dtsi</w:t>
        </w:r>
      </w:ins>
    </w:p>
    <w:p w:rsidR="00BC01AA" w:rsidRDefault="00BC01AA" w:rsidP="00BC01AA">
      <w:pPr>
        <w:pStyle w:val="a3"/>
        <w:ind w:left="450"/>
        <w:jc w:val="both"/>
        <w:rPr>
          <w:ins w:id="124" w:author="Comparison" w:date="2018-11-21T10:33:00Z"/>
          <w:rFonts w:ascii="Verdana" w:hAnsi="Verdana" w:cs="Arial"/>
          <w:sz w:val="20"/>
          <w:szCs w:val="20"/>
        </w:rPr>
      </w:pPr>
      <w:r>
        <w:rPr>
          <w:noProof/>
        </w:rPr>
        <mc:AlternateContent>
          <mc:Choice Requires="wps">
            <w:drawing>
              <wp:anchor distT="0" distB="0" distL="114300" distR="114300" simplePos="0" relativeHeight="251666432" behindDoc="0" locked="0" layoutInCell="1" allowOverlap="1">
                <wp:simplePos x="0" y="0"/>
                <wp:positionH relativeFrom="column">
                  <wp:posOffset>286385</wp:posOffset>
                </wp:positionH>
                <wp:positionV relativeFrom="paragraph">
                  <wp:posOffset>179705</wp:posOffset>
                </wp:positionV>
                <wp:extent cx="5667375" cy="1398270"/>
                <wp:effectExtent l="0" t="0" r="9525" b="0"/>
                <wp:wrapTopAndBottom/>
                <wp:docPr id="76" name="Rectangle 76"/>
                <wp:cNvGraphicFramePr/>
                <a:graphic xmlns:a="http://schemas.openxmlformats.org/drawingml/2006/main">
                  <a:graphicData uri="http://schemas.microsoft.com/office/word/2010/wordprocessingShape">
                    <wps:wsp>
                      <wps:cNvSpPr/>
                      <wps:spPr>
                        <a:xfrm>
                          <a:off x="0" y="0"/>
                          <a:ext cx="5667375" cy="13982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Default="00C31E80" w:rsidP="00C22387">
                            <w:pPr>
                              <w:spacing w:after="0" w:line="240" w:lineRule="auto"/>
                              <w:rPr>
                                <w:color w:val="000000" w:themeColor="text1"/>
                                <w:sz w:val="20"/>
                              </w:rPr>
                            </w:pPr>
                            <w:r>
                              <w:rPr>
                                <w:color w:val="000000" w:themeColor="text1"/>
                                <w:sz w:val="20"/>
                              </w:rPr>
                              <w:t>/ {</w:t>
                            </w:r>
                          </w:p>
                          <w:p w:rsidR="00C31E80" w:rsidRDefault="00C31E80" w:rsidP="00C22387">
                            <w:pPr>
                              <w:spacing w:after="0" w:line="240" w:lineRule="auto"/>
                              <w:ind w:firstLine="720"/>
                              <w:rPr>
                                <w:ins w:id="125" w:author="Comparison" w:date="2018-11-21T10:33:00Z"/>
                                <w:color w:val="000000" w:themeColor="text1"/>
                                <w:sz w:val="20"/>
                              </w:rPr>
                            </w:pPr>
                            <w:ins w:id="126" w:author="Comparison" w:date="2018-11-21T10:33:00Z">
                              <w:r>
                                <w:rPr>
                                  <w:color w:val="000000" w:themeColor="text1"/>
                                  <w:sz w:val="20"/>
                                </w:rPr>
                                <w:t>…</w:t>
                              </w:r>
                            </w:ins>
                          </w:p>
                          <w:p w:rsidR="00C31E80" w:rsidRDefault="00C31E80" w:rsidP="00C22387">
                            <w:pPr>
                              <w:spacing w:after="0" w:line="240" w:lineRule="auto"/>
                              <w:ind w:firstLine="720"/>
                              <w:rPr>
                                <w:ins w:id="127" w:author="Comparison" w:date="2018-11-21T10:33:00Z"/>
                                <w:color w:val="000000" w:themeColor="text1"/>
                                <w:sz w:val="20"/>
                              </w:rPr>
                            </w:pPr>
                            <w:proofErr w:type="spellStart"/>
                            <w:ins w:id="128" w:author="Comparison" w:date="2018-11-21T10:33:00Z">
                              <w:r>
                                <w:rPr>
                                  <w:color w:val="000000" w:themeColor="text1"/>
                                  <w:sz w:val="20"/>
                                </w:rPr>
                                <w:t>rcar_adsp_sound</w:t>
                              </w:r>
                              <w:proofErr w:type="spellEnd"/>
                              <w:r>
                                <w:rPr>
                                  <w:color w:val="000000" w:themeColor="text1"/>
                                  <w:sz w:val="20"/>
                                </w:rPr>
                                <w:t xml:space="preserve">: </w:t>
                              </w:r>
                              <w:proofErr w:type="spellStart"/>
                              <w:r>
                                <w:rPr>
                                  <w:color w:val="000000" w:themeColor="text1"/>
                                  <w:sz w:val="20"/>
                                </w:rPr>
                                <w:t>adsp_sound</w:t>
                              </w:r>
                              <w:proofErr w:type="spellEnd"/>
                              <w:r>
                                <w:rPr>
                                  <w:color w:val="000000" w:themeColor="text1"/>
                                  <w:sz w:val="20"/>
                                </w:rPr>
                                <w:t xml:space="preserve"> {</w:t>
                              </w:r>
                            </w:ins>
                          </w:p>
                          <w:p w:rsidR="00C31E80" w:rsidRDefault="00C31E80" w:rsidP="00C22387">
                            <w:pPr>
                              <w:spacing w:after="0" w:line="240" w:lineRule="auto"/>
                              <w:ind w:left="720" w:firstLine="720"/>
                              <w:rPr>
                                <w:ins w:id="129" w:author="Comparison" w:date="2018-11-21T10:33:00Z"/>
                                <w:color w:val="000000" w:themeColor="text1"/>
                                <w:sz w:val="20"/>
                              </w:rPr>
                            </w:pPr>
                            <w:ins w:id="130" w:author="Comparison" w:date="2018-11-21T10:33:00Z">
                              <w:r>
                                <w:rPr>
                                  <w:color w:val="000000" w:themeColor="text1"/>
                                  <w:sz w:val="20"/>
                                </w:rPr>
                                <w:t>compatible = "</w:t>
                              </w:r>
                              <w:proofErr w:type="gramStart"/>
                              <w:r>
                                <w:rPr>
                                  <w:color w:val="000000" w:themeColor="text1"/>
                                  <w:sz w:val="20"/>
                                </w:rPr>
                                <w:t>renesas,rcar</w:t>
                              </w:r>
                              <w:proofErr w:type="gramEnd"/>
                              <w:r>
                                <w:rPr>
                                  <w:color w:val="000000" w:themeColor="text1"/>
                                  <w:sz w:val="20"/>
                                </w:rPr>
                                <w:t>_adsp_sound_gen3";</w:t>
                              </w:r>
                            </w:ins>
                          </w:p>
                          <w:p w:rsidR="00C31E80" w:rsidRDefault="00C31E80" w:rsidP="00C22387">
                            <w:pPr>
                              <w:spacing w:after="0" w:line="240" w:lineRule="auto"/>
                              <w:ind w:left="720" w:firstLine="720"/>
                              <w:rPr>
                                <w:ins w:id="131" w:author="Comparison" w:date="2018-11-21T10:33:00Z"/>
                                <w:color w:val="000000" w:themeColor="text1"/>
                                <w:sz w:val="20"/>
                              </w:rPr>
                            </w:pPr>
                            <w:ins w:id="132" w:author="Comparison" w:date="2018-11-21T10:33:00Z">
                              <w:r>
                                <w:rPr>
                                  <w:color w:val="000000" w:themeColor="text1"/>
                                  <w:sz w:val="20"/>
                                </w:rPr>
                                <w:t>status = "disabled";</w:t>
                              </w:r>
                            </w:ins>
                          </w:p>
                          <w:p w:rsidR="00C31E80" w:rsidRDefault="00C31E80" w:rsidP="00C22387">
                            <w:pPr>
                              <w:spacing w:after="0" w:line="240" w:lineRule="auto"/>
                              <w:ind w:firstLine="720"/>
                              <w:rPr>
                                <w:ins w:id="133" w:author="Comparison" w:date="2018-11-21T10:33:00Z"/>
                                <w:color w:val="000000" w:themeColor="text1"/>
                                <w:sz w:val="20"/>
                              </w:rPr>
                            </w:pPr>
                            <w:ins w:id="134" w:author="Comparison" w:date="2018-11-21T10:33:00Z">
                              <w:r>
                                <w:rPr>
                                  <w:color w:val="000000" w:themeColor="text1"/>
                                  <w:sz w:val="20"/>
                                </w:rPr>
                                <w:t>};</w:t>
                              </w:r>
                            </w:ins>
                          </w:p>
                          <w:p w:rsidR="00C31E80" w:rsidRDefault="00C31E80" w:rsidP="00C22387">
                            <w:pPr>
                              <w:spacing w:after="0" w:line="240" w:lineRule="auto"/>
                              <w:ind w:firstLine="720"/>
                              <w:rPr>
                                <w:color w:val="000000" w:themeColor="text1"/>
                                <w:sz w:val="20"/>
                              </w:rPr>
                            </w:pPr>
                            <w:ins w:id="135" w:author="Comparison" w:date="2018-11-21T10:33:00Z">
                              <w:r>
                                <w:rPr>
                                  <w:color w:val="000000" w:themeColor="text1"/>
                                  <w:sz w:val="20"/>
                                </w:rPr>
                                <w:t>…</w:t>
                              </w:r>
                            </w:ins>
                          </w:p>
                          <w:p w:rsidR="00C31E80" w:rsidRDefault="00C31E80" w:rsidP="00C22387">
                            <w:pPr>
                              <w:spacing w:after="0" w:line="240" w:lineRule="auto"/>
                              <w:rPr>
                                <w:ins w:id="136" w:author="Comparison" w:date="2018-11-21T10:33:00Z"/>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6" o:spid="_x0000_s1119" style="position:absolute;left:0;text-align:left;margin-left:22.55pt;margin-top:14.15pt;width:446.25pt;height:11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" fillcolor="#f2f2f2 [3052]" stroked="f" strokeweight="1pt">
                <v:textbox>
                  <w:txbxContent>
                    <w:p w:rsidR="00C31E80" w:rsidRDefault="00C31E80" w:rsidP="00C22387">
                      <w:pPr>
                        <w:spacing w:after="0" w:line="240" w:lineRule="auto"/>
                        <w:rPr>
                          <w:color w:val="000000" w:themeColor="text1"/>
                          <w:sz w:val="20"/>
                        </w:rPr>
                      </w:pPr>
                      <w:r>
                        <w:rPr>
                          <w:color w:val="000000" w:themeColor="text1"/>
                          <w:sz w:val="20"/>
                        </w:rPr>
                        <w:t>/ {</w:t>
                      </w:r>
                    </w:p>
                    <w:p w:rsidR="00C31E80" w:rsidRDefault="00C31E80" w:rsidP="00C22387">
                      <w:pPr>
                        <w:spacing w:after="0" w:line="240" w:lineRule="auto"/>
                        <w:ind w:firstLine="720"/>
                        <w:rPr>
                          <w:ins w:id="137" w:author="Comparison" w:date="2018-11-21T10:33:00Z"/>
                          <w:color w:val="000000" w:themeColor="text1"/>
                          <w:sz w:val="20"/>
                        </w:rPr>
                      </w:pPr>
                      <w:ins w:id="138" w:author="Comparison" w:date="2018-11-21T10:33:00Z">
                        <w:r>
                          <w:rPr>
                            <w:color w:val="000000" w:themeColor="text1"/>
                            <w:sz w:val="20"/>
                          </w:rPr>
                          <w:t>…</w:t>
                        </w:r>
                      </w:ins>
                    </w:p>
                    <w:p w:rsidR="00C31E80" w:rsidRDefault="00C31E80" w:rsidP="00C22387">
                      <w:pPr>
                        <w:spacing w:after="0" w:line="240" w:lineRule="auto"/>
                        <w:ind w:firstLine="720"/>
                        <w:rPr>
                          <w:ins w:id="139" w:author="Comparison" w:date="2018-11-21T10:33:00Z"/>
                          <w:color w:val="000000" w:themeColor="text1"/>
                          <w:sz w:val="20"/>
                        </w:rPr>
                      </w:pPr>
                      <w:proofErr w:type="spellStart"/>
                      <w:ins w:id="140" w:author="Comparison" w:date="2018-11-21T10:33:00Z">
                        <w:r>
                          <w:rPr>
                            <w:color w:val="000000" w:themeColor="text1"/>
                            <w:sz w:val="20"/>
                          </w:rPr>
                          <w:t>rcar_adsp_sound</w:t>
                        </w:r>
                        <w:proofErr w:type="spellEnd"/>
                        <w:r>
                          <w:rPr>
                            <w:color w:val="000000" w:themeColor="text1"/>
                            <w:sz w:val="20"/>
                          </w:rPr>
                          <w:t xml:space="preserve">: </w:t>
                        </w:r>
                        <w:proofErr w:type="spellStart"/>
                        <w:r>
                          <w:rPr>
                            <w:color w:val="000000" w:themeColor="text1"/>
                            <w:sz w:val="20"/>
                          </w:rPr>
                          <w:t>adsp_sound</w:t>
                        </w:r>
                        <w:proofErr w:type="spellEnd"/>
                        <w:r>
                          <w:rPr>
                            <w:color w:val="000000" w:themeColor="text1"/>
                            <w:sz w:val="20"/>
                          </w:rPr>
                          <w:t xml:space="preserve"> {</w:t>
                        </w:r>
                      </w:ins>
                    </w:p>
                    <w:p w:rsidR="00C31E80" w:rsidRDefault="00C31E80" w:rsidP="00C22387">
                      <w:pPr>
                        <w:spacing w:after="0" w:line="240" w:lineRule="auto"/>
                        <w:ind w:left="720" w:firstLine="720"/>
                        <w:rPr>
                          <w:ins w:id="141" w:author="Comparison" w:date="2018-11-21T10:33:00Z"/>
                          <w:color w:val="000000" w:themeColor="text1"/>
                          <w:sz w:val="20"/>
                        </w:rPr>
                      </w:pPr>
                      <w:ins w:id="142" w:author="Comparison" w:date="2018-11-21T10:33:00Z">
                        <w:r>
                          <w:rPr>
                            <w:color w:val="000000" w:themeColor="text1"/>
                            <w:sz w:val="20"/>
                          </w:rPr>
                          <w:t>compatible = "</w:t>
                        </w:r>
                        <w:proofErr w:type="gramStart"/>
                        <w:r>
                          <w:rPr>
                            <w:color w:val="000000" w:themeColor="text1"/>
                            <w:sz w:val="20"/>
                          </w:rPr>
                          <w:t>renesas,rcar</w:t>
                        </w:r>
                        <w:proofErr w:type="gramEnd"/>
                        <w:r>
                          <w:rPr>
                            <w:color w:val="000000" w:themeColor="text1"/>
                            <w:sz w:val="20"/>
                          </w:rPr>
                          <w:t>_adsp_sound_gen3";</w:t>
                        </w:r>
                      </w:ins>
                    </w:p>
                    <w:p w:rsidR="00C31E80" w:rsidRDefault="00C31E80" w:rsidP="00C22387">
                      <w:pPr>
                        <w:spacing w:after="0" w:line="240" w:lineRule="auto"/>
                        <w:ind w:left="720" w:firstLine="720"/>
                        <w:rPr>
                          <w:ins w:id="143" w:author="Comparison" w:date="2018-11-21T10:33:00Z"/>
                          <w:color w:val="000000" w:themeColor="text1"/>
                          <w:sz w:val="20"/>
                        </w:rPr>
                      </w:pPr>
                      <w:ins w:id="144" w:author="Comparison" w:date="2018-11-21T10:33:00Z">
                        <w:r>
                          <w:rPr>
                            <w:color w:val="000000" w:themeColor="text1"/>
                            <w:sz w:val="20"/>
                          </w:rPr>
                          <w:t>status = "disabled";</w:t>
                        </w:r>
                      </w:ins>
                    </w:p>
                    <w:p w:rsidR="00C31E80" w:rsidRDefault="00C31E80" w:rsidP="00C22387">
                      <w:pPr>
                        <w:spacing w:after="0" w:line="240" w:lineRule="auto"/>
                        <w:ind w:firstLine="720"/>
                        <w:rPr>
                          <w:ins w:id="145" w:author="Comparison" w:date="2018-11-21T10:33:00Z"/>
                          <w:color w:val="000000" w:themeColor="text1"/>
                          <w:sz w:val="20"/>
                        </w:rPr>
                      </w:pPr>
                      <w:ins w:id="146" w:author="Comparison" w:date="2018-11-21T10:33:00Z">
                        <w:r>
                          <w:rPr>
                            <w:color w:val="000000" w:themeColor="text1"/>
                            <w:sz w:val="20"/>
                          </w:rPr>
                          <w:t>};</w:t>
                        </w:r>
                      </w:ins>
                    </w:p>
                    <w:p w:rsidR="00C31E80" w:rsidRDefault="00C31E80" w:rsidP="00C22387">
                      <w:pPr>
                        <w:spacing w:after="0" w:line="240" w:lineRule="auto"/>
                        <w:ind w:firstLine="720"/>
                        <w:rPr>
                          <w:color w:val="000000" w:themeColor="text1"/>
                          <w:sz w:val="20"/>
                        </w:rPr>
                      </w:pPr>
                      <w:ins w:id="147" w:author="Comparison" w:date="2018-11-21T10:33:00Z">
                        <w:r>
                          <w:rPr>
                            <w:color w:val="000000" w:themeColor="text1"/>
                            <w:sz w:val="20"/>
                          </w:rPr>
                          <w:t>…</w:t>
                        </w:r>
                      </w:ins>
                    </w:p>
                    <w:p w:rsidR="00C31E80" w:rsidRDefault="00C31E80" w:rsidP="00C22387">
                      <w:pPr>
                        <w:spacing w:after="0" w:line="240" w:lineRule="auto"/>
                        <w:rPr>
                          <w:ins w:id="148" w:author="Comparison" w:date="2018-11-21T10:33:00Z"/>
                          <w:color w:val="000000" w:themeColor="text1"/>
                          <w:sz w:val="20"/>
                        </w:rPr>
                      </w:pPr>
                      <w:r>
                        <w:rPr>
                          <w:color w:val="000000" w:themeColor="text1"/>
                          <w:sz w:val="20"/>
                        </w:rPr>
                        <w:t>};</w:t>
                      </w:r>
                    </w:p>
                  </w:txbxContent>
                </v:textbox>
                <w10:wrap type="topAndBottom"/>
              </v:rect>
            </w:pict>
          </mc:Fallback>
        </mc:AlternateContent>
      </w:r>
    </w:p>
    <w:p w:rsidR="00BC01AA" w:rsidRDefault="00BC01AA" w:rsidP="00BC01AA">
      <w:pPr>
        <w:pStyle w:val="a3"/>
        <w:ind w:left="450"/>
        <w:jc w:val="both"/>
        <w:rPr>
          <w:ins w:id="149" w:author="Comparison" w:date="2018-11-21T10:33:00Z"/>
          <w:rFonts w:ascii="Verdana" w:hAnsi="Verdana" w:cs="Arial"/>
          <w:sz w:val="20"/>
          <w:szCs w:val="20"/>
        </w:rPr>
      </w:pPr>
    </w:p>
    <w:p w:rsidR="00BC01AA" w:rsidRDefault="00BC01AA" w:rsidP="00BC01AA">
      <w:pPr>
        <w:pStyle w:val="a3"/>
        <w:numPr>
          <w:ilvl w:val="0"/>
          <w:numId w:val="23"/>
        </w:numPr>
        <w:spacing w:line="256" w:lineRule="auto"/>
        <w:jc w:val="both"/>
        <w:rPr>
          <w:ins w:id="150" w:author="Comparison" w:date="2018-11-21T10:33:00Z"/>
          <w:rFonts w:ascii="Verdana" w:hAnsi="Verdana" w:cs="Arial"/>
          <w:sz w:val="20"/>
          <w:szCs w:val="20"/>
        </w:rPr>
      </w:pPr>
      <w:ins w:id="151" w:author="Comparison" w:date="2018-11-21T10:33:00Z">
        <w:r>
          <w:rPr>
            <w:rFonts w:ascii="Verdana" w:hAnsi="Verdana" w:cs="Arial"/>
            <w:sz w:val="20"/>
            <w:szCs w:val="20"/>
          </w:rPr>
          <w:t>Add routing between ADSP sound driver and codec driver.</w:t>
        </w:r>
      </w:ins>
    </w:p>
    <w:p w:rsidR="00BC01AA" w:rsidRDefault="00BC01AA" w:rsidP="00BC01AA">
      <w:pPr>
        <w:pStyle w:val="a3"/>
        <w:ind w:left="450"/>
        <w:jc w:val="both"/>
        <w:rPr>
          <w:ins w:id="152" w:author="Comparison" w:date="2018-11-21T10:33:00Z"/>
          <w:rFonts w:ascii="Verdana" w:hAnsi="Verdana" w:cs="Arial"/>
          <w:sz w:val="20"/>
          <w:szCs w:val="20"/>
        </w:rPr>
      </w:pPr>
      <w:ins w:id="153" w:author="Comparison" w:date="2018-11-21T10:33:00Z">
        <w:r>
          <w:rPr>
            <w:rFonts w:ascii="Verdana" w:hAnsi="Verdana" w:cs="Arial"/>
            <w:sz w:val="20"/>
            <w:szCs w:val="20"/>
          </w:rPr>
          <w:t xml:space="preserve">Update routing configuration in </w:t>
        </w:r>
        <w:r>
          <w:rPr>
            <w:rFonts w:ascii="Verdana" w:hAnsi="Verdana"/>
            <w:i/>
            <w:sz w:val="20"/>
            <w:szCs w:val="20"/>
          </w:rPr>
          <w:t>arch/arm64/boot/</w:t>
        </w:r>
        <w:proofErr w:type="spellStart"/>
        <w:r>
          <w:rPr>
            <w:rFonts w:ascii="Verdana" w:hAnsi="Verdana"/>
            <w:i/>
            <w:sz w:val="20"/>
            <w:szCs w:val="20"/>
          </w:rPr>
          <w:t>dts</w:t>
        </w:r>
        <w:proofErr w:type="spellEnd"/>
        <w:r>
          <w:rPr>
            <w:rFonts w:ascii="Verdana" w:hAnsi="Verdana"/>
            <w:i/>
            <w:sz w:val="20"/>
            <w:szCs w:val="20"/>
          </w:rPr>
          <w:t>/</w:t>
        </w:r>
        <w:proofErr w:type="spellStart"/>
        <w:r>
          <w:rPr>
            <w:rFonts w:ascii="Verdana" w:hAnsi="Verdana"/>
            <w:i/>
            <w:sz w:val="20"/>
            <w:szCs w:val="20"/>
          </w:rPr>
          <w:t>renesas</w:t>
        </w:r>
        <w:proofErr w:type="spellEnd"/>
        <w:r>
          <w:rPr>
            <w:rFonts w:ascii="Verdana" w:hAnsi="Verdana"/>
            <w:i/>
            <w:sz w:val="20"/>
            <w:szCs w:val="20"/>
          </w:rPr>
          <w:t>/</w:t>
        </w:r>
        <w:proofErr w:type="spellStart"/>
        <w:r>
          <w:rPr>
            <w:rFonts w:ascii="Verdana" w:hAnsi="Verdana"/>
            <w:i/>
            <w:sz w:val="20"/>
            <w:szCs w:val="20"/>
          </w:rPr>
          <w:t>salvator-common.dtsi</w:t>
        </w:r>
        <w:proofErr w:type="spellEnd"/>
      </w:ins>
    </w:p>
    <w:p w:rsidR="00BC01AA" w:rsidRDefault="00BC01AA" w:rsidP="00BC01AA">
      <w:pPr>
        <w:rPr>
          <w:ins w:id="154" w:author="Comparison" w:date="2018-11-21T10:33:00Z"/>
          <w:rFonts w:ascii="Verdana" w:hAnsi="Verdana" w:cs="Arial"/>
          <w:sz w:val="20"/>
          <w:szCs w:val="20"/>
        </w:rPr>
      </w:pPr>
      <w:ins w:id="155" w:author="Comparison" w:date="2018-11-21T10:33:00Z">
        <w:r>
          <w:rPr>
            <w:rFonts w:ascii="Verdana" w:hAnsi="Verdana" w:cs="Arial"/>
            <w:sz w:val="20"/>
            <w:szCs w:val="20"/>
          </w:rPr>
          <w:br w:type="page"/>
        </w:r>
      </w:ins>
    </w:p>
    <w:p w:rsidR="00BC01AA" w:rsidRDefault="00BC01AA" w:rsidP="00BC01AA">
      <w:pPr>
        <w:pStyle w:val="a3"/>
        <w:ind w:left="450"/>
        <w:jc w:val="both"/>
        <w:rPr>
          <w:ins w:id="156" w:author="Comparison" w:date="2018-11-21T10:33:00Z"/>
          <w:rFonts w:ascii="Verdana" w:hAnsi="Verdana" w:cs="Arial"/>
          <w:sz w:val="20"/>
          <w:szCs w:val="20"/>
        </w:rPr>
      </w:pPr>
      <w:ins w:id="157" w:author="Comparison" w:date="2018-11-21T10:33:00Z">
        <w:r>
          <w:rPr>
            <w:rFonts w:ascii="Verdana" w:hAnsi="Verdana" w:cs="Arial"/>
            <w:sz w:val="20"/>
            <w:szCs w:val="20"/>
          </w:rPr>
          <w:lastRenderedPageBreak/>
          <w:t>Define DAI indexes for each Mixing port, each DAI connects to AK4613’s DAI as below:</w:t>
        </w:r>
      </w:ins>
    </w:p>
    <w:p w:rsidR="00BC01AA" w:rsidRDefault="003B5D8B" w:rsidP="00BC01AA">
      <w:pPr>
        <w:pStyle w:val="a3"/>
        <w:ind w:left="450"/>
        <w:jc w:val="both"/>
        <w:rPr>
          <w:ins w:id="158" w:author="Comparison" w:date="2018-11-21T10:33:00Z"/>
          <w:rFonts w:ascii="Verdana" w:hAnsi="Verdana" w:cs="Arial"/>
          <w:sz w:val="20"/>
          <w:szCs w:val="20"/>
        </w:rPr>
      </w:pPr>
      <w:r>
        <w:rPr>
          <w:noProof/>
        </w:rPr>
        <mc:AlternateContent>
          <mc:Choice Requires="wps">
            <w:drawing>
              <wp:anchor distT="0" distB="0" distL="114300" distR="114300" simplePos="0" relativeHeight="251667456" behindDoc="0" locked="0" layoutInCell="1" allowOverlap="1">
                <wp:simplePos x="0" y="0"/>
                <wp:positionH relativeFrom="column">
                  <wp:posOffset>314325</wp:posOffset>
                </wp:positionH>
                <wp:positionV relativeFrom="paragraph">
                  <wp:posOffset>157480</wp:posOffset>
                </wp:positionV>
                <wp:extent cx="5667375" cy="6181725"/>
                <wp:effectExtent l="0" t="0" r="9525" b="9525"/>
                <wp:wrapTopAndBottom/>
                <wp:docPr id="79" name="Rectangle 79"/>
                <wp:cNvGraphicFramePr/>
                <a:graphic xmlns:a="http://schemas.openxmlformats.org/drawingml/2006/main">
                  <a:graphicData uri="http://schemas.microsoft.com/office/word/2010/wordprocessingShape">
                    <wps:wsp>
                      <wps:cNvSpPr/>
                      <wps:spPr>
                        <a:xfrm>
                          <a:off x="0" y="0"/>
                          <a:ext cx="5667375" cy="61817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Default="00C31E80" w:rsidP="00BC01AA">
                            <w:pPr>
                              <w:spacing w:after="0" w:line="240" w:lineRule="auto"/>
                              <w:rPr>
                                <w:ins w:id="159" w:author="Comparison" w:date="2018-11-21T10:33:00Z"/>
                                <w:color w:val="000000" w:themeColor="text1"/>
                                <w:sz w:val="20"/>
                              </w:rPr>
                            </w:pPr>
                            <w:ins w:id="160" w:author="Comparison" w:date="2018-11-21T10:33:00Z">
                              <w:r>
                                <w:rPr>
                                  <w:color w:val="000000" w:themeColor="text1"/>
                                  <w:sz w:val="20"/>
                                </w:rPr>
                                <w:t>&amp;</w:t>
                              </w:r>
                              <w:proofErr w:type="spellStart"/>
                              <w:r>
                                <w:rPr>
                                  <w:color w:val="000000" w:themeColor="text1"/>
                                  <w:sz w:val="20"/>
                                </w:rPr>
                                <w:t>rcar_adsp_sound</w:t>
                              </w:r>
                              <w:proofErr w:type="spellEnd"/>
                              <w:r>
                                <w:rPr>
                                  <w:color w:val="000000" w:themeColor="text1"/>
                                  <w:sz w:val="20"/>
                                </w:rPr>
                                <w:t xml:space="preserve"> {</w:t>
                              </w:r>
                            </w:ins>
                          </w:p>
                          <w:p w:rsidR="00C31E80" w:rsidRDefault="00C31E80" w:rsidP="00BC01AA">
                            <w:pPr>
                              <w:spacing w:after="0" w:line="240" w:lineRule="auto"/>
                              <w:rPr>
                                <w:ins w:id="161" w:author="Comparison" w:date="2018-11-21T10:33:00Z"/>
                                <w:color w:val="000000" w:themeColor="text1"/>
                                <w:sz w:val="20"/>
                              </w:rPr>
                            </w:pPr>
                            <w:ins w:id="162" w:author="Comparison" w:date="2018-11-21T10:33:00Z">
                              <w:r>
                                <w:rPr>
                                  <w:color w:val="000000" w:themeColor="text1"/>
                                  <w:sz w:val="20"/>
                                </w:rPr>
                                <w:tab/>
                                <w:t>status = "okay";</w:t>
                              </w:r>
                            </w:ins>
                          </w:p>
                          <w:p w:rsidR="00C31E80" w:rsidRDefault="00C31E80" w:rsidP="00BC01AA">
                            <w:pPr>
                              <w:spacing w:after="0" w:line="240" w:lineRule="auto"/>
                              <w:rPr>
                                <w:ins w:id="163" w:author="Comparison" w:date="2018-11-21T10:33:00Z"/>
                                <w:color w:val="000000" w:themeColor="text1"/>
                                <w:sz w:val="20"/>
                              </w:rPr>
                            </w:pPr>
                            <w:ins w:id="164" w:author="Comparison" w:date="2018-11-21T10:33:00Z">
                              <w:r>
                                <w:rPr>
                                  <w:color w:val="000000" w:themeColor="text1"/>
                                  <w:sz w:val="20"/>
                                </w:rPr>
                                <w:tab/>
                                <w:t>/* Multiple DAI */</w:t>
                              </w:r>
                            </w:ins>
                          </w:p>
                          <w:p w:rsidR="00C31E80" w:rsidRDefault="00C31E80" w:rsidP="00BC01AA">
                            <w:pPr>
                              <w:spacing w:after="0" w:line="240" w:lineRule="auto"/>
                              <w:rPr>
                                <w:ins w:id="165" w:author="Comparison" w:date="2018-11-21T10:33:00Z"/>
                                <w:color w:val="000000" w:themeColor="text1"/>
                                <w:sz w:val="20"/>
                              </w:rPr>
                            </w:pPr>
                            <w:ins w:id="166" w:author="Comparison" w:date="2018-11-21T10:33:00Z">
                              <w:r>
                                <w:rPr>
                                  <w:color w:val="000000" w:themeColor="text1"/>
                                  <w:sz w:val="20"/>
                                </w:rPr>
                                <w:tab/>
                                <w:t>#sound-</w:t>
                              </w:r>
                              <w:proofErr w:type="spellStart"/>
                              <w:r>
                                <w:rPr>
                                  <w:color w:val="000000" w:themeColor="text1"/>
                                  <w:sz w:val="20"/>
                                </w:rPr>
                                <w:t>dai</w:t>
                              </w:r>
                              <w:proofErr w:type="spellEnd"/>
                              <w:r>
                                <w:rPr>
                                  <w:color w:val="000000" w:themeColor="text1"/>
                                  <w:sz w:val="20"/>
                                </w:rPr>
                                <w:t>-cells = &lt;1&gt;;</w:t>
                              </w:r>
                            </w:ins>
                          </w:p>
                          <w:p w:rsidR="00C31E80" w:rsidRDefault="00C31E80" w:rsidP="00BC01AA">
                            <w:pPr>
                              <w:spacing w:after="0" w:line="240" w:lineRule="auto"/>
                              <w:rPr>
                                <w:ins w:id="167" w:author="Comparison" w:date="2018-11-21T10:33:00Z"/>
                                <w:color w:val="000000" w:themeColor="text1"/>
                                <w:sz w:val="20"/>
                              </w:rPr>
                            </w:pPr>
                          </w:p>
                          <w:p w:rsidR="00C31E80" w:rsidRDefault="00C31E80" w:rsidP="00BC01AA">
                            <w:pPr>
                              <w:spacing w:after="0" w:line="240" w:lineRule="auto"/>
                              <w:rPr>
                                <w:color w:val="000000" w:themeColor="text1"/>
                                <w:sz w:val="20"/>
                              </w:rPr>
                            </w:pPr>
                            <w:ins w:id="168" w:author="Comparison" w:date="2018-11-21T10:33:00Z">
                              <w:r>
                                <w:rPr>
                                  <w:color w:val="000000" w:themeColor="text1"/>
                                  <w:sz w:val="20"/>
                                </w:rPr>
                                <w:tab/>
                                <w:t>ports {</w:t>
                              </w:r>
                            </w:ins>
                          </w:p>
                          <w:p w:rsidR="00C31E80" w:rsidRPr="00CC16F7" w:rsidRDefault="00C31E80"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#address-cells = &lt;1&gt;;</w:t>
                            </w:r>
                          </w:p>
                          <w:p w:rsidR="00C31E80" w:rsidRDefault="00C31E80" w:rsidP="00CC16F7">
                            <w:pPr>
                              <w:spacing w:after="0" w:line="240" w:lineRule="auto"/>
                              <w:rPr>
                                <w:ins w:id="169" w:author="Comparison" w:date="2018-11-21T10:33:00Z"/>
                                <w:color w:val="000000" w:themeColor="text1"/>
                                <w:sz w:val="20"/>
                              </w:rPr>
                            </w:pPr>
                            <w:r w:rsidRPr="00CC16F7">
                              <w:rPr>
                                <w:color w:val="000000" w:themeColor="text1"/>
                                <w:sz w:val="20"/>
                              </w:rPr>
                              <w:tab/>
                            </w:r>
                            <w:r w:rsidRPr="00CC16F7">
                              <w:rPr>
                                <w:color w:val="000000" w:themeColor="text1"/>
                                <w:sz w:val="20"/>
                              </w:rPr>
                              <w:tab/>
                              <w:t>#size-cells = &lt;0&gt;;</w:t>
                            </w:r>
                          </w:p>
                          <w:p w:rsidR="00C31E80" w:rsidRDefault="00C31E80" w:rsidP="00BC01AA">
                            <w:pPr>
                              <w:spacing w:after="0" w:line="240" w:lineRule="auto"/>
                              <w:rPr>
                                <w:color w:val="000000" w:themeColor="text1"/>
                                <w:sz w:val="20"/>
                              </w:rPr>
                            </w:pPr>
                            <w:ins w:id="170" w:author="Comparison" w:date="2018-11-21T10:33:00Z">
                              <w:r>
                                <w:rPr>
                                  <w:color w:val="000000" w:themeColor="text1"/>
                                  <w:sz w:val="20"/>
                                </w:rPr>
                                <w:tab/>
                              </w:r>
                              <w:r>
                                <w:rPr>
                                  <w:color w:val="000000" w:themeColor="text1"/>
                                  <w:sz w:val="20"/>
                                </w:rPr>
                                <w:tab/>
                                <w:t>adsp_port0: port@0 {</w:t>
                              </w:r>
                            </w:ins>
                          </w:p>
                          <w:p w:rsidR="00C31E80" w:rsidRDefault="00C31E80" w:rsidP="00BC01AA">
                            <w:pPr>
                              <w:spacing w:after="0" w:line="240" w:lineRule="auto"/>
                              <w:rPr>
                                <w:ins w:id="171"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&lt;0&gt;;</w:t>
                            </w:r>
                          </w:p>
                          <w:p w:rsidR="00C31E80" w:rsidRDefault="00C31E80" w:rsidP="00BC01AA">
                            <w:pPr>
                              <w:spacing w:after="0" w:line="240" w:lineRule="auto"/>
                              <w:rPr>
                                <w:ins w:id="172" w:author="Comparison" w:date="2018-11-21T10:33:00Z"/>
                                <w:color w:val="000000" w:themeColor="text1"/>
                                <w:sz w:val="20"/>
                              </w:rPr>
                            </w:pPr>
                            <w:ins w:id="173" w:author="Comparison" w:date="2018-11-21T10:33:00Z">
                              <w:r>
                                <w:rPr>
                                  <w:color w:val="000000" w:themeColor="text1"/>
                                  <w:sz w:val="20"/>
                                </w:rPr>
                                <w:tab/>
                              </w:r>
                              <w:r>
                                <w:rPr>
                                  <w:color w:val="000000" w:themeColor="text1"/>
                                  <w:sz w:val="20"/>
                                </w:rPr>
                                <w:tab/>
                              </w:r>
                              <w:r>
                                <w:rPr>
                                  <w:color w:val="000000" w:themeColor="text1"/>
                                  <w:sz w:val="20"/>
                                </w:rPr>
                                <w:tab/>
                                <w:t>adsp_endpoint0: endpoint {</w:t>
                              </w:r>
                            </w:ins>
                          </w:p>
                          <w:p w:rsidR="00C31E80" w:rsidRDefault="00C31E80" w:rsidP="00BC01AA">
                            <w:pPr>
                              <w:spacing w:after="0" w:line="240" w:lineRule="auto"/>
                              <w:rPr>
                                <w:ins w:id="174" w:author="Comparison" w:date="2018-11-21T10:33:00Z"/>
                                <w:color w:val="000000" w:themeColor="text1"/>
                                <w:sz w:val="20"/>
                              </w:rPr>
                            </w:pPr>
                            <w:ins w:id="175"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&lt;&amp;ak4613_endpoint0&gt;;</w:t>
                              </w:r>
                            </w:ins>
                          </w:p>
                          <w:p w:rsidR="00C31E80" w:rsidRDefault="00C31E80" w:rsidP="00BC01AA">
                            <w:pPr>
                              <w:spacing w:after="0" w:line="240" w:lineRule="auto"/>
                              <w:rPr>
                                <w:ins w:id="176" w:author="Comparison" w:date="2018-11-21T10:33:00Z"/>
                                <w:color w:val="000000" w:themeColor="text1"/>
                                <w:sz w:val="20"/>
                              </w:rPr>
                            </w:pPr>
                            <w:ins w:id="177"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178" w:author="Comparison" w:date="2018-11-21T10:33:00Z"/>
                                <w:color w:val="000000" w:themeColor="text1"/>
                                <w:sz w:val="20"/>
                              </w:rPr>
                            </w:pPr>
                            <w:ins w:id="179"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180" w:author="Comparison" w:date="2018-11-21T10:33:00Z"/>
                                <w:color w:val="000000" w:themeColor="text1"/>
                                <w:sz w:val="20"/>
                              </w:rPr>
                            </w:pPr>
                            <w:ins w:id="181"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182" w:author="Comparison" w:date="2018-11-21T10:33:00Z">
                              <w:r>
                                <w:rPr>
                                  <w:color w:val="000000" w:themeColor="text1"/>
                                  <w:sz w:val="20"/>
                                </w:rPr>
                                <w:tab/>
                              </w:r>
                              <w:r>
                                <w:rPr>
                                  <w:color w:val="000000" w:themeColor="text1"/>
                                  <w:sz w:val="20"/>
                                </w:rPr>
                                <w:tab/>
                                <w:t>adsp_port1: port@1 {</w:t>
                              </w:r>
                            </w:ins>
                          </w:p>
                          <w:p w:rsidR="00C31E80" w:rsidRDefault="00C31E80" w:rsidP="00BC01AA">
                            <w:pPr>
                              <w:spacing w:after="0" w:line="240" w:lineRule="auto"/>
                              <w:rPr>
                                <w:ins w:id="183"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1</w:t>
                            </w:r>
                            <w:r w:rsidRPr="00CC16F7">
                              <w:rPr>
                                <w:color w:val="000000" w:themeColor="text1"/>
                                <w:sz w:val="20"/>
                              </w:rPr>
                              <w:t>&gt;;</w:t>
                            </w:r>
                          </w:p>
                          <w:p w:rsidR="00C31E80" w:rsidRDefault="00C31E80" w:rsidP="00BC01AA">
                            <w:pPr>
                              <w:spacing w:after="0" w:line="240" w:lineRule="auto"/>
                              <w:rPr>
                                <w:ins w:id="184" w:author="Comparison" w:date="2018-11-21T10:33:00Z"/>
                                <w:color w:val="000000" w:themeColor="text1"/>
                                <w:sz w:val="20"/>
                              </w:rPr>
                            </w:pPr>
                            <w:ins w:id="185" w:author="Comparison" w:date="2018-11-21T10:33:00Z">
                              <w:r>
                                <w:rPr>
                                  <w:color w:val="000000" w:themeColor="text1"/>
                                  <w:sz w:val="20"/>
                                </w:rPr>
                                <w:tab/>
                              </w:r>
                              <w:r>
                                <w:rPr>
                                  <w:color w:val="000000" w:themeColor="text1"/>
                                  <w:sz w:val="20"/>
                                </w:rPr>
                                <w:tab/>
                              </w:r>
                              <w:r>
                                <w:rPr>
                                  <w:color w:val="000000" w:themeColor="text1"/>
                                  <w:sz w:val="20"/>
                                </w:rPr>
                                <w:tab/>
                                <w:t>adsp_endpoint1: endpoint {</w:t>
                              </w:r>
                            </w:ins>
                          </w:p>
                          <w:p w:rsidR="00C31E80" w:rsidRDefault="00C31E80" w:rsidP="00BC01AA">
                            <w:pPr>
                              <w:spacing w:after="0" w:line="240" w:lineRule="auto"/>
                              <w:rPr>
                                <w:ins w:id="186" w:author="Comparison" w:date="2018-11-21T10:33:00Z"/>
                                <w:color w:val="000000" w:themeColor="text1"/>
                                <w:sz w:val="20"/>
                              </w:rPr>
                            </w:pPr>
                            <w:ins w:id="187"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&lt;&amp;ak4613_endpoint1&gt;;</w:t>
                              </w:r>
                            </w:ins>
                          </w:p>
                          <w:p w:rsidR="00C31E80" w:rsidRDefault="00C31E80" w:rsidP="00BC01AA">
                            <w:pPr>
                              <w:spacing w:after="0" w:line="240" w:lineRule="auto"/>
                              <w:rPr>
                                <w:ins w:id="188" w:author="Comparison" w:date="2018-11-21T10:33:00Z"/>
                                <w:color w:val="000000" w:themeColor="text1"/>
                                <w:sz w:val="20"/>
                              </w:rPr>
                            </w:pPr>
                            <w:ins w:id="189"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190" w:author="Comparison" w:date="2018-11-21T10:33:00Z"/>
                                <w:color w:val="000000" w:themeColor="text1"/>
                                <w:sz w:val="20"/>
                              </w:rPr>
                            </w:pPr>
                            <w:ins w:id="191"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192" w:author="Comparison" w:date="2018-11-21T10:33:00Z"/>
                                <w:color w:val="000000" w:themeColor="text1"/>
                                <w:sz w:val="20"/>
                              </w:rPr>
                            </w:pPr>
                            <w:ins w:id="193"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194" w:author="Comparison" w:date="2018-11-21T10:33:00Z">
                              <w:r>
                                <w:rPr>
                                  <w:color w:val="000000" w:themeColor="text1"/>
                                  <w:sz w:val="20"/>
                                </w:rPr>
                                <w:tab/>
                              </w:r>
                              <w:r>
                                <w:rPr>
                                  <w:color w:val="000000" w:themeColor="text1"/>
                                  <w:sz w:val="20"/>
                                </w:rPr>
                                <w:tab/>
                                <w:t>adsp_port2: port@2 {</w:t>
                              </w:r>
                            </w:ins>
                          </w:p>
                          <w:p w:rsidR="00C31E80" w:rsidRDefault="00C31E80" w:rsidP="00BC01AA">
                            <w:pPr>
                              <w:spacing w:after="0" w:line="240" w:lineRule="auto"/>
                              <w:rPr>
                                <w:ins w:id="195"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2</w:t>
                            </w:r>
                            <w:r w:rsidRPr="00CC16F7">
                              <w:rPr>
                                <w:color w:val="000000" w:themeColor="text1"/>
                                <w:sz w:val="20"/>
                              </w:rPr>
                              <w:t>&gt;;</w:t>
                            </w:r>
                          </w:p>
                          <w:p w:rsidR="00C31E80" w:rsidRDefault="00C31E80" w:rsidP="00BC01AA">
                            <w:pPr>
                              <w:spacing w:after="0" w:line="240" w:lineRule="auto"/>
                              <w:rPr>
                                <w:ins w:id="196" w:author="Comparison" w:date="2018-11-21T10:33:00Z"/>
                                <w:color w:val="000000" w:themeColor="text1"/>
                                <w:sz w:val="20"/>
                              </w:rPr>
                            </w:pPr>
                            <w:ins w:id="197" w:author="Comparison" w:date="2018-11-21T10:33:00Z">
                              <w:r>
                                <w:rPr>
                                  <w:color w:val="000000" w:themeColor="text1"/>
                                  <w:sz w:val="20"/>
                                </w:rPr>
                                <w:tab/>
                              </w:r>
                              <w:r>
                                <w:rPr>
                                  <w:color w:val="000000" w:themeColor="text1"/>
                                  <w:sz w:val="20"/>
                                </w:rPr>
                                <w:tab/>
                              </w:r>
                              <w:r>
                                <w:rPr>
                                  <w:color w:val="000000" w:themeColor="text1"/>
                                  <w:sz w:val="20"/>
                                </w:rPr>
                                <w:tab/>
                                <w:t>adsp_endpoint2: endpoint {</w:t>
                              </w:r>
                            </w:ins>
                          </w:p>
                          <w:p w:rsidR="00C31E80" w:rsidRDefault="00C31E80" w:rsidP="00BC01AA">
                            <w:pPr>
                              <w:spacing w:after="0" w:line="240" w:lineRule="auto"/>
                              <w:rPr>
                                <w:ins w:id="198" w:author="Comparison" w:date="2018-11-21T10:33:00Z"/>
                                <w:color w:val="000000" w:themeColor="text1"/>
                                <w:sz w:val="20"/>
                              </w:rPr>
                            </w:pPr>
                            <w:ins w:id="199"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&lt;&amp;ak4613_endpoint2&gt;;</w:t>
                              </w:r>
                            </w:ins>
                          </w:p>
                          <w:p w:rsidR="00C31E80" w:rsidRDefault="00C31E80" w:rsidP="00BC01AA">
                            <w:pPr>
                              <w:spacing w:after="0" w:line="240" w:lineRule="auto"/>
                              <w:rPr>
                                <w:ins w:id="200" w:author="Comparison" w:date="2018-11-21T10:33:00Z"/>
                                <w:color w:val="000000" w:themeColor="text1"/>
                                <w:sz w:val="20"/>
                              </w:rPr>
                            </w:pPr>
                            <w:ins w:id="201"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02" w:author="Comparison" w:date="2018-11-21T10:33:00Z"/>
                                <w:color w:val="000000" w:themeColor="text1"/>
                                <w:sz w:val="20"/>
                              </w:rPr>
                            </w:pPr>
                            <w:ins w:id="203"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04" w:author="Comparison" w:date="2018-11-21T10:33:00Z"/>
                                <w:color w:val="000000" w:themeColor="text1"/>
                                <w:sz w:val="20"/>
                              </w:rPr>
                            </w:pPr>
                            <w:ins w:id="205"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206" w:author="Comparison" w:date="2018-11-21T10:33:00Z">
                              <w:r>
                                <w:rPr>
                                  <w:color w:val="000000" w:themeColor="text1"/>
                                  <w:sz w:val="20"/>
                                </w:rPr>
                                <w:tab/>
                              </w:r>
                              <w:r>
                                <w:rPr>
                                  <w:color w:val="000000" w:themeColor="text1"/>
                                  <w:sz w:val="20"/>
                                </w:rPr>
                                <w:tab/>
                                <w:t>adsp_port3: port@3 {</w:t>
                              </w:r>
                            </w:ins>
                          </w:p>
                          <w:p w:rsidR="00C31E80" w:rsidRDefault="00C31E80" w:rsidP="00BC01AA">
                            <w:pPr>
                              <w:spacing w:after="0" w:line="240" w:lineRule="auto"/>
                              <w:rPr>
                                <w:ins w:id="207"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3</w:t>
                            </w:r>
                            <w:r w:rsidRPr="00CC16F7">
                              <w:rPr>
                                <w:color w:val="000000" w:themeColor="text1"/>
                                <w:sz w:val="20"/>
                              </w:rPr>
                              <w:t>&gt;;</w:t>
                            </w:r>
                          </w:p>
                          <w:p w:rsidR="00C31E80" w:rsidRDefault="00C31E80" w:rsidP="00BC01AA">
                            <w:pPr>
                              <w:spacing w:after="0" w:line="240" w:lineRule="auto"/>
                              <w:rPr>
                                <w:ins w:id="208" w:author="Comparison" w:date="2018-11-21T10:33:00Z"/>
                                <w:color w:val="000000" w:themeColor="text1"/>
                                <w:sz w:val="20"/>
                              </w:rPr>
                            </w:pPr>
                            <w:ins w:id="209" w:author="Comparison" w:date="2018-11-21T10:33:00Z">
                              <w:r>
                                <w:rPr>
                                  <w:color w:val="000000" w:themeColor="text1"/>
                                  <w:sz w:val="20"/>
                                </w:rPr>
                                <w:tab/>
                              </w:r>
                              <w:r>
                                <w:rPr>
                                  <w:color w:val="000000" w:themeColor="text1"/>
                                  <w:sz w:val="20"/>
                                </w:rPr>
                                <w:tab/>
                              </w:r>
                              <w:r>
                                <w:rPr>
                                  <w:color w:val="000000" w:themeColor="text1"/>
                                  <w:sz w:val="20"/>
                                </w:rPr>
                                <w:tab/>
                                <w:t>adsp_endpoint3: endpoint {</w:t>
                              </w:r>
                            </w:ins>
                          </w:p>
                          <w:p w:rsidR="00C31E80" w:rsidRDefault="00C31E80" w:rsidP="00BC01AA">
                            <w:pPr>
                              <w:spacing w:after="0" w:line="240" w:lineRule="auto"/>
                              <w:rPr>
                                <w:ins w:id="210" w:author="Comparison" w:date="2018-11-21T10:33:00Z"/>
                                <w:color w:val="000000" w:themeColor="text1"/>
                                <w:sz w:val="20"/>
                              </w:rPr>
                            </w:pPr>
                            <w:ins w:id="211"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&lt;&amp;ak4613_endpoint3&gt;;</w:t>
                              </w:r>
                            </w:ins>
                          </w:p>
                          <w:p w:rsidR="00C31E80" w:rsidRDefault="00C31E80" w:rsidP="00BC01AA">
                            <w:pPr>
                              <w:spacing w:after="0" w:line="240" w:lineRule="auto"/>
                              <w:rPr>
                                <w:ins w:id="212" w:author="Comparison" w:date="2018-11-21T10:33:00Z"/>
                                <w:color w:val="000000" w:themeColor="text1"/>
                                <w:sz w:val="20"/>
                              </w:rPr>
                            </w:pPr>
                            <w:ins w:id="213"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14" w:author="Comparison" w:date="2018-11-21T10:33:00Z"/>
                                <w:color w:val="000000" w:themeColor="text1"/>
                                <w:sz w:val="20"/>
                              </w:rPr>
                            </w:pPr>
                            <w:ins w:id="215"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16" w:author="Comparison" w:date="2018-11-21T10:33:00Z"/>
                                <w:color w:val="000000" w:themeColor="text1"/>
                                <w:sz w:val="20"/>
                              </w:rPr>
                            </w:pPr>
                            <w:ins w:id="217"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ins w:id="218" w:author="Comparison" w:date="2018-11-21T10:33:00Z"/>
                                <w:color w:val="000000" w:themeColor="text1"/>
                                <w:sz w:val="20"/>
                              </w:rPr>
                            </w:pPr>
                            <w:ins w:id="219" w:author="Comparison" w:date="2018-11-21T10:33:00Z">
                              <w:r>
                                <w:rPr>
                                  <w:color w:val="000000" w:themeColor="text1"/>
                                  <w:sz w:val="20"/>
                                </w:rPr>
                                <w:tab/>
                                <w:t>};</w:t>
                              </w:r>
                            </w:ins>
                          </w:p>
                          <w:p w:rsidR="00C31E80" w:rsidRDefault="00C31E80" w:rsidP="00BC01AA">
                            <w:pPr>
                              <w:spacing w:after="0" w:line="240" w:lineRule="auto"/>
                              <w:rPr>
                                <w:ins w:id="220" w:author="Comparison" w:date="2018-11-21T10:33:00Z"/>
                                <w:color w:val="000000" w:themeColor="text1"/>
                                <w:sz w:val="20"/>
                              </w:rPr>
                            </w:pPr>
                            <w:ins w:id="221" w:author="Comparison" w:date="2018-11-21T10:33:00Z">
                              <w:r>
                                <w:rPr>
                                  <w:color w:val="000000" w:themeColor="text1"/>
                                  <w:sz w:val="20"/>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9" o:spid="_x0000_s1120" style="position:absolute;left:0;text-align:left;margin-left:24.75pt;margin-top:12.4pt;width:446.25pt;height:48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" fillcolor="#f2f2f2 [3052]" stroked="f" strokeweight="1pt">
                <v:textbox>
                  <w:txbxContent>
                    <w:p w:rsidR="00C31E80" w:rsidRDefault="00C31E80" w:rsidP="00BC01AA">
                      <w:pPr>
                        <w:spacing w:after="0" w:line="240" w:lineRule="auto"/>
                        <w:rPr>
                          <w:ins w:id="222" w:author="Comparison" w:date="2018-11-21T10:33:00Z"/>
                          <w:color w:val="000000" w:themeColor="text1"/>
                          <w:sz w:val="20"/>
                        </w:rPr>
                      </w:pPr>
                      <w:ins w:id="223" w:author="Comparison" w:date="2018-11-21T10:33:00Z">
                        <w:r>
                          <w:rPr>
                            <w:color w:val="000000" w:themeColor="text1"/>
                            <w:sz w:val="20"/>
                          </w:rPr>
                          <w:t>&amp;</w:t>
                        </w:r>
                        <w:proofErr w:type="spellStart"/>
                        <w:r>
                          <w:rPr>
                            <w:color w:val="000000" w:themeColor="text1"/>
                            <w:sz w:val="20"/>
                          </w:rPr>
                          <w:t>rcar_adsp_sound</w:t>
                        </w:r>
                        <w:proofErr w:type="spellEnd"/>
                        <w:r>
                          <w:rPr>
                            <w:color w:val="000000" w:themeColor="text1"/>
                            <w:sz w:val="20"/>
                          </w:rPr>
                          <w:t xml:space="preserve"> {</w:t>
                        </w:r>
                      </w:ins>
                    </w:p>
                    <w:p w:rsidR="00C31E80" w:rsidRDefault="00C31E80" w:rsidP="00BC01AA">
                      <w:pPr>
                        <w:spacing w:after="0" w:line="240" w:lineRule="auto"/>
                        <w:rPr>
                          <w:ins w:id="224" w:author="Comparison" w:date="2018-11-21T10:33:00Z"/>
                          <w:color w:val="000000" w:themeColor="text1"/>
                          <w:sz w:val="20"/>
                        </w:rPr>
                      </w:pPr>
                      <w:ins w:id="225" w:author="Comparison" w:date="2018-11-21T10:33:00Z">
                        <w:r>
                          <w:rPr>
                            <w:color w:val="000000" w:themeColor="text1"/>
                            <w:sz w:val="20"/>
                          </w:rPr>
                          <w:tab/>
                          <w:t>status = "okay";</w:t>
                        </w:r>
                      </w:ins>
                    </w:p>
                    <w:p w:rsidR="00C31E80" w:rsidRDefault="00C31E80" w:rsidP="00BC01AA">
                      <w:pPr>
                        <w:spacing w:after="0" w:line="240" w:lineRule="auto"/>
                        <w:rPr>
                          <w:ins w:id="226" w:author="Comparison" w:date="2018-11-21T10:33:00Z"/>
                          <w:color w:val="000000" w:themeColor="text1"/>
                          <w:sz w:val="20"/>
                        </w:rPr>
                      </w:pPr>
                      <w:ins w:id="227" w:author="Comparison" w:date="2018-11-21T10:33:00Z">
                        <w:r>
                          <w:rPr>
                            <w:color w:val="000000" w:themeColor="text1"/>
                            <w:sz w:val="20"/>
                          </w:rPr>
                          <w:tab/>
                          <w:t>/* Multiple DAI */</w:t>
                        </w:r>
                      </w:ins>
                    </w:p>
                    <w:p w:rsidR="00C31E80" w:rsidRDefault="00C31E80" w:rsidP="00BC01AA">
                      <w:pPr>
                        <w:spacing w:after="0" w:line="240" w:lineRule="auto"/>
                        <w:rPr>
                          <w:ins w:id="228" w:author="Comparison" w:date="2018-11-21T10:33:00Z"/>
                          <w:color w:val="000000" w:themeColor="text1"/>
                          <w:sz w:val="20"/>
                        </w:rPr>
                      </w:pPr>
                      <w:ins w:id="229" w:author="Comparison" w:date="2018-11-21T10:33:00Z">
                        <w:r>
                          <w:rPr>
                            <w:color w:val="000000" w:themeColor="text1"/>
                            <w:sz w:val="20"/>
                          </w:rPr>
                          <w:tab/>
                          <w:t>#sound-</w:t>
                        </w:r>
                        <w:proofErr w:type="spellStart"/>
                        <w:r>
                          <w:rPr>
                            <w:color w:val="000000" w:themeColor="text1"/>
                            <w:sz w:val="20"/>
                          </w:rPr>
                          <w:t>dai</w:t>
                        </w:r>
                        <w:proofErr w:type="spellEnd"/>
                        <w:r>
                          <w:rPr>
                            <w:color w:val="000000" w:themeColor="text1"/>
                            <w:sz w:val="20"/>
                          </w:rPr>
                          <w:t>-cells = &lt;1&gt;;</w:t>
                        </w:r>
                      </w:ins>
                    </w:p>
                    <w:p w:rsidR="00C31E80" w:rsidRDefault="00C31E80" w:rsidP="00BC01AA">
                      <w:pPr>
                        <w:spacing w:after="0" w:line="240" w:lineRule="auto"/>
                        <w:rPr>
                          <w:ins w:id="230" w:author="Comparison" w:date="2018-11-21T10:33:00Z"/>
                          <w:color w:val="000000" w:themeColor="text1"/>
                          <w:sz w:val="20"/>
                        </w:rPr>
                      </w:pPr>
                    </w:p>
                    <w:p w:rsidR="00C31E80" w:rsidRDefault="00C31E80" w:rsidP="00BC01AA">
                      <w:pPr>
                        <w:spacing w:after="0" w:line="240" w:lineRule="auto"/>
                        <w:rPr>
                          <w:color w:val="000000" w:themeColor="text1"/>
                          <w:sz w:val="20"/>
                        </w:rPr>
                      </w:pPr>
                      <w:ins w:id="231" w:author="Comparison" w:date="2018-11-21T10:33:00Z">
                        <w:r>
                          <w:rPr>
                            <w:color w:val="000000" w:themeColor="text1"/>
                            <w:sz w:val="20"/>
                          </w:rPr>
                          <w:tab/>
                          <w:t>ports {</w:t>
                        </w:r>
                      </w:ins>
                    </w:p>
                    <w:p w:rsidR="00C31E80" w:rsidRPr="00CC16F7" w:rsidRDefault="00C31E80"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#address-cells = &lt;1&gt;;</w:t>
                      </w:r>
                    </w:p>
                    <w:p w:rsidR="00C31E80" w:rsidRDefault="00C31E80" w:rsidP="00CC16F7">
                      <w:pPr>
                        <w:spacing w:after="0" w:line="240" w:lineRule="auto"/>
                        <w:rPr>
                          <w:ins w:id="232" w:author="Comparison" w:date="2018-11-21T10:33:00Z"/>
                          <w:color w:val="000000" w:themeColor="text1"/>
                          <w:sz w:val="20"/>
                        </w:rPr>
                      </w:pPr>
                      <w:r w:rsidRPr="00CC16F7">
                        <w:rPr>
                          <w:color w:val="000000" w:themeColor="text1"/>
                          <w:sz w:val="20"/>
                        </w:rPr>
                        <w:tab/>
                      </w:r>
                      <w:r w:rsidRPr="00CC16F7">
                        <w:rPr>
                          <w:color w:val="000000" w:themeColor="text1"/>
                          <w:sz w:val="20"/>
                        </w:rPr>
                        <w:tab/>
                        <w:t>#size-cells = &lt;0&gt;;</w:t>
                      </w:r>
                    </w:p>
                    <w:p w:rsidR="00C31E80" w:rsidRDefault="00C31E80" w:rsidP="00BC01AA">
                      <w:pPr>
                        <w:spacing w:after="0" w:line="240" w:lineRule="auto"/>
                        <w:rPr>
                          <w:color w:val="000000" w:themeColor="text1"/>
                          <w:sz w:val="20"/>
                        </w:rPr>
                      </w:pPr>
                      <w:ins w:id="233" w:author="Comparison" w:date="2018-11-21T10:33:00Z">
                        <w:r>
                          <w:rPr>
                            <w:color w:val="000000" w:themeColor="text1"/>
                            <w:sz w:val="20"/>
                          </w:rPr>
                          <w:tab/>
                        </w:r>
                        <w:r>
                          <w:rPr>
                            <w:color w:val="000000" w:themeColor="text1"/>
                            <w:sz w:val="20"/>
                          </w:rPr>
                          <w:tab/>
                          <w:t>adsp_port0: port@0 {</w:t>
                        </w:r>
                      </w:ins>
                    </w:p>
                    <w:p w:rsidR="00C31E80" w:rsidRDefault="00C31E80" w:rsidP="00BC01AA">
                      <w:pPr>
                        <w:spacing w:after="0" w:line="240" w:lineRule="auto"/>
                        <w:rPr>
                          <w:ins w:id="234"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&lt;0&gt;;</w:t>
                      </w:r>
                    </w:p>
                    <w:p w:rsidR="00C31E80" w:rsidRDefault="00C31E80" w:rsidP="00BC01AA">
                      <w:pPr>
                        <w:spacing w:after="0" w:line="240" w:lineRule="auto"/>
                        <w:rPr>
                          <w:ins w:id="235" w:author="Comparison" w:date="2018-11-21T10:33:00Z"/>
                          <w:color w:val="000000" w:themeColor="text1"/>
                          <w:sz w:val="20"/>
                        </w:rPr>
                      </w:pPr>
                      <w:ins w:id="236" w:author="Comparison" w:date="2018-11-21T10:33:00Z">
                        <w:r>
                          <w:rPr>
                            <w:color w:val="000000" w:themeColor="text1"/>
                            <w:sz w:val="20"/>
                          </w:rPr>
                          <w:tab/>
                        </w:r>
                        <w:r>
                          <w:rPr>
                            <w:color w:val="000000" w:themeColor="text1"/>
                            <w:sz w:val="20"/>
                          </w:rPr>
                          <w:tab/>
                        </w:r>
                        <w:r>
                          <w:rPr>
                            <w:color w:val="000000" w:themeColor="text1"/>
                            <w:sz w:val="20"/>
                          </w:rPr>
                          <w:tab/>
                          <w:t>adsp_endpoint0: endpoint {</w:t>
                        </w:r>
                      </w:ins>
                    </w:p>
                    <w:p w:rsidR="00C31E80" w:rsidRDefault="00C31E80" w:rsidP="00BC01AA">
                      <w:pPr>
                        <w:spacing w:after="0" w:line="240" w:lineRule="auto"/>
                        <w:rPr>
                          <w:ins w:id="237" w:author="Comparison" w:date="2018-11-21T10:33:00Z"/>
                          <w:color w:val="000000" w:themeColor="text1"/>
                          <w:sz w:val="20"/>
                        </w:rPr>
                      </w:pPr>
                      <w:ins w:id="238"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&lt;&amp;ak4613_endpoint0&gt;;</w:t>
                        </w:r>
                      </w:ins>
                    </w:p>
                    <w:p w:rsidR="00C31E80" w:rsidRDefault="00C31E80" w:rsidP="00BC01AA">
                      <w:pPr>
                        <w:spacing w:after="0" w:line="240" w:lineRule="auto"/>
                        <w:rPr>
                          <w:ins w:id="239" w:author="Comparison" w:date="2018-11-21T10:33:00Z"/>
                          <w:color w:val="000000" w:themeColor="text1"/>
                          <w:sz w:val="20"/>
                        </w:rPr>
                      </w:pPr>
                      <w:ins w:id="240"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41" w:author="Comparison" w:date="2018-11-21T10:33:00Z"/>
                          <w:color w:val="000000" w:themeColor="text1"/>
                          <w:sz w:val="20"/>
                        </w:rPr>
                      </w:pPr>
                      <w:ins w:id="242"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43" w:author="Comparison" w:date="2018-11-21T10:33:00Z"/>
                          <w:color w:val="000000" w:themeColor="text1"/>
                          <w:sz w:val="20"/>
                        </w:rPr>
                      </w:pPr>
                      <w:ins w:id="244"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245" w:author="Comparison" w:date="2018-11-21T10:33:00Z">
                        <w:r>
                          <w:rPr>
                            <w:color w:val="000000" w:themeColor="text1"/>
                            <w:sz w:val="20"/>
                          </w:rPr>
                          <w:tab/>
                        </w:r>
                        <w:r>
                          <w:rPr>
                            <w:color w:val="000000" w:themeColor="text1"/>
                            <w:sz w:val="20"/>
                          </w:rPr>
                          <w:tab/>
                          <w:t>adsp_port1: port@1 {</w:t>
                        </w:r>
                      </w:ins>
                    </w:p>
                    <w:p w:rsidR="00C31E80" w:rsidRDefault="00C31E80" w:rsidP="00BC01AA">
                      <w:pPr>
                        <w:spacing w:after="0" w:line="240" w:lineRule="auto"/>
                        <w:rPr>
                          <w:ins w:id="246"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1</w:t>
                      </w:r>
                      <w:r w:rsidRPr="00CC16F7">
                        <w:rPr>
                          <w:color w:val="000000" w:themeColor="text1"/>
                          <w:sz w:val="20"/>
                        </w:rPr>
                        <w:t>&gt;;</w:t>
                      </w:r>
                    </w:p>
                    <w:p w:rsidR="00C31E80" w:rsidRDefault="00C31E80" w:rsidP="00BC01AA">
                      <w:pPr>
                        <w:spacing w:after="0" w:line="240" w:lineRule="auto"/>
                        <w:rPr>
                          <w:ins w:id="247" w:author="Comparison" w:date="2018-11-21T10:33:00Z"/>
                          <w:color w:val="000000" w:themeColor="text1"/>
                          <w:sz w:val="20"/>
                        </w:rPr>
                      </w:pPr>
                      <w:ins w:id="248" w:author="Comparison" w:date="2018-11-21T10:33:00Z">
                        <w:r>
                          <w:rPr>
                            <w:color w:val="000000" w:themeColor="text1"/>
                            <w:sz w:val="20"/>
                          </w:rPr>
                          <w:tab/>
                        </w:r>
                        <w:r>
                          <w:rPr>
                            <w:color w:val="000000" w:themeColor="text1"/>
                            <w:sz w:val="20"/>
                          </w:rPr>
                          <w:tab/>
                        </w:r>
                        <w:r>
                          <w:rPr>
                            <w:color w:val="000000" w:themeColor="text1"/>
                            <w:sz w:val="20"/>
                          </w:rPr>
                          <w:tab/>
                          <w:t>adsp_endpoint1: endpoint {</w:t>
                        </w:r>
                      </w:ins>
                    </w:p>
                    <w:p w:rsidR="00C31E80" w:rsidRDefault="00C31E80" w:rsidP="00BC01AA">
                      <w:pPr>
                        <w:spacing w:after="0" w:line="240" w:lineRule="auto"/>
                        <w:rPr>
                          <w:ins w:id="249" w:author="Comparison" w:date="2018-11-21T10:33:00Z"/>
                          <w:color w:val="000000" w:themeColor="text1"/>
                          <w:sz w:val="20"/>
                        </w:rPr>
                      </w:pPr>
                      <w:ins w:id="250"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&lt;&amp;ak4613_endpoint1&gt;;</w:t>
                        </w:r>
                      </w:ins>
                    </w:p>
                    <w:p w:rsidR="00C31E80" w:rsidRDefault="00C31E80" w:rsidP="00BC01AA">
                      <w:pPr>
                        <w:spacing w:after="0" w:line="240" w:lineRule="auto"/>
                        <w:rPr>
                          <w:ins w:id="251" w:author="Comparison" w:date="2018-11-21T10:33:00Z"/>
                          <w:color w:val="000000" w:themeColor="text1"/>
                          <w:sz w:val="20"/>
                        </w:rPr>
                      </w:pPr>
                      <w:ins w:id="252"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53" w:author="Comparison" w:date="2018-11-21T10:33:00Z"/>
                          <w:color w:val="000000" w:themeColor="text1"/>
                          <w:sz w:val="20"/>
                        </w:rPr>
                      </w:pPr>
                      <w:ins w:id="254"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55" w:author="Comparison" w:date="2018-11-21T10:33:00Z"/>
                          <w:color w:val="000000" w:themeColor="text1"/>
                          <w:sz w:val="20"/>
                        </w:rPr>
                      </w:pPr>
                      <w:ins w:id="256"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257" w:author="Comparison" w:date="2018-11-21T10:33:00Z">
                        <w:r>
                          <w:rPr>
                            <w:color w:val="000000" w:themeColor="text1"/>
                            <w:sz w:val="20"/>
                          </w:rPr>
                          <w:tab/>
                        </w:r>
                        <w:r>
                          <w:rPr>
                            <w:color w:val="000000" w:themeColor="text1"/>
                            <w:sz w:val="20"/>
                          </w:rPr>
                          <w:tab/>
                          <w:t>adsp_port2: port@2 {</w:t>
                        </w:r>
                      </w:ins>
                    </w:p>
                    <w:p w:rsidR="00C31E80" w:rsidRDefault="00C31E80" w:rsidP="00BC01AA">
                      <w:pPr>
                        <w:spacing w:after="0" w:line="240" w:lineRule="auto"/>
                        <w:rPr>
                          <w:ins w:id="258"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2</w:t>
                      </w:r>
                      <w:r w:rsidRPr="00CC16F7">
                        <w:rPr>
                          <w:color w:val="000000" w:themeColor="text1"/>
                          <w:sz w:val="20"/>
                        </w:rPr>
                        <w:t>&gt;;</w:t>
                      </w:r>
                    </w:p>
                    <w:p w:rsidR="00C31E80" w:rsidRDefault="00C31E80" w:rsidP="00BC01AA">
                      <w:pPr>
                        <w:spacing w:after="0" w:line="240" w:lineRule="auto"/>
                        <w:rPr>
                          <w:ins w:id="259" w:author="Comparison" w:date="2018-11-21T10:33:00Z"/>
                          <w:color w:val="000000" w:themeColor="text1"/>
                          <w:sz w:val="20"/>
                        </w:rPr>
                      </w:pPr>
                      <w:ins w:id="260" w:author="Comparison" w:date="2018-11-21T10:33:00Z">
                        <w:r>
                          <w:rPr>
                            <w:color w:val="000000" w:themeColor="text1"/>
                            <w:sz w:val="20"/>
                          </w:rPr>
                          <w:tab/>
                        </w:r>
                        <w:r>
                          <w:rPr>
                            <w:color w:val="000000" w:themeColor="text1"/>
                            <w:sz w:val="20"/>
                          </w:rPr>
                          <w:tab/>
                        </w:r>
                        <w:r>
                          <w:rPr>
                            <w:color w:val="000000" w:themeColor="text1"/>
                            <w:sz w:val="20"/>
                          </w:rPr>
                          <w:tab/>
                          <w:t>adsp_endpoint2: endpoint {</w:t>
                        </w:r>
                      </w:ins>
                    </w:p>
                    <w:p w:rsidR="00C31E80" w:rsidRDefault="00C31E80" w:rsidP="00BC01AA">
                      <w:pPr>
                        <w:spacing w:after="0" w:line="240" w:lineRule="auto"/>
                        <w:rPr>
                          <w:ins w:id="261" w:author="Comparison" w:date="2018-11-21T10:33:00Z"/>
                          <w:color w:val="000000" w:themeColor="text1"/>
                          <w:sz w:val="20"/>
                        </w:rPr>
                      </w:pPr>
                      <w:ins w:id="262"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&lt;&amp;ak4613_endpoint2&gt;;</w:t>
                        </w:r>
                      </w:ins>
                    </w:p>
                    <w:p w:rsidR="00C31E80" w:rsidRDefault="00C31E80" w:rsidP="00BC01AA">
                      <w:pPr>
                        <w:spacing w:after="0" w:line="240" w:lineRule="auto"/>
                        <w:rPr>
                          <w:ins w:id="263" w:author="Comparison" w:date="2018-11-21T10:33:00Z"/>
                          <w:color w:val="000000" w:themeColor="text1"/>
                          <w:sz w:val="20"/>
                        </w:rPr>
                      </w:pPr>
                      <w:ins w:id="264"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65" w:author="Comparison" w:date="2018-11-21T10:33:00Z"/>
                          <w:color w:val="000000" w:themeColor="text1"/>
                          <w:sz w:val="20"/>
                        </w:rPr>
                      </w:pPr>
                      <w:ins w:id="266"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67" w:author="Comparison" w:date="2018-11-21T10:33:00Z"/>
                          <w:color w:val="000000" w:themeColor="text1"/>
                          <w:sz w:val="20"/>
                        </w:rPr>
                      </w:pPr>
                      <w:ins w:id="268"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color w:val="000000" w:themeColor="text1"/>
                          <w:sz w:val="20"/>
                        </w:rPr>
                      </w:pPr>
                      <w:ins w:id="269" w:author="Comparison" w:date="2018-11-21T10:33:00Z">
                        <w:r>
                          <w:rPr>
                            <w:color w:val="000000" w:themeColor="text1"/>
                            <w:sz w:val="20"/>
                          </w:rPr>
                          <w:tab/>
                        </w:r>
                        <w:r>
                          <w:rPr>
                            <w:color w:val="000000" w:themeColor="text1"/>
                            <w:sz w:val="20"/>
                          </w:rPr>
                          <w:tab/>
                          <w:t>adsp_port3: port@3 {</w:t>
                        </w:r>
                      </w:ins>
                    </w:p>
                    <w:p w:rsidR="00C31E80" w:rsidRDefault="00C31E80" w:rsidP="00BC01AA">
                      <w:pPr>
                        <w:spacing w:after="0" w:line="240" w:lineRule="auto"/>
                        <w:rPr>
                          <w:ins w:id="270" w:author="Comparison" w:date="2018-11-21T10:33:00Z"/>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3</w:t>
                      </w:r>
                      <w:r w:rsidRPr="00CC16F7">
                        <w:rPr>
                          <w:color w:val="000000" w:themeColor="text1"/>
                          <w:sz w:val="20"/>
                        </w:rPr>
                        <w:t>&gt;;</w:t>
                      </w:r>
                    </w:p>
                    <w:p w:rsidR="00C31E80" w:rsidRDefault="00C31E80" w:rsidP="00BC01AA">
                      <w:pPr>
                        <w:spacing w:after="0" w:line="240" w:lineRule="auto"/>
                        <w:rPr>
                          <w:ins w:id="271" w:author="Comparison" w:date="2018-11-21T10:33:00Z"/>
                          <w:color w:val="000000" w:themeColor="text1"/>
                          <w:sz w:val="20"/>
                        </w:rPr>
                      </w:pPr>
                      <w:ins w:id="272" w:author="Comparison" w:date="2018-11-21T10:33:00Z">
                        <w:r>
                          <w:rPr>
                            <w:color w:val="000000" w:themeColor="text1"/>
                            <w:sz w:val="20"/>
                          </w:rPr>
                          <w:tab/>
                        </w:r>
                        <w:r>
                          <w:rPr>
                            <w:color w:val="000000" w:themeColor="text1"/>
                            <w:sz w:val="20"/>
                          </w:rPr>
                          <w:tab/>
                        </w:r>
                        <w:r>
                          <w:rPr>
                            <w:color w:val="000000" w:themeColor="text1"/>
                            <w:sz w:val="20"/>
                          </w:rPr>
                          <w:tab/>
                          <w:t>adsp_endpoint3: endpoint {</w:t>
                        </w:r>
                      </w:ins>
                    </w:p>
                    <w:p w:rsidR="00C31E80" w:rsidRDefault="00C31E80" w:rsidP="00BC01AA">
                      <w:pPr>
                        <w:spacing w:after="0" w:line="240" w:lineRule="auto"/>
                        <w:rPr>
                          <w:ins w:id="273" w:author="Comparison" w:date="2018-11-21T10:33:00Z"/>
                          <w:color w:val="000000" w:themeColor="text1"/>
                          <w:sz w:val="20"/>
                        </w:rPr>
                      </w:pPr>
                      <w:ins w:id="274"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&lt;&amp;ak4613_endpoint3&gt;;</w:t>
                        </w:r>
                      </w:ins>
                    </w:p>
                    <w:p w:rsidR="00C31E80" w:rsidRDefault="00C31E80" w:rsidP="00BC01AA">
                      <w:pPr>
                        <w:spacing w:after="0" w:line="240" w:lineRule="auto"/>
                        <w:rPr>
                          <w:ins w:id="275" w:author="Comparison" w:date="2018-11-21T10:33:00Z"/>
                          <w:color w:val="000000" w:themeColor="text1"/>
                          <w:sz w:val="20"/>
                        </w:rPr>
                      </w:pPr>
                      <w:ins w:id="276" w:author="Comparison" w:date="2018-11-21T10:33:00Z">
                        <w:r>
                          <w:rPr>
                            <w:color w:val="000000" w:themeColor="text1"/>
                            <w:sz w:val="20"/>
                          </w:rPr>
                          <w:tab/>
                        </w:r>
                        <w:r>
                          <w:rPr>
                            <w:color w:val="000000" w:themeColor="text1"/>
                            <w:sz w:val="20"/>
                          </w:rPr>
                          <w:tab/>
                        </w:r>
                        <w:r>
                          <w:rPr>
                            <w:color w:val="000000" w:themeColor="text1"/>
                            <w:sz w:val="20"/>
                          </w:rPr>
                          <w:tab/>
                        </w:r>
                        <w:r>
                          <w:rPr>
                            <w:color w:val="000000" w:themeColor="text1"/>
                            <w:sz w:val="20"/>
                          </w:rPr>
                          <w:tab/>
                        </w:r>
                        <w:proofErr w:type="spellStart"/>
                        <w:r>
                          <w:rPr>
                            <w:color w:val="000000" w:themeColor="text1"/>
                            <w:sz w:val="20"/>
                          </w:rPr>
                          <w:t>dai</w:t>
                        </w:r>
                        <w:proofErr w:type="spellEnd"/>
                        <w:r>
                          <w:rPr>
                            <w:color w:val="000000" w:themeColor="text1"/>
                            <w:sz w:val="20"/>
                          </w:rPr>
                          <w:t>-format = "</w:t>
                        </w:r>
                        <w:proofErr w:type="spellStart"/>
                        <w:r>
                          <w:rPr>
                            <w:color w:val="000000" w:themeColor="text1"/>
                            <w:sz w:val="20"/>
                          </w:rPr>
                          <w:t>left_j</w:t>
                        </w:r>
                        <w:proofErr w:type="spellEnd"/>
                        <w:r>
                          <w:rPr>
                            <w:color w:val="000000" w:themeColor="text1"/>
                            <w:sz w:val="20"/>
                          </w:rPr>
                          <w:t>";</w:t>
                        </w:r>
                      </w:ins>
                    </w:p>
                    <w:p w:rsidR="00C31E80" w:rsidRDefault="00C31E80" w:rsidP="00BC01AA">
                      <w:pPr>
                        <w:spacing w:after="0" w:line="240" w:lineRule="auto"/>
                        <w:rPr>
                          <w:ins w:id="277" w:author="Comparison" w:date="2018-11-21T10:33:00Z"/>
                          <w:color w:val="000000" w:themeColor="text1"/>
                          <w:sz w:val="20"/>
                        </w:rPr>
                      </w:pPr>
                      <w:ins w:id="278" w:author="Comparison" w:date="2018-11-21T10:33:00Z">
                        <w:r>
                          <w:rPr>
                            <w:color w:val="000000" w:themeColor="text1"/>
                            <w:sz w:val="20"/>
                          </w:rPr>
                          <w:tab/>
                        </w:r>
                        <w:r>
                          <w:rPr>
                            <w:color w:val="000000" w:themeColor="text1"/>
                            <w:sz w:val="20"/>
                          </w:rPr>
                          <w:tab/>
                        </w:r>
                        <w:r>
                          <w:rPr>
                            <w:color w:val="000000" w:themeColor="text1"/>
                            <w:sz w:val="20"/>
                          </w:rPr>
                          <w:tab/>
                          <w:t>};</w:t>
                        </w:r>
                      </w:ins>
                    </w:p>
                    <w:p w:rsidR="00C31E80" w:rsidRDefault="00C31E80" w:rsidP="00BC01AA">
                      <w:pPr>
                        <w:spacing w:after="0" w:line="240" w:lineRule="auto"/>
                        <w:rPr>
                          <w:ins w:id="279" w:author="Comparison" w:date="2018-11-21T10:33:00Z"/>
                          <w:color w:val="000000" w:themeColor="text1"/>
                          <w:sz w:val="20"/>
                        </w:rPr>
                      </w:pPr>
                      <w:ins w:id="280" w:author="Comparison" w:date="2018-11-21T10:33:00Z">
                        <w:r>
                          <w:rPr>
                            <w:color w:val="000000" w:themeColor="text1"/>
                            <w:sz w:val="20"/>
                          </w:rPr>
                          <w:tab/>
                        </w:r>
                        <w:r>
                          <w:rPr>
                            <w:color w:val="000000" w:themeColor="text1"/>
                            <w:sz w:val="20"/>
                          </w:rPr>
                          <w:tab/>
                          <w:t>};</w:t>
                        </w:r>
                      </w:ins>
                    </w:p>
                    <w:p w:rsidR="00C31E80" w:rsidRDefault="00C31E80" w:rsidP="00BC01AA">
                      <w:pPr>
                        <w:spacing w:after="0" w:line="240" w:lineRule="auto"/>
                        <w:rPr>
                          <w:ins w:id="281" w:author="Comparison" w:date="2018-11-21T10:33:00Z"/>
                          <w:color w:val="000000" w:themeColor="text1"/>
                          <w:sz w:val="20"/>
                        </w:rPr>
                      </w:pPr>
                      <w:ins w:id="282" w:author="Comparison" w:date="2018-11-21T10:33:00Z">
                        <w:r>
                          <w:rPr>
                            <w:color w:val="000000" w:themeColor="text1"/>
                            <w:sz w:val="20"/>
                          </w:rPr>
                          <w:tab/>
                          <w:t>};</w:t>
                        </w:r>
                      </w:ins>
                    </w:p>
                    <w:p w:rsidR="00C31E80" w:rsidRDefault="00C31E80" w:rsidP="00BC01AA">
                      <w:pPr>
                        <w:spacing w:after="0" w:line="240" w:lineRule="auto"/>
                        <w:rPr>
                          <w:ins w:id="283" w:author="Comparison" w:date="2018-11-21T10:33:00Z"/>
                          <w:color w:val="000000" w:themeColor="text1"/>
                          <w:sz w:val="20"/>
                        </w:rPr>
                      </w:pPr>
                      <w:ins w:id="284" w:author="Comparison" w:date="2018-11-21T10:33:00Z">
                        <w:r>
                          <w:rPr>
                            <w:color w:val="000000" w:themeColor="text1"/>
                            <w:sz w:val="20"/>
                          </w:rPr>
                          <w:t>};</w:t>
                        </w:r>
                      </w:ins>
                    </w:p>
                  </w:txbxContent>
                </v:textbox>
                <w10:wrap type="topAndBottom"/>
              </v:rect>
            </w:pict>
          </mc:Fallback>
        </mc:AlternateContent>
      </w:r>
    </w:p>
    <w:p w:rsidR="00BC01AA" w:rsidRDefault="00BC01AA" w:rsidP="00BC01AA">
      <w:pPr>
        <w:rPr>
          <w:ins w:id="285" w:author="Comparison" w:date="2018-11-21T10:33:00Z"/>
          <w:rFonts w:ascii="Verdana" w:hAnsi="Verdana"/>
          <w:sz w:val="20"/>
          <w:szCs w:val="20"/>
        </w:rPr>
      </w:pPr>
    </w:p>
    <w:p w:rsidR="00BC01AA" w:rsidRDefault="00BC01AA" w:rsidP="00BC01AA">
      <w:pPr>
        <w:rPr>
          <w:ins w:id="286" w:author="Comparison" w:date="2018-11-21T10:33:00Z"/>
          <w:rFonts w:ascii="Verdana" w:hAnsi="Verdana"/>
          <w:sz w:val="20"/>
          <w:szCs w:val="20"/>
        </w:rPr>
      </w:pPr>
      <w:ins w:id="287" w:author="Comparison" w:date="2018-11-21T10:33:00Z">
        <w:r>
          <w:rPr>
            <w:rFonts w:ascii="Verdana" w:hAnsi="Verdana"/>
            <w:sz w:val="20"/>
            <w:szCs w:val="20"/>
          </w:rPr>
          <w:br w:type="page"/>
        </w:r>
      </w:ins>
    </w:p>
    <w:p w:rsidR="009A0E6F" w:rsidRDefault="009A0E6F" w:rsidP="00BC01AA">
      <w:pPr>
        <w:ind w:left="432"/>
        <w:rPr>
          <w:rFonts w:ascii="Verdana" w:hAnsi="Verdana"/>
          <w:sz w:val="20"/>
          <w:szCs w:val="20"/>
        </w:rPr>
      </w:pPr>
      <w:r>
        <w:rPr>
          <w:rFonts w:ascii="Verdana" w:hAnsi="Verdana"/>
          <w:sz w:val="20"/>
          <w:szCs w:val="20"/>
        </w:rPr>
        <w:lastRenderedPageBreak/>
        <w:t xml:space="preserve">Keep </w:t>
      </w:r>
      <w:proofErr w:type="spellStart"/>
      <w:r>
        <w:rPr>
          <w:rFonts w:ascii="Verdana" w:hAnsi="Verdana"/>
          <w:sz w:val="20"/>
          <w:szCs w:val="20"/>
        </w:rPr>
        <w:t>rcar</w:t>
      </w:r>
      <w:proofErr w:type="spellEnd"/>
      <w:r>
        <w:rPr>
          <w:rFonts w:ascii="Verdana" w:hAnsi="Verdana"/>
          <w:sz w:val="20"/>
          <w:szCs w:val="20"/>
        </w:rPr>
        <w:t xml:space="preserve">-sound </w:t>
      </w:r>
      <w:r w:rsidR="008B5F0F">
        <w:rPr>
          <w:rFonts w:ascii="Verdana" w:hAnsi="Verdana"/>
          <w:sz w:val="20"/>
          <w:szCs w:val="20"/>
        </w:rPr>
        <w:t xml:space="preserve">card </w:t>
      </w:r>
      <w:r>
        <w:rPr>
          <w:rFonts w:ascii="Verdana" w:hAnsi="Verdana"/>
          <w:sz w:val="20"/>
          <w:szCs w:val="20"/>
        </w:rPr>
        <w:t>connects to AK4613 codec with 4</w:t>
      </w:r>
      <w:r w:rsidRPr="009A0E6F">
        <w:rPr>
          <w:rFonts w:ascii="Verdana" w:hAnsi="Verdana"/>
          <w:sz w:val="20"/>
          <w:szCs w:val="20"/>
          <w:vertAlign w:val="superscript"/>
        </w:rPr>
        <w:t>th</w:t>
      </w:r>
      <w:r w:rsidR="001B2471">
        <w:rPr>
          <w:rFonts w:ascii="Verdana" w:hAnsi="Verdana"/>
          <w:sz w:val="20"/>
          <w:szCs w:val="20"/>
        </w:rPr>
        <w:t xml:space="preserve"> end point:</w:t>
      </w:r>
    </w:p>
    <w:p w:rsidR="009A0E6F" w:rsidRDefault="009A0E6F" w:rsidP="00BC01AA">
      <w:pPr>
        <w:ind w:left="432"/>
        <w:rPr>
          <w:rFonts w:ascii="Verdana" w:hAnsi="Verdana"/>
          <w:sz w:val="20"/>
          <w:szCs w:val="20"/>
        </w:rPr>
      </w:pPr>
      <w:r>
        <w:rPr>
          <w:noProof/>
        </w:rPr>
        <mc:AlternateContent>
          <mc:Choice Requires="wps">
            <w:drawing>
              <wp:anchor distT="0" distB="0" distL="114300" distR="114300" simplePos="0" relativeHeight="251671552" behindDoc="0" locked="0" layoutInCell="1" allowOverlap="1" wp14:anchorId="08A82FCB" wp14:editId="373E41F5">
                <wp:simplePos x="0" y="0"/>
                <wp:positionH relativeFrom="column">
                  <wp:posOffset>320675</wp:posOffset>
                </wp:positionH>
                <wp:positionV relativeFrom="paragraph">
                  <wp:posOffset>195580</wp:posOffset>
                </wp:positionV>
                <wp:extent cx="5667375" cy="2040255"/>
                <wp:effectExtent l="0" t="0" r="9525" b="0"/>
                <wp:wrapTopAndBottom/>
                <wp:docPr id="77" name="Rectangle 77"/>
                <wp:cNvGraphicFramePr/>
                <a:graphic xmlns:a="http://schemas.openxmlformats.org/drawingml/2006/main">
                  <a:graphicData uri="http://schemas.microsoft.com/office/word/2010/wordprocessingShape">
                    <wps:wsp>
                      <wps:cNvSpPr/>
                      <wps:spPr>
                        <a:xfrm>
                          <a:off x="0" y="0"/>
                          <a:ext cx="5667375" cy="204025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Default="00C31E80" w:rsidP="006E2179">
                            <w:pPr>
                              <w:spacing w:after="0" w:line="240" w:lineRule="auto"/>
                              <w:rPr>
                                <w:color w:val="000000" w:themeColor="text1"/>
                                <w:sz w:val="20"/>
                              </w:rPr>
                            </w:pPr>
                            <w:r w:rsidRPr="006E2179">
                              <w:rPr>
                                <w:color w:val="000000" w:themeColor="text1"/>
                                <w:sz w:val="20"/>
                              </w:rPr>
                              <w:t>&amp;</w:t>
                            </w:r>
                            <w:proofErr w:type="spellStart"/>
                            <w:r w:rsidRPr="006E2179">
                              <w:rPr>
                                <w:color w:val="000000" w:themeColor="text1"/>
                                <w:sz w:val="20"/>
                              </w:rPr>
                              <w:t>rcar_sound</w:t>
                            </w:r>
                            <w:proofErr w:type="spellEnd"/>
                            <w:r w:rsidRPr="006E2179">
                              <w:rPr>
                                <w:color w:val="000000" w:themeColor="text1"/>
                                <w:sz w:val="20"/>
                              </w:rPr>
                              <w:t xml:space="preserve"> {</w:t>
                            </w:r>
                          </w:p>
                          <w:p w:rsidR="00C31E80" w:rsidRDefault="00C31E80" w:rsidP="006E2179">
                            <w:pPr>
                              <w:spacing w:after="0" w:line="240" w:lineRule="auto"/>
                              <w:ind w:firstLine="720"/>
                              <w:rPr>
                                <w:color w:val="000000" w:themeColor="text1"/>
                                <w:sz w:val="20"/>
                              </w:rPr>
                            </w:pPr>
                            <w:ins w:id="288" w:author="Comparison" w:date="2018-11-21T10:33:00Z">
                              <w:r>
                                <w:rPr>
                                  <w:color w:val="000000" w:themeColor="text1"/>
                                  <w:sz w:val="20"/>
                                </w:rPr>
                                <w:t>…</w:t>
                              </w:r>
                            </w:ins>
                          </w:p>
                          <w:p w:rsidR="00C31E80" w:rsidRDefault="00C31E80" w:rsidP="006E2179">
                            <w:pPr>
                              <w:spacing w:after="0" w:line="240" w:lineRule="auto"/>
                              <w:ind w:firstLine="720"/>
                              <w:rPr>
                                <w:ins w:id="289" w:author="Comparison" w:date="2018-11-21T10:33:00Z"/>
                                <w:color w:val="000000" w:themeColor="text1"/>
                                <w:sz w:val="20"/>
                              </w:rPr>
                            </w:pPr>
                          </w:p>
                          <w:p w:rsidR="00C31E80" w:rsidRDefault="00C31E80" w:rsidP="006E2179">
                            <w:pPr>
                              <w:spacing w:after="0" w:line="240" w:lineRule="auto"/>
                              <w:ind w:firstLine="720"/>
                              <w:rPr>
                                <w:color w:val="000000" w:themeColor="text1"/>
                                <w:sz w:val="20"/>
                              </w:rPr>
                            </w:pPr>
                            <w:r w:rsidRPr="006E2179">
                              <w:rPr>
                                <w:color w:val="000000" w:themeColor="text1"/>
                                <w:sz w:val="20"/>
                              </w:rPr>
                              <w:t>ports {</w:t>
                            </w:r>
                          </w:p>
                          <w:p w:rsidR="00C31E80" w:rsidRPr="006E2179" w:rsidRDefault="00C31E80" w:rsidP="00B61C64">
                            <w:pPr>
                              <w:spacing w:after="0" w:line="240" w:lineRule="auto"/>
                              <w:ind w:left="720" w:firstLine="720"/>
                              <w:rPr>
                                <w:color w:val="000000" w:themeColor="text1"/>
                                <w:sz w:val="20"/>
                              </w:rPr>
                            </w:pPr>
                            <w:r>
                              <w:rPr>
                                <w:color w:val="000000" w:themeColor="text1"/>
                                <w:sz w:val="20"/>
                              </w:rPr>
                              <w:t>…</w:t>
                            </w:r>
                          </w:p>
                          <w:p w:rsidR="00C31E80" w:rsidRDefault="00C31E80" w:rsidP="006E2179">
                            <w:pPr>
                              <w:spacing w:after="0" w:line="240" w:lineRule="auto"/>
                              <w:ind w:left="720" w:firstLine="720"/>
                              <w:rPr>
                                <w:color w:val="000000" w:themeColor="text1"/>
                                <w:sz w:val="20"/>
                              </w:rPr>
                            </w:pPr>
                            <w:r w:rsidRPr="006E2179">
                              <w:rPr>
                                <w:color w:val="000000" w:themeColor="text1"/>
                                <w:sz w:val="20"/>
                              </w:rPr>
                              <w:t>rsnd_port0: port@0 {</w:t>
                            </w:r>
                          </w:p>
                          <w:p w:rsidR="00C31E80" w:rsidRPr="006E2179" w:rsidRDefault="00C31E80" w:rsidP="00B61C6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B61C64">
                              <w:rPr>
                                <w:color w:val="000000" w:themeColor="text1"/>
                                <w:sz w:val="20"/>
                              </w:rPr>
                              <w:t>reg = &lt;0&gt;;</w:t>
                            </w:r>
                          </w:p>
                          <w:p w:rsidR="00C31E80" w:rsidRPr="006E2179" w:rsidRDefault="00C31E80" w:rsidP="006E2179">
                            <w:pPr>
                              <w:spacing w:after="0" w:line="240" w:lineRule="auto"/>
                              <w:ind w:left="1440" w:firstLine="720"/>
                              <w:rPr>
                                <w:color w:val="000000" w:themeColor="text1"/>
                                <w:sz w:val="20"/>
                              </w:rPr>
                            </w:pPr>
                            <w:r w:rsidRPr="006E2179">
                              <w:rPr>
                                <w:color w:val="000000" w:themeColor="text1"/>
                                <w:sz w:val="20"/>
                              </w:rPr>
                              <w:t>rsnd_endpoint0: endpoint {</w:t>
                            </w:r>
                          </w:p>
                          <w:p w:rsidR="00C31E80" w:rsidRDefault="00C31E80" w:rsidP="006E2179">
                            <w:pPr>
                              <w:spacing w:after="0" w:line="240" w:lineRule="auto"/>
                              <w:ind w:left="2160" w:firstLine="720"/>
                              <w:rPr>
                                <w:color w:val="000000" w:themeColor="text1"/>
                                <w:sz w:val="20"/>
                              </w:rPr>
                            </w:pPr>
                            <w:r w:rsidRPr="006E2179">
                              <w:rPr>
                                <w:color w:val="000000" w:themeColor="text1"/>
                                <w:sz w:val="20"/>
                              </w:rPr>
                              <w:t>remote-endpoint = &lt;&amp;ak4613_endpoint</w:t>
                            </w:r>
                            <w:r>
                              <w:rPr>
                                <w:color w:val="000000" w:themeColor="text1"/>
                                <w:sz w:val="20"/>
                              </w:rPr>
                              <w:t>4</w:t>
                            </w:r>
                            <w:r w:rsidRPr="006E2179">
                              <w:rPr>
                                <w:color w:val="000000" w:themeColor="text1"/>
                                <w:sz w:val="20"/>
                              </w:rPr>
                              <w:t>&gt;;</w:t>
                            </w:r>
                          </w:p>
                          <w:p w:rsidR="00C31E80" w:rsidRDefault="00C31E80" w:rsidP="006E2179">
                            <w:pPr>
                              <w:spacing w:after="0" w:line="240" w:lineRule="auto"/>
                              <w:ind w:left="2160" w:firstLine="720"/>
                              <w:rPr>
                                <w:color w:val="000000" w:themeColor="text1"/>
                                <w:sz w:val="20"/>
                              </w:rPr>
                            </w:pPr>
                          </w:p>
                          <w:p w:rsidR="00C31E80" w:rsidRDefault="00C31E80" w:rsidP="006E2179">
                            <w:pPr>
                              <w:spacing w:after="0" w:line="240" w:lineRule="auto"/>
                              <w:rPr>
                                <w:ins w:id="290" w:author="Comparison" w:date="2018-11-21T10:33:00Z"/>
                                <w:color w:val="000000" w:themeColor="text1"/>
                                <w:sz w:val="20"/>
                              </w:rPr>
                            </w:pPr>
                            <w:r>
                              <w:rPr>
                                <w:color w:val="000000" w:themeColor="text1"/>
                                <w:sz w:val="20"/>
                              </w:rPr>
                              <w:tab/>
                              <w:t>…</w:t>
                            </w:r>
                          </w:p>
                          <w:p w:rsidR="00C31E80" w:rsidRDefault="00C31E80" w:rsidP="009A0E6F">
                            <w:pPr>
                              <w:spacing w:after="0" w:line="240" w:lineRule="auto"/>
                              <w:rPr>
                                <w:ins w:id="291" w:author="Comparison" w:date="2018-11-21T10:33:00Z"/>
                                <w:color w:val="000000" w:themeColor="text1"/>
                                <w:sz w:val="20"/>
                              </w:rPr>
                            </w:pPr>
                            <w:ins w:id="292" w:author="Comparison" w:date="2018-11-21T10:33:00Z">
                              <w:r>
                                <w:rPr>
                                  <w:color w:val="000000" w:themeColor="text1"/>
                                  <w:sz w:val="20"/>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8A82FCB" id="Rectangle 77" o:spid="_x0000_s1121" style="position:absolute;left:0;text-align:left;margin-left:25.25pt;margin-top:15.4pt;width:446.25pt;height:16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" fillcolor="#f2f2f2 [3052]" stroked="f" strokeweight="1pt">
                <v:textbox>
                  <w:txbxContent>
                    <w:p w:rsidR="00C31E80" w:rsidRDefault="00C31E80" w:rsidP="006E2179">
                      <w:pPr>
                        <w:spacing w:after="0" w:line="240" w:lineRule="auto"/>
                        <w:rPr>
                          <w:color w:val="000000" w:themeColor="text1"/>
                          <w:sz w:val="20"/>
                        </w:rPr>
                      </w:pPr>
                      <w:r w:rsidRPr="006E2179">
                        <w:rPr>
                          <w:color w:val="000000" w:themeColor="text1"/>
                          <w:sz w:val="20"/>
                        </w:rPr>
                        <w:t>&amp;</w:t>
                      </w:r>
                      <w:proofErr w:type="spellStart"/>
                      <w:r w:rsidRPr="006E2179">
                        <w:rPr>
                          <w:color w:val="000000" w:themeColor="text1"/>
                          <w:sz w:val="20"/>
                        </w:rPr>
                        <w:t>rcar_sound</w:t>
                      </w:r>
                      <w:proofErr w:type="spellEnd"/>
                      <w:r w:rsidRPr="006E2179">
                        <w:rPr>
                          <w:color w:val="000000" w:themeColor="text1"/>
                          <w:sz w:val="20"/>
                        </w:rPr>
                        <w:t xml:space="preserve"> {</w:t>
                      </w:r>
                    </w:p>
                    <w:p w:rsidR="00C31E80" w:rsidRDefault="00C31E80" w:rsidP="006E2179">
                      <w:pPr>
                        <w:spacing w:after="0" w:line="240" w:lineRule="auto"/>
                        <w:ind w:firstLine="720"/>
                        <w:rPr>
                          <w:color w:val="000000" w:themeColor="text1"/>
                          <w:sz w:val="20"/>
                        </w:rPr>
                      </w:pPr>
                      <w:ins w:id="293" w:author="Comparison" w:date="2018-11-21T10:33:00Z">
                        <w:r>
                          <w:rPr>
                            <w:color w:val="000000" w:themeColor="text1"/>
                            <w:sz w:val="20"/>
                          </w:rPr>
                          <w:t>…</w:t>
                        </w:r>
                      </w:ins>
                    </w:p>
                    <w:p w:rsidR="00C31E80" w:rsidRDefault="00C31E80" w:rsidP="006E2179">
                      <w:pPr>
                        <w:spacing w:after="0" w:line="240" w:lineRule="auto"/>
                        <w:ind w:firstLine="720"/>
                        <w:rPr>
                          <w:ins w:id="294" w:author="Comparison" w:date="2018-11-21T10:33:00Z"/>
                          <w:color w:val="000000" w:themeColor="text1"/>
                          <w:sz w:val="20"/>
                        </w:rPr>
                      </w:pPr>
                    </w:p>
                    <w:p w:rsidR="00C31E80" w:rsidRDefault="00C31E80" w:rsidP="006E2179">
                      <w:pPr>
                        <w:spacing w:after="0" w:line="240" w:lineRule="auto"/>
                        <w:ind w:firstLine="720"/>
                        <w:rPr>
                          <w:color w:val="000000" w:themeColor="text1"/>
                          <w:sz w:val="20"/>
                        </w:rPr>
                      </w:pPr>
                      <w:r w:rsidRPr="006E2179">
                        <w:rPr>
                          <w:color w:val="000000" w:themeColor="text1"/>
                          <w:sz w:val="20"/>
                        </w:rPr>
                        <w:t>ports {</w:t>
                      </w:r>
                    </w:p>
                    <w:p w:rsidR="00C31E80" w:rsidRPr="006E2179" w:rsidRDefault="00C31E80" w:rsidP="00B61C64">
                      <w:pPr>
                        <w:spacing w:after="0" w:line="240" w:lineRule="auto"/>
                        <w:ind w:left="720" w:firstLine="720"/>
                        <w:rPr>
                          <w:color w:val="000000" w:themeColor="text1"/>
                          <w:sz w:val="20"/>
                        </w:rPr>
                      </w:pPr>
                      <w:r>
                        <w:rPr>
                          <w:color w:val="000000" w:themeColor="text1"/>
                          <w:sz w:val="20"/>
                        </w:rPr>
                        <w:t>…</w:t>
                      </w:r>
                    </w:p>
                    <w:p w:rsidR="00C31E80" w:rsidRDefault="00C31E80" w:rsidP="006E2179">
                      <w:pPr>
                        <w:spacing w:after="0" w:line="240" w:lineRule="auto"/>
                        <w:ind w:left="720" w:firstLine="720"/>
                        <w:rPr>
                          <w:color w:val="000000" w:themeColor="text1"/>
                          <w:sz w:val="20"/>
                        </w:rPr>
                      </w:pPr>
                      <w:r w:rsidRPr="006E2179">
                        <w:rPr>
                          <w:color w:val="000000" w:themeColor="text1"/>
                          <w:sz w:val="20"/>
                        </w:rPr>
                        <w:t>rsnd_port0: port@0 {</w:t>
                      </w:r>
                    </w:p>
                    <w:p w:rsidR="00C31E80" w:rsidRPr="006E2179" w:rsidRDefault="00C31E80" w:rsidP="00B61C6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B61C64">
                        <w:rPr>
                          <w:color w:val="000000" w:themeColor="text1"/>
                          <w:sz w:val="20"/>
                        </w:rPr>
                        <w:t>reg = &lt;0&gt;;</w:t>
                      </w:r>
                    </w:p>
                    <w:p w:rsidR="00C31E80" w:rsidRPr="006E2179" w:rsidRDefault="00C31E80" w:rsidP="006E2179">
                      <w:pPr>
                        <w:spacing w:after="0" w:line="240" w:lineRule="auto"/>
                        <w:ind w:left="1440" w:firstLine="720"/>
                        <w:rPr>
                          <w:color w:val="000000" w:themeColor="text1"/>
                          <w:sz w:val="20"/>
                        </w:rPr>
                      </w:pPr>
                      <w:r w:rsidRPr="006E2179">
                        <w:rPr>
                          <w:color w:val="000000" w:themeColor="text1"/>
                          <w:sz w:val="20"/>
                        </w:rPr>
                        <w:t>rsnd_endpoint0: endpoint {</w:t>
                      </w:r>
                    </w:p>
                    <w:p w:rsidR="00C31E80" w:rsidRDefault="00C31E80" w:rsidP="006E2179">
                      <w:pPr>
                        <w:spacing w:after="0" w:line="240" w:lineRule="auto"/>
                        <w:ind w:left="2160" w:firstLine="720"/>
                        <w:rPr>
                          <w:color w:val="000000" w:themeColor="text1"/>
                          <w:sz w:val="20"/>
                        </w:rPr>
                      </w:pPr>
                      <w:r w:rsidRPr="006E2179">
                        <w:rPr>
                          <w:color w:val="000000" w:themeColor="text1"/>
                          <w:sz w:val="20"/>
                        </w:rPr>
                        <w:t>remote-endpoint = &lt;&amp;ak4613_endpoint</w:t>
                      </w:r>
                      <w:r>
                        <w:rPr>
                          <w:color w:val="000000" w:themeColor="text1"/>
                          <w:sz w:val="20"/>
                        </w:rPr>
                        <w:t>4</w:t>
                      </w:r>
                      <w:r w:rsidRPr="006E2179">
                        <w:rPr>
                          <w:color w:val="000000" w:themeColor="text1"/>
                          <w:sz w:val="20"/>
                        </w:rPr>
                        <w:t>&gt;;</w:t>
                      </w:r>
                    </w:p>
                    <w:p w:rsidR="00C31E80" w:rsidRDefault="00C31E80" w:rsidP="006E2179">
                      <w:pPr>
                        <w:spacing w:after="0" w:line="240" w:lineRule="auto"/>
                        <w:ind w:left="2160" w:firstLine="720"/>
                        <w:rPr>
                          <w:color w:val="000000" w:themeColor="text1"/>
                          <w:sz w:val="20"/>
                        </w:rPr>
                      </w:pPr>
                    </w:p>
                    <w:p w:rsidR="00C31E80" w:rsidRDefault="00C31E80" w:rsidP="006E2179">
                      <w:pPr>
                        <w:spacing w:after="0" w:line="240" w:lineRule="auto"/>
                        <w:rPr>
                          <w:ins w:id="295" w:author="Comparison" w:date="2018-11-21T10:33:00Z"/>
                          <w:color w:val="000000" w:themeColor="text1"/>
                          <w:sz w:val="20"/>
                        </w:rPr>
                      </w:pPr>
                      <w:r>
                        <w:rPr>
                          <w:color w:val="000000" w:themeColor="text1"/>
                          <w:sz w:val="20"/>
                        </w:rPr>
                        <w:tab/>
                        <w:t>…</w:t>
                      </w:r>
                    </w:p>
                    <w:p w:rsidR="00C31E80" w:rsidRDefault="00C31E80" w:rsidP="009A0E6F">
                      <w:pPr>
                        <w:spacing w:after="0" w:line="240" w:lineRule="auto"/>
                        <w:rPr>
                          <w:ins w:id="296" w:author="Comparison" w:date="2018-11-21T10:33:00Z"/>
                          <w:color w:val="000000" w:themeColor="text1"/>
                          <w:sz w:val="20"/>
                        </w:rPr>
                      </w:pPr>
                      <w:ins w:id="297" w:author="Comparison" w:date="2018-11-21T10:33:00Z">
                        <w:r>
                          <w:rPr>
                            <w:color w:val="000000" w:themeColor="text1"/>
                            <w:sz w:val="20"/>
                          </w:rPr>
                          <w:t>};</w:t>
                        </w:r>
                      </w:ins>
                    </w:p>
                  </w:txbxContent>
                </v:textbox>
                <w10:wrap type="topAndBottom"/>
              </v:rect>
            </w:pict>
          </mc:Fallback>
        </mc:AlternateContent>
      </w:r>
    </w:p>
    <w:p w:rsidR="008B5F0F" w:rsidRDefault="008B5F0F" w:rsidP="00BC01AA">
      <w:pPr>
        <w:ind w:left="432"/>
        <w:rPr>
          <w:rFonts w:ascii="Verdana" w:hAnsi="Verdana"/>
          <w:sz w:val="20"/>
          <w:szCs w:val="20"/>
        </w:rPr>
      </w:pPr>
    </w:p>
    <w:p w:rsidR="00BC01AA" w:rsidRDefault="00BC01AA" w:rsidP="00BC01AA">
      <w:pPr>
        <w:ind w:left="432"/>
        <w:rPr>
          <w:ins w:id="298" w:author="Comparison" w:date="2018-11-21T10:33:00Z"/>
          <w:rFonts w:ascii="Verdana" w:hAnsi="Verdana"/>
          <w:sz w:val="20"/>
          <w:szCs w:val="20"/>
        </w:rPr>
      </w:pPr>
      <w:ins w:id="299" w:author="Comparison" w:date="2018-11-21T10:33:00Z">
        <w:r>
          <w:rPr>
            <w:rFonts w:ascii="Verdana" w:hAnsi="Verdana"/>
            <w:sz w:val="20"/>
            <w:szCs w:val="20"/>
          </w:rPr>
          <w:t>The codec DAIs are also connect to ADSP’s DAI</w:t>
        </w:r>
      </w:ins>
      <w:r w:rsidR="001B2471">
        <w:rPr>
          <w:rFonts w:ascii="Verdana" w:hAnsi="Verdana"/>
          <w:sz w:val="20"/>
          <w:szCs w:val="20"/>
        </w:rPr>
        <w:t xml:space="preserve">s, and </w:t>
      </w:r>
      <w:proofErr w:type="spellStart"/>
      <w:r w:rsidR="001B2471">
        <w:rPr>
          <w:rFonts w:ascii="Verdana" w:hAnsi="Verdana"/>
          <w:sz w:val="20"/>
          <w:szCs w:val="20"/>
        </w:rPr>
        <w:t>rcar</w:t>
      </w:r>
      <w:proofErr w:type="spellEnd"/>
      <w:r w:rsidR="001B2471">
        <w:rPr>
          <w:rFonts w:ascii="Verdana" w:hAnsi="Verdana"/>
          <w:sz w:val="20"/>
          <w:szCs w:val="20"/>
        </w:rPr>
        <w:t>-sound’s DAI:</w:t>
      </w:r>
    </w:p>
    <w:p w:rsidR="00BC01AA" w:rsidRDefault="00BC01AA" w:rsidP="00BC01AA">
      <w:pPr>
        <w:ind w:left="432"/>
        <w:rPr>
          <w:ins w:id="300" w:author="Comparison" w:date="2018-11-21T10:33:00Z"/>
          <w:rFonts w:ascii="Verdana" w:hAnsi="Verdana"/>
          <w:sz w:val="20"/>
          <w:szCs w:val="20"/>
        </w:rPr>
      </w:pPr>
      <w:r>
        <w:rPr>
          <w:noProof/>
        </w:rPr>
        <mc:AlternateContent>
          <mc:Choice Requires="wps">
            <w:drawing>
              <wp:anchor distT="0" distB="0" distL="114300" distR="114300" simplePos="0" relativeHeight="251669504" behindDoc="0" locked="0" layoutInCell="1" allowOverlap="1">
                <wp:simplePos x="0" y="0"/>
                <wp:positionH relativeFrom="column">
                  <wp:posOffset>320675</wp:posOffset>
                </wp:positionH>
                <wp:positionV relativeFrom="paragraph">
                  <wp:posOffset>186690</wp:posOffset>
                </wp:positionV>
                <wp:extent cx="5667375" cy="4619625"/>
                <wp:effectExtent l="0" t="0" r="9525" b="9525"/>
                <wp:wrapTopAndBottom/>
                <wp:docPr id="92" name="Rectangle 92"/>
                <wp:cNvGraphicFramePr/>
                <a:graphic xmlns:a="http://schemas.openxmlformats.org/drawingml/2006/main">
                  <a:graphicData uri="http://schemas.microsoft.com/office/word/2010/wordprocessingShape">
                    <wps:wsp>
                      <wps:cNvSpPr/>
                      <wps:spPr>
                        <a:xfrm>
                          <a:off x="0" y="0"/>
                          <a:ext cx="5667375" cy="46196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Default="00C31E80" w:rsidP="00BC01AA">
                            <w:pPr>
                              <w:spacing w:after="0" w:line="240" w:lineRule="auto"/>
                              <w:rPr>
                                <w:ins w:id="301" w:author="Comparison" w:date="2018-11-21T10:33:00Z"/>
                                <w:color w:val="000000" w:themeColor="text1"/>
                                <w:sz w:val="20"/>
                              </w:rPr>
                            </w:pPr>
                            <w:ins w:id="302" w:author="Comparison" w:date="2018-11-21T10:33:00Z">
                              <w:r>
                                <w:rPr>
                                  <w:color w:val="000000" w:themeColor="text1"/>
                                  <w:sz w:val="20"/>
                                </w:rPr>
                                <w:t>ak4613: codec@10 {</w:t>
                              </w:r>
                            </w:ins>
                          </w:p>
                          <w:p w:rsidR="00C31E80" w:rsidRDefault="00C31E80" w:rsidP="00BC01AA">
                            <w:pPr>
                              <w:spacing w:after="0" w:line="240" w:lineRule="auto"/>
                              <w:ind w:firstLine="720"/>
                              <w:rPr>
                                <w:ins w:id="303" w:author="Comparison" w:date="2018-11-21T10:33:00Z"/>
                                <w:color w:val="000000" w:themeColor="text1"/>
                                <w:sz w:val="20"/>
                              </w:rPr>
                            </w:pPr>
                            <w:ins w:id="304" w:author="Comparison" w:date="2018-11-21T10:33:00Z">
                              <w:r>
                                <w:rPr>
                                  <w:color w:val="000000" w:themeColor="text1"/>
                                  <w:sz w:val="20"/>
                                </w:rPr>
                                <w:t>compatible = "asahi-</w:t>
                              </w:r>
                              <w:proofErr w:type="gramStart"/>
                              <w:r>
                                <w:rPr>
                                  <w:color w:val="000000" w:themeColor="text1"/>
                                  <w:sz w:val="20"/>
                                </w:rPr>
                                <w:t>kasei,ak</w:t>
                              </w:r>
                              <w:proofErr w:type="gramEnd"/>
                              <w:r>
                                <w:rPr>
                                  <w:color w:val="000000" w:themeColor="text1"/>
                                  <w:sz w:val="20"/>
                                </w:rPr>
                                <w:t>4613";</w:t>
                              </w:r>
                            </w:ins>
                          </w:p>
                          <w:p w:rsidR="00C31E80" w:rsidRDefault="00C31E80" w:rsidP="00BC01AA">
                            <w:pPr>
                              <w:spacing w:after="0" w:line="240" w:lineRule="auto"/>
                              <w:ind w:firstLine="720"/>
                              <w:rPr>
                                <w:ins w:id="305" w:author="Comparison" w:date="2018-11-21T10:33:00Z"/>
                                <w:color w:val="000000" w:themeColor="text1"/>
                                <w:sz w:val="20"/>
                              </w:rPr>
                            </w:pPr>
                            <w:ins w:id="306" w:author="Comparison" w:date="2018-11-21T10:33:00Z">
                              <w:r>
                                <w:rPr>
                                  <w:color w:val="000000" w:themeColor="text1"/>
                                  <w:sz w:val="20"/>
                                </w:rPr>
                                <w:t>…</w:t>
                              </w:r>
                            </w:ins>
                          </w:p>
                          <w:p w:rsidR="00C31E80" w:rsidRDefault="00C31E80" w:rsidP="00BC01AA">
                            <w:pPr>
                              <w:spacing w:after="0" w:line="240" w:lineRule="auto"/>
                              <w:rPr>
                                <w:ins w:id="307" w:author="Comparison" w:date="2018-11-21T10:33:00Z"/>
                                <w:color w:val="000000" w:themeColor="text1"/>
                                <w:sz w:val="20"/>
                              </w:rPr>
                            </w:pPr>
                          </w:p>
                          <w:p w:rsidR="00C31E80" w:rsidRDefault="00C31E80" w:rsidP="00BC01AA">
                            <w:pPr>
                              <w:spacing w:after="0" w:line="240" w:lineRule="auto"/>
                              <w:ind w:firstLine="720"/>
                              <w:rPr>
                                <w:color w:val="000000" w:themeColor="text1"/>
                                <w:sz w:val="20"/>
                              </w:rPr>
                            </w:pPr>
                            <w:ins w:id="308" w:author="Comparison" w:date="2018-11-21T10:33:00Z">
                              <w:r>
                                <w:rPr>
                                  <w:color w:val="000000" w:themeColor="text1"/>
                                  <w:sz w:val="20"/>
                                </w:rPr>
                                <w:t>port</w:t>
                              </w:r>
                            </w:ins>
                            <w:r>
                              <w:rPr>
                                <w:color w:val="000000" w:themeColor="text1"/>
                                <w:sz w:val="20"/>
                              </w:rPr>
                              <w:t>s</w:t>
                            </w:r>
                            <w:ins w:id="309" w:author="Comparison" w:date="2018-11-21T10:33:00Z">
                              <w:r>
                                <w:rPr>
                                  <w:color w:val="000000" w:themeColor="text1"/>
                                  <w:sz w:val="20"/>
                                </w:rPr>
                                <w:t xml:space="preserve"> {</w:t>
                              </w:r>
                            </w:ins>
                          </w:p>
                          <w:p w:rsidR="00C31E80" w:rsidRPr="00B61C64" w:rsidRDefault="00C31E80" w:rsidP="00B61C64">
                            <w:pPr>
                              <w:spacing w:after="0" w:line="240" w:lineRule="auto"/>
                              <w:ind w:left="720" w:firstLine="720"/>
                              <w:rPr>
                                <w:color w:val="000000" w:themeColor="text1"/>
                                <w:sz w:val="20"/>
                              </w:rPr>
                            </w:pPr>
                            <w:r w:rsidRPr="00B61C64">
                              <w:rPr>
                                <w:color w:val="000000" w:themeColor="text1"/>
                                <w:sz w:val="20"/>
                              </w:rPr>
                              <w:t>#address-cells = &lt;1&gt;;</w:t>
                            </w:r>
                          </w:p>
                          <w:p w:rsidR="00C31E80" w:rsidRDefault="00C31E80" w:rsidP="00B61C64">
                            <w:pPr>
                              <w:spacing w:after="0" w:line="240" w:lineRule="auto"/>
                              <w:ind w:left="720" w:firstLine="720"/>
                              <w:rPr>
                                <w:ins w:id="310" w:author="Comparison" w:date="2018-11-21T10:33:00Z"/>
                                <w:color w:val="000000" w:themeColor="text1"/>
                                <w:sz w:val="20"/>
                              </w:rPr>
                            </w:pPr>
                            <w:r w:rsidRPr="00B61C64">
                              <w:rPr>
                                <w:color w:val="000000" w:themeColor="text1"/>
                                <w:sz w:val="20"/>
                              </w:rPr>
                              <w:t>#size-cells = &lt;0&gt;;</w:t>
                            </w:r>
                          </w:p>
                          <w:p w:rsidR="00C31E80" w:rsidRDefault="00C31E80" w:rsidP="00BC01AA">
                            <w:pPr>
                              <w:spacing w:after="0" w:line="240" w:lineRule="auto"/>
                              <w:ind w:left="720" w:firstLine="720"/>
                              <w:rPr>
                                <w:color w:val="000000" w:themeColor="text1"/>
                                <w:sz w:val="20"/>
                              </w:rPr>
                            </w:pPr>
                            <w:ins w:id="311" w:author="Comparison" w:date="2018-11-21T10:33:00Z">
                              <w:r>
                                <w:rPr>
                                  <w:color w:val="000000" w:themeColor="text1"/>
                                  <w:sz w:val="20"/>
                                </w:rPr>
                                <w:t>ak4613_endpoint0: endpoint@0 {</w:t>
                              </w:r>
                            </w:ins>
                          </w:p>
                          <w:p w:rsidR="00C31E80" w:rsidRDefault="00C31E80" w:rsidP="00B61C64">
                            <w:pPr>
                              <w:spacing w:after="0" w:line="240" w:lineRule="auto"/>
                              <w:ind w:left="1440" w:firstLine="720"/>
                              <w:rPr>
                                <w:ins w:id="312" w:author="Comparison" w:date="2018-11-21T10:33:00Z"/>
                                <w:color w:val="000000" w:themeColor="text1"/>
                                <w:sz w:val="20"/>
                              </w:rPr>
                            </w:pPr>
                            <w:r w:rsidRPr="00B61C64">
                              <w:rPr>
                                <w:color w:val="000000" w:themeColor="text1"/>
                                <w:sz w:val="20"/>
                              </w:rPr>
                              <w:t>reg = &lt;0&gt;;</w:t>
                            </w:r>
                          </w:p>
                          <w:p w:rsidR="00C31E80" w:rsidRDefault="00C31E80" w:rsidP="00BC01AA">
                            <w:pPr>
                              <w:spacing w:after="0" w:line="240" w:lineRule="auto"/>
                              <w:ind w:left="1440" w:firstLine="720"/>
                              <w:rPr>
                                <w:ins w:id="313" w:author="Comparison" w:date="2018-11-21T10:33:00Z"/>
                                <w:color w:val="000000" w:themeColor="text1"/>
                                <w:sz w:val="20"/>
                              </w:rPr>
                            </w:pPr>
                            <w:ins w:id="314" w:author="Comparison" w:date="2018-11-21T10:33:00Z">
                              <w:r>
                                <w:rPr>
                                  <w:color w:val="000000" w:themeColor="text1"/>
                                  <w:sz w:val="20"/>
                                </w:rPr>
                                <w:t>remote-endpoint = &lt;&amp;adsp_endpoint0&gt;;</w:t>
                              </w:r>
                            </w:ins>
                          </w:p>
                          <w:p w:rsidR="00C31E80" w:rsidRDefault="00C31E80" w:rsidP="00BC01AA">
                            <w:pPr>
                              <w:spacing w:after="0" w:line="240" w:lineRule="auto"/>
                              <w:ind w:left="720" w:firstLine="720"/>
                              <w:rPr>
                                <w:ins w:id="315" w:author="Comparison" w:date="2018-11-21T10:33:00Z"/>
                                <w:color w:val="000000" w:themeColor="text1"/>
                                <w:sz w:val="20"/>
                              </w:rPr>
                            </w:pPr>
                            <w:ins w:id="316"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17" w:author="Comparison" w:date="2018-11-21T10:33:00Z">
                              <w:r>
                                <w:rPr>
                                  <w:color w:val="000000" w:themeColor="text1"/>
                                  <w:sz w:val="20"/>
                                </w:rPr>
                                <w:t>ak4613_endpoint1: endpoint@1 {</w:t>
                              </w:r>
                            </w:ins>
                          </w:p>
                          <w:p w:rsidR="00C31E80" w:rsidRDefault="00C31E80" w:rsidP="00B61C64">
                            <w:pPr>
                              <w:spacing w:after="0" w:line="240" w:lineRule="auto"/>
                              <w:ind w:left="1440" w:firstLine="720"/>
                              <w:rPr>
                                <w:ins w:id="318" w:author="Comparison" w:date="2018-11-21T10:33:00Z"/>
                                <w:color w:val="000000" w:themeColor="text1"/>
                                <w:sz w:val="20"/>
                              </w:rPr>
                            </w:pPr>
                            <w:r>
                              <w:rPr>
                                <w:color w:val="000000" w:themeColor="text1"/>
                                <w:sz w:val="20"/>
                              </w:rPr>
                              <w:t>reg = &lt;1</w:t>
                            </w:r>
                            <w:r w:rsidRPr="00B61C64">
                              <w:rPr>
                                <w:color w:val="000000" w:themeColor="text1"/>
                                <w:sz w:val="20"/>
                              </w:rPr>
                              <w:t>&gt;;</w:t>
                            </w:r>
                          </w:p>
                          <w:p w:rsidR="00C31E80" w:rsidRDefault="00C31E80" w:rsidP="00BC01AA">
                            <w:pPr>
                              <w:spacing w:after="0" w:line="240" w:lineRule="auto"/>
                              <w:ind w:left="1440" w:firstLine="720"/>
                              <w:rPr>
                                <w:ins w:id="319" w:author="Comparison" w:date="2018-11-21T10:33:00Z"/>
                                <w:color w:val="000000" w:themeColor="text1"/>
                                <w:sz w:val="20"/>
                              </w:rPr>
                            </w:pPr>
                            <w:ins w:id="320" w:author="Comparison" w:date="2018-11-21T10:33:00Z">
                              <w:r>
                                <w:rPr>
                                  <w:color w:val="000000" w:themeColor="text1"/>
                                  <w:sz w:val="20"/>
                                </w:rPr>
                                <w:t>remote-endpoint = &lt;&amp;adsp_endpoint1&gt;;</w:t>
                              </w:r>
                            </w:ins>
                          </w:p>
                          <w:p w:rsidR="00C31E80" w:rsidRDefault="00C31E80" w:rsidP="00BC01AA">
                            <w:pPr>
                              <w:spacing w:after="0" w:line="240" w:lineRule="auto"/>
                              <w:ind w:left="720" w:firstLine="720"/>
                              <w:rPr>
                                <w:ins w:id="321" w:author="Comparison" w:date="2018-11-21T10:33:00Z"/>
                                <w:color w:val="000000" w:themeColor="text1"/>
                                <w:sz w:val="20"/>
                              </w:rPr>
                            </w:pPr>
                            <w:ins w:id="322"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23" w:author="Comparison" w:date="2018-11-21T10:33:00Z">
                              <w:r>
                                <w:rPr>
                                  <w:color w:val="000000" w:themeColor="text1"/>
                                  <w:sz w:val="20"/>
                                </w:rPr>
                                <w:t>ak4613_endpoint2: endpoint@2 {</w:t>
                              </w:r>
                            </w:ins>
                          </w:p>
                          <w:p w:rsidR="00C31E80" w:rsidRDefault="00C31E80" w:rsidP="00B61C64">
                            <w:pPr>
                              <w:spacing w:after="0" w:line="240" w:lineRule="auto"/>
                              <w:ind w:left="1440" w:firstLine="720"/>
                              <w:rPr>
                                <w:ins w:id="324" w:author="Comparison" w:date="2018-11-21T10:33:00Z"/>
                                <w:color w:val="000000" w:themeColor="text1"/>
                                <w:sz w:val="20"/>
                              </w:rPr>
                            </w:pPr>
                            <w:r w:rsidRPr="00B61C64">
                              <w:rPr>
                                <w:color w:val="000000" w:themeColor="text1"/>
                                <w:sz w:val="20"/>
                              </w:rPr>
                              <w:t>reg = &lt;</w:t>
                            </w:r>
                            <w:r>
                              <w:rPr>
                                <w:color w:val="000000" w:themeColor="text1"/>
                                <w:sz w:val="20"/>
                              </w:rPr>
                              <w:t>2</w:t>
                            </w:r>
                            <w:r w:rsidRPr="00B61C64">
                              <w:rPr>
                                <w:color w:val="000000" w:themeColor="text1"/>
                                <w:sz w:val="20"/>
                              </w:rPr>
                              <w:t>&gt;;</w:t>
                            </w:r>
                          </w:p>
                          <w:p w:rsidR="00C31E80" w:rsidRDefault="00C31E80" w:rsidP="00BC01AA">
                            <w:pPr>
                              <w:spacing w:after="0" w:line="240" w:lineRule="auto"/>
                              <w:ind w:left="1440" w:firstLine="720"/>
                              <w:rPr>
                                <w:ins w:id="325" w:author="Comparison" w:date="2018-11-21T10:33:00Z"/>
                                <w:color w:val="000000" w:themeColor="text1"/>
                                <w:sz w:val="20"/>
                              </w:rPr>
                            </w:pPr>
                            <w:ins w:id="326" w:author="Comparison" w:date="2018-11-21T10:33:00Z">
                              <w:r>
                                <w:rPr>
                                  <w:color w:val="000000" w:themeColor="text1"/>
                                  <w:sz w:val="20"/>
                                </w:rPr>
                                <w:t>remote-endpoint = &lt;&amp;adsp_endpoint2&gt;;</w:t>
                              </w:r>
                            </w:ins>
                          </w:p>
                          <w:p w:rsidR="00C31E80" w:rsidRDefault="00C31E80" w:rsidP="00BC01AA">
                            <w:pPr>
                              <w:spacing w:after="0" w:line="240" w:lineRule="auto"/>
                              <w:ind w:left="720" w:firstLine="720"/>
                              <w:rPr>
                                <w:ins w:id="327" w:author="Comparison" w:date="2018-11-21T10:33:00Z"/>
                                <w:color w:val="000000" w:themeColor="text1"/>
                                <w:sz w:val="20"/>
                              </w:rPr>
                            </w:pPr>
                            <w:ins w:id="328"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29" w:author="Comparison" w:date="2018-11-21T10:33:00Z">
                              <w:r>
                                <w:rPr>
                                  <w:color w:val="000000" w:themeColor="text1"/>
                                  <w:sz w:val="20"/>
                                </w:rPr>
                                <w:t>ak4613_endpoint3: endpoint@3 {</w:t>
                              </w:r>
                            </w:ins>
                          </w:p>
                          <w:p w:rsidR="00C31E80" w:rsidRDefault="00C31E80" w:rsidP="00B61C64">
                            <w:pPr>
                              <w:spacing w:after="0" w:line="240" w:lineRule="auto"/>
                              <w:ind w:left="1440" w:firstLine="720"/>
                              <w:rPr>
                                <w:ins w:id="330" w:author="Comparison" w:date="2018-11-21T10:33:00Z"/>
                                <w:color w:val="000000" w:themeColor="text1"/>
                                <w:sz w:val="20"/>
                              </w:rPr>
                            </w:pPr>
                            <w:r w:rsidRPr="00B61C64">
                              <w:rPr>
                                <w:color w:val="000000" w:themeColor="text1"/>
                                <w:sz w:val="20"/>
                              </w:rPr>
                              <w:t>reg = &lt;</w:t>
                            </w:r>
                            <w:r>
                              <w:rPr>
                                <w:color w:val="000000" w:themeColor="text1"/>
                                <w:sz w:val="20"/>
                              </w:rPr>
                              <w:t>3</w:t>
                            </w:r>
                            <w:r w:rsidRPr="00B61C64">
                              <w:rPr>
                                <w:color w:val="000000" w:themeColor="text1"/>
                                <w:sz w:val="20"/>
                              </w:rPr>
                              <w:t>&gt;;</w:t>
                            </w:r>
                          </w:p>
                          <w:p w:rsidR="00C31E80" w:rsidRDefault="00C31E80" w:rsidP="00BC01AA">
                            <w:pPr>
                              <w:spacing w:after="0" w:line="240" w:lineRule="auto"/>
                              <w:ind w:left="1440" w:firstLine="720"/>
                              <w:rPr>
                                <w:ins w:id="331" w:author="Comparison" w:date="2018-11-21T10:33:00Z"/>
                                <w:color w:val="000000" w:themeColor="text1"/>
                                <w:sz w:val="20"/>
                              </w:rPr>
                            </w:pPr>
                            <w:ins w:id="332" w:author="Comparison" w:date="2018-11-21T10:33:00Z">
                              <w:r>
                                <w:rPr>
                                  <w:color w:val="000000" w:themeColor="text1"/>
                                  <w:sz w:val="20"/>
                                </w:rPr>
                                <w:t>remote-endpoint = &lt;&amp;adsp_endpoint3&gt;;</w:t>
                              </w:r>
                            </w:ins>
                          </w:p>
                          <w:p w:rsidR="00C31E80" w:rsidRDefault="00C31E80" w:rsidP="00BC01AA">
                            <w:pPr>
                              <w:spacing w:after="0" w:line="240" w:lineRule="auto"/>
                              <w:ind w:left="720" w:firstLine="720"/>
                              <w:rPr>
                                <w:color w:val="000000" w:themeColor="text1"/>
                                <w:sz w:val="20"/>
                              </w:rPr>
                            </w:pPr>
                            <w:ins w:id="333" w:author="Comparison" w:date="2018-11-21T10:33:00Z">
                              <w:r>
                                <w:rPr>
                                  <w:color w:val="000000" w:themeColor="text1"/>
                                  <w:sz w:val="20"/>
                                </w:rPr>
                                <w:t>};</w:t>
                              </w:r>
                            </w:ins>
                          </w:p>
                          <w:p w:rsidR="00C31E80" w:rsidRDefault="00C31E80" w:rsidP="0046338B">
                            <w:pPr>
                              <w:spacing w:after="0" w:line="240" w:lineRule="auto"/>
                              <w:ind w:left="720" w:firstLine="720"/>
                              <w:rPr>
                                <w:color w:val="000000" w:themeColor="text1"/>
                                <w:sz w:val="20"/>
                              </w:rPr>
                            </w:pPr>
                            <w:ins w:id="334" w:author="Comparison" w:date="2018-11-21T10:33:00Z">
                              <w:r>
                                <w:rPr>
                                  <w:color w:val="000000" w:themeColor="text1"/>
                                  <w:sz w:val="20"/>
                                </w:rPr>
                                <w:t>ak4613_endpoint</w:t>
                              </w:r>
                            </w:ins>
                            <w:r>
                              <w:rPr>
                                <w:color w:val="000000" w:themeColor="text1"/>
                                <w:sz w:val="20"/>
                              </w:rPr>
                              <w:t>4</w:t>
                            </w:r>
                            <w:ins w:id="335" w:author="Comparison" w:date="2018-11-21T10:33:00Z">
                              <w:r>
                                <w:rPr>
                                  <w:color w:val="000000" w:themeColor="text1"/>
                                  <w:sz w:val="20"/>
                                </w:rPr>
                                <w:t>: endpoint@</w:t>
                              </w:r>
                            </w:ins>
                            <w:r>
                              <w:rPr>
                                <w:color w:val="000000" w:themeColor="text1"/>
                                <w:sz w:val="20"/>
                              </w:rPr>
                              <w:t>4</w:t>
                            </w:r>
                            <w:ins w:id="336" w:author="Comparison" w:date="2018-11-21T10:33:00Z">
                              <w:r>
                                <w:rPr>
                                  <w:color w:val="000000" w:themeColor="text1"/>
                                  <w:sz w:val="20"/>
                                </w:rPr>
                                <w:t xml:space="preserve"> {</w:t>
                              </w:r>
                            </w:ins>
                          </w:p>
                          <w:p w:rsidR="00C31E80" w:rsidRDefault="00C31E80" w:rsidP="00B61C64">
                            <w:pPr>
                              <w:spacing w:after="0" w:line="240" w:lineRule="auto"/>
                              <w:ind w:left="1440" w:firstLine="720"/>
                              <w:rPr>
                                <w:ins w:id="337" w:author="Comparison" w:date="2018-11-21T10:33:00Z"/>
                                <w:color w:val="000000" w:themeColor="text1"/>
                                <w:sz w:val="20"/>
                              </w:rPr>
                            </w:pPr>
                            <w:r w:rsidRPr="00B61C64">
                              <w:rPr>
                                <w:color w:val="000000" w:themeColor="text1"/>
                                <w:sz w:val="20"/>
                              </w:rPr>
                              <w:t>reg = &lt;</w:t>
                            </w:r>
                            <w:r>
                              <w:rPr>
                                <w:color w:val="000000" w:themeColor="text1"/>
                                <w:sz w:val="20"/>
                              </w:rPr>
                              <w:t>4</w:t>
                            </w:r>
                            <w:r w:rsidRPr="00B61C64">
                              <w:rPr>
                                <w:color w:val="000000" w:themeColor="text1"/>
                                <w:sz w:val="20"/>
                              </w:rPr>
                              <w:t>&gt;;</w:t>
                            </w:r>
                          </w:p>
                          <w:p w:rsidR="00C31E80" w:rsidRDefault="00C31E80" w:rsidP="0046338B">
                            <w:pPr>
                              <w:spacing w:after="0" w:line="240" w:lineRule="auto"/>
                              <w:ind w:left="1440" w:firstLine="720"/>
                              <w:rPr>
                                <w:ins w:id="338" w:author="Comparison" w:date="2018-11-21T10:33:00Z"/>
                                <w:color w:val="000000" w:themeColor="text1"/>
                                <w:sz w:val="20"/>
                              </w:rPr>
                            </w:pPr>
                            <w:ins w:id="339" w:author="Comparison" w:date="2018-11-21T10:33:00Z">
                              <w:r>
                                <w:rPr>
                                  <w:color w:val="000000" w:themeColor="text1"/>
                                  <w:sz w:val="20"/>
                                </w:rPr>
                                <w:t>remote-endpoint = &lt;&amp;</w:t>
                              </w:r>
                            </w:ins>
                            <w:r w:rsidRPr="0046338B">
                              <w:rPr>
                                <w:color w:val="000000" w:themeColor="text1"/>
                                <w:sz w:val="20"/>
                              </w:rPr>
                              <w:t>rsnd_endpoint</w:t>
                            </w:r>
                            <w:r>
                              <w:rPr>
                                <w:color w:val="000000" w:themeColor="text1"/>
                                <w:sz w:val="20"/>
                              </w:rPr>
                              <w:t>0</w:t>
                            </w:r>
                            <w:ins w:id="340" w:author="Comparison" w:date="2018-11-21T10:33:00Z">
                              <w:r>
                                <w:rPr>
                                  <w:color w:val="000000" w:themeColor="text1"/>
                                  <w:sz w:val="20"/>
                                </w:rPr>
                                <w:t>&gt;;</w:t>
                              </w:r>
                            </w:ins>
                          </w:p>
                          <w:p w:rsidR="00C31E80" w:rsidRDefault="00C31E80" w:rsidP="0046338B">
                            <w:pPr>
                              <w:spacing w:after="0" w:line="240" w:lineRule="auto"/>
                              <w:ind w:left="720" w:firstLine="720"/>
                              <w:rPr>
                                <w:ins w:id="341" w:author="Comparison" w:date="2018-11-21T10:33:00Z"/>
                                <w:color w:val="000000" w:themeColor="text1"/>
                                <w:sz w:val="20"/>
                              </w:rPr>
                            </w:pPr>
                            <w:ins w:id="342" w:author="Comparison" w:date="2018-11-21T10:33:00Z">
                              <w:r>
                                <w:rPr>
                                  <w:color w:val="000000" w:themeColor="text1"/>
                                  <w:sz w:val="20"/>
                                </w:rPr>
                                <w:t>};</w:t>
                              </w:r>
                            </w:ins>
                          </w:p>
                          <w:p w:rsidR="00C31E80" w:rsidRDefault="00C31E80" w:rsidP="00BC01AA">
                            <w:pPr>
                              <w:spacing w:after="0" w:line="240" w:lineRule="auto"/>
                              <w:ind w:firstLine="720"/>
                              <w:rPr>
                                <w:ins w:id="343" w:author="Comparison" w:date="2018-11-21T10:33:00Z"/>
                                <w:color w:val="000000" w:themeColor="text1"/>
                                <w:sz w:val="20"/>
                              </w:rPr>
                            </w:pPr>
                            <w:ins w:id="344" w:author="Comparison" w:date="2018-11-21T10:33:00Z">
                              <w:r>
                                <w:rPr>
                                  <w:color w:val="000000" w:themeColor="text1"/>
                                  <w:sz w:val="20"/>
                                </w:rPr>
                                <w:t>};</w:t>
                              </w:r>
                            </w:ins>
                          </w:p>
                          <w:p w:rsidR="00C31E80" w:rsidRDefault="00C31E80" w:rsidP="00BC01AA">
                            <w:pPr>
                              <w:spacing w:after="0" w:line="240" w:lineRule="auto"/>
                              <w:rPr>
                                <w:ins w:id="345" w:author="Comparison" w:date="2018-11-21T10:33:00Z"/>
                                <w:color w:val="000000" w:themeColor="text1"/>
                                <w:sz w:val="20"/>
                              </w:rPr>
                            </w:pPr>
                            <w:ins w:id="346" w:author="Comparison" w:date="2018-11-21T10:33:00Z">
                              <w:r>
                                <w:rPr>
                                  <w:color w:val="000000" w:themeColor="text1"/>
                                  <w:sz w:val="20"/>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2" o:spid="_x0000_s1122" style="position:absolute;left:0;text-align:left;margin-left:25.25pt;margin-top:14.7pt;width:446.25pt;height:36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" fillcolor="#f2f2f2 [3052]" stroked="f" strokeweight="1pt">
                <v:textbox>
                  <w:txbxContent>
                    <w:p w:rsidR="00C31E80" w:rsidRDefault="00C31E80" w:rsidP="00BC01AA">
                      <w:pPr>
                        <w:spacing w:after="0" w:line="240" w:lineRule="auto"/>
                        <w:rPr>
                          <w:ins w:id="347" w:author="Comparison" w:date="2018-11-21T10:33:00Z"/>
                          <w:color w:val="000000" w:themeColor="text1"/>
                          <w:sz w:val="20"/>
                        </w:rPr>
                      </w:pPr>
                      <w:ins w:id="348" w:author="Comparison" w:date="2018-11-21T10:33:00Z">
                        <w:r>
                          <w:rPr>
                            <w:color w:val="000000" w:themeColor="text1"/>
                            <w:sz w:val="20"/>
                          </w:rPr>
                          <w:t>ak4613: codec@10 {</w:t>
                        </w:r>
                      </w:ins>
                    </w:p>
                    <w:p w:rsidR="00C31E80" w:rsidRDefault="00C31E80" w:rsidP="00BC01AA">
                      <w:pPr>
                        <w:spacing w:after="0" w:line="240" w:lineRule="auto"/>
                        <w:ind w:firstLine="720"/>
                        <w:rPr>
                          <w:ins w:id="349" w:author="Comparison" w:date="2018-11-21T10:33:00Z"/>
                          <w:color w:val="000000" w:themeColor="text1"/>
                          <w:sz w:val="20"/>
                        </w:rPr>
                      </w:pPr>
                      <w:ins w:id="350" w:author="Comparison" w:date="2018-11-21T10:33:00Z">
                        <w:r>
                          <w:rPr>
                            <w:color w:val="000000" w:themeColor="text1"/>
                            <w:sz w:val="20"/>
                          </w:rPr>
                          <w:t>compatible = "asahi-</w:t>
                        </w:r>
                        <w:proofErr w:type="gramStart"/>
                        <w:r>
                          <w:rPr>
                            <w:color w:val="000000" w:themeColor="text1"/>
                            <w:sz w:val="20"/>
                          </w:rPr>
                          <w:t>kasei,ak</w:t>
                        </w:r>
                        <w:proofErr w:type="gramEnd"/>
                        <w:r>
                          <w:rPr>
                            <w:color w:val="000000" w:themeColor="text1"/>
                            <w:sz w:val="20"/>
                          </w:rPr>
                          <w:t>4613";</w:t>
                        </w:r>
                      </w:ins>
                    </w:p>
                    <w:p w:rsidR="00C31E80" w:rsidRDefault="00C31E80" w:rsidP="00BC01AA">
                      <w:pPr>
                        <w:spacing w:after="0" w:line="240" w:lineRule="auto"/>
                        <w:ind w:firstLine="720"/>
                        <w:rPr>
                          <w:ins w:id="351" w:author="Comparison" w:date="2018-11-21T10:33:00Z"/>
                          <w:color w:val="000000" w:themeColor="text1"/>
                          <w:sz w:val="20"/>
                        </w:rPr>
                      </w:pPr>
                      <w:ins w:id="352" w:author="Comparison" w:date="2018-11-21T10:33:00Z">
                        <w:r>
                          <w:rPr>
                            <w:color w:val="000000" w:themeColor="text1"/>
                            <w:sz w:val="20"/>
                          </w:rPr>
                          <w:t>…</w:t>
                        </w:r>
                      </w:ins>
                    </w:p>
                    <w:p w:rsidR="00C31E80" w:rsidRDefault="00C31E80" w:rsidP="00BC01AA">
                      <w:pPr>
                        <w:spacing w:after="0" w:line="240" w:lineRule="auto"/>
                        <w:rPr>
                          <w:ins w:id="353" w:author="Comparison" w:date="2018-11-21T10:33:00Z"/>
                          <w:color w:val="000000" w:themeColor="text1"/>
                          <w:sz w:val="20"/>
                        </w:rPr>
                      </w:pPr>
                    </w:p>
                    <w:p w:rsidR="00C31E80" w:rsidRDefault="00C31E80" w:rsidP="00BC01AA">
                      <w:pPr>
                        <w:spacing w:after="0" w:line="240" w:lineRule="auto"/>
                        <w:ind w:firstLine="720"/>
                        <w:rPr>
                          <w:color w:val="000000" w:themeColor="text1"/>
                          <w:sz w:val="20"/>
                        </w:rPr>
                      </w:pPr>
                      <w:ins w:id="354" w:author="Comparison" w:date="2018-11-21T10:33:00Z">
                        <w:r>
                          <w:rPr>
                            <w:color w:val="000000" w:themeColor="text1"/>
                            <w:sz w:val="20"/>
                          </w:rPr>
                          <w:t>port</w:t>
                        </w:r>
                      </w:ins>
                      <w:r>
                        <w:rPr>
                          <w:color w:val="000000" w:themeColor="text1"/>
                          <w:sz w:val="20"/>
                        </w:rPr>
                        <w:t>s</w:t>
                      </w:r>
                      <w:ins w:id="355" w:author="Comparison" w:date="2018-11-21T10:33:00Z">
                        <w:r>
                          <w:rPr>
                            <w:color w:val="000000" w:themeColor="text1"/>
                            <w:sz w:val="20"/>
                          </w:rPr>
                          <w:t xml:space="preserve"> {</w:t>
                        </w:r>
                      </w:ins>
                    </w:p>
                    <w:p w:rsidR="00C31E80" w:rsidRPr="00B61C64" w:rsidRDefault="00C31E80" w:rsidP="00B61C64">
                      <w:pPr>
                        <w:spacing w:after="0" w:line="240" w:lineRule="auto"/>
                        <w:ind w:left="720" w:firstLine="720"/>
                        <w:rPr>
                          <w:color w:val="000000" w:themeColor="text1"/>
                          <w:sz w:val="20"/>
                        </w:rPr>
                      </w:pPr>
                      <w:r w:rsidRPr="00B61C64">
                        <w:rPr>
                          <w:color w:val="000000" w:themeColor="text1"/>
                          <w:sz w:val="20"/>
                        </w:rPr>
                        <w:t>#address-cells = &lt;1&gt;;</w:t>
                      </w:r>
                    </w:p>
                    <w:p w:rsidR="00C31E80" w:rsidRDefault="00C31E80" w:rsidP="00B61C64">
                      <w:pPr>
                        <w:spacing w:after="0" w:line="240" w:lineRule="auto"/>
                        <w:ind w:left="720" w:firstLine="720"/>
                        <w:rPr>
                          <w:ins w:id="356" w:author="Comparison" w:date="2018-11-21T10:33:00Z"/>
                          <w:color w:val="000000" w:themeColor="text1"/>
                          <w:sz w:val="20"/>
                        </w:rPr>
                      </w:pPr>
                      <w:r w:rsidRPr="00B61C64">
                        <w:rPr>
                          <w:color w:val="000000" w:themeColor="text1"/>
                          <w:sz w:val="20"/>
                        </w:rPr>
                        <w:t>#size-cells = &lt;0&gt;;</w:t>
                      </w:r>
                    </w:p>
                    <w:p w:rsidR="00C31E80" w:rsidRDefault="00C31E80" w:rsidP="00BC01AA">
                      <w:pPr>
                        <w:spacing w:after="0" w:line="240" w:lineRule="auto"/>
                        <w:ind w:left="720" w:firstLine="720"/>
                        <w:rPr>
                          <w:color w:val="000000" w:themeColor="text1"/>
                          <w:sz w:val="20"/>
                        </w:rPr>
                      </w:pPr>
                      <w:ins w:id="357" w:author="Comparison" w:date="2018-11-21T10:33:00Z">
                        <w:r>
                          <w:rPr>
                            <w:color w:val="000000" w:themeColor="text1"/>
                            <w:sz w:val="20"/>
                          </w:rPr>
                          <w:t>ak4613_endpoint0: endpoint@0 {</w:t>
                        </w:r>
                      </w:ins>
                    </w:p>
                    <w:p w:rsidR="00C31E80" w:rsidRDefault="00C31E80" w:rsidP="00B61C64">
                      <w:pPr>
                        <w:spacing w:after="0" w:line="240" w:lineRule="auto"/>
                        <w:ind w:left="1440" w:firstLine="720"/>
                        <w:rPr>
                          <w:ins w:id="358" w:author="Comparison" w:date="2018-11-21T10:33:00Z"/>
                          <w:color w:val="000000" w:themeColor="text1"/>
                          <w:sz w:val="20"/>
                        </w:rPr>
                      </w:pPr>
                      <w:r w:rsidRPr="00B61C64">
                        <w:rPr>
                          <w:color w:val="000000" w:themeColor="text1"/>
                          <w:sz w:val="20"/>
                        </w:rPr>
                        <w:t>reg = &lt;0&gt;;</w:t>
                      </w:r>
                    </w:p>
                    <w:p w:rsidR="00C31E80" w:rsidRDefault="00C31E80" w:rsidP="00BC01AA">
                      <w:pPr>
                        <w:spacing w:after="0" w:line="240" w:lineRule="auto"/>
                        <w:ind w:left="1440" w:firstLine="720"/>
                        <w:rPr>
                          <w:ins w:id="359" w:author="Comparison" w:date="2018-11-21T10:33:00Z"/>
                          <w:color w:val="000000" w:themeColor="text1"/>
                          <w:sz w:val="20"/>
                        </w:rPr>
                      </w:pPr>
                      <w:ins w:id="360" w:author="Comparison" w:date="2018-11-21T10:33:00Z">
                        <w:r>
                          <w:rPr>
                            <w:color w:val="000000" w:themeColor="text1"/>
                            <w:sz w:val="20"/>
                          </w:rPr>
                          <w:t>remote-endpoint = &lt;&amp;adsp_endpoint0&gt;;</w:t>
                        </w:r>
                      </w:ins>
                    </w:p>
                    <w:p w:rsidR="00C31E80" w:rsidRDefault="00C31E80" w:rsidP="00BC01AA">
                      <w:pPr>
                        <w:spacing w:after="0" w:line="240" w:lineRule="auto"/>
                        <w:ind w:left="720" w:firstLine="720"/>
                        <w:rPr>
                          <w:ins w:id="361" w:author="Comparison" w:date="2018-11-21T10:33:00Z"/>
                          <w:color w:val="000000" w:themeColor="text1"/>
                          <w:sz w:val="20"/>
                        </w:rPr>
                      </w:pPr>
                      <w:ins w:id="362"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63" w:author="Comparison" w:date="2018-11-21T10:33:00Z">
                        <w:r>
                          <w:rPr>
                            <w:color w:val="000000" w:themeColor="text1"/>
                            <w:sz w:val="20"/>
                          </w:rPr>
                          <w:t>ak4613_endpoint1: endpoint@1 {</w:t>
                        </w:r>
                      </w:ins>
                    </w:p>
                    <w:p w:rsidR="00C31E80" w:rsidRDefault="00C31E80" w:rsidP="00B61C64">
                      <w:pPr>
                        <w:spacing w:after="0" w:line="240" w:lineRule="auto"/>
                        <w:ind w:left="1440" w:firstLine="720"/>
                        <w:rPr>
                          <w:ins w:id="364" w:author="Comparison" w:date="2018-11-21T10:33:00Z"/>
                          <w:color w:val="000000" w:themeColor="text1"/>
                          <w:sz w:val="20"/>
                        </w:rPr>
                      </w:pPr>
                      <w:r>
                        <w:rPr>
                          <w:color w:val="000000" w:themeColor="text1"/>
                          <w:sz w:val="20"/>
                        </w:rPr>
                        <w:t>reg = &lt;1</w:t>
                      </w:r>
                      <w:r w:rsidRPr="00B61C64">
                        <w:rPr>
                          <w:color w:val="000000" w:themeColor="text1"/>
                          <w:sz w:val="20"/>
                        </w:rPr>
                        <w:t>&gt;;</w:t>
                      </w:r>
                    </w:p>
                    <w:p w:rsidR="00C31E80" w:rsidRDefault="00C31E80" w:rsidP="00BC01AA">
                      <w:pPr>
                        <w:spacing w:after="0" w:line="240" w:lineRule="auto"/>
                        <w:ind w:left="1440" w:firstLine="720"/>
                        <w:rPr>
                          <w:ins w:id="365" w:author="Comparison" w:date="2018-11-21T10:33:00Z"/>
                          <w:color w:val="000000" w:themeColor="text1"/>
                          <w:sz w:val="20"/>
                        </w:rPr>
                      </w:pPr>
                      <w:ins w:id="366" w:author="Comparison" w:date="2018-11-21T10:33:00Z">
                        <w:r>
                          <w:rPr>
                            <w:color w:val="000000" w:themeColor="text1"/>
                            <w:sz w:val="20"/>
                          </w:rPr>
                          <w:t>remote-endpoint = &lt;&amp;adsp_endpoint1&gt;;</w:t>
                        </w:r>
                      </w:ins>
                    </w:p>
                    <w:p w:rsidR="00C31E80" w:rsidRDefault="00C31E80" w:rsidP="00BC01AA">
                      <w:pPr>
                        <w:spacing w:after="0" w:line="240" w:lineRule="auto"/>
                        <w:ind w:left="720" w:firstLine="720"/>
                        <w:rPr>
                          <w:ins w:id="367" w:author="Comparison" w:date="2018-11-21T10:33:00Z"/>
                          <w:color w:val="000000" w:themeColor="text1"/>
                          <w:sz w:val="20"/>
                        </w:rPr>
                      </w:pPr>
                      <w:ins w:id="368"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69" w:author="Comparison" w:date="2018-11-21T10:33:00Z">
                        <w:r>
                          <w:rPr>
                            <w:color w:val="000000" w:themeColor="text1"/>
                            <w:sz w:val="20"/>
                          </w:rPr>
                          <w:t>ak4613_endpoint2: endpoint@2 {</w:t>
                        </w:r>
                      </w:ins>
                    </w:p>
                    <w:p w:rsidR="00C31E80" w:rsidRDefault="00C31E80" w:rsidP="00B61C64">
                      <w:pPr>
                        <w:spacing w:after="0" w:line="240" w:lineRule="auto"/>
                        <w:ind w:left="1440" w:firstLine="720"/>
                        <w:rPr>
                          <w:ins w:id="370" w:author="Comparison" w:date="2018-11-21T10:33:00Z"/>
                          <w:color w:val="000000" w:themeColor="text1"/>
                          <w:sz w:val="20"/>
                        </w:rPr>
                      </w:pPr>
                      <w:r w:rsidRPr="00B61C64">
                        <w:rPr>
                          <w:color w:val="000000" w:themeColor="text1"/>
                          <w:sz w:val="20"/>
                        </w:rPr>
                        <w:t>reg = &lt;</w:t>
                      </w:r>
                      <w:r>
                        <w:rPr>
                          <w:color w:val="000000" w:themeColor="text1"/>
                          <w:sz w:val="20"/>
                        </w:rPr>
                        <w:t>2</w:t>
                      </w:r>
                      <w:r w:rsidRPr="00B61C64">
                        <w:rPr>
                          <w:color w:val="000000" w:themeColor="text1"/>
                          <w:sz w:val="20"/>
                        </w:rPr>
                        <w:t>&gt;;</w:t>
                      </w:r>
                    </w:p>
                    <w:p w:rsidR="00C31E80" w:rsidRDefault="00C31E80" w:rsidP="00BC01AA">
                      <w:pPr>
                        <w:spacing w:after="0" w:line="240" w:lineRule="auto"/>
                        <w:ind w:left="1440" w:firstLine="720"/>
                        <w:rPr>
                          <w:ins w:id="371" w:author="Comparison" w:date="2018-11-21T10:33:00Z"/>
                          <w:color w:val="000000" w:themeColor="text1"/>
                          <w:sz w:val="20"/>
                        </w:rPr>
                      </w:pPr>
                      <w:ins w:id="372" w:author="Comparison" w:date="2018-11-21T10:33:00Z">
                        <w:r>
                          <w:rPr>
                            <w:color w:val="000000" w:themeColor="text1"/>
                            <w:sz w:val="20"/>
                          </w:rPr>
                          <w:t>remote-endpoint = &lt;&amp;adsp_endpoint2&gt;;</w:t>
                        </w:r>
                      </w:ins>
                    </w:p>
                    <w:p w:rsidR="00C31E80" w:rsidRDefault="00C31E80" w:rsidP="00BC01AA">
                      <w:pPr>
                        <w:spacing w:after="0" w:line="240" w:lineRule="auto"/>
                        <w:ind w:left="720" w:firstLine="720"/>
                        <w:rPr>
                          <w:ins w:id="373" w:author="Comparison" w:date="2018-11-21T10:33:00Z"/>
                          <w:color w:val="000000" w:themeColor="text1"/>
                          <w:sz w:val="20"/>
                        </w:rPr>
                      </w:pPr>
                      <w:ins w:id="374" w:author="Comparison" w:date="2018-11-21T10:33:00Z">
                        <w:r>
                          <w:rPr>
                            <w:color w:val="000000" w:themeColor="text1"/>
                            <w:sz w:val="20"/>
                          </w:rPr>
                          <w:t>};</w:t>
                        </w:r>
                      </w:ins>
                    </w:p>
                    <w:p w:rsidR="00C31E80" w:rsidRDefault="00C31E80" w:rsidP="00BC01AA">
                      <w:pPr>
                        <w:spacing w:after="0" w:line="240" w:lineRule="auto"/>
                        <w:ind w:left="720" w:firstLine="720"/>
                        <w:rPr>
                          <w:color w:val="000000" w:themeColor="text1"/>
                          <w:sz w:val="20"/>
                        </w:rPr>
                      </w:pPr>
                      <w:ins w:id="375" w:author="Comparison" w:date="2018-11-21T10:33:00Z">
                        <w:r>
                          <w:rPr>
                            <w:color w:val="000000" w:themeColor="text1"/>
                            <w:sz w:val="20"/>
                          </w:rPr>
                          <w:t>ak4613_endpoint3: endpoint@3 {</w:t>
                        </w:r>
                      </w:ins>
                    </w:p>
                    <w:p w:rsidR="00C31E80" w:rsidRDefault="00C31E80" w:rsidP="00B61C64">
                      <w:pPr>
                        <w:spacing w:after="0" w:line="240" w:lineRule="auto"/>
                        <w:ind w:left="1440" w:firstLine="720"/>
                        <w:rPr>
                          <w:ins w:id="376" w:author="Comparison" w:date="2018-11-21T10:33:00Z"/>
                          <w:color w:val="000000" w:themeColor="text1"/>
                          <w:sz w:val="20"/>
                        </w:rPr>
                      </w:pPr>
                      <w:r w:rsidRPr="00B61C64">
                        <w:rPr>
                          <w:color w:val="000000" w:themeColor="text1"/>
                          <w:sz w:val="20"/>
                        </w:rPr>
                        <w:t>reg = &lt;</w:t>
                      </w:r>
                      <w:r>
                        <w:rPr>
                          <w:color w:val="000000" w:themeColor="text1"/>
                          <w:sz w:val="20"/>
                        </w:rPr>
                        <w:t>3</w:t>
                      </w:r>
                      <w:r w:rsidRPr="00B61C64">
                        <w:rPr>
                          <w:color w:val="000000" w:themeColor="text1"/>
                          <w:sz w:val="20"/>
                        </w:rPr>
                        <w:t>&gt;;</w:t>
                      </w:r>
                    </w:p>
                    <w:p w:rsidR="00C31E80" w:rsidRDefault="00C31E80" w:rsidP="00BC01AA">
                      <w:pPr>
                        <w:spacing w:after="0" w:line="240" w:lineRule="auto"/>
                        <w:ind w:left="1440" w:firstLine="720"/>
                        <w:rPr>
                          <w:ins w:id="377" w:author="Comparison" w:date="2018-11-21T10:33:00Z"/>
                          <w:color w:val="000000" w:themeColor="text1"/>
                          <w:sz w:val="20"/>
                        </w:rPr>
                      </w:pPr>
                      <w:ins w:id="378" w:author="Comparison" w:date="2018-11-21T10:33:00Z">
                        <w:r>
                          <w:rPr>
                            <w:color w:val="000000" w:themeColor="text1"/>
                            <w:sz w:val="20"/>
                          </w:rPr>
                          <w:t>remote-endpoint = &lt;&amp;adsp_endpoint3&gt;;</w:t>
                        </w:r>
                      </w:ins>
                    </w:p>
                    <w:p w:rsidR="00C31E80" w:rsidRDefault="00C31E80" w:rsidP="00BC01AA">
                      <w:pPr>
                        <w:spacing w:after="0" w:line="240" w:lineRule="auto"/>
                        <w:ind w:left="720" w:firstLine="720"/>
                        <w:rPr>
                          <w:color w:val="000000" w:themeColor="text1"/>
                          <w:sz w:val="20"/>
                        </w:rPr>
                      </w:pPr>
                      <w:ins w:id="379" w:author="Comparison" w:date="2018-11-21T10:33:00Z">
                        <w:r>
                          <w:rPr>
                            <w:color w:val="000000" w:themeColor="text1"/>
                            <w:sz w:val="20"/>
                          </w:rPr>
                          <w:t>};</w:t>
                        </w:r>
                      </w:ins>
                    </w:p>
                    <w:p w:rsidR="00C31E80" w:rsidRDefault="00C31E80" w:rsidP="0046338B">
                      <w:pPr>
                        <w:spacing w:after="0" w:line="240" w:lineRule="auto"/>
                        <w:ind w:left="720" w:firstLine="720"/>
                        <w:rPr>
                          <w:color w:val="000000" w:themeColor="text1"/>
                          <w:sz w:val="20"/>
                        </w:rPr>
                      </w:pPr>
                      <w:ins w:id="380" w:author="Comparison" w:date="2018-11-21T10:33:00Z">
                        <w:r>
                          <w:rPr>
                            <w:color w:val="000000" w:themeColor="text1"/>
                            <w:sz w:val="20"/>
                          </w:rPr>
                          <w:t>ak4613_endpoint</w:t>
                        </w:r>
                      </w:ins>
                      <w:r>
                        <w:rPr>
                          <w:color w:val="000000" w:themeColor="text1"/>
                          <w:sz w:val="20"/>
                        </w:rPr>
                        <w:t>4</w:t>
                      </w:r>
                      <w:ins w:id="381" w:author="Comparison" w:date="2018-11-21T10:33:00Z">
                        <w:r>
                          <w:rPr>
                            <w:color w:val="000000" w:themeColor="text1"/>
                            <w:sz w:val="20"/>
                          </w:rPr>
                          <w:t>: endpoint@</w:t>
                        </w:r>
                      </w:ins>
                      <w:r>
                        <w:rPr>
                          <w:color w:val="000000" w:themeColor="text1"/>
                          <w:sz w:val="20"/>
                        </w:rPr>
                        <w:t>4</w:t>
                      </w:r>
                      <w:ins w:id="382" w:author="Comparison" w:date="2018-11-21T10:33:00Z">
                        <w:r>
                          <w:rPr>
                            <w:color w:val="000000" w:themeColor="text1"/>
                            <w:sz w:val="20"/>
                          </w:rPr>
                          <w:t xml:space="preserve"> {</w:t>
                        </w:r>
                      </w:ins>
                    </w:p>
                    <w:p w:rsidR="00C31E80" w:rsidRDefault="00C31E80" w:rsidP="00B61C64">
                      <w:pPr>
                        <w:spacing w:after="0" w:line="240" w:lineRule="auto"/>
                        <w:ind w:left="1440" w:firstLine="720"/>
                        <w:rPr>
                          <w:ins w:id="383" w:author="Comparison" w:date="2018-11-21T10:33:00Z"/>
                          <w:color w:val="000000" w:themeColor="text1"/>
                          <w:sz w:val="20"/>
                        </w:rPr>
                      </w:pPr>
                      <w:r w:rsidRPr="00B61C64">
                        <w:rPr>
                          <w:color w:val="000000" w:themeColor="text1"/>
                          <w:sz w:val="20"/>
                        </w:rPr>
                        <w:t>reg = &lt;</w:t>
                      </w:r>
                      <w:r>
                        <w:rPr>
                          <w:color w:val="000000" w:themeColor="text1"/>
                          <w:sz w:val="20"/>
                        </w:rPr>
                        <w:t>4</w:t>
                      </w:r>
                      <w:r w:rsidRPr="00B61C64">
                        <w:rPr>
                          <w:color w:val="000000" w:themeColor="text1"/>
                          <w:sz w:val="20"/>
                        </w:rPr>
                        <w:t>&gt;;</w:t>
                      </w:r>
                    </w:p>
                    <w:p w:rsidR="00C31E80" w:rsidRDefault="00C31E80" w:rsidP="0046338B">
                      <w:pPr>
                        <w:spacing w:after="0" w:line="240" w:lineRule="auto"/>
                        <w:ind w:left="1440" w:firstLine="720"/>
                        <w:rPr>
                          <w:ins w:id="384" w:author="Comparison" w:date="2018-11-21T10:33:00Z"/>
                          <w:color w:val="000000" w:themeColor="text1"/>
                          <w:sz w:val="20"/>
                        </w:rPr>
                      </w:pPr>
                      <w:ins w:id="385" w:author="Comparison" w:date="2018-11-21T10:33:00Z">
                        <w:r>
                          <w:rPr>
                            <w:color w:val="000000" w:themeColor="text1"/>
                            <w:sz w:val="20"/>
                          </w:rPr>
                          <w:t>remote-endpoint = &lt;&amp;</w:t>
                        </w:r>
                      </w:ins>
                      <w:r w:rsidRPr="0046338B">
                        <w:rPr>
                          <w:color w:val="000000" w:themeColor="text1"/>
                          <w:sz w:val="20"/>
                        </w:rPr>
                        <w:t>rsnd_endpoint</w:t>
                      </w:r>
                      <w:r>
                        <w:rPr>
                          <w:color w:val="000000" w:themeColor="text1"/>
                          <w:sz w:val="20"/>
                        </w:rPr>
                        <w:t>0</w:t>
                      </w:r>
                      <w:ins w:id="386" w:author="Comparison" w:date="2018-11-21T10:33:00Z">
                        <w:r>
                          <w:rPr>
                            <w:color w:val="000000" w:themeColor="text1"/>
                            <w:sz w:val="20"/>
                          </w:rPr>
                          <w:t>&gt;;</w:t>
                        </w:r>
                      </w:ins>
                    </w:p>
                    <w:p w:rsidR="00C31E80" w:rsidRDefault="00C31E80" w:rsidP="0046338B">
                      <w:pPr>
                        <w:spacing w:after="0" w:line="240" w:lineRule="auto"/>
                        <w:ind w:left="720" w:firstLine="720"/>
                        <w:rPr>
                          <w:ins w:id="387" w:author="Comparison" w:date="2018-11-21T10:33:00Z"/>
                          <w:color w:val="000000" w:themeColor="text1"/>
                          <w:sz w:val="20"/>
                        </w:rPr>
                      </w:pPr>
                      <w:ins w:id="388" w:author="Comparison" w:date="2018-11-21T10:33:00Z">
                        <w:r>
                          <w:rPr>
                            <w:color w:val="000000" w:themeColor="text1"/>
                            <w:sz w:val="20"/>
                          </w:rPr>
                          <w:t>};</w:t>
                        </w:r>
                      </w:ins>
                    </w:p>
                    <w:p w:rsidR="00C31E80" w:rsidRDefault="00C31E80" w:rsidP="00BC01AA">
                      <w:pPr>
                        <w:spacing w:after="0" w:line="240" w:lineRule="auto"/>
                        <w:ind w:firstLine="720"/>
                        <w:rPr>
                          <w:ins w:id="389" w:author="Comparison" w:date="2018-11-21T10:33:00Z"/>
                          <w:color w:val="000000" w:themeColor="text1"/>
                          <w:sz w:val="20"/>
                        </w:rPr>
                      </w:pPr>
                      <w:ins w:id="390" w:author="Comparison" w:date="2018-11-21T10:33:00Z">
                        <w:r>
                          <w:rPr>
                            <w:color w:val="000000" w:themeColor="text1"/>
                            <w:sz w:val="20"/>
                          </w:rPr>
                          <w:t>};</w:t>
                        </w:r>
                      </w:ins>
                    </w:p>
                    <w:p w:rsidR="00C31E80" w:rsidRDefault="00C31E80" w:rsidP="00BC01AA">
                      <w:pPr>
                        <w:spacing w:after="0" w:line="240" w:lineRule="auto"/>
                        <w:rPr>
                          <w:ins w:id="391" w:author="Comparison" w:date="2018-11-21T10:33:00Z"/>
                          <w:color w:val="000000" w:themeColor="text1"/>
                          <w:sz w:val="20"/>
                        </w:rPr>
                      </w:pPr>
                      <w:ins w:id="392" w:author="Comparison" w:date="2018-11-21T10:33:00Z">
                        <w:r>
                          <w:rPr>
                            <w:color w:val="000000" w:themeColor="text1"/>
                            <w:sz w:val="20"/>
                          </w:rPr>
                          <w:t>};</w:t>
                        </w:r>
                      </w:ins>
                    </w:p>
                  </w:txbxContent>
                </v:textbox>
                <w10:wrap type="topAndBottom"/>
              </v:rect>
            </w:pict>
          </mc:Fallback>
        </mc:AlternateContent>
      </w:r>
    </w:p>
    <w:p w:rsidR="006E6333" w:rsidRDefault="006E6333">
      <w:pPr>
        <w:rPr>
          <w:rFonts w:ascii="Verdana" w:hAnsi="Verdana"/>
          <w:sz w:val="20"/>
          <w:szCs w:val="20"/>
        </w:rPr>
      </w:pPr>
      <w:r>
        <w:rPr>
          <w:rFonts w:ascii="Verdana" w:hAnsi="Verdana"/>
          <w:sz w:val="20"/>
          <w:szCs w:val="20"/>
        </w:rPr>
        <w:br w:type="page"/>
      </w:r>
    </w:p>
    <w:p w:rsidR="00BC01AA" w:rsidRDefault="00BC01AA" w:rsidP="00BC01AA">
      <w:pPr>
        <w:ind w:left="432"/>
        <w:rPr>
          <w:ins w:id="393" w:author="Comparison" w:date="2018-11-21T10:33:00Z"/>
          <w:rFonts w:ascii="Verdana" w:hAnsi="Verdana"/>
          <w:sz w:val="20"/>
          <w:szCs w:val="20"/>
        </w:rPr>
      </w:pPr>
      <w:ins w:id="394" w:author="Comparison" w:date="2018-11-21T10:33:00Z">
        <w:r>
          <w:rPr>
            <w:rFonts w:ascii="Verdana" w:hAnsi="Verdana"/>
            <w:sz w:val="20"/>
            <w:szCs w:val="20"/>
          </w:rPr>
          <w:lastRenderedPageBreak/>
          <w:t>Update sound node to routing ADSP sound driver and codec AK4613 driver</w:t>
        </w:r>
      </w:ins>
      <w:r w:rsidR="00210EA2">
        <w:rPr>
          <w:rFonts w:ascii="Verdana" w:hAnsi="Verdana"/>
          <w:sz w:val="20"/>
          <w:szCs w:val="20"/>
        </w:rPr>
        <w:t>:</w:t>
      </w:r>
    </w:p>
    <w:p w:rsidR="00BC01AA" w:rsidRDefault="00BC01AA" w:rsidP="00BC01AA">
      <w:pPr>
        <w:ind w:left="432"/>
        <w:rPr>
          <w:ins w:id="395" w:author="Comparison" w:date="2018-11-21T10:33:00Z"/>
          <w:rFonts w:ascii="Verdana" w:hAnsi="Verdana"/>
          <w:sz w:val="20"/>
          <w:szCs w:val="20"/>
        </w:rPr>
      </w:pPr>
      <w:r>
        <w:rPr>
          <w:noProof/>
        </w:rPr>
        <mc:AlternateContent>
          <mc:Choice Requires="wps">
            <w:drawing>
              <wp:anchor distT="0" distB="0" distL="114300" distR="114300" simplePos="0" relativeHeight="251668480" behindDoc="0" locked="0" layoutInCell="1" allowOverlap="1">
                <wp:simplePos x="0" y="0"/>
                <wp:positionH relativeFrom="column">
                  <wp:posOffset>317500</wp:posOffset>
                </wp:positionH>
                <wp:positionV relativeFrom="paragraph">
                  <wp:posOffset>168910</wp:posOffset>
                </wp:positionV>
                <wp:extent cx="5667375" cy="3903980"/>
                <wp:effectExtent l="0" t="0" r="9525" b="1270"/>
                <wp:wrapTopAndBottom/>
                <wp:docPr id="83" name="Rectangle 83"/>
                <wp:cNvGraphicFramePr/>
                <a:graphic xmlns:a="http://schemas.openxmlformats.org/drawingml/2006/main">
                  <a:graphicData uri="http://schemas.microsoft.com/office/word/2010/wordprocessingShape">
                    <wps:wsp>
                      <wps:cNvSpPr/>
                      <wps:spPr>
                        <a:xfrm>
                          <a:off x="0" y="0"/>
                          <a:ext cx="5667375" cy="390398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Default="00C31E80" w:rsidP="00BC01AA">
                            <w:pPr>
                              <w:spacing w:after="0" w:line="240" w:lineRule="auto"/>
                              <w:rPr>
                                <w:ins w:id="396" w:author="Comparison" w:date="2018-11-21T10:33:00Z"/>
                                <w:color w:val="000000" w:themeColor="text1"/>
                                <w:sz w:val="20"/>
                              </w:rPr>
                            </w:pPr>
                            <w:proofErr w:type="spellStart"/>
                            <w:ins w:id="397" w:author="Comparison" w:date="2018-11-21T10:33:00Z">
                              <w:r>
                                <w:rPr>
                                  <w:color w:val="000000" w:themeColor="text1"/>
                                  <w:sz w:val="20"/>
                                </w:rPr>
                                <w:t>sound_card</w:t>
                              </w:r>
                              <w:proofErr w:type="spellEnd"/>
                              <w:r>
                                <w:rPr>
                                  <w:color w:val="000000" w:themeColor="text1"/>
                                  <w:sz w:val="20"/>
                                </w:rPr>
                                <w:t>: sound {</w:t>
                              </w:r>
                            </w:ins>
                          </w:p>
                          <w:p w:rsidR="00C31E80" w:rsidRDefault="00C31E80" w:rsidP="00BC01AA">
                            <w:pPr>
                              <w:spacing w:after="0" w:line="240" w:lineRule="auto"/>
                              <w:rPr>
                                <w:ins w:id="398" w:author="Comparison" w:date="2018-11-21T10:33:00Z"/>
                                <w:color w:val="000000" w:themeColor="text1"/>
                                <w:sz w:val="20"/>
                              </w:rPr>
                            </w:pPr>
                            <w:ins w:id="399" w:author="Comparison" w:date="2018-11-21T10:33:00Z">
                              <w:r>
                                <w:rPr>
                                  <w:color w:val="000000" w:themeColor="text1"/>
                                  <w:sz w:val="20"/>
                                </w:rPr>
                                <w:tab/>
                                <w:t>compatible = "audio-graph-</w:t>
                              </w:r>
                              <w:proofErr w:type="spellStart"/>
                              <w:r>
                                <w:rPr>
                                  <w:color w:val="000000" w:themeColor="text1"/>
                                  <w:sz w:val="20"/>
                                </w:rPr>
                                <w:t>scu</w:t>
                              </w:r>
                              <w:proofErr w:type="spellEnd"/>
                              <w:r>
                                <w:rPr>
                                  <w:color w:val="000000" w:themeColor="text1"/>
                                  <w:sz w:val="20"/>
                                </w:rPr>
                                <w:t>-card";</w:t>
                              </w:r>
                            </w:ins>
                          </w:p>
                          <w:p w:rsidR="00C31E80" w:rsidRDefault="00C31E80" w:rsidP="00BC01AA">
                            <w:pPr>
                              <w:spacing w:after="0" w:line="240" w:lineRule="auto"/>
                              <w:rPr>
                                <w:ins w:id="400" w:author="Comparison" w:date="2018-11-21T10:33:00Z"/>
                                <w:color w:val="000000" w:themeColor="text1"/>
                                <w:sz w:val="20"/>
                              </w:rPr>
                            </w:pPr>
                          </w:p>
                          <w:p w:rsidR="00C31E80" w:rsidRDefault="00C31E80" w:rsidP="00BC01AA">
                            <w:pPr>
                              <w:spacing w:after="0" w:line="240" w:lineRule="auto"/>
                              <w:rPr>
                                <w:ins w:id="401" w:author="Comparison" w:date="2018-11-21T10:33:00Z"/>
                                <w:color w:val="000000" w:themeColor="text1"/>
                                <w:sz w:val="20"/>
                              </w:rPr>
                            </w:pPr>
                            <w:ins w:id="402" w:author="Comparison" w:date="2018-11-21T10:33:00Z">
                              <w:r>
                                <w:rPr>
                                  <w:color w:val="000000" w:themeColor="text1"/>
                                  <w:sz w:val="20"/>
                                </w:rPr>
                                <w:tab/>
                                <w:t>label = "</w:t>
                              </w:r>
                              <w:proofErr w:type="spellStart"/>
                              <w:r>
                                <w:rPr>
                                  <w:color w:val="000000" w:themeColor="text1"/>
                                  <w:sz w:val="20"/>
                                </w:rPr>
                                <w:t>rcar</w:t>
                              </w:r>
                              <w:proofErr w:type="spellEnd"/>
                              <w:r>
                                <w:rPr>
                                  <w:color w:val="000000" w:themeColor="text1"/>
                                  <w:sz w:val="20"/>
                                </w:rPr>
                                <w:t>-sound";</w:t>
                              </w:r>
                            </w:ins>
                          </w:p>
                          <w:p w:rsidR="00C31E80" w:rsidRDefault="00C31E80" w:rsidP="00BC01AA">
                            <w:pPr>
                              <w:spacing w:after="0" w:line="240" w:lineRule="auto"/>
                              <w:rPr>
                                <w:ins w:id="403" w:author="Comparison" w:date="2018-11-21T10:33:00Z"/>
                                <w:color w:val="000000" w:themeColor="text1"/>
                                <w:sz w:val="20"/>
                              </w:rPr>
                            </w:pPr>
                          </w:p>
                          <w:p w:rsidR="00C31E80" w:rsidRDefault="00C31E80" w:rsidP="00BC01AA">
                            <w:pPr>
                              <w:spacing w:after="0" w:line="240" w:lineRule="auto"/>
                              <w:rPr>
                                <w:ins w:id="404" w:author="Comparison" w:date="2018-11-21T10:33:00Z"/>
                                <w:color w:val="000000" w:themeColor="text1"/>
                                <w:sz w:val="20"/>
                              </w:rPr>
                            </w:pPr>
                            <w:ins w:id="405" w:author="Comparison" w:date="2018-11-21T10:33:00Z">
                              <w:r>
                                <w:rPr>
                                  <w:color w:val="000000" w:themeColor="text1"/>
                                  <w:sz w:val="20"/>
                                </w:rPr>
                                <w:tab/>
                                <w:t>prefix = "ak4613";</w:t>
                              </w:r>
                            </w:ins>
                          </w:p>
                          <w:p w:rsidR="00C31E80" w:rsidRDefault="00C31E80" w:rsidP="00BC01AA">
                            <w:pPr>
                              <w:spacing w:after="0" w:line="240" w:lineRule="auto"/>
                              <w:rPr>
                                <w:ins w:id="406" w:author="Comparison" w:date="2018-11-21T10:33:00Z"/>
                                <w:color w:val="000000" w:themeColor="text1"/>
                                <w:sz w:val="20"/>
                              </w:rPr>
                            </w:pPr>
                            <w:ins w:id="407" w:author="Comparison" w:date="2018-11-21T10:33:00Z">
                              <w:r>
                                <w:rPr>
                                  <w:color w:val="000000" w:themeColor="text1"/>
                                  <w:sz w:val="20"/>
                                </w:rPr>
                                <w:tab/>
                                <w:t>routing = "ak4613 Playback", "Playback0",</w:t>
                              </w:r>
                            </w:ins>
                          </w:p>
                          <w:p w:rsidR="00C31E80" w:rsidRDefault="00C31E80" w:rsidP="00BC01AA">
                            <w:pPr>
                              <w:spacing w:after="0" w:line="240" w:lineRule="auto"/>
                              <w:rPr>
                                <w:ins w:id="408" w:author="Comparison" w:date="2018-11-21T10:33:00Z"/>
                                <w:color w:val="000000" w:themeColor="text1"/>
                                <w:sz w:val="20"/>
                              </w:rPr>
                            </w:pPr>
                            <w:ins w:id="409" w:author="Comparison" w:date="2018-11-21T10:33:00Z">
                              <w:r>
                                <w:rPr>
                                  <w:color w:val="000000" w:themeColor="text1"/>
                                  <w:sz w:val="20"/>
                                </w:rPr>
                                <w:tab/>
                              </w:r>
                              <w:r>
                                <w:rPr>
                                  <w:color w:val="000000" w:themeColor="text1"/>
                                  <w:sz w:val="20"/>
                                </w:rPr>
                                <w:tab/>
                              </w:r>
                              <w:r>
                                <w:rPr>
                                  <w:color w:val="000000" w:themeColor="text1"/>
                                  <w:sz w:val="20"/>
                                </w:rPr>
                                <w:tab/>
                                <w:t>"ak4613 Playback", "Playback1",</w:t>
                              </w:r>
                            </w:ins>
                          </w:p>
                          <w:p w:rsidR="00C31E80" w:rsidRDefault="00C31E80" w:rsidP="00BC01AA">
                            <w:pPr>
                              <w:spacing w:after="0" w:line="240" w:lineRule="auto"/>
                              <w:rPr>
                                <w:ins w:id="410" w:author="Comparison" w:date="2018-11-21T10:33:00Z"/>
                                <w:color w:val="000000" w:themeColor="text1"/>
                                <w:sz w:val="20"/>
                              </w:rPr>
                            </w:pPr>
                            <w:ins w:id="411" w:author="Comparison" w:date="2018-11-21T10:33:00Z">
                              <w:r>
                                <w:rPr>
                                  <w:color w:val="000000" w:themeColor="text1"/>
                                  <w:sz w:val="20"/>
                                </w:rPr>
                                <w:tab/>
                              </w:r>
                              <w:r>
                                <w:rPr>
                                  <w:color w:val="000000" w:themeColor="text1"/>
                                  <w:sz w:val="20"/>
                                </w:rPr>
                                <w:tab/>
                              </w:r>
                              <w:r>
                                <w:rPr>
                                  <w:color w:val="000000" w:themeColor="text1"/>
                                  <w:sz w:val="20"/>
                                </w:rPr>
                                <w:tab/>
                                <w:t>"ak4613 Playback", "Playback2",</w:t>
                              </w:r>
                            </w:ins>
                          </w:p>
                          <w:p w:rsidR="00C31E80" w:rsidRDefault="00C31E80" w:rsidP="00BC01AA">
                            <w:pPr>
                              <w:spacing w:after="0" w:line="240" w:lineRule="auto"/>
                              <w:rPr>
                                <w:ins w:id="412" w:author="Comparison" w:date="2018-11-21T10:33:00Z"/>
                                <w:color w:val="000000" w:themeColor="text1"/>
                                <w:sz w:val="20"/>
                              </w:rPr>
                            </w:pPr>
                            <w:ins w:id="413" w:author="Comparison" w:date="2018-11-21T10:33:00Z">
                              <w:r>
                                <w:rPr>
                                  <w:color w:val="000000" w:themeColor="text1"/>
                                  <w:sz w:val="20"/>
                                </w:rPr>
                                <w:tab/>
                              </w:r>
                              <w:r>
                                <w:rPr>
                                  <w:color w:val="000000" w:themeColor="text1"/>
                                  <w:sz w:val="20"/>
                                </w:rPr>
                                <w:tab/>
                              </w:r>
                              <w:r>
                                <w:rPr>
                                  <w:color w:val="000000" w:themeColor="text1"/>
                                  <w:sz w:val="20"/>
                                </w:rPr>
                                <w:tab/>
                                <w:t>"ak4613 Playback", "Playback3",</w:t>
                              </w:r>
                            </w:ins>
                          </w:p>
                          <w:p w:rsidR="00C31E80" w:rsidRDefault="00C31E80" w:rsidP="00BC01AA">
                            <w:pPr>
                              <w:spacing w:after="0" w:line="240" w:lineRule="auto"/>
                              <w:rPr>
                                <w:ins w:id="414" w:author="Comparison" w:date="2018-11-21T10:33:00Z"/>
                                <w:color w:val="000000" w:themeColor="text1"/>
                                <w:sz w:val="20"/>
                              </w:rPr>
                            </w:pPr>
                            <w:ins w:id="415" w:author="Comparison" w:date="2018-11-21T10:33:00Z">
                              <w:r>
                                <w:rPr>
                                  <w:color w:val="000000" w:themeColor="text1"/>
                                  <w:sz w:val="20"/>
                                </w:rPr>
                                <w:tab/>
                              </w:r>
                              <w:r>
                                <w:rPr>
                                  <w:color w:val="000000" w:themeColor="text1"/>
                                  <w:sz w:val="20"/>
                                </w:rPr>
                                <w:tab/>
                              </w:r>
                              <w:r>
                                <w:rPr>
                                  <w:color w:val="000000" w:themeColor="text1"/>
                                  <w:sz w:val="20"/>
                                </w:rPr>
                                <w:tab/>
                                <w:t>"Capture0", "ak4613 Capture",</w:t>
                              </w:r>
                            </w:ins>
                          </w:p>
                          <w:p w:rsidR="00C31E80" w:rsidRDefault="00C31E80" w:rsidP="00BC01AA">
                            <w:pPr>
                              <w:spacing w:after="0" w:line="240" w:lineRule="auto"/>
                              <w:rPr>
                                <w:ins w:id="416" w:author="Comparison" w:date="2018-11-21T10:33:00Z"/>
                                <w:color w:val="000000" w:themeColor="text1"/>
                                <w:sz w:val="20"/>
                              </w:rPr>
                            </w:pPr>
                            <w:ins w:id="417" w:author="Comparison" w:date="2018-11-21T10:33:00Z">
                              <w:r>
                                <w:rPr>
                                  <w:color w:val="000000" w:themeColor="text1"/>
                                  <w:sz w:val="20"/>
                                </w:rPr>
                                <w:tab/>
                              </w:r>
                              <w:r>
                                <w:rPr>
                                  <w:color w:val="000000" w:themeColor="text1"/>
                                  <w:sz w:val="20"/>
                                </w:rPr>
                                <w:tab/>
                              </w:r>
                              <w:r>
                                <w:rPr>
                                  <w:color w:val="000000" w:themeColor="text1"/>
                                  <w:sz w:val="20"/>
                                </w:rPr>
                                <w:tab/>
                                <w:t>"Capture1", "ak4613 Capture",</w:t>
                              </w:r>
                            </w:ins>
                          </w:p>
                          <w:p w:rsidR="00C31E80" w:rsidRDefault="00C31E80" w:rsidP="00BC01AA">
                            <w:pPr>
                              <w:spacing w:after="0" w:line="240" w:lineRule="auto"/>
                              <w:rPr>
                                <w:ins w:id="418" w:author="Comparison" w:date="2018-11-21T10:33:00Z"/>
                                <w:color w:val="000000" w:themeColor="text1"/>
                                <w:sz w:val="20"/>
                              </w:rPr>
                            </w:pPr>
                            <w:ins w:id="419" w:author="Comparison" w:date="2018-11-21T10:33:00Z">
                              <w:r>
                                <w:rPr>
                                  <w:color w:val="000000" w:themeColor="text1"/>
                                  <w:sz w:val="20"/>
                                </w:rPr>
                                <w:tab/>
                              </w:r>
                              <w:r>
                                <w:rPr>
                                  <w:color w:val="000000" w:themeColor="text1"/>
                                  <w:sz w:val="20"/>
                                </w:rPr>
                                <w:tab/>
                              </w:r>
                              <w:r>
                                <w:rPr>
                                  <w:color w:val="000000" w:themeColor="text1"/>
                                  <w:sz w:val="20"/>
                                </w:rPr>
                                <w:tab/>
                                <w:t>"Capture2", "ak4613 Capture",</w:t>
                              </w:r>
                            </w:ins>
                          </w:p>
                          <w:p w:rsidR="00C31E80" w:rsidRDefault="00C31E80" w:rsidP="00BC01AA">
                            <w:pPr>
                              <w:spacing w:after="0" w:line="240" w:lineRule="auto"/>
                              <w:rPr>
                                <w:color w:val="000000" w:themeColor="text1"/>
                                <w:sz w:val="20"/>
                              </w:rPr>
                            </w:pPr>
                            <w:ins w:id="420" w:author="Comparison" w:date="2018-11-21T10:33:00Z">
                              <w:r>
                                <w:rPr>
                                  <w:color w:val="000000" w:themeColor="text1"/>
                                  <w:sz w:val="20"/>
                                </w:rPr>
                                <w:tab/>
                              </w:r>
                              <w:r>
                                <w:rPr>
                                  <w:color w:val="000000" w:themeColor="text1"/>
                                  <w:sz w:val="20"/>
                                </w:rPr>
                                <w:tab/>
                              </w:r>
                              <w:r>
                                <w:rPr>
                                  <w:color w:val="000000" w:themeColor="text1"/>
                                  <w:sz w:val="20"/>
                                </w:rPr>
                                <w:tab/>
                                <w:t>"Capture3", "ak4613 Capture"</w:t>
                              </w:r>
                            </w:ins>
                            <w:r>
                              <w:rPr>
                                <w:color w:val="000000" w:themeColor="text1"/>
                                <w:sz w:val="20"/>
                              </w:rPr>
                              <w:t>,</w:t>
                            </w:r>
                          </w:p>
                          <w:p w:rsidR="00C31E80" w:rsidRPr="00D81F83" w:rsidRDefault="00C31E80"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"ak4613 Playback", "DAI0 Playback",</w:t>
                            </w:r>
                          </w:p>
                          <w:p w:rsidR="00C31E80" w:rsidRDefault="00C31E80" w:rsidP="00D81F83">
                            <w:pPr>
                              <w:spacing w:after="0" w:line="240" w:lineRule="auto"/>
                              <w:rPr>
                                <w:ins w:id="421" w:author="Comparison" w:date="2018-11-21T10:33:00Z"/>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"DAI0 Capture", "ak4613 Capture";</w:t>
                            </w:r>
                          </w:p>
                          <w:p w:rsidR="00C31E80" w:rsidRDefault="00C31E80" w:rsidP="00BC01AA">
                            <w:pPr>
                              <w:spacing w:after="0" w:line="240" w:lineRule="auto"/>
                              <w:rPr>
                                <w:ins w:id="422" w:author="Comparison" w:date="2018-11-21T10:33:00Z"/>
                                <w:color w:val="000000" w:themeColor="text1"/>
                                <w:sz w:val="20"/>
                              </w:rPr>
                            </w:pPr>
                          </w:p>
                          <w:p w:rsidR="00C31E80" w:rsidRDefault="00C31E80" w:rsidP="00BC01AA">
                            <w:pPr>
                              <w:spacing w:after="0" w:line="240" w:lineRule="auto"/>
                              <w:rPr>
                                <w:ins w:id="423" w:author="Comparison" w:date="2018-11-21T10:33:00Z"/>
                                <w:color w:val="000000" w:themeColor="text1"/>
                                <w:sz w:val="20"/>
                              </w:rPr>
                            </w:pPr>
                            <w:ins w:id="424" w:author="Comparison" w:date="2018-11-21T10:33:00Z">
                              <w:r>
                                <w:rPr>
                                  <w:color w:val="000000" w:themeColor="text1"/>
                                  <w:sz w:val="20"/>
                                </w:rPr>
                                <w:tab/>
                                <w:t>dais = &lt;&amp;adsp_port0</w:t>
                              </w:r>
                            </w:ins>
                          </w:p>
                          <w:p w:rsidR="00C31E80" w:rsidRDefault="00C31E80" w:rsidP="00BC01AA">
                            <w:pPr>
                              <w:spacing w:after="0" w:line="240" w:lineRule="auto"/>
                              <w:rPr>
                                <w:ins w:id="425" w:author="Comparison" w:date="2018-11-21T10:33:00Z"/>
                                <w:color w:val="000000" w:themeColor="text1"/>
                                <w:sz w:val="20"/>
                              </w:rPr>
                            </w:pPr>
                            <w:ins w:id="426" w:author="Comparison" w:date="2018-11-21T10:33:00Z">
                              <w:r>
                                <w:rPr>
                                  <w:color w:val="000000" w:themeColor="text1"/>
                                  <w:sz w:val="20"/>
                                </w:rPr>
                                <w:tab/>
                              </w:r>
                              <w:r>
                                <w:rPr>
                                  <w:color w:val="000000" w:themeColor="text1"/>
                                  <w:sz w:val="20"/>
                                </w:rPr>
                                <w:tab/>
                                <w:t>&amp;adsp_port1</w:t>
                              </w:r>
                            </w:ins>
                          </w:p>
                          <w:p w:rsidR="00C31E80" w:rsidRDefault="00C31E80" w:rsidP="00BC01AA">
                            <w:pPr>
                              <w:spacing w:after="0" w:line="240" w:lineRule="auto"/>
                              <w:rPr>
                                <w:ins w:id="427" w:author="Comparison" w:date="2018-11-21T10:33:00Z"/>
                                <w:color w:val="000000" w:themeColor="text1"/>
                                <w:sz w:val="20"/>
                              </w:rPr>
                            </w:pPr>
                            <w:ins w:id="428" w:author="Comparison" w:date="2018-11-21T10:33:00Z">
                              <w:r>
                                <w:rPr>
                                  <w:color w:val="000000" w:themeColor="text1"/>
                                  <w:sz w:val="20"/>
                                </w:rPr>
                                <w:tab/>
                              </w:r>
                              <w:r>
                                <w:rPr>
                                  <w:color w:val="000000" w:themeColor="text1"/>
                                  <w:sz w:val="20"/>
                                </w:rPr>
                                <w:tab/>
                                <w:t>&amp;adsp_port2</w:t>
                              </w:r>
                            </w:ins>
                          </w:p>
                          <w:p w:rsidR="00C31E80" w:rsidRDefault="00C31E80" w:rsidP="00BC01AA">
                            <w:pPr>
                              <w:spacing w:after="0" w:line="240" w:lineRule="auto"/>
                              <w:rPr>
                                <w:color w:val="000000" w:themeColor="text1"/>
                                <w:sz w:val="20"/>
                              </w:rPr>
                            </w:pPr>
                            <w:ins w:id="429" w:author="Comparison" w:date="2018-11-21T10:33:00Z">
                              <w:r>
                                <w:rPr>
                                  <w:color w:val="000000" w:themeColor="text1"/>
                                  <w:sz w:val="20"/>
                                </w:rPr>
                                <w:tab/>
                              </w:r>
                              <w:r>
                                <w:rPr>
                                  <w:color w:val="000000" w:themeColor="text1"/>
                                  <w:sz w:val="20"/>
                                </w:rPr>
                                <w:tab/>
                                <w:t>&amp;adsp_port3</w:t>
                              </w:r>
                            </w:ins>
                          </w:p>
                          <w:p w:rsidR="00C31E80" w:rsidRDefault="00C31E80" w:rsidP="006E6333">
                            <w:pPr>
                              <w:spacing w:after="0" w:line="240" w:lineRule="auto"/>
                              <w:ind w:left="720" w:firstLine="720"/>
                              <w:rPr>
                                <w:ins w:id="430" w:author="Comparison" w:date="2018-11-21T10:33:00Z"/>
                                <w:color w:val="000000" w:themeColor="text1"/>
                                <w:sz w:val="20"/>
                              </w:rPr>
                            </w:pPr>
                            <w:r w:rsidRPr="006E6333">
                              <w:rPr>
                                <w:color w:val="000000" w:themeColor="text1"/>
                                <w:sz w:val="20"/>
                              </w:rPr>
                              <w:t>&amp;rsnd_port0</w:t>
                            </w:r>
                            <w:ins w:id="431" w:author="Comparison" w:date="2018-11-21T10:33:00Z">
                              <w:r>
                                <w:rPr>
                                  <w:color w:val="000000" w:themeColor="text1"/>
                                  <w:sz w:val="20"/>
                                </w:rPr>
                                <w:t>&gt;;</w:t>
                              </w:r>
                            </w:ins>
                          </w:p>
                          <w:p w:rsidR="00C31E80" w:rsidRDefault="00C31E80" w:rsidP="00BC01AA">
                            <w:pPr>
                              <w:spacing w:after="0" w:line="240" w:lineRule="auto"/>
                              <w:rPr>
                                <w:ins w:id="432" w:author="Comparison" w:date="2018-11-21T10:33:00Z"/>
                                <w:color w:val="000000" w:themeColor="text1"/>
                                <w:sz w:val="20"/>
                              </w:rPr>
                            </w:pPr>
                            <w:ins w:id="433" w:author="Comparison" w:date="2018-11-21T10:33:00Z">
                              <w:r>
                                <w:rPr>
                                  <w:color w:val="000000" w:themeColor="text1"/>
                                  <w:sz w:val="20"/>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83" o:spid="_x0000_s1123" style="position:absolute;left:0;text-align:left;margin-left:25pt;margin-top:13.3pt;width:446.25pt;height:30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" fillcolor="#f2f2f2 [3052]" stroked="f" strokeweight="1pt">
                <v:textbox>
                  <w:txbxContent>
                    <w:p w:rsidR="00C31E80" w:rsidRDefault="00C31E80" w:rsidP="00BC01AA">
                      <w:pPr>
                        <w:spacing w:after="0" w:line="240" w:lineRule="auto"/>
                        <w:rPr>
                          <w:ins w:id="434" w:author="Comparison" w:date="2018-11-21T10:33:00Z"/>
                          <w:color w:val="000000" w:themeColor="text1"/>
                          <w:sz w:val="20"/>
                        </w:rPr>
                      </w:pPr>
                      <w:proofErr w:type="spellStart"/>
                      <w:ins w:id="435" w:author="Comparison" w:date="2018-11-21T10:33:00Z">
                        <w:r>
                          <w:rPr>
                            <w:color w:val="000000" w:themeColor="text1"/>
                            <w:sz w:val="20"/>
                          </w:rPr>
                          <w:t>sound_card</w:t>
                        </w:r>
                        <w:proofErr w:type="spellEnd"/>
                        <w:r>
                          <w:rPr>
                            <w:color w:val="000000" w:themeColor="text1"/>
                            <w:sz w:val="20"/>
                          </w:rPr>
                          <w:t>: sound {</w:t>
                        </w:r>
                      </w:ins>
                    </w:p>
                    <w:p w:rsidR="00C31E80" w:rsidRDefault="00C31E80" w:rsidP="00BC01AA">
                      <w:pPr>
                        <w:spacing w:after="0" w:line="240" w:lineRule="auto"/>
                        <w:rPr>
                          <w:ins w:id="436" w:author="Comparison" w:date="2018-11-21T10:33:00Z"/>
                          <w:color w:val="000000" w:themeColor="text1"/>
                          <w:sz w:val="20"/>
                        </w:rPr>
                      </w:pPr>
                      <w:ins w:id="437" w:author="Comparison" w:date="2018-11-21T10:33:00Z">
                        <w:r>
                          <w:rPr>
                            <w:color w:val="000000" w:themeColor="text1"/>
                            <w:sz w:val="20"/>
                          </w:rPr>
                          <w:tab/>
                          <w:t>compatible = "audio-graph-</w:t>
                        </w:r>
                        <w:proofErr w:type="spellStart"/>
                        <w:r>
                          <w:rPr>
                            <w:color w:val="000000" w:themeColor="text1"/>
                            <w:sz w:val="20"/>
                          </w:rPr>
                          <w:t>scu</w:t>
                        </w:r>
                        <w:proofErr w:type="spellEnd"/>
                        <w:r>
                          <w:rPr>
                            <w:color w:val="000000" w:themeColor="text1"/>
                            <w:sz w:val="20"/>
                          </w:rPr>
                          <w:t>-card";</w:t>
                        </w:r>
                      </w:ins>
                    </w:p>
                    <w:p w:rsidR="00C31E80" w:rsidRDefault="00C31E80" w:rsidP="00BC01AA">
                      <w:pPr>
                        <w:spacing w:after="0" w:line="240" w:lineRule="auto"/>
                        <w:rPr>
                          <w:ins w:id="438" w:author="Comparison" w:date="2018-11-21T10:33:00Z"/>
                          <w:color w:val="000000" w:themeColor="text1"/>
                          <w:sz w:val="20"/>
                        </w:rPr>
                      </w:pPr>
                    </w:p>
                    <w:p w:rsidR="00C31E80" w:rsidRDefault="00C31E80" w:rsidP="00BC01AA">
                      <w:pPr>
                        <w:spacing w:after="0" w:line="240" w:lineRule="auto"/>
                        <w:rPr>
                          <w:ins w:id="439" w:author="Comparison" w:date="2018-11-21T10:33:00Z"/>
                          <w:color w:val="000000" w:themeColor="text1"/>
                          <w:sz w:val="20"/>
                        </w:rPr>
                      </w:pPr>
                      <w:ins w:id="440" w:author="Comparison" w:date="2018-11-21T10:33:00Z">
                        <w:r>
                          <w:rPr>
                            <w:color w:val="000000" w:themeColor="text1"/>
                            <w:sz w:val="20"/>
                          </w:rPr>
                          <w:tab/>
                          <w:t>label = "</w:t>
                        </w:r>
                        <w:proofErr w:type="spellStart"/>
                        <w:r>
                          <w:rPr>
                            <w:color w:val="000000" w:themeColor="text1"/>
                            <w:sz w:val="20"/>
                          </w:rPr>
                          <w:t>rcar</w:t>
                        </w:r>
                        <w:proofErr w:type="spellEnd"/>
                        <w:r>
                          <w:rPr>
                            <w:color w:val="000000" w:themeColor="text1"/>
                            <w:sz w:val="20"/>
                          </w:rPr>
                          <w:t>-sound";</w:t>
                        </w:r>
                      </w:ins>
                    </w:p>
                    <w:p w:rsidR="00C31E80" w:rsidRDefault="00C31E80" w:rsidP="00BC01AA">
                      <w:pPr>
                        <w:spacing w:after="0" w:line="240" w:lineRule="auto"/>
                        <w:rPr>
                          <w:ins w:id="441" w:author="Comparison" w:date="2018-11-21T10:33:00Z"/>
                          <w:color w:val="000000" w:themeColor="text1"/>
                          <w:sz w:val="20"/>
                        </w:rPr>
                      </w:pPr>
                    </w:p>
                    <w:p w:rsidR="00C31E80" w:rsidRDefault="00C31E80" w:rsidP="00BC01AA">
                      <w:pPr>
                        <w:spacing w:after="0" w:line="240" w:lineRule="auto"/>
                        <w:rPr>
                          <w:ins w:id="442" w:author="Comparison" w:date="2018-11-21T10:33:00Z"/>
                          <w:color w:val="000000" w:themeColor="text1"/>
                          <w:sz w:val="20"/>
                        </w:rPr>
                      </w:pPr>
                      <w:ins w:id="443" w:author="Comparison" w:date="2018-11-21T10:33:00Z">
                        <w:r>
                          <w:rPr>
                            <w:color w:val="000000" w:themeColor="text1"/>
                            <w:sz w:val="20"/>
                          </w:rPr>
                          <w:tab/>
                          <w:t>prefix = "ak4613";</w:t>
                        </w:r>
                      </w:ins>
                    </w:p>
                    <w:p w:rsidR="00C31E80" w:rsidRDefault="00C31E80" w:rsidP="00BC01AA">
                      <w:pPr>
                        <w:spacing w:after="0" w:line="240" w:lineRule="auto"/>
                        <w:rPr>
                          <w:ins w:id="444" w:author="Comparison" w:date="2018-11-21T10:33:00Z"/>
                          <w:color w:val="000000" w:themeColor="text1"/>
                          <w:sz w:val="20"/>
                        </w:rPr>
                      </w:pPr>
                      <w:ins w:id="445" w:author="Comparison" w:date="2018-11-21T10:33:00Z">
                        <w:r>
                          <w:rPr>
                            <w:color w:val="000000" w:themeColor="text1"/>
                            <w:sz w:val="20"/>
                          </w:rPr>
                          <w:tab/>
                          <w:t>routing = "ak4613 Playback", "Playback0",</w:t>
                        </w:r>
                      </w:ins>
                    </w:p>
                    <w:p w:rsidR="00C31E80" w:rsidRDefault="00C31E80" w:rsidP="00BC01AA">
                      <w:pPr>
                        <w:spacing w:after="0" w:line="240" w:lineRule="auto"/>
                        <w:rPr>
                          <w:ins w:id="446" w:author="Comparison" w:date="2018-11-21T10:33:00Z"/>
                          <w:color w:val="000000" w:themeColor="text1"/>
                          <w:sz w:val="20"/>
                        </w:rPr>
                      </w:pPr>
                      <w:ins w:id="447" w:author="Comparison" w:date="2018-11-21T10:33:00Z">
                        <w:r>
                          <w:rPr>
                            <w:color w:val="000000" w:themeColor="text1"/>
                            <w:sz w:val="20"/>
                          </w:rPr>
                          <w:tab/>
                        </w:r>
                        <w:r>
                          <w:rPr>
                            <w:color w:val="000000" w:themeColor="text1"/>
                            <w:sz w:val="20"/>
                          </w:rPr>
                          <w:tab/>
                        </w:r>
                        <w:r>
                          <w:rPr>
                            <w:color w:val="000000" w:themeColor="text1"/>
                            <w:sz w:val="20"/>
                          </w:rPr>
                          <w:tab/>
                          <w:t>"ak4613 Playback", "Playback1",</w:t>
                        </w:r>
                      </w:ins>
                    </w:p>
                    <w:p w:rsidR="00C31E80" w:rsidRDefault="00C31E80" w:rsidP="00BC01AA">
                      <w:pPr>
                        <w:spacing w:after="0" w:line="240" w:lineRule="auto"/>
                        <w:rPr>
                          <w:ins w:id="448" w:author="Comparison" w:date="2018-11-21T10:33:00Z"/>
                          <w:color w:val="000000" w:themeColor="text1"/>
                          <w:sz w:val="20"/>
                        </w:rPr>
                      </w:pPr>
                      <w:ins w:id="449" w:author="Comparison" w:date="2018-11-21T10:33:00Z">
                        <w:r>
                          <w:rPr>
                            <w:color w:val="000000" w:themeColor="text1"/>
                            <w:sz w:val="20"/>
                          </w:rPr>
                          <w:tab/>
                        </w:r>
                        <w:r>
                          <w:rPr>
                            <w:color w:val="000000" w:themeColor="text1"/>
                            <w:sz w:val="20"/>
                          </w:rPr>
                          <w:tab/>
                        </w:r>
                        <w:r>
                          <w:rPr>
                            <w:color w:val="000000" w:themeColor="text1"/>
                            <w:sz w:val="20"/>
                          </w:rPr>
                          <w:tab/>
                          <w:t>"ak4613 Playback", "Playback2",</w:t>
                        </w:r>
                      </w:ins>
                    </w:p>
                    <w:p w:rsidR="00C31E80" w:rsidRDefault="00C31E80" w:rsidP="00BC01AA">
                      <w:pPr>
                        <w:spacing w:after="0" w:line="240" w:lineRule="auto"/>
                        <w:rPr>
                          <w:ins w:id="450" w:author="Comparison" w:date="2018-11-21T10:33:00Z"/>
                          <w:color w:val="000000" w:themeColor="text1"/>
                          <w:sz w:val="20"/>
                        </w:rPr>
                      </w:pPr>
                      <w:ins w:id="451" w:author="Comparison" w:date="2018-11-21T10:33:00Z">
                        <w:r>
                          <w:rPr>
                            <w:color w:val="000000" w:themeColor="text1"/>
                            <w:sz w:val="20"/>
                          </w:rPr>
                          <w:tab/>
                        </w:r>
                        <w:r>
                          <w:rPr>
                            <w:color w:val="000000" w:themeColor="text1"/>
                            <w:sz w:val="20"/>
                          </w:rPr>
                          <w:tab/>
                        </w:r>
                        <w:r>
                          <w:rPr>
                            <w:color w:val="000000" w:themeColor="text1"/>
                            <w:sz w:val="20"/>
                          </w:rPr>
                          <w:tab/>
                          <w:t>"ak4613 Playback", "Playback3",</w:t>
                        </w:r>
                      </w:ins>
                    </w:p>
                    <w:p w:rsidR="00C31E80" w:rsidRDefault="00C31E80" w:rsidP="00BC01AA">
                      <w:pPr>
                        <w:spacing w:after="0" w:line="240" w:lineRule="auto"/>
                        <w:rPr>
                          <w:ins w:id="452" w:author="Comparison" w:date="2018-11-21T10:33:00Z"/>
                          <w:color w:val="000000" w:themeColor="text1"/>
                          <w:sz w:val="20"/>
                        </w:rPr>
                      </w:pPr>
                      <w:ins w:id="453" w:author="Comparison" w:date="2018-11-21T10:33:00Z">
                        <w:r>
                          <w:rPr>
                            <w:color w:val="000000" w:themeColor="text1"/>
                            <w:sz w:val="20"/>
                          </w:rPr>
                          <w:tab/>
                        </w:r>
                        <w:r>
                          <w:rPr>
                            <w:color w:val="000000" w:themeColor="text1"/>
                            <w:sz w:val="20"/>
                          </w:rPr>
                          <w:tab/>
                        </w:r>
                        <w:r>
                          <w:rPr>
                            <w:color w:val="000000" w:themeColor="text1"/>
                            <w:sz w:val="20"/>
                          </w:rPr>
                          <w:tab/>
                          <w:t>"Capture0", "ak4613 Capture",</w:t>
                        </w:r>
                      </w:ins>
                    </w:p>
                    <w:p w:rsidR="00C31E80" w:rsidRDefault="00C31E80" w:rsidP="00BC01AA">
                      <w:pPr>
                        <w:spacing w:after="0" w:line="240" w:lineRule="auto"/>
                        <w:rPr>
                          <w:ins w:id="454" w:author="Comparison" w:date="2018-11-21T10:33:00Z"/>
                          <w:color w:val="000000" w:themeColor="text1"/>
                          <w:sz w:val="20"/>
                        </w:rPr>
                      </w:pPr>
                      <w:ins w:id="455" w:author="Comparison" w:date="2018-11-21T10:33:00Z">
                        <w:r>
                          <w:rPr>
                            <w:color w:val="000000" w:themeColor="text1"/>
                            <w:sz w:val="20"/>
                          </w:rPr>
                          <w:tab/>
                        </w:r>
                        <w:r>
                          <w:rPr>
                            <w:color w:val="000000" w:themeColor="text1"/>
                            <w:sz w:val="20"/>
                          </w:rPr>
                          <w:tab/>
                        </w:r>
                        <w:r>
                          <w:rPr>
                            <w:color w:val="000000" w:themeColor="text1"/>
                            <w:sz w:val="20"/>
                          </w:rPr>
                          <w:tab/>
                          <w:t>"Capture1", "ak4613 Capture",</w:t>
                        </w:r>
                      </w:ins>
                    </w:p>
                    <w:p w:rsidR="00C31E80" w:rsidRDefault="00C31E80" w:rsidP="00BC01AA">
                      <w:pPr>
                        <w:spacing w:after="0" w:line="240" w:lineRule="auto"/>
                        <w:rPr>
                          <w:ins w:id="456" w:author="Comparison" w:date="2018-11-21T10:33:00Z"/>
                          <w:color w:val="000000" w:themeColor="text1"/>
                          <w:sz w:val="20"/>
                        </w:rPr>
                      </w:pPr>
                      <w:ins w:id="457" w:author="Comparison" w:date="2018-11-21T10:33:00Z">
                        <w:r>
                          <w:rPr>
                            <w:color w:val="000000" w:themeColor="text1"/>
                            <w:sz w:val="20"/>
                          </w:rPr>
                          <w:tab/>
                        </w:r>
                        <w:r>
                          <w:rPr>
                            <w:color w:val="000000" w:themeColor="text1"/>
                            <w:sz w:val="20"/>
                          </w:rPr>
                          <w:tab/>
                        </w:r>
                        <w:r>
                          <w:rPr>
                            <w:color w:val="000000" w:themeColor="text1"/>
                            <w:sz w:val="20"/>
                          </w:rPr>
                          <w:tab/>
                          <w:t>"Capture2", "ak4613 Capture",</w:t>
                        </w:r>
                      </w:ins>
                    </w:p>
                    <w:p w:rsidR="00C31E80" w:rsidRDefault="00C31E80" w:rsidP="00BC01AA">
                      <w:pPr>
                        <w:spacing w:after="0" w:line="240" w:lineRule="auto"/>
                        <w:rPr>
                          <w:color w:val="000000" w:themeColor="text1"/>
                          <w:sz w:val="20"/>
                        </w:rPr>
                      </w:pPr>
                      <w:ins w:id="458" w:author="Comparison" w:date="2018-11-21T10:33:00Z">
                        <w:r>
                          <w:rPr>
                            <w:color w:val="000000" w:themeColor="text1"/>
                            <w:sz w:val="20"/>
                          </w:rPr>
                          <w:tab/>
                        </w:r>
                        <w:r>
                          <w:rPr>
                            <w:color w:val="000000" w:themeColor="text1"/>
                            <w:sz w:val="20"/>
                          </w:rPr>
                          <w:tab/>
                        </w:r>
                        <w:r>
                          <w:rPr>
                            <w:color w:val="000000" w:themeColor="text1"/>
                            <w:sz w:val="20"/>
                          </w:rPr>
                          <w:tab/>
                          <w:t>"Capture3", "ak4613 Capture"</w:t>
                        </w:r>
                      </w:ins>
                      <w:r>
                        <w:rPr>
                          <w:color w:val="000000" w:themeColor="text1"/>
                          <w:sz w:val="20"/>
                        </w:rPr>
                        <w:t>,</w:t>
                      </w:r>
                    </w:p>
                    <w:p w:rsidR="00C31E80" w:rsidRPr="00D81F83" w:rsidRDefault="00C31E80"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"ak4613 Playback", "DAI0 Playback",</w:t>
                      </w:r>
                    </w:p>
                    <w:p w:rsidR="00C31E80" w:rsidRDefault="00C31E80" w:rsidP="00D81F83">
                      <w:pPr>
                        <w:spacing w:after="0" w:line="240" w:lineRule="auto"/>
                        <w:rPr>
                          <w:ins w:id="459" w:author="Comparison" w:date="2018-11-21T10:33:00Z"/>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"DAI0 Capture", "ak4613 Capture";</w:t>
                      </w:r>
                    </w:p>
                    <w:p w:rsidR="00C31E80" w:rsidRDefault="00C31E80" w:rsidP="00BC01AA">
                      <w:pPr>
                        <w:spacing w:after="0" w:line="240" w:lineRule="auto"/>
                        <w:rPr>
                          <w:ins w:id="460" w:author="Comparison" w:date="2018-11-21T10:33:00Z"/>
                          <w:color w:val="000000" w:themeColor="text1"/>
                          <w:sz w:val="20"/>
                        </w:rPr>
                      </w:pPr>
                    </w:p>
                    <w:p w:rsidR="00C31E80" w:rsidRDefault="00C31E80" w:rsidP="00BC01AA">
                      <w:pPr>
                        <w:spacing w:after="0" w:line="240" w:lineRule="auto"/>
                        <w:rPr>
                          <w:ins w:id="461" w:author="Comparison" w:date="2018-11-21T10:33:00Z"/>
                          <w:color w:val="000000" w:themeColor="text1"/>
                          <w:sz w:val="20"/>
                        </w:rPr>
                      </w:pPr>
                      <w:ins w:id="462" w:author="Comparison" w:date="2018-11-21T10:33:00Z">
                        <w:r>
                          <w:rPr>
                            <w:color w:val="000000" w:themeColor="text1"/>
                            <w:sz w:val="20"/>
                          </w:rPr>
                          <w:tab/>
                          <w:t>dais = &lt;&amp;adsp_port0</w:t>
                        </w:r>
                      </w:ins>
                    </w:p>
                    <w:p w:rsidR="00C31E80" w:rsidRDefault="00C31E80" w:rsidP="00BC01AA">
                      <w:pPr>
                        <w:spacing w:after="0" w:line="240" w:lineRule="auto"/>
                        <w:rPr>
                          <w:ins w:id="463" w:author="Comparison" w:date="2018-11-21T10:33:00Z"/>
                          <w:color w:val="000000" w:themeColor="text1"/>
                          <w:sz w:val="20"/>
                        </w:rPr>
                      </w:pPr>
                      <w:ins w:id="464" w:author="Comparison" w:date="2018-11-21T10:33:00Z">
                        <w:r>
                          <w:rPr>
                            <w:color w:val="000000" w:themeColor="text1"/>
                            <w:sz w:val="20"/>
                          </w:rPr>
                          <w:tab/>
                        </w:r>
                        <w:r>
                          <w:rPr>
                            <w:color w:val="000000" w:themeColor="text1"/>
                            <w:sz w:val="20"/>
                          </w:rPr>
                          <w:tab/>
                          <w:t>&amp;adsp_port1</w:t>
                        </w:r>
                      </w:ins>
                    </w:p>
                    <w:p w:rsidR="00C31E80" w:rsidRDefault="00C31E80" w:rsidP="00BC01AA">
                      <w:pPr>
                        <w:spacing w:after="0" w:line="240" w:lineRule="auto"/>
                        <w:rPr>
                          <w:ins w:id="465" w:author="Comparison" w:date="2018-11-21T10:33:00Z"/>
                          <w:color w:val="000000" w:themeColor="text1"/>
                          <w:sz w:val="20"/>
                        </w:rPr>
                      </w:pPr>
                      <w:ins w:id="466" w:author="Comparison" w:date="2018-11-21T10:33:00Z">
                        <w:r>
                          <w:rPr>
                            <w:color w:val="000000" w:themeColor="text1"/>
                            <w:sz w:val="20"/>
                          </w:rPr>
                          <w:tab/>
                        </w:r>
                        <w:r>
                          <w:rPr>
                            <w:color w:val="000000" w:themeColor="text1"/>
                            <w:sz w:val="20"/>
                          </w:rPr>
                          <w:tab/>
                          <w:t>&amp;adsp_port2</w:t>
                        </w:r>
                      </w:ins>
                    </w:p>
                    <w:p w:rsidR="00C31E80" w:rsidRDefault="00C31E80" w:rsidP="00BC01AA">
                      <w:pPr>
                        <w:spacing w:after="0" w:line="240" w:lineRule="auto"/>
                        <w:rPr>
                          <w:color w:val="000000" w:themeColor="text1"/>
                          <w:sz w:val="20"/>
                        </w:rPr>
                      </w:pPr>
                      <w:ins w:id="467" w:author="Comparison" w:date="2018-11-21T10:33:00Z">
                        <w:r>
                          <w:rPr>
                            <w:color w:val="000000" w:themeColor="text1"/>
                            <w:sz w:val="20"/>
                          </w:rPr>
                          <w:tab/>
                        </w:r>
                        <w:r>
                          <w:rPr>
                            <w:color w:val="000000" w:themeColor="text1"/>
                            <w:sz w:val="20"/>
                          </w:rPr>
                          <w:tab/>
                          <w:t>&amp;adsp_port3</w:t>
                        </w:r>
                      </w:ins>
                    </w:p>
                    <w:p w:rsidR="00C31E80" w:rsidRDefault="00C31E80" w:rsidP="006E6333">
                      <w:pPr>
                        <w:spacing w:after="0" w:line="240" w:lineRule="auto"/>
                        <w:ind w:left="720" w:firstLine="720"/>
                        <w:rPr>
                          <w:ins w:id="468" w:author="Comparison" w:date="2018-11-21T10:33:00Z"/>
                          <w:color w:val="000000" w:themeColor="text1"/>
                          <w:sz w:val="20"/>
                        </w:rPr>
                      </w:pPr>
                      <w:r w:rsidRPr="006E6333">
                        <w:rPr>
                          <w:color w:val="000000" w:themeColor="text1"/>
                          <w:sz w:val="20"/>
                        </w:rPr>
                        <w:t>&amp;rsnd_port0</w:t>
                      </w:r>
                      <w:ins w:id="469" w:author="Comparison" w:date="2018-11-21T10:33:00Z">
                        <w:r>
                          <w:rPr>
                            <w:color w:val="000000" w:themeColor="text1"/>
                            <w:sz w:val="20"/>
                          </w:rPr>
                          <w:t>&gt;;</w:t>
                        </w:r>
                      </w:ins>
                    </w:p>
                    <w:p w:rsidR="00C31E80" w:rsidRDefault="00C31E80" w:rsidP="00BC01AA">
                      <w:pPr>
                        <w:spacing w:after="0" w:line="240" w:lineRule="auto"/>
                        <w:rPr>
                          <w:ins w:id="470" w:author="Comparison" w:date="2018-11-21T10:33:00Z"/>
                          <w:color w:val="000000" w:themeColor="text1"/>
                          <w:sz w:val="20"/>
                        </w:rPr>
                      </w:pPr>
                      <w:ins w:id="471" w:author="Comparison" w:date="2018-11-21T10:33:00Z">
                        <w:r>
                          <w:rPr>
                            <w:color w:val="000000" w:themeColor="text1"/>
                            <w:sz w:val="20"/>
                          </w:rPr>
                          <w:t>};</w:t>
                        </w:r>
                      </w:ins>
                    </w:p>
                  </w:txbxContent>
                </v:textbox>
                <w10:wrap type="topAndBottom"/>
              </v:rect>
            </w:pict>
          </mc:Fallback>
        </mc:AlternateContent>
      </w:r>
    </w:p>
    <w:p w:rsidR="00BC01AA" w:rsidRDefault="00BC01AA" w:rsidP="00BC01AA">
      <w:pPr>
        <w:rPr>
          <w:ins w:id="472" w:author="Comparison" w:date="2018-11-21T10:33:00Z"/>
          <w:rFonts w:ascii="Verdana" w:hAnsi="Verdana"/>
          <w:sz w:val="20"/>
          <w:szCs w:val="20"/>
        </w:rPr>
      </w:pPr>
    </w:p>
    <w:p w:rsidR="00053E42" w:rsidRDefault="00053E42" w:rsidP="00BC5B77">
      <w:pPr>
        <w:rPr>
          <w:rFonts w:ascii="Verdana" w:hAnsi="Verdana"/>
          <w:sz w:val="20"/>
          <w:szCs w:val="20"/>
        </w:rPr>
      </w:pPr>
      <w:r>
        <w:rPr>
          <w:rFonts w:ascii="Verdana" w:hAnsi="Verdana"/>
          <w:sz w:val="20"/>
          <w:szCs w:val="20"/>
        </w:rPr>
        <w:t>[Note]</w:t>
      </w:r>
    </w:p>
    <w:p w:rsidR="00BC01AA" w:rsidRPr="00053E42" w:rsidRDefault="00053E42" w:rsidP="00053E42">
      <w:pPr>
        <w:rPr>
          <w:rFonts w:ascii="Verdana" w:hAnsi="Verdana"/>
          <w:sz w:val="20"/>
          <w:szCs w:val="20"/>
        </w:rPr>
      </w:pPr>
      <w:r w:rsidRPr="00053E42">
        <w:rPr>
          <w:rFonts w:ascii="Verdana" w:hAnsi="Verdana"/>
          <w:sz w:val="20"/>
          <w:szCs w:val="20"/>
        </w:rPr>
        <w:t>-</w:t>
      </w:r>
      <w:r>
        <w:rPr>
          <w:rFonts w:ascii="Verdana" w:hAnsi="Verdana"/>
          <w:sz w:val="20"/>
          <w:szCs w:val="20"/>
        </w:rPr>
        <w:t xml:space="preserve"> </w:t>
      </w:r>
      <w:r w:rsidR="00BC5B77" w:rsidRPr="00053E42">
        <w:rPr>
          <w:rFonts w:ascii="Verdana" w:hAnsi="Verdana"/>
          <w:sz w:val="20"/>
          <w:szCs w:val="20"/>
        </w:rPr>
        <w:t xml:space="preserve">If current kernel-source configured HDMI audio for </w:t>
      </w:r>
      <w:proofErr w:type="spellStart"/>
      <w:r w:rsidR="00BC5B77" w:rsidRPr="00053E42">
        <w:rPr>
          <w:rFonts w:ascii="Verdana" w:hAnsi="Verdana"/>
          <w:sz w:val="20"/>
          <w:szCs w:val="20"/>
        </w:rPr>
        <w:t>rcar</w:t>
      </w:r>
      <w:proofErr w:type="spellEnd"/>
      <w:r w:rsidR="00BC5B77" w:rsidRPr="00053E42">
        <w:rPr>
          <w:rFonts w:ascii="Verdana" w:hAnsi="Verdana"/>
          <w:sz w:val="20"/>
          <w:szCs w:val="20"/>
        </w:rPr>
        <w:t xml:space="preserve">-sound. It means </w:t>
      </w:r>
      <w:proofErr w:type="spellStart"/>
      <w:r w:rsidR="00BC5B77" w:rsidRPr="00053E42">
        <w:rPr>
          <w:rFonts w:ascii="Verdana" w:hAnsi="Verdana"/>
          <w:sz w:val="20"/>
          <w:szCs w:val="20"/>
        </w:rPr>
        <w:t>rcar</w:t>
      </w:r>
      <w:proofErr w:type="spellEnd"/>
      <w:r w:rsidR="00BC5B77" w:rsidRPr="00053E42">
        <w:rPr>
          <w:rFonts w:ascii="Verdana" w:hAnsi="Verdana"/>
          <w:sz w:val="20"/>
          <w:szCs w:val="20"/>
        </w:rPr>
        <w:t xml:space="preserve">-sound is routed </w:t>
      </w:r>
      <w:r w:rsidR="00751182" w:rsidRPr="00053E42">
        <w:rPr>
          <w:rFonts w:ascii="Verdana" w:hAnsi="Verdana"/>
          <w:sz w:val="20"/>
          <w:szCs w:val="20"/>
        </w:rPr>
        <w:t xml:space="preserve">to HDMI codec, and AK4613 codec. In such cases, </w:t>
      </w:r>
      <w:r w:rsidR="008E06BB" w:rsidRPr="00053E42">
        <w:rPr>
          <w:rFonts w:ascii="Verdana" w:hAnsi="Verdana"/>
          <w:sz w:val="20"/>
          <w:szCs w:val="20"/>
        </w:rPr>
        <w:t>i</w:t>
      </w:r>
      <w:r w:rsidR="00751182" w:rsidRPr="00053E42">
        <w:rPr>
          <w:rFonts w:ascii="Verdana" w:hAnsi="Verdana"/>
          <w:sz w:val="20"/>
          <w:szCs w:val="20"/>
        </w:rPr>
        <w:t>ntegrating ADSP sound is done by removing</w:t>
      </w:r>
      <w:r w:rsidR="00C41E98" w:rsidRPr="00053E42">
        <w:rPr>
          <w:rFonts w:ascii="Verdana" w:hAnsi="Verdana"/>
          <w:sz w:val="20"/>
          <w:szCs w:val="20"/>
        </w:rPr>
        <w:t xml:space="preserve"> HDMI audio from </w:t>
      </w:r>
      <w:proofErr w:type="spellStart"/>
      <w:r w:rsidR="00C41E98" w:rsidRPr="00053E42">
        <w:rPr>
          <w:rFonts w:ascii="Verdana" w:hAnsi="Verdana"/>
          <w:sz w:val="20"/>
          <w:szCs w:val="20"/>
        </w:rPr>
        <w:t>rcar</w:t>
      </w:r>
      <w:proofErr w:type="spellEnd"/>
      <w:r w:rsidR="00C41E98" w:rsidRPr="00053E42">
        <w:rPr>
          <w:rFonts w:ascii="Verdana" w:hAnsi="Verdana"/>
          <w:sz w:val="20"/>
          <w:szCs w:val="20"/>
        </w:rPr>
        <w:t>-sound.</w:t>
      </w:r>
    </w:p>
    <w:p w:rsidR="00C41E98" w:rsidRPr="008E06BB" w:rsidRDefault="008E06BB" w:rsidP="00BC5B77">
      <w:pPr>
        <w:rPr>
          <w:rFonts w:ascii="Verdana" w:hAnsi="Verdana"/>
          <w:i/>
          <w:sz w:val="20"/>
          <w:szCs w:val="20"/>
        </w:rPr>
      </w:pPr>
      <w:r>
        <w:rPr>
          <w:rFonts w:ascii="Verdana" w:hAnsi="Verdana"/>
          <w:sz w:val="20"/>
          <w:szCs w:val="20"/>
        </w:rPr>
        <w:t xml:space="preserve">For example, remove </w:t>
      </w:r>
      <w:r w:rsidR="009143CC">
        <w:rPr>
          <w:rFonts w:ascii="Verdana" w:hAnsi="Verdana"/>
          <w:sz w:val="20"/>
          <w:szCs w:val="20"/>
        </w:rPr>
        <w:t xml:space="preserve">below content </w:t>
      </w:r>
      <w:r>
        <w:rPr>
          <w:rFonts w:ascii="Verdana" w:hAnsi="Verdana"/>
          <w:sz w:val="20"/>
          <w:szCs w:val="20"/>
        </w:rPr>
        <w:t xml:space="preserve">in </w:t>
      </w:r>
      <w:r w:rsidRPr="008E06BB">
        <w:rPr>
          <w:rFonts w:ascii="Verdana" w:hAnsi="Verdana"/>
          <w:i/>
          <w:sz w:val="20"/>
          <w:szCs w:val="20"/>
        </w:rPr>
        <w:t>arch/arm64/boot/</w:t>
      </w:r>
      <w:proofErr w:type="spellStart"/>
      <w:r w:rsidRPr="008E06BB">
        <w:rPr>
          <w:rFonts w:ascii="Verdana" w:hAnsi="Verdana"/>
          <w:i/>
          <w:sz w:val="20"/>
          <w:szCs w:val="20"/>
        </w:rPr>
        <w:t>dts</w:t>
      </w:r>
      <w:proofErr w:type="spellEnd"/>
      <w:r w:rsidRPr="008E06BB">
        <w:rPr>
          <w:rFonts w:ascii="Verdana" w:hAnsi="Verdana"/>
          <w:i/>
          <w:sz w:val="20"/>
          <w:szCs w:val="20"/>
        </w:rPr>
        <w:t>/</w:t>
      </w:r>
      <w:proofErr w:type="spellStart"/>
      <w:r w:rsidRPr="008E06BB">
        <w:rPr>
          <w:rFonts w:ascii="Verdana" w:hAnsi="Verdana"/>
          <w:i/>
          <w:sz w:val="20"/>
          <w:szCs w:val="20"/>
        </w:rPr>
        <w:t>renesas</w:t>
      </w:r>
      <w:proofErr w:type="spellEnd"/>
      <w:r w:rsidRPr="008E06BB">
        <w:rPr>
          <w:rFonts w:ascii="Verdana" w:hAnsi="Verdana"/>
          <w:i/>
          <w:sz w:val="20"/>
          <w:szCs w:val="20"/>
        </w:rPr>
        <w:t>/r8a7795-salvator-xs.dts</w:t>
      </w:r>
    </w:p>
    <w:p w:rsidR="005D00C7" w:rsidRPr="0097597A" w:rsidRDefault="0092075A" w:rsidP="00EE4073">
      <w:pPr>
        <w:rPr>
          <w:rFonts w:ascii="Verdana" w:hAnsi="Verdana"/>
          <w:sz w:val="20"/>
          <w:szCs w:val="20"/>
        </w:rPr>
      </w:pPr>
      <w:r>
        <w:rPr>
          <w:noProof/>
        </w:rPr>
        <mc:AlternateContent>
          <mc:Choice Requires="wps">
            <w:drawing>
              <wp:anchor distT="0" distB="0" distL="114300" distR="114300" simplePos="0" relativeHeight="251673600" behindDoc="0" locked="0" layoutInCell="1" allowOverlap="1" wp14:anchorId="4741E30B" wp14:editId="45AFE633">
                <wp:simplePos x="0" y="0"/>
                <wp:positionH relativeFrom="column">
                  <wp:posOffset>317583</wp:posOffset>
                </wp:positionH>
                <wp:positionV relativeFrom="paragraph">
                  <wp:posOffset>189810</wp:posOffset>
                </wp:positionV>
                <wp:extent cx="5667375" cy="914400"/>
                <wp:effectExtent l="0" t="0" r="9525" b="0"/>
                <wp:wrapTopAndBottom/>
                <wp:docPr id="96" name="Rectangle 96"/>
                <wp:cNvGraphicFramePr/>
                <a:graphic xmlns:a="http://schemas.openxmlformats.org/drawingml/2006/main">
                  <a:graphicData uri="http://schemas.microsoft.com/office/word/2010/wordprocessingShape">
                    <wps:wsp>
                      <wps:cNvSpPr/>
                      <wps:spPr>
                        <a:xfrm>
                          <a:off x="0" y="0"/>
                          <a:ext cx="566737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1E80" w:rsidRPr="009143CC" w:rsidRDefault="00C31E80" w:rsidP="009143CC">
                            <w:pPr>
                              <w:spacing w:after="0" w:line="240" w:lineRule="auto"/>
                              <w:rPr>
                                <w:color w:val="000000" w:themeColor="text1"/>
                                <w:sz w:val="20"/>
                              </w:rPr>
                            </w:pPr>
                            <w:r w:rsidRPr="009143CC">
                              <w:rPr>
                                <w:color w:val="000000" w:themeColor="text1"/>
                                <w:sz w:val="20"/>
                              </w:rPr>
                              <w:t>&amp;</w:t>
                            </w:r>
                            <w:proofErr w:type="spellStart"/>
                            <w:r w:rsidRPr="009143CC">
                              <w:rPr>
                                <w:color w:val="000000" w:themeColor="text1"/>
                                <w:sz w:val="20"/>
                              </w:rPr>
                              <w:t>sound_card</w:t>
                            </w:r>
                            <w:proofErr w:type="spellEnd"/>
                            <w:r w:rsidRPr="009143CC">
                              <w:rPr>
                                <w:color w:val="000000" w:themeColor="text1"/>
                                <w:sz w:val="20"/>
                              </w:rPr>
                              <w:t xml:space="preserve"> {</w:t>
                            </w:r>
                          </w:p>
                          <w:p w:rsidR="00C31E80" w:rsidRPr="009143CC" w:rsidRDefault="00C31E80" w:rsidP="009143CC">
                            <w:pPr>
                              <w:spacing w:after="0" w:line="240" w:lineRule="auto"/>
                              <w:rPr>
                                <w:color w:val="000000" w:themeColor="text1"/>
                                <w:sz w:val="20"/>
                              </w:rPr>
                            </w:pPr>
                            <w:r w:rsidRPr="009143CC">
                              <w:rPr>
                                <w:color w:val="000000" w:themeColor="text1"/>
                                <w:sz w:val="20"/>
                              </w:rPr>
                              <w:tab/>
                              <w:t>dais = &lt;&amp;rsnd_port0</w:t>
                            </w:r>
                            <w:r w:rsidRPr="009143CC">
                              <w:rPr>
                                <w:color w:val="000000" w:themeColor="text1"/>
                                <w:sz w:val="20"/>
                              </w:rPr>
                              <w:tab/>
                              <w:t>/* ak4613 */</w:t>
                            </w:r>
                          </w:p>
                          <w:p w:rsidR="00C31E80" w:rsidRPr="009143CC" w:rsidRDefault="00C31E80" w:rsidP="009143CC">
                            <w:pPr>
                              <w:spacing w:after="0" w:line="240" w:lineRule="auto"/>
                              <w:rPr>
                                <w:color w:val="000000" w:themeColor="text1"/>
                                <w:sz w:val="20"/>
                              </w:rPr>
                            </w:pPr>
                            <w:r w:rsidRPr="009143CC">
                              <w:rPr>
                                <w:color w:val="000000" w:themeColor="text1"/>
                                <w:sz w:val="20"/>
                              </w:rPr>
                              <w:tab/>
                            </w:r>
                            <w:r w:rsidRPr="009143CC">
                              <w:rPr>
                                <w:color w:val="000000" w:themeColor="text1"/>
                                <w:sz w:val="20"/>
                              </w:rPr>
                              <w:tab/>
                              <w:t>&amp;rsnd_port1</w:t>
                            </w:r>
                            <w:r w:rsidRPr="009143CC">
                              <w:rPr>
                                <w:color w:val="000000" w:themeColor="text1"/>
                                <w:sz w:val="20"/>
                              </w:rPr>
                              <w:tab/>
                              <w:t>/* HDMI</w:t>
                            </w:r>
                            <w:proofErr w:type="gramStart"/>
                            <w:r w:rsidRPr="009143CC">
                              <w:rPr>
                                <w:color w:val="000000" w:themeColor="text1"/>
                                <w:sz w:val="20"/>
                              </w:rPr>
                              <w:t>0  *</w:t>
                            </w:r>
                            <w:proofErr w:type="gramEnd"/>
                            <w:r w:rsidRPr="009143CC">
                              <w:rPr>
                                <w:color w:val="000000" w:themeColor="text1"/>
                                <w:sz w:val="20"/>
                              </w:rPr>
                              <w:t>/</w:t>
                            </w:r>
                          </w:p>
                          <w:p w:rsidR="00C31E80" w:rsidRDefault="00C31E80" w:rsidP="009143CC">
                            <w:pPr>
                              <w:spacing w:after="0" w:line="240" w:lineRule="auto"/>
                              <w:rPr>
                                <w:color w:val="000000" w:themeColor="text1"/>
                                <w:sz w:val="20"/>
                              </w:rPr>
                            </w:pPr>
                            <w:r>
                              <w:rPr>
                                <w:color w:val="000000" w:themeColor="text1"/>
                                <w:sz w:val="20"/>
                              </w:rPr>
                              <w:tab/>
                            </w:r>
                            <w:r>
                              <w:rPr>
                                <w:color w:val="000000" w:themeColor="text1"/>
                                <w:sz w:val="20"/>
                              </w:rPr>
                              <w:tab/>
                              <w:t>&amp;rsnd_port2&gt;;</w:t>
                            </w:r>
                            <w:r>
                              <w:rPr>
                                <w:color w:val="000000" w:themeColor="text1"/>
                                <w:sz w:val="20"/>
                              </w:rPr>
                              <w:tab/>
                              <w:t>/* HDMI</w:t>
                            </w:r>
                            <w:proofErr w:type="gramStart"/>
                            <w:r>
                              <w:rPr>
                                <w:color w:val="000000" w:themeColor="text1"/>
                                <w:sz w:val="20"/>
                              </w:rPr>
                              <w:t>1  *</w:t>
                            </w:r>
                            <w:proofErr w:type="gramEnd"/>
                            <w:r>
                              <w:rPr>
                                <w:color w:val="000000" w:themeColor="text1"/>
                                <w:sz w:val="20"/>
                              </w:rPr>
                              <w:t>/</w:t>
                            </w:r>
                          </w:p>
                          <w:p w:rsidR="00C31E80" w:rsidRDefault="00C31E80" w:rsidP="009143CC">
                            <w:pPr>
                              <w:spacing w:after="0" w:line="240" w:lineRule="auto"/>
                              <w:rPr>
                                <w:ins w:id="473" w:author="Comparison" w:date="2018-11-21T10:33:00Z"/>
                                <w:color w:val="000000" w:themeColor="text1"/>
                                <w:sz w:val="20"/>
                              </w:rPr>
                            </w:pPr>
                            <w:r w:rsidRPr="009143CC">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41E30B" id="Rectangle 96" o:spid="_x0000_s1124" style="position:absolute;margin-left:25pt;margin-top:14.95pt;width:446.25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" fillcolor="#f2f2f2 [3052]" stroked="f" strokeweight="1pt">
                <v:textbox>
                  <w:txbxContent>
                    <w:p w:rsidR="00C31E80" w:rsidRPr="009143CC" w:rsidRDefault="00C31E80" w:rsidP="009143CC">
                      <w:pPr>
                        <w:spacing w:after="0" w:line="240" w:lineRule="auto"/>
                        <w:rPr>
                          <w:color w:val="000000" w:themeColor="text1"/>
                          <w:sz w:val="20"/>
                        </w:rPr>
                      </w:pPr>
                      <w:r w:rsidRPr="009143CC">
                        <w:rPr>
                          <w:color w:val="000000" w:themeColor="text1"/>
                          <w:sz w:val="20"/>
                        </w:rPr>
                        <w:t>&amp;</w:t>
                      </w:r>
                      <w:proofErr w:type="spellStart"/>
                      <w:r w:rsidRPr="009143CC">
                        <w:rPr>
                          <w:color w:val="000000" w:themeColor="text1"/>
                          <w:sz w:val="20"/>
                        </w:rPr>
                        <w:t>sound_card</w:t>
                      </w:r>
                      <w:proofErr w:type="spellEnd"/>
                      <w:r w:rsidRPr="009143CC">
                        <w:rPr>
                          <w:color w:val="000000" w:themeColor="text1"/>
                          <w:sz w:val="20"/>
                        </w:rPr>
                        <w:t xml:space="preserve"> {</w:t>
                      </w:r>
                    </w:p>
                    <w:p w:rsidR="00C31E80" w:rsidRPr="009143CC" w:rsidRDefault="00C31E80" w:rsidP="009143CC">
                      <w:pPr>
                        <w:spacing w:after="0" w:line="240" w:lineRule="auto"/>
                        <w:rPr>
                          <w:color w:val="000000" w:themeColor="text1"/>
                          <w:sz w:val="20"/>
                        </w:rPr>
                      </w:pPr>
                      <w:r w:rsidRPr="009143CC">
                        <w:rPr>
                          <w:color w:val="000000" w:themeColor="text1"/>
                          <w:sz w:val="20"/>
                        </w:rPr>
                        <w:tab/>
                        <w:t>dais = &lt;&amp;rsnd_port0</w:t>
                      </w:r>
                      <w:r w:rsidRPr="009143CC">
                        <w:rPr>
                          <w:color w:val="000000" w:themeColor="text1"/>
                          <w:sz w:val="20"/>
                        </w:rPr>
                        <w:tab/>
                        <w:t>/* ak4613 */</w:t>
                      </w:r>
                    </w:p>
                    <w:p w:rsidR="00C31E80" w:rsidRPr="009143CC" w:rsidRDefault="00C31E80" w:rsidP="009143CC">
                      <w:pPr>
                        <w:spacing w:after="0" w:line="240" w:lineRule="auto"/>
                        <w:rPr>
                          <w:color w:val="000000" w:themeColor="text1"/>
                          <w:sz w:val="20"/>
                        </w:rPr>
                      </w:pPr>
                      <w:r w:rsidRPr="009143CC">
                        <w:rPr>
                          <w:color w:val="000000" w:themeColor="text1"/>
                          <w:sz w:val="20"/>
                        </w:rPr>
                        <w:tab/>
                      </w:r>
                      <w:r w:rsidRPr="009143CC">
                        <w:rPr>
                          <w:color w:val="000000" w:themeColor="text1"/>
                          <w:sz w:val="20"/>
                        </w:rPr>
                        <w:tab/>
                        <w:t>&amp;rsnd_port1</w:t>
                      </w:r>
                      <w:r w:rsidRPr="009143CC">
                        <w:rPr>
                          <w:color w:val="000000" w:themeColor="text1"/>
                          <w:sz w:val="20"/>
                        </w:rPr>
                        <w:tab/>
                        <w:t>/* HDMI</w:t>
                      </w:r>
                      <w:proofErr w:type="gramStart"/>
                      <w:r w:rsidRPr="009143CC">
                        <w:rPr>
                          <w:color w:val="000000" w:themeColor="text1"/>
                          <w:sz w:val="20"/>
                        </w:rPr>
                        <w:t>0  *</w:t>
                      </w:r>
                      <w:proofErr w:type="gramEnd"/>
                      <w:r w:rsidRPr="009143CC">
                        <w:rPr>
                          <w:color w:val="000000" w:themeColor="text1"/>
                          <w:sz w:val="20"/>
                        </w:rPr>
                        <w:t>/</w:t>
                      </w:r>
                    </w:p>
                    <w:p w:rsidR="00C31E80" w:rsidRDefault="00C31E80" w:rsidP="009143CC">
                      <w:pPr>
                        <w:spacing w:after="0" w:line="240" w:lineRule="auto"/>
                        <w:rPr>
                          <w:color w:val="000000" w:themeColor="text1"/>
                          <w:sz w:val="20"/>
                        </w:rPr>
                      </w:pPr>
                      <w:r>
                        <w:rPr>
                          <w:color w:val="000000" w:themeColor="text1"/>
                          <w:sz w:val="20"/>
                        </w:rPr>
                        <w:tab/>
                      </w:r>
                      <w:r>
                        <w:rPr>
                          <w:color w:val="000000" w:themeColor="text1"/>
                          <w:sz w:val="20"/>
                        </w:rPr>
                        <w:tab/>
                        <w:t>&amp;rsnd_port2&gt;;</w:t>
                      </w:r>
                      <w:r>
                        <w:rPr>
                          <w:color w:val="000000" w:themeColor="text1"/>
                          <w:sz w:val="20"/>
                        </w:rPr>
                        <w:tab/>
                        <w:t>/* HDMI</w:t>
                      </w:r>
                      <w:proofErr w:type="gramStart"/>
                      <w:r>
                        <w:rPr>
                          <w:color w:val="000000" w:themeColor="text1"/>
                          <w:sz w:val="20"/>
                        </w:rPr>
                        <w:t>1  *</w:t>
                      </w:r>
                      <w:proofErr w:type="gramEnd"/>
                      <w:r>
                        <w:rPr>
                          <w:color w:val="000000" w:themeColor="text1"/>
                          <w:sz w:val="20"/>
                        </w:rPr>
                        <w:t>/</w:t>
                      </w:r>
                    </w:p>
                    <w:p w:rsidR="00C31E80" w:rsidRDefault="00C31E80" w:rsidP="009143CC">
                      <w:pPr>
                        <w:spacing w:after="0" w:line="240" w:lineRule="auto"/>
                        <w:rPr>
                          <w:ins w:id="474" w:author="Comparison" w:date="2018-11-21T10:33:00Z"/>
                          <w:color w:val="000000" w:themeColor="text1"/>
                          <w:sz w:val="20"/>
                        </w:rPr>
                      </w:pPr>
                      <w:r w:rsidRPr="009143CC">
                        <w:rPr>
                          <w:color w:val="000000" w:themeColor="text1"/>
                          <w:sz w:val="20"/>
                        </w:rPr>
                        <w:t>};</w:t>
                      </w:r>
                    </w:p>
                  </w:txbxContent>
                </v:textbox>
                <w10:wrap type="topAndBottom"/>
              </v:rect>
            </w:pict>
          </mc:Fallback>
        </mc:AlternateContent>
      </w:r>
    </w:p>
    <w:p w:rsidR="00053E42" w:rsidRDefault="00053E42"/>
    <w:p w:rsidR="00053E42" w:rsidRPr="00053E42" w:rsidRDefault="00053E42" w:rsidP="00053E42">
      <w:pPr>
        <w:rPr>
          <w:rFonts w:ascii="Verdana" w:hAnsi="Verdana"/>
          <w:sz w:val="20"/>
          <w:szCs w:val="20"/>
        </w:rPr>
      </w:pPr>
      <w:r w:rsidRPr="00053E42">
        <w:rPr>
          <w:rFonts w:ascii="Verdana" w:hAnsi="Verdana"/>
          <w:sz w:val="20"/>
          <w:szCs w:val="20"/>
        </w:rPr>
        <w:t>-</w:t>
      </w:r>
      <w:r>
        <w:rPr>
          <w:rFonts w:ascii="Verdana" w:hAnsi="Verdana"/>
          <w:sz w:val="20"/>
          <w:szCs w:val="20"/>
        </w:rPr>
        <w:t xml:space="preserve"> </w:t>
      </w:r>
      <w:r w:rsidRPr="00053E42">
        <w:rPr>
          <w:rFonts w:ascii="Verdana" w:hAnsi="Verdana"/>
          <w:sz w:val="20"/>
          <w:szCs w:val="20"/>
        </w:rPr>
        <w:t>The device in</w:t>
      </w:r>
      <w:r w:rsidR="000B12AB">
        <w:rPr>
          <w:rFonts w:ascii="Verdana" w:hAnsi="Verdana"/>
          <w:sz w:val="20"/>
          <w:szCs w:val="20"/>
        </w:rPr>
        <w:t xml:space="preserve">dex of R-Car sound </w:t>
      </w:r>
      <w:r w:rsidR="00A204CE">
        <w:rPr>
          <w:rFonts w:ascii="Verdana" w:hAnsi="Verdana"/>
          <w:sz w:val="20"/>
          <w:szCs w:val="20"/>
        </w:rPr>
        <w:t>(</w:t>
      </w:r>
      <w:proofErr w:type="spellStart"/>
      <w:r w:rsidR="00A204CE" w:rsidRPr="00A204CE">
        <w:rPr>
          <w:rFonts w:ascii="Verdana" w:hAnsi="Verdana"/>
          <w:i/>
          <w:sz w:val="20"/>
          <w:szCs w:val="20"/>
        </w:rPr>
        <w:t>rcar_sound</w:t>
      </w:r>
      <w:proofErr w:type="spellEnd"/>
      <w:r w:rsidR="00A204CE">
        <w:rPr>
          <w:color w:val="000000" w:themeColor="text1"/>
          <w:sz w:val="20"/>
        </w:rPr>
        <w:t xml:space="preserve">) </w:t>
      </w:r>
      <w:r w:rsidR="000B12AB">
        <w:rPr>
          <w:rFonts w:ascii="Verdana" w:hAnsi="Verdana"/>
          <w:sz w:val="20"/>
          <w:szCs w:val="20"/>
        </w:rPr>
        <w:t>changed to 4 as above configuration</w:t>
      </w:r>
      <w:r w:rsidR="00365513">
        <w:rPr>
          <w:rFonts w:ascii="Verdana" w:hAnsi="Verdana"/>
          <w:sz w:val="20"/>
          <w:szCs w:val="20"/>
        </w:rPr>
        <w:t>s</w:t>
      </w:r>
      <w:r w:rsidR="000B12AB">
        <w:rPr>
          <w:rFonts w:ascii="Verdana" w:hAnsi="Verdana"/>
          <w:sz w:val="20"/>
          <w:szCs w:val="20"/>
        </w:rPr>
        <w:t>.</w:t>
      </w:r>
    </w:p>
    <w:p w:rsidR="00053E42" w:rsidRPr="00053E42" w:rsidRDefault="00053E42" w:rsidP="00053E42">
      <w:pPr>
        <w:rPr>
          <w:rFonts w:ascii="Verdana" w:hAnsi="Verdana"/>
          <w:sz w:val="20"/>
          <w:szCs w:val="20"/>
        </w:rPr>
      </w:pPr>
      <w:r w:rsidRPr="00053E42">
        <w:rPr>
          <w:rFonts w:ascii="Verdana" w:hAnsi="Verdana"/>
          <w:sz w:val="20"/>
          <w:szCs w:val="20"/>
        </w:rPr>
        <w:t>So, it is necessary to add the index number when setting its control.</w:t>
      </w:r>
    </w:p>
    <w:p w:rsidR="009143CC" w:rsidRDefault="009143CC">
      <w:r>
        <w:br w:type="page"/>
      </w:r>
    </w:p>
    <w:p w:rsidR="001E347A" w:rsidRPr="0097597A" w:rsidRDefault="001E347A" w:rsidP="001E347A">
      <w:pPr>
        <w:pStyle w:val="1"/>
      </w:pPr>
      <w:bookmarkStart w:id="475" w:name="_Toc530588278"/>
      <w:r>
        <w:lastRenderedPageBreak/>
        <w:t>Terminologies</w:t>
      </w:r>
      <w:bookmarkEnd w:id="475"/>
    </w:p>
    <w:p w:rsidR="001E347A" w:rsidRPr="0097597A" w:rsidRDefault="00446D5D" w:rsidP="001E347A">
      <w:pPr>
        <w:tabs>
          <w:tab w:val="left" w:pos="1440"/>
        </w:tabs>
        <w:ind w:left="1440" w:hanging="1440"/>
        <w:rPr>
          <w:rFonts w:ascii="Verdana" w:hAnsi="Verdana"/>
          <w:sz w:val="20"/>
          <w:szCs w:val="20"/>
        </w:rPr>
      </w:pPr>
      <w:r>
        <w:rPr>
          <w:rFonts w:ascii="Verdana" w:hAnsi="Verdana"/>
          <w:sz w:val="20"/>
          <w:szCs w:val="20"/>
        </w:rPr>
        <w:t>ALSA</w:t>
      </w:r>
      <w:r w:rsidR="001E347A" w:rsidRPr="0097597A">
        <w:rPr>
          <w:rFonts w:ascii="Verdana" w:hAnsi="Verdana"/>
          <w:sz w:val="20"/>
          <w:szCs w:val="20"/>
        </w:rPr>
        <w:tab/>
        <w:t>Advanced Linux Sound Architecture (ALSA) is a software framework and part of the Linux kernel that provides an application programming interface (API) for sound card device drivers.</w:t>
      </w:r>
    </w:p>
    <w:p w:rsidR="001E347A" w:rsidRPr="0097597A" w:rsidRDefault="001E347A" w:rsidP="001E347A">
      <w:pPr>
        <w:tabs>
          <w:tab w:val="left" w:pos="1440"/>
        </w:tabs>
        <w:ind w:left="1440" w:hanging="1440"/>
        <w:rPr>
          <w:rFonts w:ascii="Verdana" w:hAnsi="Verdana"/>
          <w:sz w:val="20"/>
          <w:szCs w:val="20"/>
        </w:rPr>
      </w:pPr>
      <w:r w:rsidRPr="0097597A">
        <w:rPr>
          <w:rFonts w:ascii="Verdana" w:hAnsi="Verdana"/>
          <w:sz w:val="20"/>
          <w:szCs w:val="20"/>
        </w:rPr>
        <w:t>Sound card</w:t>
      </w:r>
      <w:r w:rsidRPr="0097597A">
        <w:rPr>
          <w:rFonts w:ascii="Verdana" w:hAnsi="Verdana"/>
          <w:sz w:val="20"/>
          <w:szCs w:val="20"/>
        </w:rPr>
        <w:tab/>
      </w:r>
      <w:proofErr w:type="gramStart"/>
      <w:r w:rsidRPr="0097597A">
        <w:rPr>
          <w:rFonts w:ascii="Verdana" w:hAnsi="Verdana"/>
          <w:sz w:val="20"/>
          <w:szCs w:val="20"/>
        </w:rPr>
        <w:t>The</w:t>
      </w:r>
      <w:proofErr w:type="gramEnd"/>
      <w:r w:rsidRPr="0097597A">
        <w:rPr>
          <w:rFonts w:ascii="Verdana" w:hAnsi="Verdana"/>
          <w:sz w:val="20"/>
          <w:szCs w:val="20"/>
        </w:rPr>
        <w:t xml:space="preserve"> term “sound card” in this material is external audio interfaces used for audio applications to communicate with audio hardware.</w:t>
      </w:r>
    </w:p>
    <w:p w:rsidR="001E347A" w:rsidRPr="0097597A" w:rsidRDefault="001E347A" w:rsidP="001E347A">
      <w:pPr>
        <w:ind w:left="1440" w:hanging="1440"/>
        <w:rPr>
          <w:rFonts w:ascii="Verdana" w:hAnsi="Verdana"/>
          <w:sz w:val="20"/>
          <w:szCs w:val="20"/>
        </w:rPr>
      </w:pPr>
      <w:r w:rsidRPr="0097597A">
        <w:rPr>
          <w:rFonts w:ascii="Verdana" w:hAnsi="Verdana"/>
          <w:sz w:val="20"/>
          <w:szCs w:val="20"/>
        </w:rPr>
        <w:t>Stream</w:t>
      </w:r>
      <w:r w:rsidRPr="0097597A">
        <w:rPr>
          <w:rFonts w:ascii="Verdana" w:hAnsi="Verdana"/>
          <w:sz w:val="20"/>
          <w:szCs w:val="20"/>
        </w:rPr>
        <w:tab/>
        <w:t>A PCM interface consists of PCM playback and capture streams</w:t>
      </w:r>
      <w:r w:rsidRPr="0097597A">
        <w:rPr>
          <w:rFonts w:ascii="Verdana" w:hAnsi="Verdana"/>
          <w:color w:val="000000"/>
          <w:sz w:val="20"/>
          <w:szCs w:val="20"/>
        </w:rPr>
        <w:t xml:space="preserve"> and each pcm stream consists of one or more pcm </w:t>
      </w:r>
      <w:proofErr w:type="spellStart"/>
      <w:r w:rsidRPr="0097597A">
        <w:rPr>
          <w:rFonts w:ascii="Verdana" w:hAnsi="Verdana"/>
          <w:color w:val="000000"/>
          <w:sz w:val="20"/>
          <w:szCs w:val="20"/>
        </w:rPr>
        <w:t>substreams</w:t>
      </w:r>
      <w:proofErr w:type="spellEnd"/>
      <w:r w:rsidRPr="0097597A">
        <w:rPr>
          <w:rFonts w:ascii="Verdana" w:hAnsi="Verdana"/>
          <w:color w:val="000000"/>
          <w:sz w:val="20"/>
          <w:szCs w:val="20"/>
        </w:rPr>
        <w:t>.</w:t>
      </w:r>
    </w:p>
    <w:p w:rsidR="001E347A" w:rsidRPr="0097597A" w:rsidRDefault="001E347A" w:rsidP="001E347A">
      <w:pPr>
        <w:tabs>
          <w:tab w:val="left" w:pos="1440"/>
        </w:tabs>
        <w:rPr>
          <w:rFonts w:ascii="Verdana" w:hAnsi="Verdana"/>
          <w:sz w:val="20"/>
          <w:szCs w:val="20"/>
        </w:rPr>
      </w:pPr>
      <w:proofErr w:type="spellStart"/>
      <w:r w:rsidRPr="0097597A">
        <w:rPr>
          <w:rFonts w:ascii="Verdana" w:hAnsi="Verdana"/>
          <w:sz w:val="20"/>
          <w:szCs w:val="20"/>
        </w:rPr>
        <w:t>Substream</w:t>
      </w:r>
      <w:proofErr w:type="spellEnd"/>
      <w:r w:rsidRPr="0097597A">
        <w:rPr>
          <w:rFonts w:ascii="Verdana" w:hAnsi="Verdana"/>
          <w:sz w:val="20"/>
          <w:szCs w:val="20"/>
        </w:rPr>
        <w:tab/>
        <w:t xml:space="preserve">A </w:t>
      </w:r>
      <w:proofErr w:type="spellStart"/>
      <w:r w:rsidRPr="0097597A">
        <w:rPr>
          <w:rFonts w:ascii="Verdana" w:hAnsi="Verdana"/>
          <w:sz w:val="20"/>
          <w:szCs w:val="20"/>
        </w:rPr>
        <w:t>substream</w:t>
      </w:r>
      <w:proofErr w:type="spellEnd"/>
      <w:r w:rsidRPr="0097597A">
        <w:rPr>
          <w:rFonts w:ascii="Verdana" w:hAnsi="Verdana"/>
          <w:sz w:val="20"/>
          <w:szCs w:val="20"/>
        </w:rPr>
        <w:t xml:space="preserve"> correspond to a PCM file opened or recorded.</w:t>
      </w:r>
    </w:p>
    <w:p w:rsidR="001E347A" w:rsidRDefault="001E347A">
      <w:pPr>
        <w:rPr>
          <w:rFonts w:ascii="Verdana" w:hAnsi="Verdana"/>
          <w:sz w:val="20"/>
          <w:szCs w:val="20"/>
        </w:rPr>
      </w:pPr>
      <w:r>
        <w:rPr>
          <w:rFonts w:ascii="Verdana" w:hAnsi="Verdana"/>
          <w:sz w:val="20"/>
          <w:szCs w:val="20"/>
        </w:rPr>
        <w:br w:type="page"/>
      </w:r>
    </w:p>
    <w:p w:rsidR="005C5C2B" w:rsidRPr="0097597A" w:rsidRDefault="000601FD" w:rsidP="00A265C3">
      <w:pPr>
        <w:pStyle w:val="1"/>
      </w:pPr>
      <w:bookmarkStart w:id="476" w:name="_Toc530588279"/>
      <w:r w:rsidRPr="0097597A">
        <w:lastRenderedPageBreak/>
        <w:t>API</w:t>
      </w:r>
      <w:r w:rsidR="007E275D" w:rsidRPr="0097597A">
        <w:t xml:space="preserve"> Specification</w:t>
      </w:r>
      <w:bookmarkEnd w:id="476"/>
    </w:p>
    <w:p w:rsidR="000601FD" w:rsidRPr="0097597A" w:rsidRDefault="000601FD" w:rsidP="000601FD">
      <w:pPr>
        <w:pStyle w:val="2"/>
      </w:pPr>
      <w:bookmarkStart w:id="477" w:name="_Toc530588280"/>
      <w:r w:rsidRPr="0097597A">
        <w:t xml:space="preserve">APIs for PCM </w:t>
      </w:r>
      <w:r w:rsidR="00444924" w:rsidRPr="0097597A">
        <w:t>Interface</w:t>
      </w:r>
      <w:bookmarkEnd w:id="477"/>
    </w:p>
    <w:p w:rsidR="000601FD" w:rsidRPr="0097597A" w:rsidRDefault="0080226F" w:rsidP="005C5C2B">
      <w:pPr>
        <w:rPr>
          <w:rFonts w:ascii="Verdana" w:hAnsi="Verdana"/>
          <w:sz w:val="20"/>
          <w:szCs w:val="20"/>
        </w:rPr>
      </w:pPr>
      <w:r w:rsidRPr="0097597A">
        <w:rPr>
          <w:rFonts w:ascii="Verdana" w:hAnsi="Verdana"/>
          <w:sz w:val="20"/>
          <w:szCs w:val="20"/>
        </w:rPr>
        <w:t>Below table presents</w:t>
      </w:r>
      <w:r w:rsidR="000601FD" w:rsidRPr="0097597A">
        <w:rPr>
          <w:rFonts w:ascii="Verdana" w:hAnsi="Verdana"/>
          <w:sz w:val="20"/>
          <w:szCs w:val="20"/>
        </w:rPr>
        <w:t xml:space="preserve"> APIs used for PCM </w:t>
      </w:r>
      <w:r w:rsidRPr="0097597A">
        <w:rPr>
          <w:rFonts w:ascii="Verdana" w:hAnsi="Verdana"/>
          <w:sz w:val="20"/>
          <w:szCs w:val="20"/>
        </w:rPr>
        <w:t>interface</w:t>
      </w:r>
      <w:r w:rsidR="000601FD" w:rsidRPr="0097597A">
        <w:rPr>
          <w:rFonts w:ascii="Verdana" w:hAnsi="Verdana"/>
          <w:sz w:val="20"/>
          <w:szCs w:val="20"/>
        </w:rPr>
        <w:t>.</w:t>
      </w:r>
    </w:p>
    <w:p w:rsidR="0080226F" w:rsidRPr="0097597A" w:rsidRDefault="0080226F" w:rsidP="0080226F">
      <w:pPr>
        <w:pStyle w:val="a4"/>
        <w:jc w:val="left"/>
        <w:rPr>
          <w:szCs w:val="20"/>
        </w:rPr>
      </w:pPr>
      <w:bookmarkStart w:id="478" w:name="_Toc530588397"/>
      <w:r w:rsidRPr="0097597A">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1</w:t>
      </w:r>
      <w:r w:rsidR="007F6EBC">
        <w:rPr>
          <w:noProof/>
        </w:rPr>
        <w:fldChar w:fldCharType="end"/>
      </w:r>
      <w:r w:rsidRPr="0097597A">
        <w:t>: List of API function</w:t>
      </w:r>
      <w:r w:rsidR="00337FC4" w:rsidRPr="0097597A">
        <w:t>s</w:t>
      </w:r>
      <w:r w:rsidRPr="0097597A">
        <w:t xml:space="preserve"> for PCM interface</w:t>
      </w:r>
      <w:bookmarkEnd w:id="478"/>
    </w:p>
    <w:tbl>
      <w:tblPr>
        <w:tblStyle w:val="a6"/>
        <w:tblW w:w="0" w:type="auto"/>
        <w:tblLook w:val="04A0" w:firstRow="1" w:lastRow="0" w:firstColumn="1" w:lastColumn="0" w:noHBand="0" w:noVBand="1"/>
      </w:tblPr>
      <w:tblGrid>
        <w:gridCol w:w="1075"/>
        <w:gridCol w:w="3690"/>
        <w:gridCol w:w="4585"/>
      </w:tblGrid>
      <w:tr w:rsidR="006E7E19" w:rsidRPr="0097597A" w:rsidTr="004B4118">
        <w:tc>
          <w:tcPr>
            <w:tcW w:w="1075" w:type="dxa"/>
          </w:tcPr>
          <w:p w:rsidR="006E7E19" w:rsidRPr="0097597A" w:rsidRDefault="006E7E19" w:rsidP="005C5C2B">
            <w:pPr>
              <w:rPr>
                <w:rFonts w:ascii="Verdana" w:hAnsi="Verdana"/>
                <w:sz w:val="20"/>
                <w:szCs w:val="20"/>
              </w:rPr>
            </w:pPr>
            <w:r w:rsidRPr="0097597A">
              <w:rPr>
                <w:rFonts w:ascii="Verdana" w:hAnsi="Verdana"/>
                <w:sz w:val="20"/>
                <w:szCs w:val="20"/>
              </w:rPr>
              <w:t>Number</w:t>
            </w:r>
          </w:p>
        </w:tc>
        <w:tc>
          <w:tcPr>
            <w:tcW w:w="3690" w:type="dxa"/>
          </w:tcPr>
          <w:p w:rsidR="006E7E19" w:rsidRPr="0097597A" w:rsidRDefault="006E7E19" w:rsidP="005C5C2B">
            <w:pPr>
              <w:rPr>
                <w:rFonts w:ascii="Verdana" w:hAnsi="Verdana"/>
                <w:sz w:val="20"/>
                <w:szCs w:val="20"/>
              </w:rPr>
            </w:pPr>
            <w:r w:rsidRPr="0097597A">
              <w:rPr>
                <w:rFonts w:ascii="Verdana" w:hAnsi="Verdana"/>
                <w:sz w:val="20"/>
                <w:szCs w:val="20"/>
              </w:rPr>
              <w:t>API function</w:t>
            </w:r>
            <w:r w:rsidR="00B06AD1">
              <w:rPr>
                <w:rFonts w:ascii="Verdana" w:hAnsi="Verdana"/>
                <w:sz w:val="20"/>
                <w:szCs w:val="20"/>
              </w:rPr>
              <w:t>s</w:t>
            </w:r>
          </w:p>
        </w:tc>
        <w:tc>
          <w:tcPr>
            <w:tcW w:w="4585" w:type="dxa"/>
          </w:tcPr>
          <w:p w:rsidR="006E7E19" w:rsidRPr="0097597A" w:rsidRDefault="006E7E19" w:rsidP="005C5C2B">
            <w:pPr>
              <w:rPr>
                <w:rFonts w:ascii="Verdana" w:hAnsi="Verdana"/>
                <w:sz w:val="20"/>
                <w:szCs w:val="20"/>
              </w:rPr>
            </w:pPr>
            <w:r w:rsidRPr="0097597A">
              <w:rPr>
                <w:rFonts w:ascii="Verdana" w:hAnsi="Verdana"/>
                <w:sz w:val="20"/>
                <w:szCs w:val="20"/>
              </w:rPr>
              <w:t>Description</w:t>
            </w:r>
          </w:p>
        </w:tc>
      </w:tr>
      <w:tr w:rsidR="006E7E19" w:rsidRPr="0097597A" w:rsidTr="00E132F5">
        <w:trPr>
          <w:trHeight w:val="729"/>
        </w:trPr>
        <w:tc>
          <w:tcPr>
            <w:tcW w:w="1075" w:type="dxa"/>
            <w:vAlign w:val="center"/>
          </w:tcPr>
          <w:p w:rsidR="006E7E19" w:rsidRPr="0097597A" w:rsidRDefault="004F0B67" w:rsidP="004B4118">
            <w:pPr>
              <w:jc w:val="center"/>
              <w:rPr>
                <w:rFonts w:ascii="Verdana" w:hAnsi="Verdana"/>
                <w:sz w:val="20"/>
                <w:szCs w:val="20"/>
              </w:rPr>
            </w:pPr>
            <w:r w:rsidRPr="0097597A">
              <w:rPr>
                <w:rFonts w:ascii="Verdana" w:hAnsi="Verdana"/>
                <w:sz w:val="20"/>
                <w:szCs w:val="20"/>
              </w:rPr>
              <w:t>1</w:t>
            </w:r>
          </w:p>
        </w:tc>
        <w:tc>
          <w:tcPr>
            <w:tcW w:w="3690" w:type="dxa"/>
            <w:vAlign w:val="center"/>
          </w:tcPr>
          <w:p w:rsidR="006E7E19" w:rsidRPr="0097597A" w:rsidRDefault="006E7E19" w:rsidP="002F170E">
            <w:pPr>
              <w:rPr>
                <w:rFonts w:ascii="Verdana" w:hAnsi="Verdana"/>
                <w:sz w:val="20"/>
                <w:szCs w:val="20"/>
              </w:rPr>
            </w:pPr>
            <w:proofErr w:type="spellStart"/>
            <w:r w:rsidRPr="0097597A">
              <w:rPr>
                <w:rFonts w:ascii="Verdana" w:hAnsi="Verdana"/>
                <w:sz w:val="20"/>
                <w:szCs w:val="20"/>
              </w:rPr>
              <w:t>snd_</w:t>
            </w:r>
            <w:r w:rsidR="0080226F" w:rsidRPr="0097597A">
              <w:rPr>
                <w:rFonts w:ascii="Verdana" w:hAnsi="Verdana"/>
                <w:sz w:val="20"/>
                <w:szCs w:val="20"/>
              </w:rPr>
              <w:t>adsp_</w:t>
            </w:r>
            <w:r w:rsidRPr="0097597A">
              <w:rPr>
                <w:rFonts w:ascii="Verdana" w:hAnsi="Verdana"/>
                <w:sz w:val="20"/>
                <w:szCs w:val="20"/>
              </w:rPr>
              <w:t>pcm_open</w:t>
            </w:r>
            <w:proofErr w:type="spellEnd"/>
          </w:p>
        </w:tc>
        <w:tc>
          <w:tcPr>
            <w:tcW w:w="4585" w:type="dxa"/>
            <w:vAlign w:val="center"/>
          </w:tcPr>
          <w:p w:rsidR="006E7E19" w:rsidRPr="0097597A" w:rsidRDefault="002F170E" w:rsidP="009F56A1">
            <w:pPr>
              <w:rPr>
                <w:rFonts w:ascii="Verdana" w:hAnsi="Verdana"/>
                <w:sz w:val="20"/>
                <w:szCs w:val="20"/>
              </w:rPr>
            </w:pPr>
            <w:r>
              <w:rPr>
                <w:rFonts w:ascii="Verdana" w:hAnsi="Verdana"/>
                <w:sz w:val="20"/>
                <w:szCs w:val="20"/>
              </w:rPr>
              <w:t>Register</w:t>
            </w:r>
            <w:r w:rsidR="004B4118" w:rsidRPr="0097597A">
              <w:rPr>
                <w:rFonts w:ascii="Verdana" w:hAnsi="Verdana"/>
                <w:sz w:val="20"/>
                <w:szCs w:val="20"/>
              </w:rPr>
              <w:t xml:space="preserve"> a </w:t>
            </w:r>
            <w:r>
              <w:rPr>
                <w:rFonts w:ascii="Verdana" w:hAnsi="Verdana"/>
                <w:sz w:val="20"/>
                <w:szCs w:val="20"/>
              </w:rPr>
              <w:t>Capture/</w:t>
            </w:r>
            <w:r w:rsidR="006E6868">
              <w:rPr>
                <w:rFonts w:ascii="Verdana" w:hAnsi="Verdana"/>
                <w:sz w:val="20"/>
                <w:szCs w:val="20"/>
              </w:rPr>
              <w:t>Renderer</w:t>
            </w:r>
            <w:r w:rsidR="009F56A1">
              <w:rPr>
                <w:rFonts w:ascii="Verdana" w:hAnsi="Verdana"/>
                <w:sz w:val="20"/>
                <w:szCs w:val="20"/>
              </w:rPr>
              <w:t xml:space="preserve"> plugin or a TDM Capture/Renderer plugin. It also registers Equalizer plugin in case of Capture/Rend</w:t>
            </w:r>
            <w:r w:rsidR="00E9363B">
              <w:rPr>
                <w:rFonts w:ascii="Verdana" w:hAnsi="Verdana"/>
                <w:sz w:val="20"/>
                <w:szCs w:val="20"/>
              </w:rPr>
              <w:t>erer if Equalizer is used</w:t>
            </w:r>
            <w:r w:rsidR="009F56A1">
              <w:rPr>
                <w:rFonts w:ascii="Verdana" w:hAnsi="Verdana"/>
                <w:sz w:val="20"/>
                <w:szCs w:val="20"/>
              </w:rPr>
              <w:t>. It also</w:t>
            </w:r>
            <w:r w:rsidR="004B4118" w:rsidRPr="0097597A">
              <w:rPr>
                <w:rFonts w:ascii="Verdana" w:hAnsi="Verdana"/>
                <w:sz w:val="20"/>
                <w:szCs w:val="20"/>
              </w:rPr>
              <w:t xml:space="preserve"> get</w:t>
            </w:r>
            <w:r w:rsidR="009F56A1">
              <w:rPr>
                <w:rFonts w:ascii="Verdana" w:hAnsi="Verdana"/>
                <w:sz w:val="20"/>
                <w:szCs w:val="20"/>
              </w:rPr>
              <w:t>s</w:t>
            </w:r>
            <w:r w:rsidR="004B4118" w:rsidRPr="0097597A">
              <w:rPr>
                <w:rFonts w:ascii="Verdana" w:hAnsi="Verdana"/>
                <w:sz w:val="20"/>
                <w:szCs w:val="20"/>
              </w:rPr>
              <w:t xml:space="preserve"> range of hardware parameter into </w:t>
            </w:r>
            <w:proofErr w:type="spellStart"/>
            <w:r w:rsidR="004B4118" w:rsidRPr="0097597A">
              <w:rPr>
                <w:rFonts w:ascii="Verdana" w:hAnsi="Verdana"/>
                <w:sz w:val="20"/>
                <w:szCs w:val="20"/>
              </w:rPr>
              <w:t>substream</w:t>
            </w:r>
            <w:proofErr w:type="spellEnd"/>
            <w:r w:rsidR="004B4118" w:rsidRPr="0097597A">
              <w:rPr>
                <w:rFonts w:ascii="Verdana" w:hAnsi="Verdana"/>
                <w:sz w:val="20"/>
                <w:szCs w:val="20"/>
              </w:rPr>
              <w:t>.</w:t>
            </w:r>
          </w:p>
        </w:tc>
      </w:tr>
      <w:tr w:rsidR="006E7E19" w:rsidRPr="0097597A" w:rsidTr="00E132F5">
        <w:trPr>
          <w:trHeight w:val="729"/>
        </w:trPr>
        <w:tc>
          <w:tcPr>
            <w:tcW w:w="1075" w:type="dxa"/>
            <w:vAlign w:val="center"/>
          </w:tcPr>
          <w:p w:rsidR="006E7E19" w:rsidRPr="0097597A" w:rsidRDefault="004F0B67" w:rsidP="004B4118">
            <w:pPr>
              <w:jc w:val="center"/>
              <w:rPr>
                <w:rFonts w:ascii="Verdana" w:hAnsi="Verdana"/>
                <w:sz w:val="20"/>
                <w:szCs w:val="20"/>
              </w:rPr>
            </w:pPr>
            <w:r w:rsidRPr="0097597A">
              <w:rPr>
                <w:rFonts w:ascii="Verdana" w:hAnsi="Verdana"/>
                <w:sz w:val="20"/>
                <w:szCs w:val="20"/>
              </w:rPr>
              <w:t>2</w:t>
            </w:r>
          </w:p>
        </w:tc>
        <w:tc>
          <w:tcPr>
            <w:tcW w:w="3690" w:type="dxa"/>
            <w:vAlign w:val="center"/>
          </w:tcPr>
          <w:p w:rsidR="006E7E19" w:rsidRPr="0097597A" w:rsidRDefault="006E7E19" w:rsidP="00936DC4">
            <w:pPr>
              <w:rPr>
                <w:rFonts w:ascii="Verdana" w:hAnsi="Verdana"/>
                <w:sz w:val="20"/>
                <w:szCs w:val="20"/>
              </w:rPr>
            </w:pPr>
            <w:proofErr w:type="spellStart"/>
            <w:r w:rsidRPr="0097597A">
              <w:rPr>
                <w:rFonts w:ascii="Verdana" w:hAnsi="Verdana"/>
                <w:sz w:val="20"/>
                <w:szCs w:val="20"/>
              </w:rPr>
              <w:t>snd_</w:t>
            </w:r>
            <w:r w:rsidR="0080226F" w:rsidRPr="0097597A">
              <w:rPr>
                <w:rFonts w:ascii="Verdana" w:hAnsi="Verdana"/>
                <w:sz w:val="20"/>
                <w:szCs w:val="20"/>
              </w:rPr>
              <w:t>adsp_</w:t>
            </w:r>
            <w:r w:rsidRPr="0097597A">
              <w:rPr>
                <w:rFonts w:ascii="Verdana" w:hAnsi="Verdana"/>
                <w:sz w:val="20"/>
                <w:szCs w:val="20"/>
              </w:rPr>
              <w:t>pcm_close</w:t>
            </w:r>
            <w:proofErr w:type="spellEnd"/>
          </w:p>
        </w:tc>
        <w:tc>
          <w:tcPr>
            <w:tcW w:w="4585" w:type="dxa"/>
            <w:vAlign w:val="center"/>
          </w:tcPr>
          <w:p w:rsidR="006E7E19" w:rsidRPr="0097597A" w:rsidRDefault="00936DC4" w:rsidP="00E9363B">
            <w:pPr>
              <w:rPr>
                <w:rFonts w:ascii="Verdana" w:hAnsi="Verdana"/>
                <w:sz w:val="20"/>
                <w:szCs w:val="20"/>
              </w:rPr>
            </w:pPr>
            <w:r>
              <w:rPr>
                <w:rFonts w:ascii="Verdana" w:hAnsi="Verdana"/>
                <w:sz w:val="20"/>
                <w:szCs w:val="20"/>
              </w:rPr>
              <w:t>U</w:t>
            </w:r>
            <w:r w:rsidR="004B4118" w:rsidRPr="0097597A">
              <w:rPr>
                <w:rFonts w:ascii="Verdana" w:hAnsi="Verdana"/>
                <w:sz w:val="20"/>
                <w:szCs w:val="20"/>
              </w:rPr>
              <w:t xml:space="preserve">nregister </w:t>
            </w:r>
            <w:r>
              <w:rPr>
                <w:rFonts w:ascii="Verdana" w:hAnsi="Verdana"/>
                <w:sz w:val="20"/>
                <w:szCs w:val="20"/>
              </w:rPr>
              <w:t>Capture/</w:t>
            </w:r>
            <w:r w:rsidR="00253ED4">
              <w:rPr>
                <w:rFonts w:ascii="Verdana" w:hAnsi="Verdana"/>
                <w:sz w:val="20"/>
                <w:szCs w:val="20"/>
              </w:rPr>
              <w:t>Renderer plugin</w:t>
            </w:r>
            <w:r w:rsidR="00E9363B">
              <w:rPr>
                <w:rFonts w:ascii="Verdana" w:hAnsi="Verdana"/>
                <w:sz w:val="20"/>
                <w:szCs w:val="20"/>
              </w:rPr>
              <w:t xml:space="preserve"> or TDM Capture/Renderer plugin. It also unregisters</w:t>
            </w:r>
            <w:r w:rsidR="00253ED4">
              <w:rPr>
                <w:rFonts w:ascii="Verdana" w:hAnsi="Verdana"/>
                <w:sz w:val="20"/>
                <w:szCs w:val="20"/>
              </w:rPr>
              <w:t xml:space="preserve"> Equalizer plugin</w:t>
            </w:r>
            <w:r w:rsidR="00E9363B">
              <w:rPr>
                <w:rFonts w:ascii="Verdana" w:hAnsi="Verdana"/>
                <w:sz w:val="20"/>
                <w:szCs w:val="20"/>
              </w:rPr>
              <w:t xml:space="preserve"> in case of Capture/Renderer if Equalizer is used.</w:t>
            </w:r>
          </w:p>
        </w:tc>
      </w:tr>
      <w:tr w:rsidR="00C66167" w:rsidRPr="0097597A" w:rsidTr="00E132F5">
        <w:trPr>
          <w:trHeight w:val="729"/>
        </w:trPr>
        <w:tc>
          <w:tcPr>
            <w:tcW w:w="1075" w:type="dxa"/>
            <w:vAlign w:val="center"/>
          </w:tcPr>
          <w:p w:rsidR="00C66167" w:rsidRPr="0097597A" w:rsidRDefault="00893515" w:rsidP="00C66167">
            <w:pPr>
              <w:jc w:val="center"/>
              <w:rPr>
                <w:rFonts w:ascii="Verdana" w:hAnsi="Verdana"/>
                <w:sz w:val="20"/>
                <w:szCs w:val="20"/>
              </w:rPr>
            </w:pPr>
            <w:r>
              <w:rPr>
                <w:rFonts w:ascii="Verdana" w:hAnsi="Verdana"/>
                <w:sz w:val="20"/>
                <w:szCs w:val="20"/>
              </w:rPr>
              <w:t>3</w:t>
            </w:r>
          </w:p>
        </w:tc>
        <w:tc>
          <w:tcPr>
            <w:tcW w:w="3690" w:type="dxa"/>
            <w:vAlign w:val="center"/>
          </w:tcPr>
          <w:p w:rsidR="00C66167" w:rsidRPr="0097597A" w:rsidRDefault="00C66167" w:rsidP="00C66167">
            <w:pPr>
              <w:rPr>
                <w:rFonts w:ascii="Verdana" w:hAnsi="Verdana"/>
                <w:sz w:val="20"/>
                <w:szCs w:val="20"/>
              </w:rPr>
            </w:pPr>
            <w:proofErr w:type="spellStart"/>
            <w:r w:rsidRPr="0097597A">
              <w:rPr>
                <w:rFonts w:ascii="Verdana" w:hAnsi="Verdana"/>
                <w:sz w:val="20"/>
                <w:szCs w:val="20"/>
              </w:rPr>
              <w:t>snd_adsp_pcm_hw_params</w:t>
            </w:r>
            <w:proofErr w:type="spellEnd"/>
          </w:p>
        </w:tc>
        <w:tc>
          <w:tcPr>
            <w:tcW w:w="4585" w:type="dxa"/>
            <w:vAlign w:val="center"/>
          </w:tcPr>
          <w:p w:rsidR="00C66167" w:rsidRPr="0097597A" w:rsidRDefault="00AE0A3D" w:rsidP="00001035">
            <w:pPr>
              <w:rPr>
                <w:rFonts w:ascii="Verdana" w:eastAsia="ＭＳ ゴシック" w:hAnsi="Verdana"/>
                <w:sz w:val="20"/>
                <w:szCs w:val="20"/>
              </w:rPr>
            </w:pPr>
            <w:r>
              <w:rPr>
                <w:rFonts w:ascii="Verdana" w:eastAsia="ＭＳ ゴシック" w:hAnsi="Verdana"/>
                <w:sz w:val="20"/>
                <w:szCs w:val="20"/>
              </w:rPr>
              <w:t>This callback</w:t>
            </w:r>
            <w:r w:rsidR="00747088">
              <w:rPr>
                <w:rFonts w:ascii="Verdana" w:eastAsia="ＭＳ ゴシック" w:hAnsi="Verdana"/>
                <w:sz w:val="20"/>
                <w:szCs w:val="20"/>
              </w:rPr>
              <w:t xml:space="preserve"> is used to allocate </w:t>
            </w:r>
            <w:r w:rsidR="00001035">
              <w:rPr>
                <w:rFonts w:ascii="Verdana" w:eastAsia="ＭＳ ゴシック" w:hAnsi="Verdana"/>
                <w:sz w:val="20"/>
                <w:szCs w:val="20"/>
              </w:rPr>
              <w:t>ALSA</w:t>
            </w:r>
            <w:r w:rsidR="00747088">
              <w:rPr>
                <w:rFonts w:ascii="Verdana" w:eastAsia="ＭＳ ゴシック" w:hAnsi="Verdana"/>
                <w:sz w:val="20"/>
                <w:szCs w:val="20"/>
              </w:rPr>
              <w:t xml:space="preserve"> buffer to transfer data</w:t>
            </w:r>
            <w:r w:rsidR="00F6436C">
              <w:rPr>
                <w:rFonts w:ascii="Verdana" w:eastAsia="ＭＳ ゴシック" w:hAnsi="Verdana"/>
                <w:sz w:val="20"/>
                <w:szCs w:val="20"/>
              </w:rPr>
              <w:t>.</w:t>
            </w:r>
          </w:p>
        </w:tc>
      </w:tr>
      <w:tr w:rsidR="00C66167" w:rsidRPr="0097597A" w:rsidTr="00E132F5">
        <w:trPr>
          <w:trHeight w:val="729"/>
        </w:trPr>
        <w:tc>
          <w:tcPr>
            <w:tcW w:w="1075" w:type="dxa"/>
            <w:vAlign w:val="center"/>
          </w:tcPr>
          <w:p w:rsidR="00C66167" w:rsidRPr="0097597A" w:rsidRDefault="00893515" w:rsidP="00C66167">
            <w:pPr>
              <w:jc w:val="center"/>
              <w:rPr>
                <w:rFonts w:ascii="Verdana" w:hAnsi="Verdana"/>
                <w:sz w:val="20"/>
                <w:szCs w:val="20"/>
              </w:rPr>
            </w:pPr>
            <w:r>
              <w:rPr>
                <w:rFonts w:ascii="Verdana" w:hAnsi="Verdana"/>
                <w:sz w:val="20"/>
                <w:szCs w:val="20"/>
              </w:rPr>
              <w:t>4</w:t>
            </w:r>
          </w:p>
        </w:tc>
        <w:tc>
          <w:tcPr>
            <w:tcW w:w="3690" w:type="dxa"/>
            <w:vAlign w:val="center"/>
          </w:tcPr>
          <w:p w:rsidR="00C66167" w:rsidRPr="0097597A" w:rsidRDefault="00C66167" w:rsidP="00C66167">
            <w:pPr>
              <w:rPr>
                <w:rFonts w:ascii="Verdana" w:hAnsi="Verdana"/>
                <w:sz w:val="20"/>
                <w:szCs w:val="20"/>
              </w:rPr>
            </w:pPr>
            <w:proofErr w:type="spellStart"/>
            <w:r w:rsidRPr="0097597A">
              <w:rPr>
                <w:rFonts w:ascii="Verdana" w:hAnsi="Verdana"/>
                <w:sz w:val="20"/>
                <w:szCs w:val="20"/>
              </w:rPr>
              <w:t>snd_adsp_pcm_hw_free</w:t>
            </w:r>
            <w:proofErr w:type="spellEnd"/>
          </w:p>
        </w:tc>
        <w:tc>
          <w:tcPr>
            <w:tcW w:w="4585" w:type="dxa"/>
            <w:vAlign w:val="center"/>
          </w:tcPr>
          <w:p w:rsidR="00C66167" w:rsidRPr="0097597A" w:rsidRDefault="00C66167" w:rsidP="00E763D7">
            <w:pPr>
              <w:rPr>
                <w:rFonts w:ascii="Verdana" w:eastAsia="ＭＳ ゴシック" w:hAnsi="Verdana"/>
                <w:sz w:val="20"/>
                <w:szCs w:val="20"/>
              </w:rPr>
            </w:pPr>
            <w:r>
              <w:rPr>
                <w:rFonts w:ascii="Verdana" w:eastAsia="ＭＳ ゴシック" w:hAnsi="Verdana"/>
                <w:sz w:val="20"/>
                <w:szCs w:val="20"/>
              </w:rPr>
              <w:t xml:space="preserve">This callback is </w:t>
            </w:r>
            <w:r w:rsidR="00AE0A3D">
              <w:rPr>
                <w:rFonts w:ascii="Verdana" w:eastAsia="ＭＳ ゴシック" w:hAnsi="Verdana"/>
                <w:sz w:val="20"/>
                <w:szCs w:val="20"/>
              </w:rPr>
              <w:t xml:space="preserve">used to release the allocated </w:t>
            </w:r>
            <w:r w:rsidR="00E763D7">
              <w:rPr>
                <w:rFonts w:ascii="Verdana" w:eastAsia="ＭＳ ゴシック" w:hAnsi="Verdana"/>
                <w:sz w:val="20"/>
                <w:szCs w:val="20"/>
              </w:rPr>
              <w:t>ALSA</w:t>
            </w:r>
            <w:r w:rsidR="00AE0A3D">
              <w:rPr>
                <w:rFonts w:ascii="Verdana" w:eastAsia="ＭＳ ゴシック" w:hAnsi="Verdana"/>
                <w:sz w:val="20"/>
                <w:szCs w:val="20"/>
              </w:rPr>
              <w:t xml:space="preserve"> buffer.</w:t>
            </w:r>
          </w:p>
        </w:tc>
      </w:tr>
      <w:tr w:rsidR="004B4118" w:rsidRPr="0097597A" w:rsidTr="00E132F5">
        <w:trPr>
          <w:trHeight w:val="729"/>
        </w:trPr>
        <w:tc>
          <w:tcPr>
            <w:tcW w:w="1075" w:type="dxa"/>
            <w:vAlign w:val="center"/>
          </w:tcPr>
          <w:p w:rsidR="004B4118" w:rsidRPr="0097597A" w:rsidRDefault="00893515" w:rsidP="004B4118">
            <w:pPr>
              <w:jc w:val="center"/>
              <w:rPr>
                <w:rFonts w:ascii="Verdana" w:hAnsi="Verdana"/>
                <w:sz w:val="20"/>
                <w:szCs w:val="20"/>
              </w:rPr>
            </w:pPr>
            <w:r>
              <w:rPr>
                <w:rFonts w:ascii="Verdana" w:hAnsi="Verdana"/>
                <w:sz w:val="20"/>
                <w:szCs w:val="20"/>
              </w:rPr>
              <w:t>5</w:t>
            </w:r>
          </w:p>
        </w:tc>
        <w:tc>
          <w:tcPr>
            <w:tcW w:w="3690" w:type="dxa"/>
            <w:vAlign w:val="center"/>
          </w:tcPr>
          <w:p w:rsidR="004B4118" w:rsidRPr="0097597A" w:rsidRDefault="004B4118" w:rsidP="00615227">
            <w:pPr>
              <w:rPr>
                <w:rFonts w:ascii="Verdana" w:hAnsi="Verdana"/>
                <w:sz w:val="20"/>
                <w:szCs w:val="20"/>
              </w:rPr>
            </w:pPr>
            <w:proofErr w:type="spellStart"/>
            <w:r w:rsidRPr="0097597A">
              <w:rPr>
                <w:rFonts w:ascii="Verdana" w:hAnsi="Verdana"/>
                <w:sz w:val="20"/>
                <w:szCs w:val="20"/>
              </w:rPr>
              <w:t>snd_adsp_pcm_prepare</w:t>
            </w:r>
            <w:proofErr w:type="spellEnd"/>
          </w:p>
        </w:tc>
        <w:tc>
          <w:tcPr>
            <w:tcW w:w="4585" w:type="dxa"/>
            <w:vAlign w:val="center"/>
          </w:tcPr>
          <w:p w:rsidR="004B4118" w:rsidRPr="0097597A" w:rsidRDefault="00FC26BD" w:rsidP="00615227">
            <w:pPr>
              <w:rPr>
                <w:rFonts w:ascii="Verdana" w:hAnsi="Verdana"/>
                <w:sz w:val="20"/>
                <w:szCs w:val="20"/>
              </w:rPr>
            </w:pPr>
            <w:r>
              <w:rPr>
                <w:rFonts w:ascii="Verdana" w:hAnsi="Verdana"/>
                <w:sz w:val="20"/>
                <w:szCs w:val="20"/>
              </w:rPr>
              <w:t>I</w:t>
            </w:r>
            <w:r w:rsidR="004B4118" w:rsidRPr="0097597A">
              <w:rPr>
                <w:rFonts w:ascii="Verdana" w:hAnsi="Verdana"/>
                <w:sz w:val="20"/>
                <w:szCs w:val="20"/>
              </w:rPr>
              <w:t>nitialize hardware data pointer.</w:t>
            </w:r>
            <w:r w:rsidR="00E306A7">
              <w:rPr>
                <w:rFonts w:ascii="Verdana" w:hAnsi="Verdana"/>
                <w:sz w:val="20"/>
                <w:szCs w:val="20"/>
              </w:rPr>
              <w:t xml:space="preserve"> </w:t>
            </w:r>
            <w:r w:rsidR="00615227">
              <w:rPr>
                <w:rFonts w:ascii="Verdana" w:hAnsi="Verdana"/>
                <w:sz w:val="20"/>
                <w:szCs w:val="20"/>
              </w:rPr>
              <w:t>Capture/</w:t>
            </w:r>
            <w:r w:rsidR="00E306A7">
              <w:rPr>
                <w:rFonts w:ascii="Verdana" w:hAnsi="Verdana"/>
                <w:sz w:val="20"/>
                <w:szCs w:val="20"/>
              </w:rPr>
              <w:t>Renderer</w:t>
            </w:r>
            <w:r w:rsidR="003B3B1F">
              <w:rPr>
                <w:rFonts w:ascii="Verdana" w:hAnsi="Verdana"/>
                <w:sz w:val="20"/>
                <w:szCs w:val="20"/>
              </w:rPr>
              <w:t xml:space="preserve"> </w:t>
            </w:r>
            <w:r w:rsidR="009B6EE0">
              <w:rPr>
                <w:rFonts w:ascii="Verdana" w:hAnsi="Verdana"/>
                <w:sz w:val="20"/>
                <w:szCs w:val="20"/>
              </w:rPr>
              <w:t>and Equalizer (if Equalizer is used)</w:t>
            </w:r>
            <w:r w:rsidR="002D4B98">
              <w:rPr>
                <w:rFonts w:ascii="Verdana" w:hAnsi="Verdana"/>
                <w:sz w:val="20"/>
                <w:szCs w:val="20"/>
              </w:rPr>
              <w:t xml:space="preserve"> or TDM Capture/Renderer</w:t>
            </w:r>
            <w:r w:rsidR="009B6EE0">
              <w:rPr>
                <w:rFonts w:ascii="Verdana" w:hAnsi="Verdana"/>
                <w:sz w:val="20"/>
                <w:szCs w:val="20"/>
              </w:rPr>
              <w:t xml:space="preserve"> </w:t>
            </w:r>
            <w:r w:rsidR="003B3B1F">
              <w:rPr>
                <w:rFonts w:ascii="Verdana" w:hAnsi="Verdana"/>
                <w:sz w:val="20"/>
                <w:szCs w:val="20"/>
              </w:rPr>
              <w:t xml:space="preserve">will </w:t>
            </w:r>
            <w:r w:rsidR="00D271DC">
              <w:rPr>
                <w:rFonts w:ascii="Verdana" w:hAnsi="Verdana"/>
                <w:sz w:val="20"/>
                <w:szCs w:val="20"/>
              </w:rPr>
              <w:t xml:space="preserve">be </w:t>
            </w:r>
            <w:r w:rsidR="003B3B1F">
              <w:rPr>
                <w:rFonts w:ascii="Verdana" w:hAnsi="Verdana"/>
                <w:sz w:val="20"/>
                <w:szCs w:val="20"/>
              </w:rPr>
              <w:t>set</w:t>
            </w:r>
            <w:r w:rsidR="00845F04">
              <w:rPr>
                <w:rFonts w:ascii="Verdana" w:hAnsi="Verdana"/>
                <w:sz w:val="20"/>
                <w:szCs w:val="20"/>
              </w:rPr>
              <w:t xml:space="preserve"> </w:t>
            </w:r>
            <w:r w:rsidR="003B3B1F">
              <w:rPr>
                <w:rFonts w:ascii="Verdana" w:hAnsi="Verdana"/>
                <w:sz w:val="20"/>
                <w:szCs w:val="20"/>
              </w:rPr>
              <w:t xml:space="preserve">up to go to </w:t>
            </w:r>
            <w:r w:rsidR="00143C2D">
              <w:rPr>
                <w:rFonts w:ascii="Verdana" w:hAnsi="Verdana"/>
                <w:sz w:val="20"/>
                <w:szCs w:val="20"/>
              </w:rPr>
              <w:t>running state</w:t>
            </w:r>
            <w:r w:rsidR="003B3B1F">
              <w:rPr>
                <w:rFonts w:ascii="Verdana" w:hAnsi="Verdana"/>
                <w:sz w:val="20"/>
                <w:szCs w:val="20"/>
              </w:rPr>
              <w:t>.</w:t>
            </w:r>
          </w:p>
        </w:tc>
      </w:tr>
      <w:tr w:rsidR="00E306A7" w:rsidRPr="0097597A" w:rsidTr="00E132F5">
        <w:trPr>
          <w:trHeight w:val="729"/>
        </w:trPr>
        <w:tc>
          <w:tcPr>
            <w:tcW w:w="1075" w:type="dxa"/>
            <w:vAlign w:val="center"/>
          </w:tcPr>
          <w:p w:rsidR="00E306A7" w:rsidRPr="0097597A" w:rsidRDefault="00893515" w:rsidP="00E306A7">
            <w:pPr>
              <w:jc w:val="center"/>
              <w:rPr>
                <w:rFonts w:ascii="Verdana" w:hAnsi="Verdana"/>
                <w:sz w:val="20"/>
                <w:szCs w:val="20"/>
              </w:rPr>
            </w:pPr>
            <w:r>
              <w:rPr>
                <w:rFonts w:ascii="Verdana" w:hAnsi="Verdana"/>
                <w:sz w:val="20"/>
                <w:szCs w:val="20"/>
              </w:rPr>
              <w:t>6</w:t>
            </w:r>
          </w:p>
        </w:tc>
        <w:tc>
          <w:tcPr>
            <w:tcW w:w="3690" w:type="dxa"/>
            <w:vAlign w:val="center"/>
          </w:tcPr>
          <w:p w:rsidR="00E306A7" w:rsidRPr="0097597A" w:rsidRDefault="00E306A7" w:rsidP="00E306A7">
            <w:pPr>
              <w:rPr>
                <w:rFonts w:ascii="Verdana" w:hAnsi="Verdana"/>
                <w:sz w:val="20"/>
                <w:szCs w:val="20"/>
              </w:rPr>
            </w:pPr>
            <w:proofErr w:type="spellStart"/>
            <w:r w:rsidRPr="0097597A">
              <w:rPr>
                <w:rFonts w:ascii="Verdana" w:hAnsi="Verdana"/>
                <w:sz w:val="20"/>
                <w:szCs w:val="20"/>
              </w:rPr>
              <w:t>snd_adsp_pcm_trigger</w:t>
            </w:r>
            <w:proofErr w:type="spellEnd"/>
          </w:p>
        </w:tc>
        <w:tc>
          <w:tcPr>
            <w:tcW w:w="4585" w:type="dxa"/>
            <w:vAlign w:val="center"/>
          </w:tcPr>
          <w:p w:rsidR="00E306A7" w:rsidRPr="0097597A" w:rsidRDefault="00E306A7" w:rsidP="00E132F5">
            <w:pPr>
              <w:rPr>
                <w:rFonts w:ascii="Verdana" w:hAnsi="Verdana"/>
                <w:sz w:val="20"/>
                <w:szCs w:val="20"/>
              </w:rPr>
            </w:pPr>
            <w:r w:rsidRPr="0097597A">
              <w:rPr>
                <w:rFonts w:ascii="Verdana" w:hAnsi="Verdana"/>
                <w:sz w:val="20"/>
                <w:szCs w:val="20"/>
              </w:rPr>
              <w:t>Start, stop</w:t>
            </w:r>
            <w:r w:rsidR="00A32C8E">
              <w:rPr>
                <w:rFonts w:ascii="Verdana" w:hAnsi="Verdana"/>
                <w:sz w:val="20"/>
                <w:szCs w:val="20"/>
              </w:rPr>
              <w:t>, resume, suspend</w:t>
            </w:r>
            <w:r w:rsidRPr="0097597A">
              <w:rPr>
                <w:rFonts w:ascii="Verdana" w:hAnsi="Verdana"/>
                <w:sz w:val="20"/>
                <w:szCs w:val="20"/>
              </w:rPr>
              <w:t xml:space="preserve"> pcm </w:t>
            </w:r>
            <w:proofErr w:type="spellStart"/>
            <w:r w:rsidRPr="0097597A">
              <w:rPr>
                <w:rFonts w:ascii="Verdana" w:hAnsi="Verdana"/>
                <w:sz w:val="20"/>
                <w:szCs w:val="20"/>
              </w:rPr>
              <w:t>substream</w:t>
            </w:r>
            <w:proofErr w:type="spellEnd"/>
            <w:r w:rsidRPr="0097597A">
              <w:rPr>
                <w:rFonts w:ascii="Verdana" w:hAnsi="Verdana"/>
                <w:sz w:val="20"/>
                <w:szCs w:val="20"/>
              </w:rPr>
              <w:t>.</w:t>
            </w:r>
          </w:p>
        </w:tc>
      </w:tr>
      <w:tr w:rsidR="00E306A7" w:rsidRPr="0097597A" w:rsidTr="00E132F5">
        <w:trPr>
          <w:trHeight w:val="729"/>
        </w:trPr>
        <w:tc>
          <w:tcPr>
            <w:tcW w:w="1075" w:type="dxa"/>
            <w:vAlign w:val="center"/>
          </w:tcPr>
          <w:p w:rsidR="00E306A7" w:rsidRPr="0097597A" w:rsidRDefault="00893515" w:rsidP="00893515">
            <w:pPr>
              <w:jc w:val="center"/>
              <w:rPr>
                <w:rFonts w:ascii="Verdana" w:hAnsi="Verdana"/>
                <w:sz w:val="20"/>
                <w:szCs w:val="20"/>
              </w:rPr>
            </w:pPr>
            <w:r>
              <w:rPr>
                <w:rFonts w:ascii="Verdana" w:hAnsi="Verdana"/>
                <w:sz w:val="20"/>
                <w:szCs w:val="20"/>
              </w:rPr>
              <w:t>7</w:t>
            </w:r>
          </w:p>
        </w:tc>
        <w:tc>
          <w:tcPr>
            <w:tcW w:w="3690" w:type="dxa"/>
            <w:vAlign w:val="center"/>
          </w:tcPr>
          <w:p w:rsidR="00E306A7" w:rsidRPr="0097597A" w:rsidRDefault="00E306A7" w:rsidP="003E5323">
            <w:pPr>
              <w:rPr>
                <w:rFonts w:ascii="Verdana" w:hAnsi="Verdana"/>
                <w:sz w:val="20"/>
                <w:szCs w:val="20"/>
              </w:rPr>
            </w:pPr>
            <w:proofErr w:type="spellStart"/>
            <w:r w:rsidRPr="0097597A">
              <w:rPr>
                <w:rFonts w:ascii="Verdana" w:hAnsi="Verdana"/>
                <w:sz w:val="20"/>
                <w:szCs w:val="20"/>
              </w:rPr>
              <w:t>snd_adsp_pcm_</w:t>
            </w:r>
            <w:r w:rsidR="003E5323">
              <w:rPr>
                <w:rFonts w:ascii="Verdana" w:hAnsi="Verdana"/>
                <w:sz w:val="20"/>
                <w:szCs w:val="20"/>
              </w:rPr>
              <w:t>ack</w:t>
            </w:r>
            <w:proofErr w:type="spellEnd"/>
          </w:p>
        </w:tc>
        <w:tc>
          <w:tcPr>
            <w:tcW w:w="4585" w:type="dxa"/>
            <w:vAlign w:val="center"/>
          </w:tcPr>
          <w:p w:rsidR="00E306A7" w:rsidRPr="0097597A" w:rsidRDefault="003E5323" w:rsidP="007C4EEA">
            <w:pPr>
              <w:rPr>
                <w:rFonts w:ascii="Verdana" w:hAnsi="Verdana"/>
                <w:sz w:val="20"/>
                <w:szCs w:val="20"/>
              </w:rPr>
            </w:pPr>
            <w:r>
              <w:rPr>
                <w:rFonts w:ascii="Verdana" w:hAnsi="Verdana"/>
                <w:sz w:val="20"/>
                <w:szCs w:val="20"/>
              </w:rPr>
              <w:t>This callback is called in read/write operation. It calls tran</w:t>
            </w:r>
            <w:r w:rsidR="002A763B">
              <w:rPr>
                <w:rFonts w:ascii="Verdana" w:hAnsi="Verdana"/>
                <w:sz w:val="20"/>
                <w:szCs w:val="20"/>
              </w:rPr>
              <w:t>s</w:t>
            </w:r>
            <w:r>
              <w:rPr>
                <w:rFonts w:ascii="Verdana" w:hAnsi="Verdana"/>
                <w:sz w:val="20"/>
                <w:szCs w:val="20"/>
              </w:rPr>
              <w:t>fer function to transfer data from ALSA buffer to ADSP buffer and vice versa.</w:t>
            </w:r>
          </w:p>
        </w:tc>
      </w:tr>
      <w:tr w:rsidR="00E306A7" w:rsidRPr="0097597A" w:rsidTr="00E132F5">
        <w:trPr>
          <w:trHeight w:val="730"/>
        </w:trPr>
        <w:tc>
          <w:tcPr>
            <w:tcW w:w="1075" w:type="dxa"/>
            <w:vAlign w:val="center"/>
          </w:tcPr>
          <w:p w:rsidR="00E306A7" w:rsidRDefault="00893515" w:rsidP="00E306A7">
            <w:pPr>
              <w:jc w:val="center"/>
              <w:rPr>
                <w:rFonts w:ascii="Verdana" w:hAnsi="Verdana"/>
                <w:sz w:val="20"/>
                <w:szCs w:val="20"/>
              </w:rPr>
            </w:pPr>
            <w:r>
              <w:rPr>
                <w:rFonts w:ascii="Verdana" w:hAnsi="Verdana"/>
                <w:sz w:val="20"/>
                <w:szCs w:val="20"/>
              </w:rPr>
              <w:t>8</w:t>
            </w:r>
          </w:p>
        </w:tc>
        <w:tc>
          <w:tcPr>
            <w:tcW w:w="3690" w:type="dxa"/>
            <w:vAlign w:val="center"/>
          </w:tcPr>
          <w:p w:rsidR="00E306A7" w:rsidRPr="0097597A" w:rsidRDefault="003E5323" w:rsidP="00E306A7">
            <w:pPr>
              <w:rPr>
                <w:rFonts w:ascii="Verdana" w:hAnsi="Verdana"/>
                <w:sz w:val="20"/>
                <w:szCs w:val="20"/>
              </w:rPr>
            </w:pPr>
            <w:proofErr w:type="spellStart"/>
            <w:r>
              <w:rPr>
                <w:rFonts w:ascii="Verdana" w:hAnsi="Verdana"/>
                <w:sz w:val="20"/>
                <w:szCs w:val="20"/>
              </w:rPr>
              <w:t>snd_adsp</w:t>
            </w:r>
            <w:r w:rsidR="00E306A7">
              <w:rPr>
                <w:rFonts w:ascii="Verdana" w:hAnsi="Verdana"/>
                <w:sz w:val="20"/>
                <w:szCs w:val="20"/>
              </w:rPr>
              <w:t>_</w:t>
            </w:r>
            <w:r w:rsidR="00E306A7" w:rsidRPr="0097597A">
              <w:rPr>
                <w:rFonts w:ascii="Verdana" w:hAnsi="Verdana"/>
                <w:sz w:val="20"/>
                <w:szCs w:val="20"/>
              </w:rPr>
              <w:t>pcm_pointer</w:t>
            </w:r>
            <w:proofErr w:type="spellEnd"/>
          </w:p>
        </w:tc>
        <w:tc>
          <w:tcPr>
            <w:tcW w:w="4585" w:type="dxa"/>
            <w:vAlign w:val="center"/>
          </w:tcPr>
          <w:p w:rsidR="00E306A7" w:rsidRPr="0097597A" w:rsidRDefault="003E5323" w:rsidP="003E5323">
            <w:pPr>
              <w:rPr>
                <w:rFonts w:ascii="Verdana" w:hAnsi="Verdana"/>
                <w:sz w:val="20"/>
                <w:szCs w:val="20"/>
              </w:rPr>
            </w:pPr>
            <w:r>
              <w:rPr>
                <w:rFonts w:ascii="Verdana" w:hAnsi="Verdana"/>
                <w:sz w:val="20"/>
                <w:szCs w:val="20"/>
              </w:rPr>
              <w:t>Return</w:t>
            </w:r>
            <w:r w:rsidR="00E306A7" w:rsidRPr="0097597A">
              <w:rPr>
                <w:rFonts w:ascii="Verdana" w:hAnsi="Verdana"/>
                <w:sz w:val="20"/>
                <w:szCs w:val="20"/>
              </w:rPr>
              <w:t xml:space="preserve"> hardware data position </w:t>
            </w:r>
            <w:r>
              <w:rPr>
                <w:rFonts w:ascii="Verdana" w:hAnsi="Verdana"/>
                <w:sz w:val="20"/>
                <w:szCs w:val="20"/>
              </w:rPr>
              <w:t>in</w:t>
            </w:r>
            <w:r w:rsidR="00E306A7" w:rsidRPr="0097597A">
              <w:rPr>
                <w:rFonts w:ascii="Verdana" w:hAnsi="Verdana"/>
                <w:sz w:val="20"/>
                <w:szCs w:val="20"/>
              </w:rPr>
              <w:t xml:space="preserve"> the buffer in frames.</w:t>
            </w:r>
          </w:p>
        </w:tc>
      </w:tr>
    </w:tbl>
    <w:p w:rsidR="00435E0F" w:rsidRDefault="00435E0F" w:rsidP="005C5C2B">
      <w:pPr>
        <w:rPr>
          <w:rFonts w:ascii="Verdana" w:hAnsi="Verdana"/>
          <w:sz w:val="20"/>
          <w:szCs w:val="20"/>
        </w:rPr>
      </w:pPr>
    </w:p>
    <w:p w:rsidR="00435E0F" w:rsidRDefault="00435E0F" w:rsidP="00435E0F">
      <w:r>
        <w:br w:type="page"/>
      </w:r>
    </w:p>
    <w:p w:rsidR="00444924" w:rsidRPr="0097597A" w:rsidRDefault="00444924" w:rsidP="005C5C2B">
      <w:pPr>
        <w:rPr>
          <w:rFonts w:ascii="Verdana" w:hAnsi="Verdana"/>
          <w:sz w:val="20"/>
          <w:szCs w:val="20"/>
        </w:rPr>
      </w:pPr>
    </w:p>
    <w:p w:rsidR="000601FD" w:rsidRPr="0097597A" w:rsidRDefault="000601FD" w:rsidP="000601FD">
      <w:pPr>
        <w:pStyle w:val="2"/>
      </w:pPr>
      <w:bookmarkStart w:id="479" w:name="_Toc530588281"/>
      <w:r w:rsidRPr="0097597A">
        <w:t>APIs for hardware control</w:t>
      </w:r>
      <w:bookmarkEnd w:id="479"/>
    </w:p>
    <w:p w:rsidR="00337FC4" w:rsidRPr="005925E0" w:rsidRDefault="00337FC4" w:rsidP="00337FC4">
      <w:pPr>
        <w:rPr>
          <w:rFonts w:ascii="Verdana" w:hAnsi="Verdana"/>
          <w:sz w:val="20"/>
          <w:szCs w:val="20"/>
        </w:rPr>
      </w:pPr>
      <w:r w:rsidRPr="005925E0">
        <w:rPr>
          <w:rFonts w:ascii="Verdana" w:hAnsi="Verdana"/>
          <w:sz w:val="20"/>
          <w:szCs w:val="20"/>
        </w:rPr>
        <w:t xml:space="preserve">Below table presents APIs </w:t>
      </w:r>
      <w:r w:rsidR="00BD6D73" w:rsidRPr="005925E0">
        <w:rPr>
          <w:rFonts w:ascii="Verdana" w:hAnsi="Verdana"/>
          <w:sz w:val="20"/>
          <w:szCs w:val="20"/>
        </w:rPr>
        <w:t>used for Control interface. The interface includes Volume control, Sample Rate control, Equalizer control.</w:t>
      </w:r>
    </w:p>
    <w:p w:rsidR="00337FC4" w:rsidRPr="005925E0" w:rsidRDefault="00337FC4" w:rsidP="00337FC4">
      <w:pPr>
        <w:pStyle w:val="a4"/>
        <w:jc w:val="left"/>
        <w:rPr>
          <w:szCs w:val="20"/>
        </w:rPr>
      </w:pPr>
      <w:bookmarkStart w:id="480" w:name="_Toc530588398"/>
      <w:r w:rsidRPr="005925E0">
        <w:rPr>
          <w:szCs w:val="20"/>
        </w:rPr>
        <w:t xml:space="preserve">Table </w:t>
      </w:r>
      <w:r w:rsidR="00750A31">
        <w:rPr>
          <w:szCs w:val="20"/>
        </w:rPr>
        <w:fldChar w:fldCharType="begin"/>
      </w:r>
      <w:r w:rsidR="00750A31">
        <w:rPr>
          <w:szCs w:val="20"/>
        </w:rPr>
        <w:instrText xml:space="preserve"> STYLEREF 1 \s </w:instrText>
      </w:r>
      <w:r w:rsidR="00750A31">
        <w:rPr>
          <w:szCs w:val="20"/>
        </w:rPr>
        <w:fldChar w:fldCharType="separate"/>
      </w:r>
      <w:r w:rsidR="00750A31">
        <w:rPr>
          <w:noProof/>
          <w:szCs w:val="20"/>
        </w:rPr>
        <w:t>3</w:t>
      </w:r>
      <w:r w:rsidR="00750A31">
        <w:rPr>
          <w:szCs w:val="20"/>
        </w:rPr>
        <w:fldChar w:fldCharType="end"/>
      </w:r>
      <w:r w:rsidR="00750A31">
        <w:rPr>
          <w:szCs w:val="20"/>
        </w:rPr>
        <w:noBreakHyphen/>
      </w:r>
      <w:r w:rsidR="00750A31">
        <w:rPr>
          <w:szCs w:val="20"/>
        </w:rPr>
        <w:fldChar w:fldCharType="begin"/>
      </w:r>
      <w:r w:rsidR="00750A31">
        <w:rPr>
          <w:szCs w:val="20"/>
        </w:rPr>
        <w:instrText xml:space="preserve"> SEQ Table \* ARABIC \s 1 </w:instrText>
      </w:r>
      <w:r w:rsidR="00750A31">
        <w:rPr>
          <w:szCs w:val="20"/>
        </w:rPr>
        <w:fldChar w:fldCharType="separate"/>
      </w:r>
      <w:r w:rsidR="00750A31">
        <w:rPr>
          <w:noProof/>
          <w:szCs w:val="20"/>
        </w:rPr>
        <w:t>2</w:t>
      </w:r>
      <w:r w:rsidR="00750A31">
        <w:rPr>
          <w:szCs w:val="20"/>
        </w:rPr>
        <w:fldChar w:fldCharType="end"/>
      </w:r>
      <w:r w:rsidRPr="005925E0">
        <w:rPr>
          <w:szCs w:val="20"/>
        </w:rPr>
        <w:t xml:space="preserve">: List of API functions for </w:t>
      </w:r>
      <w:r w:rsidR="00BD6D73" w:rsidRPr="005925E0">
        <w:rPr>
          <w:szCs w:val="20"/>
        </w:rPr>
        <w:t>Volume control and Sample Rate control</w:t>
      </w:r>
      <w:bookmarkEnd w:id="480"/>
    </w:p>
    <w:tbl>
      <w:tblPr>
        <w:tblStyle w:val="a6"/>
        <w:tblW w:w="0" w:type="auto"/>
        <w:tblLook w:val="04A0" w:firstRow="1" w:lastRow="0" w:firstColumn="1" w:lastColumn="0" w:noHBand="0" w:noVBand="1"/>
      </w:tblPr>
      <w:tblGrid>
        <w:gridCol w:w="1065"/>
        <w:gridCol w:w="4274"/>
        <w:gridCol w:w="4011"/>
      </w:tblGrid>
      <w:tr w:rsidR="00B2121D" w:rsidRPr="005925E0" w:rsidTr="002D1D06">
        <w:tc>
          <w:tcPr>
            <w:tcW w:w="1065" w:type="dxa"/>
          </w:tcPr>
          <w:p w:rsidR="00B2121D" w:rsidRPr="005925E0" w:rsidRDefault="00B2121D" w:rsidP="00B2121D">
            <w:pPr>
              <w:rPr>
                <w:rFonts w:ascii="Verdana" w:hAnsi="Verdana"/>
                <w:sz w:val="20"/>
                <w:szCs w:val="20"/>
              </w:rPr>
            </w:pPr>
            <w:r w:rsidRPr="005925E0">
              <w:rPr>
                <w:rFonts w:ascii="Verdana" w:hAnsi="Verdana"/>
                <w:sz w:val="20"/>
                <w:szCs w:val="20"/>
              </w:rPr>
              <w:t>Number</w:t>
            </w:r>
          </w:p>
        </w:tc>
        <w:tc>
          <w:tcPr>
            <w:tcW w:w="4274" w:type="dxa"/>
          </w:tcPr>
          <w:p w:rsidR="00B2121D" w:rsidRPr="005925E0" w:rsidRDefault="00B2121D" w:rsidP="00B2121D">
            <w:pPr>
              <w:rPr>
                <w:rFonts w:ascii="Verdana" w:hAnsi="Verdana"/>
                <w:sz w:val="20"/>
                <w:szCs w:val="20"/>
              </w:rPr>
            </w:pPr>
            <w:r w:rsidRPr="005925E0">
              <w:rPr>
                <w:rFonts w:ascii="Verdana" w:hAnsi="Verdana"/>
                <w:sz w:val="20"/>
                <w:szCs w:val="20"/>
              </w:rPr>
              <w:t>API function</w:t>
            </w:r>
          </w:p>
        </w:tc>
        <w:tc>
          <w:tcPr>
            <w:tcW w:w="4011" w:type="dxa"/>
          </w:tcPr>
          <w:p w:rsidR="00B2121D" w:rsidRPr="005925E0" w:rsidRDefault="00B2121D" w:rsidP="00B2121D">
            <w:pPr>
              <w:rPr>
                <w:rFonts w:ascii="Verdana" w:hAnsi="Verdana"/>
                <w:sz w:val="20"/>
                <w:szCs w:val="20"/>
              </w:rPr>
            </w:pPr>
            <w:r w:rsidRPr="005925E0">
              <w:rPr>
                <w:rFonts w:ascii="Verdana" w:hAnsi="Verdana"/>
                <w:sz w:val="20"/>
                <w:szCs w:val="20"/>
              </w:rPr>
              <w:t>Description</w:t>
            </w:r>
          </w:p>
        </w:tc>
      </w:tr>
      <w:tr w:rsidR="00F862D7" w:rsidRPr="005925E0" w:rsidTr="002D1D06">
        <w:trPr>
          <w:trHeight w:val="486"/>
        </w:trPr>
        <w:tc>
          <w:tcPr>
            <w:tcW w:w="1065" w:type="dxa"/>
            <w:vAlign w:val="center"/>
          </w:tcPr>
          <w:p w:rsidR="00F862D7" w:rsidRPr="005925E0" w:rsidRDefault="00F862D7" w:rsidP="00801408">
            <w:pPr>
              <w:jc w:val="center"/>
              <w:rPr>
                <w:rFonts w:ascii="Verdana" w:hAnsi="Verdana"/>
                <w:sz w:val="20"/>
                <w:szCs w:val="20"/>
              </w:rPr>
            </w:pPr>
            <w:r w:rsidRPr="005925E0">
              <w:rPr>
                <w:rFonts w:ascii="Verdana" w:hAnsi="Verdana"/>
                <w:sz w:val="20"/>
                <w:szCs w:val="20"/>
              </w:rPr>
              <w:t>1</w:t>
            </w:r>
          </w:p>
        </w:tc>
        <w:tc>
          <w:tcPr>
            <w:tcW w:w="4274" w:type="dxa"/>
            <w:vAlign w:val="center"/>
          </w:tcPr>
          <w:p w:rsidR="00F862D7" w:rsidRPr="005925E0" w:rsidRDefault="00F862D7" w:rsidP="00D60612">
            <w:pPr>
              <w:rPr>
                <w:rFonts w:ascii="Verdana" w:hAnsi="Verdana"/>
                <w:sz w:val="20"/>
                <w:szCs w:val="20"/>
              </w:rPr>
            </w:pPr>
            <w:proofErr w:type="spellStart"/>
            <w:r w:rsidRPr="005925E0">
              <w:rPr>
                <w:rFonts w:ascii="Verdana" w:hAnsi="Verdana"/>
                <w:sz w:val="20"/>
                <w:szCs w:val="20"/>
              </w:rPr>
              <w:t>snd_adsp_control_volume_info</w:t>
            </w:r>
            <w:proofErr w:type="spellEnd"/>
          </w:p>
        </w:tc>
        <w:tc>
          <w:tcPr>
            <w:tcW w:w="4011" w:type="dxa"/>
            <w:vAlign w:val="center"/>
          </w:tcPr>
          <w:p w:rsidR="00F862D7" w:rsidRPr="005925E0" w:rsidRDefault="00F862D7" w:rsidP="00D60612">
            <w:pPr>
              <w:rPr>
                <w:rFonts w:ascii="Verdana" w:hAnsi="Verdana"/>
                <w:sz w:val="20"/>
                <w:szCs w:val="20"/>
              </w:rPr>
            </w:pPr>
            <w:r w:rsidRPr="005925E0">
              <w:rPr>
                <w:rFonts w:ascii="Verdana" w:hAnsi="Verdana"/>
                <w:sz w:val="20"/>
                <w:szCs w:val="20"/>
              </w:rPr>
              <w:t>Get detail information on volume control</w:t>
            </w:r>
          </w:p>
        </w:tc>
      </w:tr>
      <w:tr w:rsidR="00F862D7" w:rsidRPr="005925E0" w:rsidTr="002D1D06">
        <w:trPr>
          <w:trHeight w:val="486"/>
        </w:trPr>
        <w:tc>
          <w:tcPr>
            <w:tcW w:w="1065" w:type="dxa"/>
            <w:vAlign w:val="center"/>
          </w:tcPr>
          <w:p w:rsidR="00F862D7" w:rsidRPr="005925E0" w:rsidRDefault="00F862D7" w:rsidP="00801408">
            <w:pPr>
              <w:jc w:val="center"/>
              <w:rPr>
                <w:rFonts w:ascii="Verdana" w:hAnsi="Verdana"/>
                <w:sz w:val="20"/>
                <w:szCs w:val="20"/>
              </w:rPr>
            </w:pPr>
            <w:r w:rsidRPr="005925E0">
              <w:rPr>
                <w:rFonts w:ascii="Verdana" w:hAnsi="Verdana"/>
                <w:sz w:val="20"/>
                <w:szCs w:val="20"/>
              </w:rPr>
              <w:t>2</w:t>
            </w:r>
          </w:p>
        </w:tc>
        <w:tc>
          <w:tcPr>
            <w:tcW w:w="4274" w:type="dxa"/>
            <w:vAlign w:val="center"/>
          </w:tcPr>
          <w:p w:rsidR="00F862D7" w:rsidRPr="005925E0" w:rsidRDefault="00F862D7" w:rsidP="00D60612">
            <w:pPr>
              <w:rPr>
                <w:rFonts w:ascii="Verdana" w:hAnsi="Verdana"/>
                <w:sz w:val="20"/>
                <w:szCs w:val="20"/>
              </w:rPr>
            </w:pPr>
            <w:proofErr w:type="spellStart"/>
            <w:r w:rsidRPr="005925E0">
              <w:rPr>
                <w:rFonts w:ascii="Verdana" w:hAnsi="Verdana"/>
                <w:sz w:val="20"/>
                <w:szCs w:val="20"/>
              </w:rPr>
              <w:t>snd_adsp_control_sample_rate_info</w:t>
            </w:r>
            <w:proofErr w:type="spellEnd"/>
          </w:p>
        </w:tc>
        <w:tc>
          <w:tcPr>
            <w:tcW w:w="4011" w:type="dxa"/>
            <w:vAlign w:val="center"/>
          </w:tcPr>
          <w:p w:rsidR="00F862D7" w:rsidRPr="005925E0" w:rsidRDefault="00F862D7" w:rsidP="00D60612">
            <w:pPr>
              <w:rPr>
                <w:rFonts w:ascii="Verdana" w:hAnsi="Verdana"/>
                <w:sz w:val="20"/>
                <w:szCs w:val="20"/>
              </w:rPr>
            </w:pPr>
            <w:r w:rsidRPr="005925E0">
              <w:rPr>
                <w:rFonts w:ascii="Verdana" w:hAnsi="Verdana"/>
                <w:sz w:val="20"/>
                <w:szCs w:val="20"/>
              </w:rPr>
              <w:t>Get detail information on sample rate control</w:t>
            </w:r>
          </w:p>
        </w:tc>
      </w:tr>
      <w:tr w:rsidR="00A06A14" w:rsidRPr="005925E0" w:rsidTr="002D1D06">
        <w:trPr>
          <w:trHeight w:val="486"/>
        </w:trPr>
        <w:tc>
          <w:tcPr>
            <w:tcW w:w="1065" w:type="dxa"/>
            <w:vAlign w:val="center"/>
          </w:tcPr>
          <w:p w:rsidR="00A06A14" w:rsidRPr="005925E0" w:rsidRDefault="00A06A14" w:rsidP="00801408">
            <w:pPr>
              <w:jc w:val="center"/>
              <w:rPr>
                <w:rFonts w:ascii="Verdana" w:hAnsi="Verdana"/>
                <w:sz w:val="20"/>
                <w:szCs w:val="20"/>
              </w:rPr>
            </w:pPr>
            <w:r>
              <w:rPr>
                <w:rFonts w:ascii="Verdana" w:hAnsi="Verdana"/>
                <w:sz w:val="20"/>
                <w:szCs w:val="20"/>
              </w:rPr>
              <w:t>3</w:t>
            </w:r>
          </w:p>
        </w:tc>
        <w:tc>
          <w:tcPr>
            <w:tcW w:w="4274" w:type="dxa"/>
            <w:vAlign w:val="center"/>
          </w:tcPr>
          <w:p w:rsidR="00A06A14" w:rsidRPr="005925E0" w:rsidRDefault="00A06A14" w:rsidP="00D60612">
            <w:pPr>
              <w:rPr>
                <w:rFonts w:ascii="Verdana" w:hAnsi="Verdana"/>
                <w:sz w:val="20"/>
                <w:szCs w:val="20"/>
              </w:rPr>
            </w:pPr>
            <w:proofErr w:type="spellStart"/>
            <w:r>
              <w:rPr>
                <w:rFonts w:ascii="Verdana" w:hAnsi="Verdana"/>
                <w:sz w:val="20"/>
                <w:szCs w:val="20"/>
              </w:rPr>
              <w:t>snd_adsp_control_rdr_out_channel_info</w:t>
            </w:r>
            <w:proofErr w:type="spellEnd"/>
          </w:p>
        </w:tc>
        <w:tc>
          <w:tcPr>
            <w:tcW w:w="4011" w:type="dxa"/>
            <w:vAlign w:val="center"/>
          </w:tcPr>
          <w:p w:rsidR="00A06A14" w:rsidRPr="005925E0" w:rsidRDefault="00A06A14" w:rsidP="00D60612">
            <w:pPr>
              <w:rPr>
                <w:rFonts w:ascii="Verdana" w:hAnsi="Verdana"/>
                <w:sz w:val="20"/>
                <w:szCs w:val="20"/>
              </w:rPr>
            </w:pPr>
            <w:r w:rsidRPr="005925E0">
              <w:rPr>
                <w:rFonts w:ascii="Verdana" w:hAnsi="Verdana"/>
                <w:sz w:val="20"/>
                <w:szCs w:val="20"/>
              </w:rPr>
              <w:t>Get detail in</w:t>
            </w:r>
            <w:r>
              <w:rPr>
                <w:rFonts w:ascii="Verdana" w:hAnsi="Verdana"/>
                <w:sz w:val="20"/>
                <w:szCs w:val="20"/>
              </w:rPr>
              <w:t>formation on Renderer output channel control</w:t>
            </w:r>
          </w:p>
        </w:tc>
      </w:tr>
      <w:tr w:rsidR="00B2121D" w:rsidRPr="005925E0" w:rsidTr="002D1D06">
        <w:trPr>
          <w:trHeight w:val="486"/>
        </w:trPr>
        <w:tc>
          <w:tcPr>
            <w:tcW w:w="1065" w:type="dxa"/>
            <w:vAlign w:val="center"/>
          </w:tcPr>
          <w:p w:rsidR="00B2121D" w:rsidRPr="005925E0" w:rsidRDefault="001B2A8D" w:rsidP="00801408">
            <w:pPr>
              <w:jc w:val="center"/>
              <w:rPr>
                <w:rFonts w:ascii="Verdana" w:hAnsi="Verdana"/>
                <w:sz w:val="20"/>
                <w:szCs w:val="20"/>
              </w:rPr>
            </w:pPr>
            <w:r>
              <w:rPr>
                <w:rFonts w:ascii="Verdana" w:hAnsi="Verdana"/>
                <w:sz w:val="20"/>
                <w:szCs w:val="20"/>
              </w:rPr>
              <w:t>4</w:t>
            </w:r>
          </w:p>
        </w:tc>
        <w:tc>
          <w:tcPr>
            <w:tcW w:w="4274" w:type="dxa"/>
            <w:vAlign w:val="center"/>
          </w:tcPr>
          <w:p w:rsidR="00B2121D" w:rsidRPr="005925E0" w:rsidRDefault="00F862D7" w:rsidP="00D60612">
            <w:pPr>
              <w:rPr>
                <w:rFonts w:ascii="Verdana" w:hAnsi="Verdana"/>
                <w:sz w:val="20"/>
                <w:szCs w:val="20"/>
              </w:rPr>
            </w:pPr>
            <w:proofErr w:type="spellStart"/>
            <w:r w:rsidRPr="005925E0">
              <w:rPr>
                <w:rFonts w:ascii="Verdana" w:hAnsi="Verdana"/>
                <w:sz w:val="20"/>
                <w:szCs w:val="20"/>
              </w:rPr>
              <w:t>snd_adsp_control_volume_get</w:t>
            </w:r>
            <w:proofErr w:type="spellEnd"/>
          </w:p>
        </w:tc>
        <w:tc>
          <w:tcPr>
            <w:tcW w:w="4011" w:type="dxa"/>
            <w:vAlign w:val="center"/>
          </w:tcPr>
          <w:p w:rsidR="00B2121D" w:rsidRPr="005925E0" w:rsidRDefault="000A671E" w:rsidP="00D60612">
            <w:pPr>
              <w:rPr>
                <w:rFonts w:ascii="Verdana" w:hAnsi="Verdana"/>
                <w:sz w:val="20"/>
                <w:szCs w:val="20"/>
              </w:rPr>
            </w:pPr>
            <w:r w:rsidRPr="005925E0">
              <w:rPr>
                <w:rFonts w:ascii="Verdana" w:hAnsi="Verdana"/>
                <w:sz w:val="20"/>
                <w:szCs w:val="20"/>
              </w:rPr>
              <w:t xml:space="preserve">Get volume setting </w:t>
            </w:r>
            <w:r w:rsidR="005825CE" w:rsidRPr="005925E0">
              <w:rPr>
                <w:rFonts w:ascii="Verdana" w:hAnsi="Verdana"/>
                <w:sz w:val="20"/>
                <w:szCs w:val="20"/>
              </w:rPr>
              <w:t>value</w:t>
            </w:r>
          </w:p>
        </w:tc>
      </w:tr>
      <w:tr w:rsidR="004F0B67" w:rsidRPr="005925E0" w:rsidTr="002D1D06">
        <w:trPr>
          <w:trHeight w:val="486"/>
        </w:trPr>
        <w:tc>
          <w:tcPr>
            <w:tcW w:w="1065" w:type="dxa"/>
            <w:vAlign w:val="center"/>
          </w:tcPr>
          <w:p w:rsidR="004F0B67" w:rsidRPr="005925E0" w:rsidRDefault="001B2A8D" w:rsidP="00801408">
            <w:pPr>
              <w:jc w:val="center"/>
              <w:rPr>
                <w:rFonts w:ascii="Verdana" w:hAnsi="Verdana"/>
                <w:sz w:val="20"/>
                <w:szCs w:val="20"/>
              </w:rPr>
            </w:pPr>
            <w:r>
              <w:rPr>
                <w:rFonts w:ascii="Verdana" w:hAnsi="Verdana"/>
                <w:sz w:val="20"/>
                <w:szCs w:val="20"/>
              </w:rPr>
              <w:t>5</w:t>
            </w:r>
          </w:p>
        </w:tc>
        <w:tc>
          <w:tcPr>
            <w:tcW w:w="4274" w:type="dxa"/>
            <w:vAlign w:val="center"/>
          </w:tcPr>
          <w:p w:rsidR="004F0B67" w:rsidRPr="005925E0" w:rsidRDefault="00C07D98" w:rsidP="00D60612">
            <w:pPr>
              <w:rPr>
                <w:rFonts w:ascii="Verdana" w:hAnsi="Verdana"/>
                <w:sz w:val="20"/>
                <w:szCs w:val="20"/>
              </w:rPr>
            </w:pPr>
            <w:proofErr w:type="spellStart"/>
            <w:r w:rsidRPr="005925E0">
              <w:rPr>
                <w:rFonts w:ascii="Verdana" w:hAnsi="Verdana"/>
                <w:sz w:val="20"/>
                <w:szCs w:val="20"/>
              </w:rPr>
              <w:t>snd_adsp_control_sample_rate</w:t>
            </w:r>
            <w:r w:rsidR="007C24E5" w:rsidRPr="005925E0">
              <w:rPr>
                <w:rFonts w:ascii="Verdana" w:hAnsi="Verdana"/>
                <w:sz w:val="20"/>
                <w:szCs w:val="20"/>
              </w:rPr>
              <w:t>_get</w:t>
            </w:r>
            <w:proofErr w:type="spellEnd"/>
          </w:p>
        </w:tc>
        <w:tc>
          <w:tcPr>
            <w:tcW w:w="4011" w:type="dxa"/>
            <w:vAlign w:val="center"/>
          </w:tcPr>
          <w:p w:rsidR="004F0B67" w:rsidRPr="005925E0" w:rsidRDefault="0080232C" w:rsidP="00D60612">
            <w:pPr>
              <w:rPr>
                <w:rFonts w:ascii="Verdana" w:hAnsi="Verdana"/>
                <w:sz w:val="20"/>
                <w:szCs w:val="20"/>
              </w:rPr>
            </w:pPr>
            <w:r w:rsidRPr="005925E0">
              <w:rPr>
                <w:rFonts w:ascii="Verdana" w:hAnsi="Verdana"/>
                <w:sz w:val="20"/>
                <w:szCs w:val="20"/>
              </w:rPr>
              <w:t xml:space="preserve">Get sample rate output setting </w:t>
            </w:r>
            <w:r w:rsidR="005825CE" w:rsidRPr="005925E0">
              <w:rPr>
                <w:rFonts w:ascii="Verdana" w:hAnsi="Verdana"/>
                <w:sz w:val="20"/>
                <w:szCs w:val="20"/>
              </w:rPr>
              <w:t>value</w:t>
            </w:r>
          </w:p>
        </w:tc>
      </w:tr>
      <w:tr w:rsidR="001B2A8D" w:rsidRPr="005925E0" w:rsidTr="002D1D06">
        <w:trPr>
          <w:trHeight w:val="486"/>
        </w:trPr>
        <w:tc>
          <w:tcPr>
            <w:tcW w:w="1065" w:type="dxa"/>
            <w:vAlign w:val="center"/>
          </w:tcPr>
          <w:p w:rsidR="001B2A8D" w:rsidRPr="005925E0" w:rsidRDefault="001B2A8D" w:rsidP="00801408">
            <w:pPr>
              <w:jc w:val="center"/>
              <w:rPr>
                <w:rFonts w:ascii="Verdana" w:hAnsi="Verdana"/>
                <w:sz w:val="20"/>
                <w:szCs w:val="20"/>
              </w:rPr>
            </w:pPr>
            <w:r>
              <w:rPr>
                <w:rFonts w:ascii="Verdana" w:hAnsi="Verdana"/>
                <w:sz w:val="20"/>
                <w:szCs w:val="20"/>
              </w:rPr>
              <w:t>6</w:t>
            </w:r>
          </w:p>
        </w:tc>
        <w:tc>
          <w:tcPr>
            <w:tcW w:w="4274" w:type="dxa"/>
            <w:vAlign w:val="center"/>
          </w:tcPr>
          <w:p w:rsidR="001B2A8D" w:rsidRPr="005925E0" w:rsidRDefault="001B2A8D" w:rsidP="00D60612">
            <w:pPr>
              <w:rPr>
                <w:rFonts w:ascii="Verdana" w:hAnsi="Verdana"/>
                <w:sz w:val="20"/>
                <w:szCs w:val="20"/>
              </w:rPr>
            </w:pPr>
            <w:proofErr w:type="spellStart"/>
            <w:r>
              <w:rPr>
                <w:rFonts w:ascii="Verdana" w:hAnsi="Verdana"/>
                <w:sz w:val="20"/>
                <w:szCs w:val="20"/>
              </w:rPr>
              <w:t>snd_adsp_control_rdr_out_channel_get</w:t>
            </w:r>
            <w:proofErr w:type="spellEnd"/>
          </w:p>
        </w:tc>
        <w:tc>
          <w:tcPr>
            <w:tcW w:w="4011" w:type="dxa"/>
            <w:vAlign w:val="center"/>
          </w:tcPr>
          <w:p w:rsidR="001B2A8D" w:rsidRPr="005925E0" w:rsidRDefault="001B2A8D" w:rsidP="00D60612">
            <w:pPr>
              <w:rPr>
                <w:rFonts w:ascii="Verdana" w:hAnsi="Verdana"/>
                <w:sz w:val="20"/>
                <w:szCs w:val="20"/>
              </w:rPr>
            </w:pPr>
            <w:r>
              <w:rPr>
                <w:rFonts w:ascii="Verdana" w:hAnsi="Verdana"/>
                <w:sz w:val="20"/>
                <w:szCs w:val="20"/>
              </w:rPr>
              <w:t>Get Renderer output channel setting value</w:t>
            </w:r>
          </w:p>
        </w:tc>
      </w:tr>
      <w:tr w:rsidR="00483A49" w:rsidRPr="005925E0" w:rsidTr="002D1D06">
        <w:trPr>
          <w:trHeight w:val="486"/>
        </w:trPr>
        <w:tc>
          <w:tcPr>
            <w:tcW w:w="1065" w:type="dxa"/>
            <w:vAlign w:val="center"/>
          </w:tcPr>
          <w:p w:rsidR="00483A49" w:rsidRPr="005925E0" w:rsidRDefault="002D1D06" w:rsidP="00801408">
            <w:pPr>
              <w:jc w:val="center"/>
              <w:rPr>
                <w:rFonts w:ascii="Verdana" w:hAnsi="Verdana"/>
                <w:sz w:val="20"/>
                <w:szCs w:val="20"/>
              </w:rPr>
            </w:pPr>
            <w:r>
              <w:rPr>
                <w:rFonts w:ascii="Verdana" w:hAnsi="Verdana"/>
                <w:sz w:val="20"/>
                <w:szCs w:val="20"/>
              </w:rPr>
              <w:t>7</w:t>
            </w:r>
          </w:p>
        </w:tc>
        <w:tc>
          <w:tcPr>
            <w:tcW w:w="4274" w:type="dxa"/>
            <w:vAlign w:val="center"/>
          </w:tcPr>
          <w:p w:rsidR="00483A49" w:rsidRPr="005925E0" w:rsidRDefault="00C07D98" w:rsidP="00D60612">
            <w:pPr>
              <w:rPr>
                <w:rFonts w:ascii="Verdana" w:hAnsi="Verdana"/>
                <w:sz w:val="20"/>
                <w:szCs w:val="20"/>
              </w:rPr>
            </w:pPr>
            <w:proofErr w:type="spellStart"/>
            <w:r w:rsidRPr="005925E0">
              <w:rPr>
                <w:rFonts w:ascii="Verdana" w:hAnsi="Verdana"/>
                <w:sz w:val="20"/>
                <w:szCs w:val="20"/>
              </w:rPr>
              <w:t>snd_adsp_</w:t>
            </w:r>
            <w:r w:rsidR="009203E4" w:rsidRPr="005925E0">
              <w:rPr>
                <w:rFonts w:ascii="Verdana" w:hAnsi="Verdana"/>
                <w:sz w:val="20"/>
                <w:szCs w:val="20"/>
              </w:rPr>
              <w:t>control_volume_put</w:t>
            </w:r>
            <w:proofErr w:type="spellEnd"/>
          </w:p>
        </w:tc>
        <w:tc>
          <w:tcPr>
            <w:tcW w:w="4011" w:type="dxa"/>
            <w:vAlign w:val="center"/>
          </w:tcPr>
          <w:p w:rsidR="00483A49" w:rsidRPr="005925E0" w:rsidRDefault="00483A49" w:rsidP="00D60612">
            <w:pPr>
              <w:rPr>
                <w:rFonts w:ascii="Verdana" w:hAnsi="Verdana"/>
                <w:sz w:val="20"/>
                <w:szCs w:val="20"/>
              </w:rPr>
            </w:pPr>
            <w:r w:rsidRPr="005925E0">
              <w:rPr>
                <w:rFonts w:ascii="Verdana" w:hAnsi="Verdana"/>
                <w:sz w:val="20"/>
                <w:szCs w:val="20"/>
              </w:rPr>
              <w:t>Set volume value</w:t>
            </w:r>
          </w:p>
        </w:tc>
      </w:tr>
      <w:tr w:rsidR="00483A49" w:rsidRPr="005925E0" w:rsidTr="002D1D06">
        <w:trPr>
          <w:trHeight w:val="486"/>
        </w:trPr>
        <w:tc>
          <w:tcPr>
            <w:tcW w:w="1065" w:type="dxa"/>
            <w:vAlign w:val="center"/>
          </w:tcPr>
          <w:p w:rsidR="00483A49" w:rsidRPr="005925E0" w:rsidRDefault="002D1D06" w:rsidP="00801408">
            <w:pPr>
              <w:jc w:val="center"/>
              <w:rPr>
                <w:rFonts w:ascii="Verdana" w:hAnsi="Verdana"/>
                <w:sz w:val="20"/>
                <w:szCs w:val="20"/>
              </w:rPr>
            </w:pPr>
            <w:r>
              <w:rPr>
                <w:rFonts w:ascii="Verdana" w:hAnsi="Verdana"/>
                <w:sz w:val="20"/>
                <w:szCs w:val="20"/>
              </w:rPr>
              <w:t>8</w:t>
            </w:r>
          </w:p>
        </w:tc>
        <w:tc>
          <w:tcPr>
            <w:tcW w:w="4274" w:type="dxa"/>
            <w:vAlign w:val="center"/>
          </w:tcPr>
          <w:p w:rsidR="00483A49" w:rsidRPr="005925E0" w:rsidRDefault="00C07D98" w:rsidP="00D60612">
            <w:pPr>
              <w:rPr>
                <w:rFonts w:ascii="Verdana" w:hAnsi="Verdana"/>
                <w:sz w:val="20"/>
                <w:szCs w:val="20"/>
              </w:rPr>
            </w:pPr>
            <w:proofErr w:type="spellStart"/>
            <w:r w:rsidRPr="005925E0">
              <w:rPr>
                <w:rFonts w:ascii="Verdana" w:hAnsi="Verdana"/>
                <w:sz w:val="20"/>
                <w:szCs w:val="20"/>
              </w:rPr>
              <w:t>snd_adsp_</w:t>
            </w:r>
            <w:r w:rsidR="009203E4" w:rsidRPr="005925E0">
              <w:rPr>
                <w:rFonts w:ascii="Verdana" w:hAnsi="Verdana"/>
                <w:sz w:val="20"/>
                <w:szCs w:val="20"/>
              </w:rPr>
              <w:t>control_sample_rate_put</w:t>
            </w:r>
            <w:proofErr w:type="spellEnd"/>
          </w:p>
        </w:tc>
        <w:tc>
          <w:tcPr>
            <w:tcW w:w="4011" w:type="dxa"/>
            <w:vAlign w:val="center"/>
          </w:tcPr>
          <w:p w:rsidR="00483A49" w:rsidRPr="005925E0" w:rsidRDefault="00483A49" w:rsidP="00D60612">
            <w:pPr>
              <w:rPr>
                <w:rFonts w:ascii="Verdana" w:hAnsi="Verdana"/>
                <w:sz w:val="20"/>
                <w:szCs w:val="20"/>
              </w:rPr>
            </w:pPr>
            <w:r w:rsidRPr="005925E0">
              <w:rPr>
                <w:rFonts w:ascii="Verdana" w:hAnsi="Verdana"/>
                <w:sz w:val="20"/>
                <w:szCs w:val="20"/>
              </w:rPr>
              <w:t>Set sample rate output value</w:t>
            </w:r>
          </w:p>
        </w:tc>
      </w:tr>
      <w:tr w:rsidR="002D1D06" w:rsidRPr="005925E0" w:rsidTr="002D1D06">
        <w:trPr>
          <w:trHeight w:val="486"/>
        </w:trPr>
        <w:tc>
          <w:tcPr>
            <w:tcW w:w="1065" w:type="dxa"/>
            <w:vAlign w:val="center"/>
          </w:tcPr>
          <w:p w:rsidR="002D1D06" w:rsidRPr="005925E0" w:rsidRDefault="002D1D06" w:rsidP="002D1D06">
            <w:pPr>
              <w:jc w:val="center"/>
              <w:rPr>
                <w:rFonts w:ascii="Verdana" w:hAnsi="Verdana"/>
                <w:sz w:val="20"/>
                <w:szCs w:val="20"/>
              </w:rPr>
            </w:pPr>
            <w:r>
              <w:rPr>
                <w:rFonts w:ascii="Verdana" w:hAnsi="Verdana"/>
                <w:sz w:val="20"/>
                <w:szCs w:val="20"/>
              </w:rPr>
              <w:t>9</w:t>
            </w:r>
          </w:p>
        </w:tc>
        <w:tc>
          <w:tcPr>
            <w:tcW w:w="4274" w:type="dxa"/>
            <w:vAlign w:val="center"/>
          </w:tcPr>
          <w:p w:rsidR="002D1D06" w:rsidRPr="005925E0" w:rsidRDefault="002D1D06" w:rsidP="002D1D06">
            <w:pPr>
              <w:rPr>
                <w:rFonts w:ascii="Verdana" w:hAnsi="Verdana"/>
                <w:sz w:val="20"/>
                <w:szCs w:val="20"/>
              </w:rPr>
            </w:pPr>
            <w:proofErr w:type="spellStart"/>
            <w:r>
              <w:rPr>
                <w:rFonts w:ascii="Verdana" w:hAnsi="Verdana"/>
                <w:sz w:val="20"/>
                <w:szCs w:val="20"/>
              </w:rPr>
              <w:t>snd_adsp_control_rdr_out_channel_put</w:t>
            </w:r>
            <w:proofErr w:type="spellEnd"/>
          </w:p>
        </w:tc>
        <w:tc>
          <w:tcPr>
            <w:tcW w:w="4011" w:type="dxa"/>
            <w:vAlign w:val="center"/>
          </w:tcPr>
          <w:p w:rsidR="002D1D06" w:rsidRPr="005925E0" w:rsidRDefault="002D1D06" w:rsidP="002D1D06">
            <w:pPr>
              <w:rPr>
                <w:rFonts w:ascii="Verdana" w:hAnsi="Verdana"/>
                <w:sz w:val="20"/>
                <w:szCs w:val="20"/>
              </w:rPr>
            </w:pPr>
            <w:r>
              <w:rPr>
                <w:rFonts w:ascii="Verdana" w:hAnsi="Verdana"/>
                <w:sz w:val="20"/>
                <w:szCs w:val="20"/>
              </w:rPr>
              <w:t>Set Renderer output channel</w:t>
            </w:r>
          </w:p>
        </w:tc>
      </w:tr>
    </w:tbl>
    <w:p w:rsidR="000009EB" w:rsidRDefault="000009EB" w:rsidP="000009EB">
      <w:pPr>
        <w:rPr>
          <w:rFonts w:ascii="Verdana" w:hAnsi="Verdana"/>
        </w:rPr>
      </w:pPr>
    </w:p>
    <w:p w:rsidR="00BD6D73" w:rsidRPr="005925E0" w:rsidRDefault="00BD6D73" w:rsidP="000009EB">
      <w:pPr>
        <w:rPr>
          <w:szCs w:val="20"/>
        </w:rPr>
      </w:pPr>
      <w:bookmarkStart w:id="481" w:name="_Toc530588399"/>
      <w:r w:rsidRPr="005925E0">
        <w:rPr>
          <w:szCs w:val="20"/>
        </w:rPr>
        <w:t xml:space="preserve">Table </w:t>
      </w:r>
      <w:r w:rsidR="00750A31">
        <w:rPr>
          <w:szCs w:val="20"/>
        </w:rPr>
        <w:fldChar w:fldCharType="begin"/>
      </w:r>
      <w:r w:rsidR="00750A31">
        <w:rPr>
          <w:szCs w:val="20"/>
        </w:rPr>
        <w:instrText xml:space="preserve"> STYLEREF 1 \s </w:instrText>
      </w:r>
      <w:r w:rsidR="00750A31">
        <w:rPr>
          <w:szCs w:val="20"/>
        </w:rPr>
        <w:fldChar w:fldCharType="separate"/>
      </w:r>
      <w:r w:rsidR="00750A31">
        <w:rPr>
          <w:noProof/>
          <w:szCs w:val="20"/>
        </w:rPr>
        <w:t>3</w:t>
      </w:r>
      <w:r w:rsidR="00750A31">
        <w:rPr>
          <w:szCs w:val="20"/>
        </w:rPr>
        <w:fldChar w:fldCharType="end"/>
      </w:r>
      <w:r w:rsidR="00750A31">
        <w:rPr>
          <w:szCs w:val="20"/>
        </w:rPr>
        <w:noBreakHyphen/>
      </w:r>
      <w:r w:rsidR="00750A31">
        <w:rPr>
          <w:szCs w:val="20"/>
        </w:rPr>
        <w:fldChar w:fldCharType="begin"/>
      </w:r>
      <w:r w:rsidR="00750A31">
        <w:rPr>
          <w:szCs w:val="20"/>
        </w:rPr>
        <w:instrText xml:space="preserve"> SEQ Table \* ARABIC \s 1 </w:instrText>
      </w:r>
      <w:r w:rsidR="00750A31">
        <w:rPr>
          <w:szCs w:val="20"/>
        </w:rPr>
        <w:fldChar w:fldCharType="separate"/>
      </w:r>
      <w:r w:rsidR="00750A31">
        <w:rPr>
          <w:noProof/>
          <w:szCs w:val="20"/>
        </w:rPr>
        <w:t>3</w:t>
      </w:r>
      <w:r w:rsidR="00750A31">
        <w:rPr>
          <w:szCs w:val="20"/>
        </w:rPr>
        <w:fldChar w:fldCharType="end"/>
      </w:r>
      <w:r w:rsidRPr="005925E0">
        <w:rPr>
          <w:szCs w:val="20"/>
        </w:rPr>
        <w:t xml:space="preserve"> List of API functions for Equalizer control</w:t>
      </w:r>
      <w:bookmarkEnd w:id="481"/>
    </w:p>
    <w:tbl>
      <w:tblPr>
        <w:tblStyle w:val="a6"/>
        <w:tblW w:w="0" w:type="auto"/>
        <w:tblLook w:val="04A0" w:firstRow="1" w:lastRow="0" w:firstColumn="1" w:lastColumn="0" w:noHBand="0" w:noVBand="1"/>
      </w:tblPr>
      <w:tblGrid>
        <w:gridCol w:w="1047"/>
        <w:gridCol w:w="5279"/>
        <w:gridCol w:w="3024"/>
      </w:tblGrid>
      <w:tr w:rsidR="007F706E" w:rsidRPr="005925E0" w:rsidTr="00F31CC4">
        <w:tc>
          <w:tcPr>
            <w:tcW w:w="1047" w:type="dxa"/>
          </w:tcPr>
          <w:p w:rsidR="00BD6D73" w:rsidRPr="005925E0" w:rsidRDefault="00BD6D73" w:rsidP="00D40102">
            <w:pPr>
              <w:rPr>
                <w:rFonts w:ascii="Verdana" w:hAnsi="Verdana"/>
                <w:sz w:val="20"/>
                <w:szCs w:val="20"/>
              </w:rPr>
            </w:pPr>
            <w:r w:rsidRPr="005925E0">
              <w:rPr>
                <w:rFonts w:ascii="Verdana" w:hAnsi="Verdana"/>
                <w:sz w:val="20"/>
                <w:szCs w:val="20"/>
              </w:rPr>
              <w:t>Number</w:t>
            </w:r>
          </w:p>
        </w:tc>
        <w:tc>
          <w:tcPr>
            <w:tcW w:w="5279" w:type="dxa"/>
          </w:tcPr>
          <w:p w:rsidR="00BD6D73" w:rsidRPr="005925E0" w:rsidRDefault="00BD6D73" w:rsidP="00D40102">
            <w:pPr>
              <w:rPr>
                <w:rFonts w:ascii="Verdana" w:hAnsi="Verdana"/>
                <w:sz w:val="20"/>
                <w:szCs w:val="20"/>
              </w:rPr>
            </w:pPr>
            <w:r w:rsidRPr="005925E0">
              <w:rPr>
                <w:rFonts w:ascii="Verdana" w:hAnsi="Verdana"/>
                <w:sz w:val="20"/>
                <w:szCs w:val="20"/>
              </w:rPr>
              <w:t>API function</w:t>
            </w:r>
          </w:p>
        </w:tc>
        <w:tc>
          <w:tcPr>
            <w:tcW w:w="3024" w:type="dxa"/>
          </w:tcPr>
          <w:p w:rsidR="00BD6D73" w:rsidRPr="005925E0" w:rsidRDefault="00BD6D73" w:rsidP="00D40102">
            <w:pPr>
              <w:rPr>
                <w:rFonts w:ascii="Verdana" w:hAnsi="Verdana"/>
                <w:sz w:val="20"/>
                <w:szCs w:val="20"/>
              </w:rPr>
            </w:pPr>
            <w:r w:rsidRPr="005925E0">
              <w:rPr>
                <w:rFonts w:ascii="Verdana" w:hAnsi="Verdana"/>
                <w:sz w:val="20"/>
                <w:szCs w:val="20"/>
              </w:rPr>
              <w:t>Description</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sidRPr="005925E0">
              <w:rPr>
                <w:rFonts w:ascii="Verdana" w:hAnsi="Verdana" w:cs="Calibri"/>
                <w:color w:val="000000"/>
                <w:sz w:val="20"/>
                <w:szCs w:val="20"/>
              </w:rPr>
              <w:t>1</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snd_adsp_control_eqz_switch_</w:t>
            </w:r>
            <w:r w:rsidRPr="005925E0">
              <w:rPr>
                <w:rFonts w:ascii="Verdana" w:hAnsi="Verdana"/>
                <w:sz w:val="20"/>
                <w:szCs w:val="20"/>
              </w:rPr>
              <w:t>info</w:t>
            </w:r>
            <w:proofErr w:type="spellEnd"/>
          </w:p>
        </w:tc>
        <w:tc>
          <w:tcPr>
            <w:tcW w:w="3024" w:type="dxa"/>
          </w:tcPr>
          <w:p w:rsidR="00E82967" w:rsidRPr="005925E0" w:rsidRDefault="00E82967" w:rsidP="00E82967">
            <w:pPr>
              <w:rPr>
                <w:rFonts w:ascii="Verdana" w:hAnsi="Verdana"/>
                <w:sz w:val="20"/>
                <w:szCs w:val="20"/>
              </w:rPr>
            </w:pPr>
            <w:r>
              <w:rPr>
                <w:rFonts w:ascii="Verdana" w:hAnsi="Verdana"/>
                <w:sz w:val="20"/>
                <w:szCs w:val="20"/>
              </w:rPr>
              <w:t>Get detail info on the equalizer switch control.</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2</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snd_adsp_control_eqz_switch_get</w:t>
            </w:r>
            <w:proofErr w:type="spellEnd"/>
          </w:p>
        </w:tc>
        <w:tc>
          <w:tcPr>
            <w:tcW w:w="3024" w:type="dxa"/>
          </w:tcPr>
          <w:p w:rsidR="00E82967" w:rsidRPr="005925E0" w:rsidRDefault="00E82967" w:rsidP="00E82967">
            <w:pPr>
              <w:rPr>
                <w:rFonts w:ascii="Verdana" w:hAnsi="Verdana"/>
                <w:sz w:val="20"/>
                <w:szCs w:val="20"/>
              </w:rPr>
            </w:pPr>
            <w:r>
              <w:rPr>
                <w:rFonts w:ascii="Verdana" w:hAnsi="Verdana"/>
                <w:sz w:val="20"/>
                <w:szCs w:val="20"/>
              </w:rPr>
              <w:t>Get information about equalizer activation.</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3</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snd_adsp_control_eqz_switch_put</w:t>
            </w:r>
            <w:proofErr w:type="spellEnd"/>
          </w:p>
        </w:tc>
        <w:tc>
          <w:tcPr>
            <w:tcW w:w="3024" w:type="dxa"/>
          </w:tcPr>
          <w:p w:rsidR="00E82967" w:rsidRPr="005925E0" w:rsidRDefault="00E82967" w:rsidP="00E82967">
            <w:pPr>
              <w:rPr>
                <w:rFonts w:ascii="Verdana" w:hAnsi="Verdana"/>
                <w:sz w:val="20"/>
                <w:szCs w:val="20"/>
              </w:rPr>
            </w:pPr>
            <w:r>
              <w:rPr>
                <w:rFonts w:ascii="Verdana" w:hAnsi="Verdana"/>
                <w:sz w:val="20"/>
                <w:szCs w:val="20"/>
              </w:rPr>
              <w:t>Enable or disable equalizer control.</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4</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w:t>
            </w:r>
            <w:r w:rsidRPr="005925E0">
              <w:rPr>
                <w:rFonts w:ascii="Verdana" w:hAnsi="Verdana"/>
                <w:sz w:val="20"/>
                <w:szCs w:val="20"/>
              </w:rPr>
              <w:t>info</w:t>
            </w:r>
            <w:proofErr w:type="spellEnd"/>
          </w:p>
        </w:tc>
        <w:tc>
          <w:tcPr>
            <w:tcW w:w="3024" w:type="dxa"/>
          </w:tcPr>
          <w:p w:rsidR="00E82967" w:rsidRPr="005925E0" w:rsidRDefault="00E82967" w:rsidP="00E82967">
            <w:pPr>
              <w:rPr>
                <w:rFonts w:ascii="Verdana" w:hAnsi="Verdana"/>
                <w:sz w:val="20"/>
                <w:szCs w:val="20"/>
              </w:rPr>
            </w:pPr>
            <w:r w:rsidRPr="005925E0">
              <w:rPr>
                <w:rFonts w:ascii="Verdana" w:hAnsi="Verdana"/>
                <w:sz w:val="20"/>
                <w:szCs w:val="20"/>
              </w:rPr>
              <w:t>Get detailed info on the equalizer control.</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5</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w:t>
            </w:r>
            <w:r w:rsidRPr="005925E0">
              <w:rPr>
                <w:rFonts w:ascii="Verdana" w:hAnsi="Verdana"/>
                <w:sz w:val="20"/>
                <w:szCs w:val="20"/>
              </w:rPr>
              <w:t>get</w:t>
            </w:r>
            <w:proofErr w:type="spellEnd"/>
          </w:p>
        </w:tc>
        <w:tc>
          <w:tcPr>
            <w:tcW w:w="3024" w:type="dxa"/>
          </w:tcPr>
          <w:p w:rsidR="00E82967" w:rsidRPr="005925E0" w:rsidRDefault="00E82967" w:rsidP="00E82967">
            <w:pPr>
              <w:rPr>
                <w:rFonts w:ascii="Verdana" w:hAnsi="Verdana"/>
                <w:sz w:val="20"/>
                <w:szCs w:val="20"/>
              </w:rPr>
            </w:pPr>
            <w:r w:rsidRPr="005925E0">
              <w:rPr>
                <w:rFonts w:ascii="Verdana" w:hAnsi="Verdana"/>
                <w:sz w:val="20"/>
                <w:szCs w:val="20"/>
              </w:rPr>
              <w:t>Get equalizer</w:t>
            </w:r>
            <w:r>
              <w:rPr>
                <w:rFonts w:ascii="Verdana" w:hAnsi="Verdana"/>
                <w:sz w:val="20"/>
                <w:szCs w:val="20"/>
              </w:rPr>
              <w:t xml:space="preserve"> parameters</w:t>
            </w:r>
            <w:r w:rsidRPr="005925E0">
              <w:rPr>
                <w:rFonts w:ascii="Verdana" w:hAnsi="Verdana"/>
                <w:sz w:val="20"/>
                <w:szCs w:val="20"/>
              </w:rPr>
              <w:t>.</w:t>
            </w:r>
          </w:p>
        </w:tc>
      </w:tr>
      <w:tr w:rsidR="00E82967" w:rsidRPr="005925E0" w:rsidTr="00F31CC4">
        <w:trPr>
          <w:trHeight w:val="486"/>
        </w:trPr>
        <w:tc>
          <w:tcPr>
            <w:tcW w:w="1047" w:type="dxa"/>
            <w:vAlign w:val="center"/>
          </w:tcPr>
          <w:p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6</w:t>
            </w:r>
          </w:p>
        </w:tc>
        <w:tc>
          <w:tcPr>
            <w:tcW w:w="5279" w:type="dxa"/>
            <w:vAlign w:val="center"/>
          </w:tcPr>
          <w:p w:rsidR="00E82967" w:rsidRPr="005925E0" w:rsidRDefault="00E82967" w:rsidP="00E82967">
            <w:pPr>
              <w:rPr>
                <w:rFonts w:ascii="Verdana" w:hAnsi="Verdana"/>
                <w:sz w:val="20"/>
                <w:szCs w:val="20"/>
              </w:rPr>
            </w:pPr>
            <w:proofErr w:type="spellStart"/>
            <w:r>
              <w:rPr>
                <w:rFonts w:ascii="Verdana" w:hAnsi="Verdana"/>
                <w:sz w:val="20"/>
                <w:szCs w:val="20"/>
              </w:rPr>
              <w:t>snd_adsp_control_eqz_put</w:t>
            </w:r>
            <w:proofErr w:type="spellEnd"/>
          </w:p>
        </w:tc>
        <w:tc>
          <w:tcPr>
            <w:tcW w:w="3024" w:type="dxa"/>
            <w:vAlign w:val="center"/>
          </w:tcPr>
          <w:p w:rsidR="00E82967" w:rsidRPr="005925E0" w:rsidRDefault="00E82967" w:rsidP="00E82967">
            <w:pPr>
              <w:pStyle w:val="ReqText"/>
              <w:rPr>
                <w:szCs w:val="20"/>
              </w:rPr>
            </w:pPr>
            <w:r>
              <w:rPr>
                <w:szCs w:val="20"/>
              </w:rPr>
              <w:t>Set equalizer parameters</w:t>
            </w:r>
            <w:r w:rsidRPr="005925E0">
              <w:rPr>
                <w:szCs w:val="20"/>
              </w:rPr>
              <w:t>.</w:t>
            </w:r>
          </w:p>
        </w:tc>
      </w:tr>
    </w:tbl>
    <w:p w:rsidR="004D61EB" w:rsidRDefault="004D61EB" w:rsidP="004D61EB"/>
    <w:p w:rsidR="00111365" w:rsidRDefault="00111365" w:rsidP="004D61EB"/>
    <w:p w:rsidR="000009EB" w:rsidRDefault="000009EB">
      <w:pPr>
        <w:rPr>
          <w:rFonts w:ascii="Verdana" w:eastAsiaTheme="majorEastAsia" w:hAnsi="Verdana" w:cstheme="majorBidi"/>
          <w:color w:val="000000" w:themeColor="text1"/>
          <w:sz w:val="24"/>
          <w:szCs w:val="24"/>
          <w:highlight w:val="lightGray"/>
        </w:rPr>
      </w:pPr>
      <w:r>
        <w:rPr>
          <w:szCs w:val="24"/>
          <w:highlight w:val="lightGray"/>
        </w:rPr>
        <w:br w:type="page"/>
      </w:r>
    </w:p>
    <w:p w:rsidR="00111365" w:rsidRPr="00111365" w:rsidRDefault="00111365" w:rsidP="00111365"/>
    <w:p w:rsidR="00AC3EA5" w:rsidRDefault="00AC3EA5" w:rsidP="000009EB">
      <w:pPr>
        <w:pStyle w:val="2"/>
        <w:numPr>
          <w:ilvl w:val="1"/>
          <w:numId w:val="12"/>
        </w:numPr>
      </w:pPr>
      <w:bookmarkStart w:id="482" w:name="_Toc530588282"/>
      <w:r>
        <w:t xml:space="preserve">APIs for </w:t>
      </w:r>
      <w:proofErr w:type="spellStart"/>
      <w:r w:rsidR="00023AF5">
        <w:t>for</w:t>
      </w:r>
      <w:proofErr w:type="spellEnd"/>
      <w:r w:rsidR="00023AF5">
        <w:t xml:space="preserve"> </w:t>
      </w:r>
      <w:proofErr w:type="spellStart"/>
      <w:r w:rsidR="00023AF5">
        <w:t>ASoC</w:t>
      </w:r>
      <w:proofErr w:type="spellEnd"/>
      <w:r w:rsidR="00023AF5">
        <w:t xml:space="preserve"> Platform interface</w:t>
      </w:r>
      <w:bookmarkEnd w:id="482"/>
    </w:p>
    <w:p w:rsidR="00AC3EA5" w:rsidRPr="00634A63" w:rsidRDefault="00AC3EA5" w:rsidP="004D61EB">
      <w:pPr>
        <w:rPr>
          <w:rFonts w:ascii="Verdana" w:hAnsi="Verdana"/>
          <w:sz w:val="20"/>
          <w:szCs w:val="20"/>
        </w:rPr>
      </w:pPr>
      <w:r w:rsidRPr="00634A63">
        <w:rPr>
          <w:rFonts w:ascii="Verdana" w:hAnsi="Verdana"/>
          <w:sz w:val="20"/>
          <w:szCs w:val="20"/>
        </w:rPr>
        <w:t xml:space="preserve">Below table shows APIs used for </w:t>
      </w:r>
      <w:proofErr w:type="spellStart"/>
      <w:r w:rsidR="00023AF5">
        <w:rPr>
          <w:rFonts w:ascii="Verdana" w:hAnsi="Verdana"/>
          <w:sz w:val="20"/>
          <w:szCs w:val="20"/>
        </w:rPr>
        <w:t>ASoC</w:t>
      </w:r>
      <w:proofErr w:type="spellEnd"/>
      <w:r w:rsidR="00023AF5">
        <w:rPr>
          <w:rFonts w:ascii="Verdana" w:hAnsi="Verdana"/>
          <w:sz w:val="20"/>
          <w:szCs w:val="20"/>
        </w:rPr>
        <w:t xml:space="preserve"> Platform interface</w:t>
      </w:r>
    </w:p>
    <w:p w:rsidR="00AC3EA5" w:rsidRDefault="00A11B9D" w:rsidP="00A11B9D">
      <w:pPr>
        <w:pStyle w:val="a4"/>
        <w:jc w:val="left"/>
      </w:pPr>
      <w:bookmarkStart w:id="483" w:name="_Toc530588400"/>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4</w:t>
      </w:r>
      <w:r w:rsidR="007F6EBC">
        <w:rPr>
          <w:noProof/>
        </w:rPr>
        <w:fldChar w:fldCharType="end"/>
      </w:r>
      <w:r>
        <w:t xml:space="preserve"> </w:t>
      </w:r>
      <w:r w:rsidR="00AC3EA5">
        <w:t xml:space="preserve">List of API functions for </w:t>
      </w:r>
      <w:proofErr w:type="spellStart"/>
      <w:r w:rsidR="00023AF5">
        <w:t>ASoC</w:t>
      </w:r>
      <w:proofErr w:type="spellEnd"/>
      <w:r w:rsidR="00023AF5">
        <w:t xml:space="preserve"> Platform interface</w:t>
      </w:r>
      <w:bookmarkEnd w:id="483"/>
    </w:p>
    <w:tbl>
      <w:tblPr>
        <w:tblStyle w:val="a6"/>
        <w:tblW w:w="0" w:type="auto"/>
        <w:tblLook w:val="04A0" w:firstRow="1" w:lastRow="0" w:firstColumn="1" w:lastColumn="0" w:noHBand="0" w:noVBand="1"/>
      </w:tblPr>
      <w:tblGrid>
        <w:gridCol w:w="1047"/>
        <w:gridCol w:w="3358"/>
        <w:gridCol w:w="4945"/>
      </w:tblGrid>
      <w:tr w:rsidR="00AC3EA5" w:rsidRPr="005925E0" w:rsidTr="00290D7F">
        <w:tc>
          <w:tcPr>
            <w:tcW w:w="1047" w:type="dxa"/>
          </w:tcPr>
          <w:p w:rsidR="00AC3EA5" w:rsidRPr="005925E0" w:rsidRDefault="00AC3EA5" w:rsidP="00AC3EA5">
            <w:pPr>
              <w:rPr>
                <w:rFonts w:ascii="Verdana" w:hAnsi="Verdana"/>
                <w:sz w:val="20"/>
                <w:szCs w:val="20"/>
              </w:rPr>
            </w:pPr>
            <w:r w:rsidRPr="005925E0">
              <w:rPr>
                <w:rFonts w:ascii="Verdana" w:hAnsi="Verdana"/>
                <w:sz w:val="20"/>
                <w:szCs w:val="20"/>
              </w:rPr>
              <w:t>Number</w:t>
            </w:r>
          </w:p>
        </w:tc>
        <w:tc>
          <w:tcPr>
            <w:tcW w:w="3358" w:type="dxa"/>
          </w:tcPr>
          <w:p w:rsidR="00AC3EA5" w:rsidRPr="005925E0" w:rsidRDefault="00AC3EA5" w:rsidP="00AC3EA5">
            <w:pPr>
              <w:rPr>
                <w:rFonts w:ascii="Verdana" w:hAnsi="Verdana"/>
                <w:sz w:val="20"/>
                <w:szCs w:val="20"/>
              </w:rPr>
            </w:pPr>
            <w:r w:rsidRPr="005925E0">
              <w:rPr>
                <w:rFonts w:ascii="Verdana" w:hAnsi="Verdana"/>
                <w:sz w:val="20"/>
                <w:szCs w:val="20"/>
              </w:rPr>
              <w:t>API function</w:t>
            </w:r>
          </w:p>
        </w:tc>
        <w:tc>
          <w:tcPr>
            <w:tcW w:w="4945" w:type="dxa"/>
          </w:tcPr>
          <w:p w:rsidR="00AC3EA5" w:rsidRPr="005925E0" w:rsidRDefault="00AC3EA5" w:rsidP="00AC3EA5">
            <w:pPr>
              <w:rPr>
                <w:rFonts w:ascii="Verdana" w:hAnsi="Verdana"/>
                <w:sz w:val="20"/>
                <w:szCs w:val="20"/>
              </w:rPr>
            </w:pPr>
            <w:r w:rsidRPr="005925E0">
              <w:rPr>
                <w:rFonts w:ascii="Verdana" w:hAnsi="Verdana"/>
                <w:sz w:val="20"/>
                <w:szCs w:val="20"/>
              </w:rPr>
              <w:t>Description</w:t>
            </w:r>
          </w:p>
        </w:tc>
      </w:tr>
      <w:tr w:rsidR="00AC3EA5" w:rsidRPr="005925E0" w:rsidTr="00290D7F">
        <w:trPr>
          <w:trHeight w:val="486"/>
        </w:trPr>
        <w:tc>
          <w:tcPr>
            <w:tcW w:w="1047" w:type="dxa"/>
            <w:vAlign w:val="center"/>
          </w:tcPr>
          <w:p w:rsidR="00AC3EA5" w:rsidRPr="005925E0" w:rsidRDefault="00AC3EA5" w:rsidP="00AC3EA5">
            <w:pPr>
              <w:jc w:val="center"/>
              <w:rPr>
                <w:rFonts w:ascii="Verdana" w:hAnsi="Verdana" w:cs="Calibri"/>
                <w:color w:val="000000"/>
                <w:sz w:val="20"/>
                <w:szCs w:val="20"/>
              </w:rPr>
            </w:pPr>
            <w:r w:rsidRPr="005925E0">
              <w:rPr>
                <w:rFonts w:ascii="Verdana" w:hAnsi="Verdana" w:cs="Calibri"/>
                <w:color w:val="000000"/>
                <w:sz w:val="20"/>
                <w:szCs w:val="20"/>
              </w:rPr>
              <w:t>1</w:t>
            </w:r>
          </w:p>
        </w:tc>
        <w:tc>
          <w:tcPr>
            <w:tcW w:w="3358" w:type="dxa"/>
            <w:vAlign w:val="center"/>
          </w:tcPr>
          <w:p w:rsidR="00AC3EA5" w:rsidRPr="005925E0" w:rsidRDefault="00E73123" w:rsidP="00AC3EA5">
            <w:pPr>
              <w:rPr>
                <w:rFonts w:ascii="Verdana" w:hAnsi="Verdana"/>
                <w:sz w:val="20"/>
                <w:szCs w:val="20"/>
              </w:rPr>
            </w:pPr>
            <w:proofErr w:type="spellStart"/>
            <w:r>
              <w:rPr>
                <w:rFonts w:ascii="Verdana" w:hAnsi="Verdana"/>
                <w:sz w:val="20"/>
                <w:szCs w:val="20"/>
              </w:rPr>
              <w:t>snd_adsp_pcm_new</w:t>
            </w:r>
            <w:proofErr w:type="spellEnd"/>
          </w:p>
        </w:tc>
        <w:tc>
          <w:tcPr>
            <w:tcW w:w="4945" w:type="dxa"/>
          </w:tcPr>
          <w:p w:rsidR="00AC3EA5" w:rsidRPr="005925E0" w:rsidRDefault="00E73123" w:rsidP="00581B6A">
            <w:pPr>
              <w:rPr>
                <w:rFonts w:ascii="Verdana" w:hAnsi="Verdana"/>
                <w:sz w:val="20"/>
                <w:szCs w:val="20"/>
              </w:rPr>
            </w:pPr>
            <w:r>
              <w:rPr>
                <w:rFonts w:ascii="Verdana" w:hAnsi="Verdana" w:cs="Calibri"/>
                <w:color w:val="000000"/>
                <w:sz w:val="20"/>
                <w:szCs w:val="20"/>
              </w:rPr>
              <w:t>R</w:t>
            </w:r>
            <w:r w:rsidRPr="00352562">
              <w:rPr>
                <w:rFonts w:ascii="Verdana" w:hAnsi="Verdana" w:cs="Calibri"/>
                <w:color w:val="000000"/>
                <w:sz w:val="20"/>
                <w:szCs w:val="20"/>
              </w:rPr>
              <w:t xml:space="preserve">egisters </w:t>
            </w:r>
            <w:r>
              <w:rPr>
                <w:rFonts w:ascii="Verdana" w:hAnsi="Verdana" w:cs="Calibri"/>
                <w:color w:val="000000"/>
                <w:sz w:val="20"/>
                <w:szCs w:val="20"/>
              </w:rPr>
              <w:t xml:space="preserve">control interface for ADSP soundcard and </w:t>
            </w:r>
            <w:r w:rsidR="00331EBB">
              <w:rPr>
                <w:rFonts w:ascii="Verdana" w:hAnsi="Verdana" w:cs="Calibri"/>
                <w:color w:val="000000"/>
                <w:sz w:val="20"/>
                <w:szCs w:val="20"/>
              </w:rPr>
              <w:t>pre-</w:t>
            </w:r>
            <w:r>
              <w:rPr>
                <w:rFonts w:ascii="Verdana" w:hAnsi="Verdana" w:cs="Calibri"/>
                <w:color w:val="000000"/>
                <w:sz w:val="20"/>
                <w:szCs w:val="20"/>
              </w:rPr>
              <w:t>allocates</w:t>
            </w:r>
            <w:r w:rsidR="00331EBB">
              <w:rPr>
                <w:rFonts w:ascii="Verdana" w:hAnsi="Verdana" w:cs="Calibri"/>
                <w:color w:val="000000"/>
                <w:sz w:val="20"/>
                <w:szCs w:val="20"/>
              </w:rPr>
              <w:t xml:space="preserve"> </w:t>
            </w:r>
            <w:r w:rsidR="00581B6A">
              <w:rPr>
                <w:rFonts w:ascii="Verdana" w:hAnsi="Verdana" w:cs="Calibri"/>
                <w:color w:val="000000"/>
                <w:sz w:val="20"/>
                <w:szCs w:val="20"/>
              </w:rPr>
              <w:t>ALSA</w:t>
            </w:r>
            <w:r w:rsidR="00331EBB">
              <w:rPr>
                <w:rFonts w:ascii="Verdana" w:hAnsi="Verdana" w:cs="Calibri"/>
                <w:color w:val="000000"/>
                <w:sz w:val="20"/>
                <w:szCs w:val="20"/>
              </w:rPr>
              <w:t xml:space="preserve"> buffer</w:t>
            </w:r>
          </w:p>
        </w:tc>
      </w:tr>
    </w:tbl>
    <w:p w:rsidR="00AC3EA5" w:rsidRDefault="00AC3EA5" w:rsidP="004D61EB"/>
    <w:p w:rsidR="00CC227A" w:rsidRDefault="00CC227A" w:rsidP="0012678B">
      <w:pPr>
        <w:pStyle w:val="2"/>
        <w:numPr>
          <w:ilvl w:val="1"/>
          <w:numId w:val="12"/>
        </w:numPr>
      </w:pPr>
      <w:bookmarkStart w:id="484" w:name="_Toc530588283"/>
      <w:r>
        <w:t xml:space="preserve">APIs for </w:t>
      </w:r>
      <w:proofErr w:type="spellStart"/>
      <w:r>
        <w:t>for</w:t>
      </w:r>
      <w:proofErr w:type="spellEnd"/>
      <w:r>
        <w:t xml:space="preserve"> </w:t>
      </w:r>
      <w:proofErr w:type="spellStart"/>
      <w:r>
        <w:t>ASoC</w:t>
      </w:r>
      <w:proofErr w:type="spellEnd"/>
      <w:r>
        <w:t xml:space="preserve"> Platform driver</w:t>
      </w:r>
      <w:bookmarkEnd w:id="484"/>
    </w:p>
    <w:p w:rsidR="00CC227A" w:rsidRPr="00634A63" w:rsidRDefault="00CC227A" w:rsidP="00CC227A">
      <w:pPr>
        <w:rPr>
          <w:rFonts w:ascii="Verdana" w:hAnsi="Verdana"/>
          <w:sz w:val="20"/>
          <w:szCs w:val="20"/>
        </w:rPr>
      </w:pPr>
      <w:r w:rsidRPr="00634A63">
        <w:rPr>
          <w:rFonts w:ascii="Verdana" w:hAnsi="Verdana"/>
          <w:sz w:val="20"/>
          <w:szCs w:val="20"/>
        </w:rPr>
        <w:t xml:space="preserve">Below table shows APIs used for </w:t>
      </w:r>
      <w:proofErr w:type="spellStart"/>
      <w:r>
        <w:rPr>
          <w:rFonts w:ascii="Verdana" w:hAnsi="Verdana"/>
          <w:sz w:val="20"/>
          <w:szCs w:val="20"/>
        </w:rPr>
        <w:t>ASoC</w:t>
      </w:r>
      <w:proofErr w:type="spellEnd"/>
      <w:r>
        <w:rPr>
          <w:rFonts w:ascii="Verdana" w:hAnsi="Verdana"/>
          <w:sz w:val="20"/>
          <w:szCs w:val="20"/>
        </w:rPr>
        <w:t xml:space="preserve"> Platform driver</w:t>
      </w:r>
    </w:p>
    <w:p w:rsidR="00CC227A" w:rsidRDefault="00CC227A" w:rsidP="00CC227A">
      <w:pPr>
        <w:pStyle w:val="a4"/>
        <w:jc w:val="left"/>
      </w:pPr>
      <w:bookmarkStart w:id="485" w:name="_Toc530588401"/>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5</w:t>
      </w:r>
      <w:r w:rsidR="007F6EBC">
        <w:rPr>
          <w:noProof/>
        </w:rPr>
        <w:fldChar w:fldCharType="end"/>
      </w:r>
      <w:r>
        <w:t xml:space="preserve"> List of API for </w:t>
      </w:r>
      <w:proofErr w:type="spellStart"/>
      <w:r>
        <w:t>ASoC</w:t>
      </w:r>
      <w:proofErr w:type="spellEnd"/>
      <w:r>
        <w:t xml:space="preserve"> Platform driver</w:t>
      </w:r>
      <w:bookmarkEnd w:id="485"/>
    </w:p>
    <w:tbl>
      <w:tblPr>
        <w:tblStyle w:val="a6"/>
        <w:tblW w:w="0" w:type="auto"/>
        <w:tblLook w:val="04A0" w:firstRow="1" w:lastRow="0" w:firstColumn="1" w:lastColumn="0" w:noHBand="0" w:noVBand="1"/>
      </w:tblPr>
      <w:tblGrid>
        <w:gridCol w:w="1047"/>
        <w:gridCol w:w="3358"/>
        <w:gridCol w:w="4945"/>
      </w:tblGrid>
      <w:tr w:rsidR="00CC227A" w:rsidRPr="005925E0" w:rsidTr="00290D7F">
        <w:tc>
          <w:tcPr>
            <w:tcW w:w="1047" w:type="dxa"/>
          </w:tcPr>
          <w:p w:rsidR="00CC227A" w:rsidRPr="005925E0" w:rsidRDefault="00CC227A" w:rsidP="00084F18">
            <w:pPr>
              <w:rPr>
                <w:rFonts w:ascii="Verdana" w:hAnsi="Verdana"/>
                <w:sz w:val="20"/>
                <w:szCs w:val="20"/>
              </w:rPr>
            </w:pPr>
            <w:r w:rsidRPr="005925E0">
              <w:rPr>
                <w:rFonts w:ascii="Verdana" w:hAnsi="Verdana"/>
                <w:sz w:val="20"/>
                <w:szCs w:val="20"/>
              </w:rPr>
              <w:t>Number</w:t>
            </w:r>
          </w:p>
        </w:tc>
        <w:tc>
          <w:tcPr>
            <w:tcW w:w="3358" w:type="dxa"/>
          </w:tcPr>
          <w:p w:rsidR="00CC227A" w:rsidRPr="005925E0" w:rsidRDefault="00CC227A" w:rsidP="00084F18">
            <w:pPr>
              <w:rPr>
                <w:rFonts w:ascii="Verdana" w:hAnsi="Verdana"/>
                <w:sz w:val="20"/>
                <w:szCs w:val="20"/>
              </w:rPr>
            </w:pPr>
            <w:r w:rsidRPr="005925E0">
              <w:rPr>
                <w:rFonts w:ascii="Verdana" w:hAnsi="Verdana"/>
                <w:sz w:val="20"/>
                <w:szCs w:val="20"/>
              </w:rPr>
              <w:t>API function</w:t>
            </w:r>
          </w:p>
        </w:tc>
        <w:tc>
          <w:tcPr>
            <w:tcW w:w="4945" w:type="dxa"/>
          </w:tcPr>
          <w:p w:rsidR="00CC227A" w:rsidRPr="005925E0" w:rsidRDefault="00CC227A" w:rsidP="00084F18">
            <w:pPr>
              <w:rPr>
                <w:rFonts w:ascii="Verdana" w:hAnsi="Verdana"/>
                <w:sz w:val="20"/>
                <w:szCs w:val="20"/>
              </w:rPr>
            </w:pPr>
            <w:r w:rsidRPr="005925E0">
              <w:rPr>
                <w:rFonts w:ascii="Verdana" w:hAnsi="Verdana"/>
                <w:sz w:val="20"/>
                <w:szCs w:val="20"/>
              </w:rPr>
              <w:t>Description</w:t>
            </w:r>
          </w:p>
        </w:tc>
      </w:tr>
      <w:tr w:rsidR="00CC227A" w:rsidRPr="005925E0" w:rsidTr="00290D7F">
        <w:trPr>
          <w:trHeight w:val="486"/>
        </w:trPr>
        <w:tc>
          <w:tcPr>
            <w:tcW w:w="1047" w:type="dxa"/>
            <w:vAlign w:val="center"/>
          </w:tcPr>
          <w:p w:rsidR="00CC227A" w:rsidRPr="005925E0" w:rsidRDefault="00CC227A" w:rsidP="00084F18">
            <w:pPr>
              <w:jc w:val="center"/>
              <w:rPr>
                <w:rFonts w:ascii="Verdana" w:hAnsi="Verdana" w:cs="Calibri"/>
                <w:color w:val="000000"/>
                <w:sz w:val="20"/>
                <w:szCs w:val="20"/>
              </w:rPr>
            </w:pPr>
            <w:r w:rsidRPr="005925E0">
              <w:rPr>
                <w:rFonts w:ascii="Verdana" w:hAnsi="Verdana" w:cs="Calibri"/>
                <w:color w:val="000000"/>
                <w:sz w:val="20"/>
                <w:szCs w:val="20"/>
              </w:rPr>
              <w:t>1</w:t>
            </w:r>
          </w:p>
        </w:tc>
        <w:tc>
          <w:tcPr>
            <w:tcW w:w="3358" w:type="dxa"/>
            <w:vAlign w:val="center"/>
          </w:tcPr>
          <w:p w:rsidR="00CC227A" w:rsidRPr="005925E0" w:rsidRDefault="00CC227A" w:rsidP="00084F18">
            <w:pPr>
              <w:rPr>
                <w:rFonts w:ascii="Verdana" w:hAnsi="Verdana"/>
                <w:sz w:val="20"/>
                <w:szCs w:val="20"/>
              </w:rPr>
            </w:pPr>
            <w:proofErr w:type="spellStart"/>
            <w:r w:rsidRPr="00352562">
              <w:rPr>
                <w:rFonts w:ascii="Verdana" w:hAnsi="Verdana"/>
                <w:sz w:val="20"/>
                <w:szCs w:val="20"/>
              </w:rPr>
              <w:t>snd_adsp_</w:t>
            </w:r>
            <w:r>
              <w:rPr>
                <w:rFonts w:ascii="Verdana" w:hAnsi="Verdana"/>
                <w:sz w:val="20"/>
                <w:szCs w:val="20"/>
              </w:rPr>
              <w:t>probe</w:t>
            </w:r>
            <w:proofErr w:type="spellEnd"/>
          </w:p>
        </w:tc>
        <w:tc>
          <w:tcPr>
            <w:tcW w:w="4945" w:type="dxa"/>
          </w:tcPr>
          <w:p w:rsidR="00CC227A" w:rsidRPr="005925E0" w:rsidRDefault="00D85EB0" w:rsidP="003B4EB1">
            <w:pPr>
              <w:rPr>
                <w:rFonts w:ascii="Verdana" w:hAnsi="Verdana"/>
                <w:sz w:val="20"/>
                <w:szCs w:val="20"/>
              </w:rPr>
            </w:pPr>
            <w:r>
              <w:rPr>
                <w:rFonts w:ascii="Verdana" w:hAnsi="Verdana" w:cs="Calibri"/>
                <w:color w:val="000000"/>
                <w:sz w:val="20"/>
                <w:szCs w:val="20"/>
              </w:rPr>
              <w:t>Register platform device and</w:t>
            </w:r>
            <w:r w:rsidR="003B4EB1">
              <w:rPr>
                <w:rFonts w:ascii="Verdana" w:hAnsi="Verdana" w:cs="Calibri"/>
                <w:color w:val="000000"/>
                <w:sz w:val="20"/>
                <w:szCs w:val="20"/>
              </w:rPr>
              <w:t xml:space="preserve"> add ADSP </w:t>
            </w:r>
            <w:r w:rsidR="00331EBB">
              <w:rPr>
                <w:rFonts w:ascii="Verdana" w:hAnsi="Verdana" w:cs="Calibri"/>
                <w:color w:val="000000"/>
                <w:sz w:val="20"/>
                <w:szCs w:val="20"/>
              </w:rPr>
              <w:t xml:space="preserve">sound </w:t>
            </w:r>
            <w:r w:rsidR="003B4EB1">
              <w:rPr>
                <w:rFonts w:ascii="Verdana" w:hAnsi="Verdana" w:cs="Calibri"/>
                <w:color w:val="000000"/>
                <w:sz w:val="20"/>
                <w:szCs w:val="20"/>
              </w:rPr>
              <w:t xml:space="preserve">card component into </w:t>
            </w:r>
            <w:proofErr w:type="spellStart"/>
            <w:r w:rsidR="003B4EB1">
              <w:rPr>
                <w:rFonts w:ascii="Verdana" w:hAnsi="Verdana" w:cs="Calibri"/>
                <w:color w:val="000000"/>
                <w:sz w:val="20"/>
                <w:szCs w:val="20"/>
              </w:rPr>
              <w:t>ASoC</w:t>
            </w:r>
            <w:proofErr w:type="spellEnd"/>
            <w:r w:rsidR="00331EBB">
              <w:rPr>
                <w:rFonts w:ascii="Verdana" w:hAnsi="Verdana" w:cs="Calibri"/>
                <w:color w:val="000000"/>
                <w:sz w:val="20"/>
                <w:szCs w:val="20"/>
              </w:rPr>
              <w:t xml:space="preserve"> framework</w:t>
            </w:r>
          </w:p>
        </w:tc>
      </w:tr>
      <w:tr w:rsidR="00CC227A" w:rsidRPr="005925E0" w:rsidTr="00290D7F">
        <w:trPr>
          <w:trHeight w:val="486"/>
        </w:trPr>
        <w:tc>
          <w:tcPr>
            <w:tcW w:w="1047" w:type="dxa"/>
            <w:vAlign w:val="center"/>
          </w:tcPr>
          <w:p w:rsidR="00CC227A" w:rsidRPr="005925E0" w:rsidRDefault="00CC227A" w:rsidP="00084F18">
            <w:pPr>
              <w:jc w:val="center"/>
              <w:rPr>
                <w:rFonts w:ascii="Verdana" w:hAnsi="Verdana" w:cs="Calibri"/>
                <w:color w:val="000000"/>
                <w:sz w:val="20"/>
                <w:szCs w:val="20"/>
              </w:rPr>
            </w:pPr>
            <w:r>
              <w:rPr>
                <w:rFonts w:ascii="Verdana" w:hAnsi="Verdana" w:cs="Calibri"/>
                <w:color w:val="000000"/>
                <w:sz w:val="20"/>
                <w:szCs w:val="20"/>
              </w:rPr>
              <w:t>2</w:t>
            </w:r>
          </w:p>
        </w:tc>
        <w:tc>
          <w:tcPr>
            <w:tcW w:w="3358" w:type="dxa"/>
            <w:vAlign w:val="center"/>
          </w:tcPr>
          <w:p w:rsidR="00CC227A" w:rsidRPr="005925E0" w:rsidRDefault="00CC227A" w:rsidP="00084F18">
            <w:pPr>
              <w:rPr>
                <w:rFonts w:ascii="Verdana" w:hAnsi="Verdana"/>
                <w:sz w:val="20"/>
                <w:szCs w:val="20"/>
              </w:rPr>
            </w:pPr>
            <w:proofErr w:type="spellStart"/>
            <w:r>
              <w:rPr>
                <w:rFonts w:ascii="Verdana" w:hAnsi="Verdana"/>
                <w:sz w:val="20"/>
                <w:szCs w:val="20"/>
              </w:rPr>
              <w:t>snd_adsp_remove</w:t>
            </w:r>
            <w:proofErr w:type="spellEnd"/>
          </w:p>
        </w:tc>
        <w:tc>
          <w:tcPr>
            <w:tcW w:w="4945" w:type="dxa"/>
          </w:tcPr>
          <w:p w:rsidR="00CC227A" w:rsidRPr="005925E0" w:rsidRDefault="00307F94" w:rsidP="00084F18">
            <w:pPr>
              <w:rPr>
                <w:rFonts w:ascii="Verdana" w:hAnsi="Verdana"/>
                <w:sz w:val="20"/>
                <w:szCs w:val="20"/>
              </w:rPr>
            </w:pPr>
            <w:r>
              <w:rPr>
                <w:rFonts w:ascii="Verdana" w:hAnsi="Verdana"/>
                <w:sz w:val="20"/>
                <w:szCs w:val="20"/>
              </w:rPr>
              <w:t>Unregister platform driver</w:t>
            </w:r>
            <w:r w:rsidR="002757EC">
              <w:rPr>
                <w:rFonts w:ascii="Verdana" w:hAnsi="Verdana"/>
                <w:sz w:val="20"/>
                <w:szCs w:val="20"/>
              </w:rPr>
              <w:t xml:space="preserve"> and remove ADSP sound card component from </w:t>
            </w:r>
            <w:proofErr w:type="spellStart"/>
            <w:r w:rsidR="002757EC">
              <w:rPr>
                <w:rFonts w:ascii="Verdana" w:hAnsi="Verdana"/>
                <w:sz w:val="20"/>
                <w:szCs w:val="20"/>
              </w:rPr>
              <w:t>ASoC</w:t>
            </w:r>
            <w:proofErr w:type="spellEnd"/>
            <w:r w:rsidR="002757EC">
              <w:rPr>
                <w:rFonts w:ascii="Verdana" w:hAnsi="Verdana"/>
                <w:sz w:val="20"/>
                <w:szCs w:val="20"/>
              </w:rPr>
              <w:t xml:space="preserve"> framework</w:t>
            </w:r>
          </w:p>
        </w:tc>
      </w:tr>
    </w:tbl>
    <w:p w:rsidR="00DE17AB" w:rsidRDefault="00DE17AB" w:rsidP="000601FD">
      <w:pPr>
        <w:rPr>
          <w:rFonts w:ascii="Verdana" w:hAnsi="Verdana"/>
          <w:sz w:val="20"/>
          <w:szCs w:val="20"/>
        </w:rPr>
      </w:pPr>
    </w:p>
    <w:p w:rsidR="00DE17AB" w:rsidRDefault="00DE17AB" w:rsidP="00DE17AB">
      <w:r>
        <w:br w:type="page"/>
      </w:r>
    </w:p>
    <w:p w:rsidR="00B2121D" w:rsidRPr="0097597A" w:rsidRDefault="00B2121D" w:rsidP="000601FD">
      <w:pPr>
        <w:rPr>
          <w:rFonts w:ascii="Verdana" w:hAnsi="Verdana"/>
          <w:sz w:val="20"/>
          <w:szCs w:val="20"/>
        </w:rPr>
      </w:pPr>
    </w:p>
    <w:p w:rsidR="000601FD" w:rsidRPr="0097597A" w:rsidRDefault="007E275D" w:rsidP="0012678B">
      <w:pPr>
        <w:pStyle w:val="2"/>
        <w:numPr>
          <w:ilvl w:val="1"/>
          <w:numId w:val="12"/>
        </w:numPr>
      </w:pPr>
      <w:bookmarkStart w:id="486" w:name="_Toc530588284"/>
      <w:r w:rsidRPr="0097597A">
        <w:t xml:space="preserve">Detail of APIs </w:t>
      </w:r>
      <w:r w:rsidR="00444924" w:rsidRPr="0097597A">
        <w:t>for PCM Interface</w:t>
      </w:r>
      <w:bookmarkEnd w:id="486"/>
    </w:p>
    <w:p w:rsidR="007E275D" w:rsidRDefault="007E275D" w:rsidP="00DE17AB">
      <w:pPr>
        <w:pStyle w:val="3"/>
        <w:numPr>
          <w:ilvl w:val="2"/>
          <w:numId w:val="12"/>
        </w:numPr>
        <w:ind w:left="720" w:hanging="720"/>
      </w:pPr>
      <w:bookmarkStart w:id="487" w:name="_Toc530588285"/>
      <w:proofErr w:type="spellStart"/>
      <w:r w:rsidRPr="0097597A">
        <w:t>snd_</w:t>
      </w:r>
      <w:r w:rsidR="00DB5981" w:rsidRPr="0097597A">
        <w:t>adsp_</w:t>
      </w:r>
      <w:r w:rsidRPr="0097597A">
        <w:t>pcm_open</w:t>
      </w:r>
      <w:bookmarkEnd w:id="487"/>
      <w:proofErr w:type="spellEnd"/>
    </w:p>
    <w:p w:rsidR="0020361F" w:rsidRPr="00F72739" w:rsidRDefault="0020361F" w:rsidP="0020361F">
      <w:pPr>
        <w:pStyle w:val="ReqID"/>
      </w:pPr>
      <w:r>
        <w:t>FD_DRV_ALSA_001</w:t>
      </w:r>
    </w:p>
    <w:tbl>
      <w:tblPr>
        <w:tblStyle w:val="a6"/>
        <w:tblW w:w="9630" w:type="dxa"/>
        <w:tblInd w:w="-5" w:type="dxa"/>
        <w:tblLayout w:type="fixed"/>
        <w:tblLook w:val="04A0" w:firstRow="1" w:lastRow="0" w:firstColumn="1" w:lastColumn="0" w:noHBand="0" w:noVBand="1"/>
      </w:tblPr>
      <w:tblGrid>
        <w:gridCol w:w="1417"/>
        <w:gridCol w:w="4253"/>
        <w:gridCol w:w="3960"/>
      </w:tblGrid>
      <w:tr w:rsidR="00E621EF" w:rsidRPr="0097597A" w:rsidTr="00BD2B69">
        <w:tc>
          <w:tcPr>
            <w:tcW w:w="9630" w:type="dxa"/>
            <w:gridSpan w:val="3"/>
          </w:tcPr>
          <w:p w:rsidR="00E621EF" w:rsidRPr="0097597A" w:rsidRDefault="00E26C83" w:rsidP="0093246E">
            <w:pPr>
              <w:rPr>
                <w:rFonts w:ascii="Verdana" w:hAnsi="Verdana"/>
                <w:sz w:val="20"/>
                <w:szCs w:val="20"/>
              </w:rPr>
            </w:pPr>
            <w:proofErr w:type="spellStart"/>
            <w:r>
              <w:rPr>
                <w:rFonts w:ascii="Verdana" w:hAnsi="Verdana"/>
                <w:sz w:val="20"/>
                <w:szCs w:val="20"/>
              </w:rPr>
              <w:t>snd_adsp</w:t>
            </w:r>
            <w:r w:rsidR="003778DA" w:rsidRPr="0097597A">
              <w:rPr>
                <w:rFonts w:ascii="Verdana" w:hAnsi="Verdana"/>
                <w:sz w:val="20"/>
                <w:szCs w:val="20"/>
              </w:rPr>
              <w:t>_</w:t>
            </w:r>
            <w:r w:rsidR="00CC5C80" w:rsidRPr="0097597A">
              <w:rPr>
                <w:rFonts w:ascii="Verdana" w:hAnsi="Verdana"/>
                <w:sz w:val="20"/>
                <w:szCs w:val="20"/>
              </w:rPr>
              <w:t>pcm_open</w:t>
            </w:r>
            <w:proofErr w:type="spellEnd"/>
          </w:p>
        </w:tc>
      </w:tr>
      <w:tr w:rsidR="00E621EF" w:rsidRPr="0097597A" w:rsidTr="00BD2B69">
        <w:tc>
          <w:tcPr>
            <w:tcW w:w="1417" w:type="dxa"/>
          </w:tcPr>
          <w:p w:rsidR="00E621EF" w:rsidRPr="0097597A" w:rsidRDefault="00E621EF" w:rsidP="0093246E">
            <w:pPr>
              <w:rPr>
                <w:rFonts w:ascii="Verdana" w:eastAsia="ＭＳ ゴシック" w:hAnsi="Verdana"/>
                <w:sz w:val="20"/>
                <w:szCs w:val="20"/>
              </w:rPr>
            </w:pPr>
            <w:r w:rsidRPr="0097597A">
              <w:rPr>
                <w:rFonts w:ascii="Verdana" w:eastAsia="ＭＳ ゴシック" w:hAnsi="Verdana"/>
                <w:sz w:val="20"/>
                <w:szCs w:val="20"/>
              </w:rPr>
              <w:t>Synopsis</w:t>
            </w:r>
          </w:p>
        </w:tc>
        <w:tc>
          <w:tcPr>
            <w:tcW w:w="8213" w:type="dxa"/>
            <w:gridSpan w:val="2"/>
          </w:tcPr>
          <w:p w:rsidR="00AC6106" w:rsidRDefault="00AC6106" w:rsidP="00AC6106">
            <w:pPr>
              <w:rPr>
                <w:rFonts w:ascii="Verdana" w:hAnsi="Verdana"/>
                <w:sz w:val="20"/>
                <w:szCs w:val="20"/>
              </w:rPr>
            </w:pPr>
            <w:r w:rsidRPr="0097597A">
              <w:rPr>
                <w:rFonts w:ascii="Verdana" w:hAnsi="Verdana"/>
                <w:sz w:val="20"/>
                <w:szCs w:val="20"/>
              </w:rPr>
              <w:t xml:space="preserve">This callback is used for </w:t>
            </w:r>
            <w:r>
              <w:rPr>
                <w:rFonts w:ascii="Verdana" w:hAnsi="Verdana"/>
                <w:sz w:val="20"/>
                <w:szCs w:val="20"/>
              </w:rPr>
              <w:t>record/</w:t>
            </w:r>
            <w:r w:rsidRPr="0097597A">
              <w:rPr>
                <w:rFonts w:ascii="Verdana" w:hAnsi="Verdana"/>
                <w:sz w:val="20"/>
                <w:szCs w:val="20"/>
              </w:rPr>
              <w:t>playback streams</w:t>
            </w:r>
            <w:r>
              <w:rPr>
                <w:rFonts w:ascii="Verdana" w:hAnsi="Verdana"/>
                <w:sz w:val="20"/>
                <w:szCs w:val="20"/>
              </w:rPr>
              <w:t xml:space="preserve"> and TDM streams</w:t>
            </w:r>
            <w:r w:rsidRPr="0097597A">
              <w:rPr>
                <w:rFonts w:ascii="Verdana" w:hAnsi="Verdana"/>
                <w:sz w:val="20"/>
                <w:szCs w:val="20"/>
              </w:rPr>
              <w:t>.</w:t>
            </w:r>
          </w:p>
          <w:p w:rsidR="00E621EF" w:rsidRDefault="00AC6106" w:rsidP="00AC6106">
            <w:pPr>
              <w:rPr>
                <w:rFonts w:ascii="Verdana" w:hAnsi="Verdana"/>
                <w:sz w:val="20"/>
                <w:szCs w:val="20"/>
              </w:rPr>
            </w:pPr>
            <w:r>
              <w:rPr>
                <w:rFonts w:ascii="Verdana" w:hAnsi="Verdana"/>
                <w:sz w:val="20"/>
                <w:szCs w:val="20"/>
              </w:rPr>
              <w:t xml:space="preserve">In Capture/Renderer case, </w:t>
            </w:r>
            <w:r w:rsidR="00A54698">
              <w:rPr>
                <w:rFonts w:ascii="Verdana" w:hAnsi="Verdana"/>
                <w:sz w:val="20"/>
                <w:szCs w:val="20"/>
              </w:rPr>
              <w:t xml:space="preserve">it </w:t>
            </w:r>
            <w:r>
              <w:rPr>
                <w:rFonts w:ascii="Verdana" w:hAnsi="Verdana"/>
                <w:sz w:val="20"/>
                <w:szCs w:val="20"/>
              </w:rPr>
              <w:t>r</w:t>
            </w:r>
            <w:r w:rsidR="00DB5981" w:rsidRPr="0097597A">
              <w:rPr>
                <w:rFonts w:ascii="Verdana" w:hAnsi="Verdana"/>
                <w:sz w:val="20"/>
                <w:szCs w:val="20"/>
              </w:rPr>
              <w:t>egister</w:t>
            </w:r>
            <w:r w:rsidR="00A54698">
              <w:rPr>
                <w:rFonts w:ascii="Verdana" w:hAnsi="Verdana"/>
                <w:sz w:val="20"/>
                <w:szCs w:val="20"/>
              </w:rPr>
              <w:t>s</w:t>
            </w:r>
            <w:r w:rsidR="00DB5981" w:rsidRPr="0097597A">
              <w:rPr>
                <w:rFonts w:ascii="Verdana" w:hAnsi="Verdana"/>
                <w:sz w:val="20"/>
                <w:szCs w:val="20"/>
              </w:rPr>
              <w:t xml:space="preserve"> a </w:t>
            </w:r>
            <w:r w:rsidR="00041F42">
              <w:rPr>
                <w:rFonts w:ascii="Verdana" w:hAnsi="Verdana"/>
                <w:sz w:val="20"/>
                <w:szCs w:val="20"/>
              </w:rPr>
              <w:t>Capture/</w:t>
            </w:r>
            <w:r w:rsidR="00DB5981" w:rsidRPr="0097597A">
              <w:rPr>
                <w:rFonts w:ascii="Verdana" w:hAnsi="Verdana"/>
                <w:sz w:val="20"/>
                <w:szCs w:val="20"/>
              </w:rPr>
              <w:t xml:space="preserve">Renderer </w:t>
            </w:r>
            <w:r w:rsidR="005734E7">
              <w:rPr>
                <w:rFonts w:ascii="Verdana" w:hAnsi="Verdana"/>
                <w:sz w:val="20"/>
                <w:szCs w:val="20"/>
              </w:rPr>
              <w:t>plugin. It also register</w:t>
            </w:r>
            <w:r w:rsidR="008F685B">
              <w:rPr>
                <w:rFonts w:ascii="Verdana" w:hAnsi="Verdana"/>
                <w:sz w:val="20"/>
                <w:szCs w:val="20"/>
              </w:rPr>
              <w:t>s</w:t>
            </w:r>
            <w:r w:rsidR="005734E7">
              <w:rPr>
                <w:rFonts w:ascii="Verdana" w:hAnsi="Verdana"/>
                <w:sz w:val="20"/>
                <w:szCs w:val="20"/>
              </w:rPr>
              <w:t xml:space="preserve"> </w:t>
            </w:r>
            <w:r w:rsidR="00CE109E">
              <w:rPr>
                <w:rFonts w:ascii="Verdana" w:hAnsi="Verdana"/>
                <w:sz w:val="20"/>
                <w:szCs w:val="20"/>
              </w:rPr>
              <w:t xml:space="preserve">Equalizer </w:t>
            </w:r>
            <w:r w:rsidR="00DB5981" w:rsidRPr="0097597A">
              <w:rPr>
                <w:rFonts w:ascii="Verdana" w:hAnsi="Verdana"/>
                <w:sz w:val="20"/>
                <w:szCs w:val="20"/>
              </w:rPr>
              <w:t>plugin</w:t>
            </w:r>
            <w:r w:rsidR="005734E7">
              <w:rPr>
                <w:rFonts w:ascii="Verdana" w:hAnsi="Verdana"/>
                <w:sz w:val="20"/>
                <w:szCs w:val="20"/>
              </w:rPr>
              <w:t xml:space="preserve"> if Equalizer switch is set to 1. G</w:t>
            </w:r>
            <w:r w:rsidR="00DB5981" w:rsidRPr="0097597A">
              <w:rPr>
                <w:rFonts w:ascii="Verdana" w:hAnsi="Verdana"/>
                <w:sz w:val="20"/>
                <w:szCs w:val="20"/>
              </w:rPr>
              <w:t xml:space="preserve">et range of hardware parameter into </w:t>
            </w:r>
            <w:proofErr w:type="spellStart"/>
            <w:r w:rsidR="00DB5981" w:rsidRPr="0097597A">
              <w:rPr>
                <w:rFonts w:ascii="Verdana" w:hAnsi="Verdana"/>
                <w:sz w:val="20"/>
                <w:szCs w:val="20"/>
              </w:rPr>
              <w:t>substream</w:t>
            </w:r>
            <w:proofErr w:type="spellEnd"/>
            <w:r w:rsidR="00DB5981" w:rsidRPr="0097597A">
              <w:rPr>
                <w:rFonts w:ascii="Verdana" w:hAnsi="Verdana"/>
                <w:sz w:val="20"/>
                <w:szCs w:val="20"/>
              </w:rPr>
              <w:t>.</w:t>
            </w:r>
          </w:p>
          <w:p w:rsidR="00AC6106" w:rsidRPr="0097597A" w:rsidRDefault="00AC6106" w:rsidP="00AC6106">
            <w:pPr>
              <w:rPr>
                <w:rFonts w:ascii="Verdana" w:eastAsia="ＭＳ ゴシック" w:hAnsi="Verdana"/>
                <w:sz w:val="20"/>
                <w:szCs w:val="20"/>
              </w:rPr>
            </w:pPr>
            <w:r>
              <w:rPr>
                <w:rFonts w:ascii="Verdana" w:hAnsi="Verdana"/>
                <w:sz w:val="20"/>
                <w:szCs w:val="20"/>
              </w:rPr>
              <w:t xml:space="preserve">In TDM Capture/Renderer case, it registers a TDM Capture/Renderer plugin. It also gets range of hardware parameter into </w:t>
            </w:r>
            <w:proofErr w:type="spellStart"/>
            <w:r>
              <w:rPr>
                <w:rFonts w:ascii="Verdana" w:hAnsi="Verdana"/>
                <w:sz w:val="20"/>
                <w:szCs w:val="20"/>
              </w:rPr>
              <w:t>substream</w:t>
            </w:r>
            <w:proofErr w:type="spellEnd"/>
            <w:r>
              <w:rPr>
                <w:rFonts w:ascii="Verdana" w:hAnsi="Verdana"/>
                <w:sz w:val="20"/>
                <w:szCs w:val="20"/>
              </w:rPr>
              <w:t>.</w:t>
            </w:r>
          </w:p>
        </w:tc>
      </w:tr>
      <w:tr w:rsidR="00E621EF" w:rsidRPr="0097597A" w:rsidTr="00BD2B69">
        <w:tc>
          <w:tcPr>
            <w:tcW w:w="1417" w:type="dxa"/>
          </w:tcPr>
          <w:p w:rsidR="00E621EF" w:rsidRPr="0097597A" w:rsidRDefault="00E621EF" w:rsidP="0093246E">
            <w:pPr>
              <w:rPr>
                <w:rFonts w:ascii="Verdana" w:eastAsia="ＭＳ ゴシック" w:hAnsi="Verdana"/>
                <w:sz w:val="20"/>
                <w:szCs w:val="20"/>
              </w:rPr>
            </w:pPr>
            <w:r w:rsidRPr="0097597A">
              <w:rPr>
                <w:rFonts w:ascii="Verdana" w:eastAsia="ＭＳ ゴシック" w:hAnsi="Verdana"/>
                <w:sz w:val="20"/>
                <w:szCs w:val="20"/>
              </w:rPr>
              <w:t>Syntax</w:t>
            </w:r>
          </w:p>
        </w:tc>
        <w:tc>
          <w:tcPr>
            <w:tcW w:w="8213" w:type="dxa"/>
            <w:gridSpan w:val="2"/>
          </w:tcPr>
          <w:p w:rsidR="00E621EF" w:rsidRPr="0097597A" w:rsidRDefault="008F451F" w:rsidP="00041F42">
            <w:pPr>
              <w:pStyle w:val="a3"/>
              <w:ind w:left="0"/>
              <w:rPr>
                <w:rFonts w:ascii="Verdana" w:hAnsi="Verdana"/>
                <w:sz w:val="20"/>
                <w:szCs w:val="20"/>
              </w:rPr>
            </w:pPr>
            <w:r>
              <w:rPr>
                <w:rFonts w:ascii="Verdana" w:hAnsi="Verdana"/>
                <w:sz w:val="20"/>
                <w:szCs w:val="20"/>
              </w:rPr>
              <w:t xml:space="preserve">static </w:t>
            </w:r>
            <w:r w:rsidR="00017C89" w:rsidRPr="0097597A">
              <w:rPr>
                <w:rFonts w:ascii="Verdana" w:hAnsi="Verdana"/>
                <w:sz w:val="20"/>
                <w:szCs w:val="20"/>
              </w:rPr>
              <w:t xml:space="preserve">int </w:t>
            </w:r>
            <w:proofErr w:type="spellStart"/>
            <w:r w:rsidR="00017C89" w:rsidRPr="0097597A">
              <w:rPr>
                <w:rFonts w:ascii="Verdana" w:hAnsi="Verdana"/>
                <w:sz w:val="20"/>
                <w:szCs w:val="20"/>
              </w:rPr>
              <w:t>snd_adsp_pcm_open</w:t>
            </w:r>
            <w:proofErr w:type="spellEnd"/>
            <w:r w:rsidR="00017C89" w:rsidRPr="0097597A">
              <w:rPr>
                <w:rFonts w:ascii="Verdana" w:hAnsi="Verdana"/>
                <w:sz w:val="20"/>
                <w:szCs w:val="20"/>
              </w:rPr>
              <w:t xml:space="preserve">(struct </w:t>
            </w:r>
            <w:proofErr w:type="spellStart"/>
            <w:r w:rsidR="00017C89" w:rsidRPr="0097597A">
              <w:rPr>
                <w:rFonts w:ascii="Verdana" w:hAnsi="Verdana"/>
                <w:sz w:val="20"/>
                <w:szCs w:val="20"/>
              </w:rPr>
              <w:t>snd_pcm_substream</w:t>
            </w:r>
            <w:proofErr w:type="spellEnd"/>
            <w:r w:rsidR="00017C89" w:rsidRPr="0097597A">
              <w:rPr>
                <w:rFonts w:ascii="Verdana" w:hAnsi="Verdana"/>
                <w:sz w:val="20"/>
                <w:szCs w:val="20"/>
              </w:rPr>
              <w:t xml:space="preserve"> *</w:t>
            </w:r>
            <w:proofErr w:type="spellStart"/>
            <w:r w:rsidR="00017C89" w:rsidRPr="0097597A">
              <w:rPr>
                <w:rFonts w:ascii="Verdana" w:hAnsi="Verdana"/>
                <w:sz w:val="20"/>
                <w:szCs w:val="20"/>
              </w:rPr>
              <w:t>substream</w:t>
            </w:r>
            <w:proofErr w:type="spellEnd"/>
            <w:r w:rsidR="00017C89" w:rsidRPr="0097597A">
              <w:rPr>
                <w:rFonts w:ascii="Verdana" w:hAnsi="Verdana"/>
                <w:sz w:val="20"/>
                <w:szCs w:val="20"/>
              </w:rPr>
              <w:t>)</w:t>
            </w:r>
          </w:p>
        </w:tc>
      </w:tr>
      <w:tr w:rsidR="00026490" w:rsidRPr="0097597A" w:rsidTr="00BD2B69">
        <w:tc>
          <w:tcPr>
            <w:tcW w:w="1417"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253"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96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843075" w:rsidRPr="0097597A" w:rsidTr="00BD2B69">
        <w:trPr>
          <w:trHeight w:val="128"/>
        </w:trPr>
        <w:tc>
          <w:tcPr>
            <w:tcW w:w="1417" w:type="dxa"/>
            <w:vMerge w:val="restart"/>
            <w:vAlign w:val="center"/>
          </w:tcPr>
          <w:p w:rsidR="00843075" w:rsidRPr="0097597A" w:rsidRDefault="00843075" w:rsidP="00843075">
            <w:pPr>
              <w:rPr>
                <w:rFonts w:ascii="Verdana" w:eastAsia="ＭＳ ゴシック" w:hAnsi="Verdana"/>
                <w:sz w:val="20"/>
                <w:szCs w:val="20"/>
              </w:rPr>
            </w:pPr>
            <w:r w:rsidRPr="0097597A">
              <w:rPr>
                <w:rFonts w:ascii="Verdana" w:eastAsia="ＭＳ ゴシック" w:hAnsi="Verdana"/>
                <w:sz w:val="20"/>
                <w:szCs w:val="20"/>
              </w:rPr>
              <w:t>Return value</w:t>
            </w:r>
          </w:p>
        </w:tc>
        <w:tc>
          <w:tcPr>
            <w:tcW w:w="4253" w:type="dxa"/>
          </w:tcPr>
          <w:p w:rsidR="00843075" w:rsidRPr="0097597A" w:rsidRDefault="00843075" w:rsidP="0093246E">
            <w:pPr>
              <w:rPr>
                <w:rFonts w:ascii="Verdana" w:eastAsia="ＭＳ ゴシック" w:hAnsi="Verdana"/>
                <w:sz w:val="20"/>
                <w:szCs w:val="20"/>
              </w:rPr>
            </w:pPr>
            <w:r w:rsidRPr="0097597A">
              <w:rPr>
                <w:rFonts w:ascii="Verdana" w:eastAsia="ＭＳ ゴシック" w:hAnsi="Verdana"/>
                <w:sz w:val="20"/>
                <w:szCs w:val="20"/>
              </w:rPr>
              <w:t>0</w:t>
            </w:r>
          </w:p>
        </w:tc>
        <w:tc>
          <w:tcPr>
            <w:tcW w:w="3960" w:type="dxa"/>
          </w:tcPr>
          <w:p w:rsidR="00843075" w:rsidRPr="0097597A" w:rsidRDefault="00843075" w:rsidP="0093246E">
            <w:pPr>
              <w:rPr>
                <w:rFonts w:ascii="Verdana" w:eastAsia="ＭＳ ゴシック" w:hAnsi="Verdana"/>
                <w:sz w:val="20"/>
                <w:szCs w:val="20"/>
              </w:rPr>
            </w:pPr>
            <w:r w:rsidRPr="0097597A">
              <w:rPr>
                <w:rFonts w:ascii="Verdana" w:eastAsia="ＭＳ ゴシック" w:hAnsi="Verdana"/>
                <w:sz w:val="20"/>
                <w:szCs w:val="20"/>
              </w:rPr>
              <w:t>Success</w:t>
            </w:r>
          </w:p>
        </w:tc>
      </w:tr>
      <w:tr w:rsidR="00843075" w:rsidRPr="0097597A" w:rsidTr="00BD2B69">
        <w:trPr>
          <w:trHeight w:val="127"/>
        </w:trPr>
        <w:tc>
          <w:tcPr>
            <w:tcW w:w="1417" w:type="dxa"/>
            <w:vMerge/>
          </w:tcPr>
          <w:p w:rsidR="00843075" w:rsidRPr="0097597A" w:rsidRDefault="00843075" w:rsidP="0093246E">
            <w:pPr>
              <w:rPr>
                <w:rFonts w:ascii="Verdana" w:eastAsia="ＭＳ ゴシック" w:hAnsi="Verdana"/>
                <w:sz w:val="20"/>
                <w:szCs w:val="20"/>
              </w:rPr>
            </w:pPr>
          </w:p>
        </w:tc>
        <w:tc>
          <w:tcPr>
            <w:tcW w:w="4253" w:type="dxa"/>
          </w:tcPr>
          <w:p w:rsidR="00843075" w:rsidRPr="0097597A" w:rsidRDefault="00AF7E87" w:rsidP="0093246E">
            <w:pPr>
              <w:rPr>
                <w:rFonts w:ascii="Verdana" w:eastAsia="ＭＳ ゴシック" w:hAnsi="Verdana"/>
                <w:sz w:val="20"/>
                <w:szCs w:val="20"/>
              </w:rPr>
            </w:pPr>
            <w:r w:rsidRPr="00AF7E87">
              <w:rPr>
                <w:rFonts w:ascii="Verdana" w:eastAsia="ＭＳ ゴシック" w:hAnsi="Verdana"/>
                <w:sz w:val="20"/>
                <w:szCs w:val="20"/>
              </w:rPr>
              <w:t>-EINVAL</w:t>
            </w:r>
          </w:p>
        </w:tc>
        <w:tc>
          <w:tcPr>
            <w:tcW w:w="3960" w:type="dxa"/>
          </w:tcPr>
          <w:p w:rsidR="004021A2" w:rsidRPr="0097597A" w:rsidRDefault="00BD2B69" w:rsidP="00BD2B69">
            <w:pPr>
              <w:rPr>
                <w:rFonts w:ascii="Verdana" w:eastAsia="ＭＳ ゴシック" w:hAnsi="Verdana"/>
                <w:sz w:val="20"/>
                <w:szCs w:val="20"/>
              </w:rPr>
            </w:pPr>
            <w:r>
              <w:rPr>
                <w:rFonts w:ascii="Verdana" w:eastAsia="ＭＳ ゴシック" w:hAnsi="Verdana"/>
                <w:sz w:val="20"/>
                <w:szCs w:val="20"/>
              </w:rPr>
              <w:t xml:space="preserve">The registering of </w:t>
            </w:r>
            <w:r w:rsidR="00041F42">
              <w:rPr>
                <w:rFonts w:ascii="Verdana" w:eastAsia="ＭＳ ゴシック" w:hAnsi="Verdana"/>
                <w:sz w:val="20"/>
                <w:szCs w:val="20"/>
              </w:rPr>
              <w:t>Capture/</w:t>
            </w:r>
            <w:r w:rsidR="000D2456" w:rsidRPr="0097597A">
              <w:rPr>
                <w:rFonts w:ascii="Verdana" w:eastAsia="ＭＳ ゴシック" w:hAnsi="Verdana"/>
                <w:sz w:val="20"/>
                <w:szCs w:val="20"/>
              </w:rPr>
              <w:t xml:space="preserve">Renderer </w:t>
            </w:r>
            <w:r w:rsidR="00CE109E">
              <w:rPr>
                <w:rFonts w:ascii="Verdana" w:eastAsia="ＭＳ ゴシック" w:hAnsi="Verdana"/>
                <w:sz w:val="20"/>
                <w:szCs w:val="20"/>
              </w:rPr>
              <w:t xml:space="preserve">or Equalizer </w:t>
            </w:r>
            <w:r w:rsidR="000D2456" w:rsidRPr="0097597A">
              <w:rPr>
                <w:rFonts w:ascii="Verdana" w:eastAsia="ＭＳ ゴシック" w:hAnsi="Verdana"/>
                <w:sz w:val="20"/>
                <w:szCs w:val="20"/>
              </w:rPr>
              <w:t>plugin</w:t>
            </w:r>
            <w:r>
              <w:rPr>
                <w:rFonts w:ascii="Verdana" w:eastAsia="ＭＳ ゴシック" w:hAnsi="Verdana"/>
                <w:sz w:val="20"/>
                <w:szCs w:val="20"/>
              </w:rPr>
              <w:t>, or</w:t>
            </w:r>
            <w:r w:rsidR="004021A2">
              <w:rPr>
                <w:rFonts w:ascii="Verdana" w:eastAsia="ＭＳ ゴシック" w:hAnsi="Verdana"/>
                <w:sz w:val="20"/>
                <w:szCs w:val="20"/>
              </w:rPr>
              <w:t xml:space="preserve"> </w:t>
            </w:r>
            <w:r>
              <w:rPr>
                <w:rFonts w:ascii="Verdana" w:eastAsia="ＭＳ ゴシック" w:hAnsi="Verdana"/>
                <w:sz w:val="20"/>
                <w:szCs w:val="20"/>
              </w:rPr>
              <w:t>a</w:t>
            </w:r>
            <w:r w:rsidR="004021A2">
              <w:rPr>
                <w:rFonts w:ascii="Verdana" w:eastAsia="ＭＳ ゴシック" w:hAnsi="Verdana"/>
                <w:sz w:val="20"/>
                <w:szCs w:val="20"/>
              </w:rPr>
              <w:t xml:space="preserve"> TDM Capture/Renderer plugin fails.</w:t>
            </w:r>
          </w:p>
        </w:tc>
      </w:tr>
    </w:tbl>
    <w:p w:rsidR="0020361F" w:rsidRDefault="0020361F" w:rsidP="0020361F">
      <w:pPr>
        <w:pStyle w:val="RefIDs"/>
      </w:pPr>
      <w:r>
        <w:t>[Covers: RD_001]</w:t>
      </w:r>
    </w:p>
    <w:p w:rsidR="00B42DD7" w:rsidRPr="0097597A" w:rsidRDefault="00B42DD7" w:rsidP="007E275D">
      <w:pPr>
        <w:rPr>
          <w:rFonts w:ascii="Verdana" w:hAnsi="Verdana"/>
        </w:rPr>
      </w:pPr>
    </w:p>
    <w:p w:rsidR="00AF1D54" w:rsidRDefault="00AF1D54" w:rsidP="00DE17AB">
      <w:pPr>
        <w:pStyle w:val="3"/>
        <w:numPr>
          <w:ilvl w:val="2"/>
          <w:numId w:val="12"/>
        </w:numPr>
        <w:ind w:left="720" w:hanging="720"/>
      </w:pPr>
      <w:bookmarkStart w:id="488" w:name="_Toc530588286"/>
      <w:proofErr w:type="spellStart"/>
      <w:r w:rsidRPr="0097597A">
        <w:t>snd_</w:t>
      </w:r>
      <w:r w:rsidR="007801CF">
        <w:t>adsp</w:t>
      </w:r>
      <w:r w:rsidR="00B42DD7" w:rsidRPr="0097597A">
        <w:t>_</w:t>
      </w:r>
      <w:r w:rsidRPr="0097597A">
        <w:t>pcm_close</w:t>
      </w:r>
      <w:bookmarkEnd w:id="488"/>
      <w:proofErr w:type="spellEnd"/>
    </w:p>
    <w:p w:rsidR="0020361F" w:rsidRPr="00F72739" w:rsidRDefault="0020361F" w:rsidP="0020361F">
      <w:pPr>
        <w:pStyle w:val="ReqID"/>
      </w:pPr>
      <w:r>
        <w:t>FD_DRV_ALSA_002</w:t>
      </w:r>
    </w:p>
    <w:p w:rsidR="0020361F" w:rsidRPr="0020361F" w:rsidRDefault="0020361F" w:rsidP="0020361F"/>
    <w:tbl>
      <w:tblPr>
        <w:tblStyle w:val="a6"/>
        <w:tblW w:w="9630" w:type="dxa"/>
        <w:tblInd w:w="-5" w:type="dxa"/>
        <w:tblLook w:val="04A0" w:firstRow="1" w:lastRow="0" w:firstColumn="1" w:lastColumn="0" w:noHBand="0" w:noVBand="1"/>
      </w:tblPr>
      <w:tblGrid>
        <w:gridCol w:w="1530"/>
        <w:gridCol w:w="4230"/>
        <w:gridCol w:w="3870"/>
      </w:tblGrid>
      <w:tr w:rsidR="00017C89" w:rsidRPr="0097597A" w:rsidTr="00BD2B69">
        <w:tc>
          <w:tcPr>
            <w:tcW w:w="9630" w:type="dxa"/>
            <w:gridSpan w:val="3"/>
          </w:tcPr>
          <w:p w:rsidR="00017C89" w:rsidRPr="0097597A" w:rsidRDefault="00E26C83" w:rsidP="0093246E">
            <w:pPr>
              <w:rPr>
                <w:rFonts w:ascii="Verdana" w:hAnsi="Verdana"/>
                <w:sz w:val="20"/>
                <w:szCs w:val="20"/>
              </w:rPr>
            </w:pPr>
            <w:proofErr w:type="spellStart"/>
            <w:r>
              <w:rPr>
                <w:rFonts w:ascii="Verdana" w:hAnsi="Verdana"/>
                <w:sz w:val="20"/>
                <w:szCs w:val="20"/>
              </w:rPr>
              <w:t>snd_adsp</w:t>
            </w:r>
            <w:r w:rsidR="003778DA" w:rsidRPr="0097597A">
              <w:rPr>
                <w:rFonts w:ascii="Verdana" w:hAnsi="Verdana"/>
                <w:sz w:val="20"/>
                <w:szCs w:val="20"/>
              </w:rPr>
              <w:t>_</w:t>
            </w:r>
            <w:r w:rsidR="00017C89" w:rsidRPr="0097597A">
              <w:rPr>
                <w:rFonts w:ascii="Verdana" w:hAnsi="Verdana"/>
                <w:sz w:val="20"/>
                <w:szCs w:val="20"/>
              </w:rPr>
              <w:t>pcm_</w:t>
            </w:r>
            <w:r w:rsidR="001C04D7" w:rsidRPr="0097597A">
              <w:rPr>
                <w:rFonts w:ascii="Verdana" w:hAnsi="Verdana"/>
                <w:sz w:val="20"/>
                <w:szCs w:val="20"/>
              </w:rPr>
              <w:t>close</w:t>
            </w:r>
            <w:proofErr w:type="spellEnd"/>
          </w:p>
        </w:tc>
      </w:tr>
      <w:tr w:rsidR="00C24506" w:rsidRPr="0097597A" w:rsidTr="00BD2B69">
        <w:tc>
          <w:tcPr>
            <w:tcW w:w="1530" w:type="dxa"/>
          </w:tcPr>
          <w:p w:rsidR="00C24506" w:rsidRPr="0097597A" w:rsidRDefault="00C24506" w:rsidP="00C24506">
            <w:pPr>
              <w:rPr>
                <w:rFonts w:ascii="Verdana" w:eastAsia="ＭＳ ゴシック" w:hAnsi="Verdana"/>
                <w:sz w:val="20"/>
                <w:szCs w:val="20"/>
              </w:rPr>
            </w:pPr>
            <w:r w:rsidRPr="0097597A">
              <w:rPr>
                <w:rFonts w:ascii="Verdana" w:eastAsia="ＭＳ ゴシック" w:hAnsi="Verdana"/>
                <w:sz w:val="20"/>
                <w:szCs w:val="20"/>
              </w:rPr>
              <w:t>Synopsis</w:t>
            </w:r>
          </w:p>
        </w:tc>
        <w:tc>
          <w:tcPr>
            <w:tcW w:w="8100" w:type="dxa"/>
            <w:gridSpan w:val="2"/>
          </w:tcPr>
          <w:p w:rsidR="00A54698" w:rsidRDefault="00A54698" w:rsidP="00B42DD7">
            <w:pPr>
              <w:rPr>
                <w:rFonts w:ascii="Verdana" w:hAnsi="Verdana"/>
                <w:sz w:val="20"/>
                <w:szCs w:val="20"/>
              </w:rPr>
            </w:pPr>
            <w:r w:rsidRPr="0097597A">
              <w:rPr>
                <w:rFonts w:ascii="Verdana" w:hAnsi="Verdana"/>
                <w:sz w:val="20"/>
                <w:szCs w:val="20"/>
              </w:rPr>
              <w:t xml:space="preserve">This callback is used for </w:t>
            </w:r>
            <w:r>
              <w:rPr>
                <w:rFonts w:ascii="Verdana" w:hAnsi="Verdana"/>
                <w:sz w:val="20"/>
                <w:szCs w:val="20"/>
              </w:rPr>
              <w:t>record/</w:t>
            </w:r>
            <w:r w:rsidRPr="0097597A">
              <w:rPr>
                <w:rFonts w:ascii="Verdana" w:hAnsi="Verdana"/>
                <w:sz w:val="20"/>
                <w:szCs w:val="20"/>
              </w:rPr>
              <w:t>playback streams</w:t>
            </w:r>
            <w:r>
              <w:rPr>
                <w:rFonts w:ascii="Verdana" w:hAnsi="Verdana"/>
                <w:sz w:val="20"/>
                <w:szCs w:val="20"/>
              </w:rPr>
              <w:t xml:space="preserve"> and TDM streams</w:t>
            </w:r>
            <w:r w:rsidRPr="0097597A">
              <w:rPr>
                <w:rFonts w:ascii="Verdana" w:hAnsi="Verdana"/>
                <w:sz w:val="20"/>
                <w:szCs w:val="20"/>
              </w:rPr>
              <w:t>.</w:t>
            </w:r>
          </w:p>
          <w:p w:rsidR="00C24506" w:rsidRDefault="00A54698" w:rsidP="00A54698">
            <w:pPr>
              <w:rPr>
                <w:rFonts w:ascii="Verdana" w:hAnsi="Verdana"/>
                <w:sz w:val="20"/>
                <w:szCs w:val="20"/>
              </w:rPr>
            </w:pPr>
            <w:r>
              <w:rPr>
                <w:rFonts w:ascii="Verdana" w:hAnsi="Verdana"/>
                <w:sz w:val="20"/>
                <w:szCs w:val="20"/>
              </w:rPr>
              <w:t>In Capture/Renderer case, it u</w:t>
            </w:r>
            <w:r w:rsidR="008F685B">
              <w:rPr>
                <w:rFonts w:ascii="Verdana" w:hAnsi="Verdana"/>
                <w:sz w:val="20"/>
                <w:szCs w:val="20"/>
              </w:rPr>
              <w:t>nregister</w:t>
            </w:r>
            <w:r>
              <w:rPr>
                <w:rFonts w:ascii="Verdana" w:hAnsi="Verdana"/>
                <w:sz w:val="20"/>
                <w:szCs w:val="20"/>
              </w:rPr>
              <w:t>s</w:t>
            </w:r>
            <w:r w:rsidR="008F685B">
              <w:rPr>
                <w:rFonts w:ascii="Verdana" w:hAnsi="Verdana"/>
                <w:sz w:val="20"/>
                <w:szCs w:val="20"/>
              </w:rPr>
              <w:t xml:space="preserve"> </w:t>
            </w:r>
            <w:r w:rsidR="00E26C83">
              <w:rPr>
                <w:rFonts w:ascii="Verdana" w:hAnsi="Verdana"/>
                <w:sz w:val="20"/>
                <w:szCs w:val="20"/>
              </w:rPr>
              <w:t>the Capture/</w:t>
            </w:r>
            <w:r w:rsidR="008F685B">
              <w:rPr>
                <w:rFonts w:ascii="Verdana" w:hAnsi="Verdana"/>
                <w:sz w:val="20"/>
                <w:szCs w:val="20"/>
              </w:rPr>
              <w:t xml:space="preserve">Renderer plugin. It also unregisters Equalizer </w:t>
            </w:r>
            <w:r w:rsidR="008F685B" w:rsidRPr="0097597A">
              <w:rPr>
                <w:rFonts w:ascii="Verdana" w:hAnsi="Verdana"/>
                <w:sz w:val="20"/>
                <w:szCs w:val="20"/>
              </w:rPr>
              <w:t>plugin</w:t>
            </w:r>
            <w:r w:rsidR="008F685B">
              <w:rPr>
                <w:rFonts w:ascii="Verdana" w:hAnsi="Verdana"/>
                <w:sz w:val="20"/>
                <w:szCs w:val="20"/>
              </w:rPr>
              <w:t xml:space="preserve"> if Equalizer switch is set to 1.</w:t>
            </w:r>
          </w:p>
          <w:p w:rsidR="00A54698" w:rsidRPr="0097597A" w:rsidRDefault="00A54698" w:rsidP="00A54698">
            <w:pPr>
              <w:rPr>
                <w:rFonts w:ascii="Verdana" w:hAnsi="Verdana"/>
                <w:sz w:val="20"/>
                <w:szCs w:val="20"/>
              </w:rPr>
            </w:pPr>
            <w:r>
              <w:rPr>
                <w:rFonts w:ascii="Verdana" w:hAnsi="Verdana"/>
                <w:sz w:val="20"/>
                <w:szCs w:val="20"/>
              </w:rPr>
              <w:t>In TDM Capture/Renderer case, it unregisters the TDM Capture/Renderer plugin.</w:t>
            </w:r>
          </w:p>
        </w:tc>
      </w:tr>
      <w:tr w:rsidR="00017C89" w:rsidRPr="0097597A" w:rsidTr="00BD2B69">
        <w:tc>
          <w:tcPr>
            <w:tcW w:w="1530" w:type="dxa"/>
          </w:tcPr>
          <w:p w:rsidR="00017C89" w:rsidRPr="0097597A" w:rsidRDefault="00017C89" w:rsidP="0093246E">
            <w:pPr>
              <w:rPr>
                <w:rFonts w:ascii="Verdana" w:eastAsia="ＭＳ ゴシック" w:hAnsi="Verdana"/>
                <w:sz w:val="20"/>
                <w:szCs w:val="20"/>
              </w:rPr>
            </w:pPr>
            <w:r w:rsidRPr="0097597A">
              <w:rPr>
                <w:rFonts w:ascii="Verdana" w:eastAsia="ＭＳ ゴシック" w:hAnsi="Verdana"/>
                <w:sz w:val="20"/>
                <w:szCs w:val="20"/>
              </w:rPr>
              <w:t>Syntax</w:t>
            </w:r>
          </w:p>
        </w:tc>
        <w:tc>
          <w:tcPr>
            <w:tcW w:w="8100" w:type="dxa"/>
            <w:gridSpan w:val="2"/>
          </w:tcPr>
          <w:p w:rsidR="00017C89" w:rsidRPr="0097597A" w:rsidRDefault="0085459D" w:rsidP="0093246E">
            <w:pPr>
              <w:pStyle w:val="a3"/>
              <w:ind w:left="0"/>
              <w:rPr>
                <w:rFonts w:ascii="Verdana" w:hAnsi="Verdana"/>
                <w:sz w:val="20"/>
                <w:szCs w:val="20"/>
              </w:rPr>
            </w:pPr>
            <w:r>
              <w:rPr>
                <w:rFonts w:ascii="Verdana" w:hAnsi="Verdana"/>
                <w:sz w:val="20"/>
                <w:szCs w:val="20"/>
              </w:rPr>
              <w:t xml:space="preserve">static </w:t>
            </w:r>
            <w:r w:rsidR="00E26C83">
              <w:rPr>
                <w:rFonts w:ascii="Verdana" w:hAnsi="Verdana"/>
                <w:sz w:val="20"/>
                <w:szCs w:val="20"/>
              </w:rPr>
              <w:t xml:space="preserve">int </w:t>
            </w:r>
            <w:proofErr w:type="spellStart"/>
            <w:r w:rsidR="00E26C83">
              <w:rPr>
                <w:rFonts w:ascii="Verdana" w:hAnsi="Verdana"/>
                <w:sz w:val="20"/>
                <w:szCs w:val="20"/>
              </w:rPr>
              <w:t>snd_adsp</w:t>
            </w:r>
            <w:r w:rsidR="00B42DD7" w:rsidRPr="0097597A">
              <w:rPr>
                <w:rFonts w:ascii="Verdana" w:hAnsi="Verdana"/>
                <w:sz w:val="20"/>
                <w:szCs w:val="20"/>
              </w:rPr>
              <w:t>_</w:t>
            </w:r>
            <w:r w:rsidR="001C04D7" w:rsidRPr="0097597A">
              <w:rPr>
                <w:rFonts w:ascii="Verdana" w:hAnsi="Verdana"/>
                <w:sz w:val="20"/>
                <w:szCs w:val="20"/>
              </w:rPr>
              <w:t>pcm_close</w:t>
            </w:r>
            <w:proofErr w:type="spellEnd"/>
            <w:r w:rsidR="00017C89" w:rsidRPr="0097597A">
              <w:rPr>
                <w:rFonts w:ascii="Verdana" w:hAnsi="Verdana"/>
                <w:sz w:val="20"/>
                <w:szCs w:val="20"/>
              </w:rPr>
              <w:t xml:space="preserve">(struct </w:t>
            </w:r>
            <w:proofErr w:type="spellStart"/>
            <w:r w:rsidR="00017C89" w:rsidRPr="0097597A">
              <w:rPr>
                <w:rFonts w:ascii="Verdana" w:hAnsi="Verdana"/>
                <w:sz w:val="20"/>
                <w:szCs w:val="20"/>
              </w:rPr>
              <w:t>snd_pcm_substream</w:t>
            </w:r>
            <w:proofErr w:type="spellEnd"/>
            <w:r w:rsidR="00017C89" w:rsidRPr="0097597A">
              <w:rPr>
                <w:rFonts w:ascii="Verdana" w:hAnsi="Verdana"/>
                <w:sz w:val="20"/>
                <w:szCs w:val="20"/>
              </w:rPr>
              <w:t xml:space="preserve"> *</w:t>
            </w:r>
            <w:proofErr w:type="spellStart"/>
            <w:r w:rsidR="00017C89" w:rsidRPr="0097597A">
              <w:rPr>
                <w:rFonts w:ascii="Verdana" w:hAnsi="Verdana"/>
                <w:sz w:val="20"/>
                <w:szCs w:val="20"/>
              </w:rPr>
              <w:t>substream</w:t>
            </w:r>
            <w:proofErr w:type="spellEnd"/>
            <w:r w:rsidR="00017C89" w:rsidRPr="0097597A">
              <w:rPr>
                <w:rFonts w:ascii="Verdana" w:hAnsi="Verdana"/>
                <w:sz w:val="20"/>
                <w:szCs w:val="20"/>
              </w:rPr>
              <w:t>)</w:t>
            </w:r>
          </w:p>
        </w:tc>
      </w:tr>
      <w:tr w:rsidR="00026490" w:rsidRPr="0097597A" w:rsidTr="00BD2B69">
        <w:tc>
          <w:tcPr>
            <w:tcW w:w="1530"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23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87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8B7E8D" w:rsidRPr="0097597A" w:rsidTr="00BD2B69">
        <w:trPr>
          <w:trHeight w:val="128"/>
        </w:trPr>
        <w:tc>
          <w:tcPr>
            <w:tcW w:w="1530" w:type="dxa"/>
            <w:vMerge w:val="restart"/>
            <w:vAlign w:val="center"/>
          </w:tcPr>
          <w:p w:rsidR="008B7E8D" w:rsidRPr="0097597A" w:rsidRDefault="008B7E8D" w:rsidP="008B7E8D">
            <w:pPr>
              <w:rPr>
                <w:rFonts w:ascii="Verdana" w:eastAsia="ＭＳ ゴシック" w:hAnsi="Verdana"/>
                <w:sz w:val="20"/>
                <w:szCs w:val="20"/>
              </w:rPr>
            </w:pPr>
            <w:r w:rsidRPr="0097597A">
              <w:rPr>
                <w:rFonts w:ascii="Verdana" w:eastAsia="ＭＳ ゴシック" w:hAnsi="Verdana"/>
                <w:sz w:val="20"/>
                <w:szCs w:val="20"/>
              </w:rPr>
              <w:t>Return value</w:t>
            </w:r>
          </w:p>
        </w:tc>
        <w:tc>
          <w:tcPr>
            <w:tcW w:w="4230" w:type="dxa"/>
          </w:tcPr>
          <w:p w:rsidR="008B7E8D" w:rsidRPr="0097597A" w:rsidRDefault="008B7E8D" w:rsidP="008B7E8D">
            <w:pPr>
              <w:rPr>
                <w:rFonts w:ascii="Verdana" w:eastAsia="ＭＳ ゴシック" w:hAnsi="Verdana"/>
                <w:sz w:val="20"/>
                <w:szCs w:val="20"/>
              </w:rPr>
            </w:pPr>
            <w:r w:rsidRPr="0097597A">
              <w:rPr>
                <w:rFonts w:ascii="Verdana" w:eastAsia="ＭＳ ゴシック" w:hAnsi="Verdana"/>
                <w:sz w:val="20"/>
                <w:szCs w:val="20"/>
              </w:rPr>
              <w:t>0</w:t>
            </w:r>
          </w:p>
        </w:tc>
        <w:tc>
          <w:tcPr>
            <w:tcW w:w="3870" w:type="dxa"/>
          </w:tcPr>
          <w:p w:rsidR="008B7E8D" w:rsidRPr="0097597A" w:rsidRDefault="008B7E8D" w:rsidP="008B7E8D">
            <w:pPr>
              <w:rPr>
                <w:rFonts w:ascii="Verdana" w:eastAsia="ＭＳ ゴシック" w:hAnsi="Verdana"/>
                <w:sz w:val="20"/>
                <w:szCs w:val="20"/>
              </w:rPr>
            </w:pPr>
            <w:r w:rsidRPr="0097597A">
              <w:rPr>
                <w:rFonts w:ascii="Verdana" w:eastAsia="ＭＳ ゴシック" w:hAnsi="Verdana"/>
                <w:sz w:val="20"/>
                <w:szCs w:val="20"/>
              </w:rPr>
              <w:t>Success</w:t>
            </w:r>
          </w:p>
        </w:tc>
      </w:tr>
      <w:tr w:rsidR="008B7E8D" w:rsidRPr="0097597A" w:rsidTr="00BD2B69">
        <w:trPr>
          <w:trHeight w:val="127"/>
        </w:trPr>
        <w:tc>
          <w:tcPr>
            <w:tcW w:w="1530" w:type="dxa"/>
            <w:vMerge/>
          </w:tcPr>
          <w:p w:rsidR="008B7E8D" w:rsidRPr="0097597A" w:rsidRDefault="008B7E8D" w:rsidP="008B7E8D">
            <w:pPr>
              <w:rPr>
                <w:rFonts w:ascii="Verdana" w:eastAsia="ＭＳ ゴシック" w:hAnsi="Verdana"/>
                <w:sz w:val="20"/>
                <w:szCs w:val="20"/>
              </w:rPr>
            </w:pPr>
          </w:p>
        </w:tc>
        <w:tc>
          <w:tcPr>
            <w:tcW w:w="4230" w:type="dxa"/>
          </w:tcPr>
          <w:p w:rsidR="008B7E8D" w:rsidRPr="0097597A" w:rsidRDefault="008B7E8D" w:rsidP="008B7E8D">
            <w:pPr>
              <w:rPr>
                <w:rFonts w:ascii="Verdana" w:eastAsia="ＭＳ ゴシック" w:hAnsi="Verdana"/>
                <w:sz w:val="20"/>
                <w:szCs w:val="20"/>
              </w:rPr>
            </w:pPr>
            <w:r w:rsidRPr="00AF7E87">
              <w:rPr>
                <w:rFonts w:ascii="Verdana" w:eastAsia="ＭＳ ゴシック" w:hAnsi="Verdana"/>
                <w:sz w:val="20"/>
                <w:szCs w:val="20"/>
              </w:rPr>
              <w:t>-EINVAL</w:t>
            </w:r>
          </w:p>
        </w:tc>
        <w:tc>
          <w:tcPr>
            <w:tcW w:w="3870" w:type="dxa"/>
          </w:tcPr>
          <w:p w:rsidR="008B7E8D" w:rsidRPr="0097597A" w:rsidRDefault="00A54698" w:rsidP="00A54698">
            <w:pPr>
              <w:rPr>
                <w:rFonts w:ascii="Verdana" w:eastAsia="ＭＳ ゴシック" w:hAnsi="Verdana"/>
                <w:sz w:val="20"/>
                <w:szCs w:val="20"/>
              </w:rPr>
            </w:pPr>
            <w:r>
              <w:rPr>
                <w:rFonts w:ascii="Verdana" w:eastAsia="ＭＳ ゴシック" w:hAnsi="Verdana"/>
                <w:sz w:val="20"/>
                <w:szCs w:val="20"/>
              </w:rPr>
              <w:t xml:space="preserve">The unregistering of the </w:t>
            </w:r>
            <w:r w:rsidR="00E26C83">
              <w:rPr>
                <w:rFonts w:ascii="Verdana" w:eastAsia="ＭＳ ゴシック" w:hAnsi="Verdana"/>
                <w:sz w:val="20"/>
                <w:szCs w:val="20"/>
              </w:rPr>
              <w:t>Capture/</w:t>
            </w:r>
            <w:r w:rsidR="008B7E8D" w:rsidRPr="0097597A">
              <w:rPr>
                <w:rFonts w:ascii="Verdana" w:eastAsia="ＭＳ ゴシック" w:hAnsi="Verdana"/>
                <w:sz w:val="20"/>
                <w:szCs w:val="20"/>
              </w:rPr>
              <w:t xml:space="preserve">Renderer </w:t>
            </w:r>
            <w:r w:rsidR="008B7E8D">
              <w:rPr>
                <w:rFonts w:ascii="Verdana" w:eastAsia="ＭＳ ゴシック" w:hAnsi="Verdana"/>
                <w:sz w:val="20"/>
                <w:szCs w:val="20"/>
              </w:rPr>
              <w:t xml:space="preserve">or Equalizer </w:t>
            </w:r>
            <w:r w:rsidR="008B7E8D" w:rsidRPr="0097597A">
              <w:rPr>
                <w:rFonts w:ascii="Verdana" w:eastAsia="ＭＳ ゴシック" w:hAnsi="Verdana"/>
                <w:sz w:val="20"/>
                <w:szCs w:val="20"/>
              </w:rPr>
              <w:t>plugin</w:t>
            </w:r>
            <w:r>
              <w:rPr>
                <w:rFonts w:ascii="Verdana" w:eastAsia="ＭＳ ゴシック" w:hAnsi="Verdana"/>
                <w:sz w:val="20"/>
                <w:szCs w:val="20"/>
              </w:rPr>
              <w:t>, or TDM Capture/Renderer plugin</w:t>
            </w:r>
            <w:r w:rsidR="008B7E8D" w:rsidRPr="0097597A">
              <w:rPr>
                <w:rFonts w:ascii="Verdana" w:eastAsia="ＭＳ ゴシック" w:hAnsi="Verdana"/>
                <w:sz w:val="20"/>
                <w:szCs w:val="20"/>
              </w:rPr>
              <w:t xml:space="preserve"> fails.</w:t>
            </w:r>
          </w:p>
        </w:tc>
      </w:tr>
    </w:tbl>
    <w:p w:rsidR="0020361F" w:rsidRDefault="0020361F" w:rsidP="0020361F">
      <w:pPr>
        <w:pStyle w:val="RefIDs"/>
      </w:pPr>
      <w:r>
        <w:t>[Covers: RD_001]</w:t>
      </w:r>
    </w:p>
    <w:p w:rsidR="00D94DBB" w:rsidRPr="00D94DBB" w:rsidRDefault="00D94DBB" w:rsidP="00D94DBB"/>
    <w:p w:rsidR="00CC2167" w:rsidRDefault="00CC2167" w:rsidP="00DE17AB">
      <w:pPr>
        <w:pStyle w:val="3"/>
        <w:numPr>
          <w:ilvl w:val="2"/>
          <w:numId w:val="12"/>
        </w:numPr>
        <w:ind w:left="720" w:hanging="720"/>
      </w:pPr>
      <w:bookmarkStart w:id="489" w:name="_Toc530588287"/>
      <w:proofErr w:type="spellStart"/>
      <w:r w:rsidRPr="0097597A">
        <w:t>snd_adsp_pcm_hw_params</w:t>
      </w:r>
      <w:bookmarkEnd w:id="489"/>
      <w:proofErr w:type="spellEnd"/>
    </w:p>
    <w:p w:rsidR="0020361F" w:rsidRPr="00B366E8" w:rsidRDefault="0020361F" w:rsidP="0020361F">
      <w:pPr>
        <w:pStyle w:val="ReqID"/>
      </w:pPr>
      <w:r>
        <w:t>FD_DRV_ALSA_003</w:t>
      </w:r>
    </w:p>
    <w:tbl>
      <w:tblPr>
        <w:tblStyle w:val="a6"/>
        <w:tblW w:w="9630" w:type="dxa"/>
        <w:tblInd w:w="-5" w:type="dxa"/>
        <w:tblLook w:val="04A0" w:firstRow="1" w:lastRow="0" w:firstColumn="1" w:lastColumn="0" w:noHBand="0" w:noVBand="1"/>
      </w:tblPr>
      <w:tblGrid>
        <w:gridCol w:w="1503"/>
        <w:gridCol w:w="4527"/>
        <w:gridCol w:w="3600"/>
      </w:tblGrid>
      <w:tr w:rsidR="001C04D7" w:rsidRPr="0097597A" w:rsidTr="00BD2B69">
        <w:tc>
          <w:tcPr>
            <w:tcW w:w="9630" w:type="dxa"/>
            <w:gridSpan w:val="3"/>
          </w:tcPr>
          <w:p w:rsidR="001C04D7" w:rsidRPr="0097597A" w:rsidRDefault="001C04D7" w:rsidP="0093246E">
            <w:pPr>
              <w:rPr>
                <w:rFonts w:ascii="Verdana" w:hAnsi="Verdana"/>
                <w:sz w:val="20"/>
                <w:szCs w:val="20"/>
              </w:rPr>
            </w:pPr>
            <w:proofErr w:type="spellStart"/>
            <w:r w:rsidRPr="0097597A">
              <w:rPr>
                <w:rFonts w:ascii="Verdana" w:hAnsi="Verdana"/>
                <w:sz w:val="20"/>
                <w:szCs w:val="20"/>
              </w:rPr>
              <w:t>snd_adsp_pcm_hw_params</w:t>
            </w:r>
            <w:proofErr w:type="spellEnd"/>
          </w:p>
        </w:tc>
      </w:tr>
      <w:tr w:rsidR="001C04D7" w:rsidRPr="0097597A" w:rsidTr="00BD2B69">
        <w:tc>
          <w:tcPr>
            <w:tcW w:w="1503" w:type="dxa"/>
          </w:tcPr>
          <w:p w:rsidR="001C04D7" w:rsidRPr="0097597A" w:rsidRDefault="001C04D7" w:rsidP="0093246E">
            <w:pPr>
              <w:rPr>
                <w:rFonts w:ascii="Verdana" w:eastAsia="ＭＳ ゴシック" w:hAnsi="Verdana"/>
                <w:sz w:val="20"/>
                <w:szCs w:val="20"/>
              </w:rPr>
            </w:pPr>
            <w:r w:rsidRPr="0097597A">
              <w:rPr>
                <w:rFonts w:ascii="Verdana" w:eastAsia="ＭＳ ゴシック" w:hAnsi="Verdana"/>
                <w:sz w:val="20"/>
                <w:szCs w:val="20"/>
              </w:rPr>
              <w:t>Synopsis</w:t>
            </w:r>
          </w:p>
        </w:tc>
        <w:tc>
          <w:tcPr>
            <w:tcW w:w="8127" w:type="dxa"/>
            <w:gridSpan w:val="2"/>
          </w:tcPr>
          <w:p w:rsidR="001C04D7" w:rsidRPr="0097597A" w:rsidRDefault="00CA6635" w:rsidP="00024F19">
            <w:pPr>
              <w:rPr>
                <w:rFonts w:ascii="Verdana" w:eastAsia="ＭＳ ゴシック" w:hAnsi="Verdana"/>
                <w:sz w:val="20"/>
                <w:szCs w:val="20"/>
              </w:rPr>
            </w:pPr>
            <w:r>
              <w:rPr>
                <w:rFonts w:ascii="Verdana" w:eastAsia="ＭＳ ゴシック" w:hAnsi="Verdana"/>
                <w:sz w:val="20"/>
                <w:szCs w:val="20"/>
              </w:rPr>
              <w:t xml:space="preserve">This </w:t>
            </w:r>
            <w:r w:rsidR="00F40CF3">
              <w:rPr>
                <w:rFonts w:ascii="Verdana" w:eastAsia="ＭＳ ゴシック" w:hAnsi="Verdana"/>
                <w:sz w:val="20"/>
                <w:szCs w:val="20"/>
              </w:rPr>
              <w:t>callback is used to allocate ALSA</w:t>
            </w:r>
            <w:r>
              <w:rPr>
                <w:rFonts w:ascii="Verdana" w:eastAsia="ＭＳ ゴシック" w:hAnsi="Verdana"/>
                <w:sz w:val="20"/>
                <w:szCs w:val="20"/>
              </w:rPr>
              <w:t xml:space="preserve"> buffer to transfer data.</w:t>
            </w:r>
            <w:r w:rsidR="0092364E">
              <w:rPr>
                <w:rFonts w:ascii="Verdana" w:eastAsia="ＭＳ ゴシック" w:hAnsi="Verdana"/>
                <w:sz w:val="20"/>
                <w:szCs w:val="20"/>
              </w:rPr>
              <w:t xml:space="preserve"> It also </w:t>
            </w:r>
            <w:r w:rsidR="00024F19">
              <w:rPr>
                <w:rFonts w:ascii="Verdana" w:eastAsia="ＭＳ ゴシック" w:hAnsi="Verdana"/>
                <w:sz w:val="20"/>
                <w:szCs w:val="20"/>
              </w:rPr>
              <w:t>figures out the</w:t>
            </w:r>
            <w:r w:rsidR="00774129">
              <w:rPr>
                <w:rFonts w:ascii="Verdana" w:eastAsia="ＭＳ ゴシック" w:hAnsi="Verdana"/>
                <w:sz w:val="20"/>
                <w:szCs w:val="20"/>
              </w:rPr>
              <w:t xml:space="preserve"> expiration time of</w:t>
            </w:r>
            <w:r w:rsidR="0092364E">
              <w:rPr>
                <w:rFonts w:ascii="Verdana" w:eastAsia="ＭＳ ゴシック" w:hAnsi="Verdana"/>
                <w:sz w:val="20"/>
                <w:szCs w:val="20"/>
              </w:rPr>
              <w:t xml:space="preserve"> high-resolution timer.</w:t>
            </w:r>
          </w:p>
        </w:tc>
      </w:tr>
      <w:tr w:rsidR="001C04D7" w:rsidRPr="0097597A" w:rsidTr="00BD2B69">
        <w:tc>
          <w:tcPr>
            <w:tcW w:w="1503" w:type="dxa"/>
          </w:tcPr>
          <w:p w:rsidR="001C04D7" w:rsidRPr="0097597A" w:rsidRDefault="001C04D7" w:rsidP="001C04D7">
            <w:pPr>
              <w:rPr>
                <w:rFonts w:ascii="Verdana" w:eastAsia="ＭＳ ゴシック" w:hAnsi="Verdana"/>
                <w:sz w:val="20"/>
                <w:szCs w:val="20"/>
              </w:rPr>
            </w:pPr>
            <w:r w:rsidRPr="0097597A">
              <w:rPr>
                <w:rFonts w:ascii="Verdana" w:eastAsia="ＭＳ ゴシック" w:hAnsi="Verdana"/>
                <w:sz w:val="20"/>
                <w:szCs w:val="20"/>
              </w:rPr>
              <w:t>Syntax</w:t>
            </w:r>
          </w:p>
        </w:tc>
        <w:tc>
          <w:tcPr>
            <w:tcW w:w="8127" w:type="dxa"/>
            <w:gridSpan w:val="2"/>
          </w:tcPr>
          <w:p w:rsidR="001C04D7" w:rsidRPr="0097597A" w:rsidRDefault="009D2E8E" w:rsidP="001C04D7">
            <w:pPr>
              <w:rPr>
                <w:rFonts w:ascii="Verdana" w:hAnsi="Verdana"/>
                <w:sz w:val="20"/>
                <w:szCs w:val="20"/>
              </w:rPr>
            </w:pPr>
            <w:r>
              <w:rPr>
                <w:rFonts w:ascii="Verdana" w:hAnsi="Verdana"/>
                <w:sz w:val="20"/>
                <w:szCs w:val="20"/>
              </w:rPr>
              <w:t xml:space="preserve">static </w:t>
            </w:r>
            <w:r w:rsidR="001C04D7" w:rsidRPr="0097597A">
              <w:rPr>
                <w:rFonts w:ascii="Verdana" w:hAnsi="Verdana"/>
                <w:sz w:val="20"/>
                <w:szCs w:val="20"/>
              </w:rPr>
              <w:t xml:space="preserve">int </w:t>
            </w:r>
            <w:proofErr w:type="spellStart"/>
            <w:r w:rsidR="001C04D7" w:rsidRPr="0097597A">
              <w:rPr>
                <w:rFonts w:ascii="Verdana" w:hAnsi="Verdana"/>
                <w:sz w:val="20"/>
                <w:szCs w:val="20"/>
              </w:rPr>
              <w:t>snd_adsp_pcm_hw_params</w:t>
            </w:r>
            <w:proofErr w:type="spellEnd"/>
            <w:r w:rsidR="001C04D7" w:rsidRPr="0097597A">
              <w:rPr>
                <w:rFonts w:ascii="Verdana" w:hAnsi="Verdana"/>
                <w:sz w:val="20"/>
                <w:szCs w:val="20"/>
              </w:rPr>
              <w:t xml:space="preserve">(struct </w:t>
            </w:r>
            <w:proofErr w:type="spellStart"/>
            <w:r w:rsidR="001C04D7" w:rsidRPr="0097597A">
              <w:rPr>
                <w:rFonts w:ascii="Verdana" w:hAnsi="Verdana"/>
                <w:sz w:val="20"/>
                <w:szCs w:val="20"/>
              </w:rPr>
              <w:t>snd_pcm_substream</w:t>
            </w:r>
            <w:proofErr w:type="spellEnd"/>
            <w:r w:rsidR="001C04D7" w:rsidRPr="0097597A">
              <w:rPr>
                <w:rFonts w:ascii="Verdana" w:hAnsi="Verdana"/>
                <w:sz w:val="20"/>
                <w:szCs w:val="20"/>
              </w:rPr>
              <w:t xml:space="preserve"> *</w:t>
            </w:r>
            <w:proofErr w:type="spellStart"/>
            <w:r w:rsidR="001C04D7" w:rsidRPr="0097597A">
              <w:rPr>
                <w:rFonts w:ascii="Verdana" w:hAnsi="Verdana"/>
                <w:sz w:val="20"/>
                <w:szCs w:val="20"/>
              </w:rPr>
              <w:t>substream</w:t>
            </w:r>
            <w:proofErr w:type="spellEnd"/>
            <w:r w:rsidR="001C04D7" w:rsidRPr="0097597A">
              <w:rPr>
                <w:rFonts w:ascii="Verdana" w:hAnsi="Verdana"/>
                <w:sz w:val="20"/>
                <w:szCs w:val="20"/>
              </w:rPr>
              <w:t xml:space="preserve">, struct </w:t>
            </w:r>
            <w:proofErr w:type="spellStart"/>
            <w:r w:rsidR="001C04D7" w:rsidRPr="0097597A">
              <w:rPr>
                <w:rFonts w:ascii="Verdana" w:hAnsi="Verdana"/>
                <w:sz w:val="20"/>
                <w:szCs w:val="20"/>
              </w:rPr>
              <w:t>snd_pcm_hw_params</w:t>
            </w:r>
            <w:proofErr w:type="spellEnd"/>
            <w:r w:rsidR="001C04D7" w:rsidRPr="0097597A">
              <w:rPr>
                <w:rFonts w:ascii="Verdana" w:hAnsi="Verdana"/>
                <w:sz w:val="20"/>
                <w:szCs w:val="20"/>
              </w:rPr>
              <w:t xml:space="preserve"> *</w:t>
            </w:r>
            <w:proofErr w:type="spellStart"/>
            <w:r w:rsidR="001C04D7" w:rsidRPr="0097597A">
              <w:rPr>
                <w:rFonts w:ascii="Verdana" w:hAnsi="Verdana"/>
                <w:sz w:val="20"/>
                <w:szCs w:val="20"/>
              </w:rPr>
              <w:t>hw_params</w:t>
            </w:r>
            <w:proofErr w:type="spellEnd"/>
            <w:r w:rsidR="001C04D7" w:rsidRPr="0097597A">
              <w:rPr>
                <w:rFonts w:ascii="Verdana" w:hAnsi="Verdana"/>
                <w:sz w:val="20"/>
                <w:szCs w:val="20"/>
              </w:rPr>
              <w:t>)</w:t>
            </w:r>
          </w:p>
        </w:tc>
      </w:tr>
      <w:tr w:rsidR="00026490" w:rsidRPr="0097597A" w:rsidTr="00BD2B69">
        <w:tc>
          <w:tcPr>
            <w:tcW w:w="1503" w:type="dxa"/>
            <w:vMerge w:val="restart"/>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527"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0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8955B6" w:rsidRPr="0097597A" w:rsidTr="00BD2B69">
        <w:tc>
          <w:tcPr>
            <w:tcW w:w="1503" w:type="dxa"/>
            <w:vMerge/>
          </w:tcPr>
          <w:p w:rsidR="008955B6" w:rsidRPr="0097597A" w:rsidRDefault="008955B6" w:rsidP="008955B6">
            <w:pPr>
              <w:rPr>
                <w:rFonts w:ascii="Verdana" w:eastAsia="ＭＳ ゴシック" w:hAnsi="Verdana"/>
                <w:sz w:val="20"/>
                <w:szCs w:val="20"/>
              </w:rPr>
            </w:pPr>
          </w:p>
        </w:tc>
        <w:tc>
          <w:tcPr>
            <w:tcW w:w="4527" w:type="dxa"/>
          </w:tcPr>
          <w:p w:rsidR="008955B6" w:rsidRPr="0097597A" w:rsidRDefault="003D0A02" w:rsidP="008955B6">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snd_pcm_hw_params</w:t>
            </w:r>
            <w:proofErr w:type="spellEnd"/>
            <w:r>
              <w:rPr>
                <w:rFonts w:ascii="Verdana" w:hAnsi="Verdana"/>
                <w:sz w:val="20"/>
                <w:szCs w:val="20"/>
              </w:rPr>
              <w:t xml:space="preserve"> *</w:t>
            </w:r>
            <w:proofErr w:type="spellStart"/>
            <w:r w:rsidR="008955B6" w:rsidRPr="0097597A">
              <w:rPr>
                <w:rFonts w:ascii="Verdana" w:hAnsi="Verdana"/>
                <w:sz w:val="20"/>
                <w:szCs w:val="20"/>
              </w:rPr>
              <w:t>hw_params</w:t>
            </w:r>
            <w:proofErr w:type="spellEnd"/>
          </w:p>
        </w:tc>
        <w:tc>
          <w:tcPr>
            <w:tcW w:w="3600" w:type="dxa"/>
          </w:tcPr>
          <w:p w:rsidR="008955B6" w:rsidRPr="0097597A" w:rsidRDefault="00034379" w:rsidP="008955B6">
            <w:pPr>
              <w:rPr>
                <w:rFonts w:ascii="Verdana" w:hAnsi="Verdana"/>
                <w:sz w:val="20"/>
                <w:szCs w:val="20"/>
              </w:rPr>
            </w:pPr>
            <w:r>
              <w:rPr>
                <w:rFonts w:ascii="Verdana" w:hAnsi="Verdana"/>
                <w:sz w:val="20"/>
                <w:szCs w:val="20"/>
              </w:rPr>
              <w:t>H</w:t>
            </w:r>
            <w:r w:rsidR="008955B6" w:rsidRPr="0097597A">
              <w:rPr>
                <w:rFonts w:ascii="Verdana" w:hAnsi="Verdana"/>
                <w:sz w:val="20"/>
                <w:szCs w:val="20"/>
              </w:rPr>
              <w:t>ardware parameter is set up by the application</w:t>
            </w:r>
          </w:p>
        </w:tc>
      </w:tr>
      <w:tr w:rsidR="0092364E" w:rsidRPr="0097597A" w:rsidTr="00BD2B69">
        <w:trPr>
          <w:trHeight w:val="128"/>
        </w:trPr>
        <w:tc>
          <w:tcPr>
            <w:tcW w:w="1503" w:type="dxa"/>
            <w:vMerge w:val="restart"/>
            <w:vAlign w:val="center"/>
          </w:tcPr>
          <w:p w:rsidR="0092364E" w:rsidRPr="0097597A" w:rsidRDefault="0092364E" w:rsidP="008955B6">
            <w:pPr>
              <w:rPr>
                <w:rFonts w:ascii="Verdana" w:eastAsia="ＭＳ ゴシック" w:hAnsi="Verdana"/>
                <w:sz w:val="20"/>
                <w:szCs w:val="20"/>
              </w:rPr>
            </w:pPr>
            <w:r w:rsidRPr="0097597A">
              <w:rPr>
                <w:rFonts w:ascii="Verdana" w:eastAsia="ＭＳ ゴシック" w:hAnsi="Verdana"/>
                <w:sz w:val="20"/>
                <w:szCs w:val="20"/>
              </w:rPr>
              <w:t>Return value</w:t>
            </w:r>
          </w:p>
        </w:tc>
        <w:tc>
          <w:tcPr>
            <w:tcW w:w="4527" w:type="dxa"/>
          </w:tcPr>
          <w:p w:rsidR="0092364E" w:rsidRPr="0097597A" w:rsidRDefault="0092364E" w:rsidP="008955B6">
            <w:pPr>
              <w:rPr>
                <w:rFonts w:ascii="Verdana" w:eastAsia="ＭＳ ゴシック" w:hAnsi="Verdana"/>
                <w:sz w:val="20"/>
                <w:szCs w:val="20"/>
              </w:rPr>
            </w:pPr>
            <w:r w:rsidRPr="0097597A">
              <w:rPr>
                <w:rFonts w:ascii="Verdana" w:eastAsia="ＭＳ ゴシック" w:hAnsi="Verdana"/>
                <w:sz w:val="20"/>
                <w:szCs w:val="20"/>
              </w:rPr>
              <w:t>0</w:t>
            </w:r>
          </w:p>
        </w:tc>
        <w:tc>
          <w:tcPr>
            <w:tcW w:w="3600" w:type="dxa"/>
          </w:tcPr>
          <w:p w:rsidR="0092364E" w:rsidRPr="0097597A" w:rsidRDefault="00FB03BA" w:rsidP="008955B6">
            <w:pPr>
              <w:rPr>
                <w:rFonts w:ascii="Verdana" w:eastAsia="ＭＳ ゴシック" w:hAnsi="Verdana"/>
                <w:sz w:val="20"/>
                <w:szCs w:val="20"/>
              </w:rPr>
            </w:pPr>
            <w:r>
              <w:rPr>
                <w:rFonts w:ascii="Verdana" w:eastAsia="ＭＳ ゴシック" w:hAnsi="Verdana"/>
                <w:sz w:val="20"/>
                <w:szCs w:val="20"/>
              </w:rPr>
              <w:t>Success</w:t>
            </w:r>
          </w:p>
        </w:tc>
      </w:tr>
      <w:tr w:rsidR="0092364E" w:rsidRPr="0097597A" w:rsidTr="00BD2B69">
        <w:trPr>
          <w:trHeight w:val="128"/>
        </w:trPr>
        <w:tc>
          <w:tcPr>
            <w:tcW w:w="1503" w:type="dxa"/>
            <w:vMerge/>
            <w:vAlign w:val="center"/>
          </w:tcPr>
          <w:p w:rsidR="0092364E" w:rsidRPr="0097597A" w:rsidRDefault="0092364E" w:rsidP="008955B6">
            <w:pPr>
              <w:rPr>
                <w:rFonts w:ascii="Verdana" w:eastAsia="ＭＳ ゴシック" w:hAnsi="Verdana"/>
                <w:sz w:val="20"/>
                <w:szCs w:val="20"/>
              </w:rPr>
            </w:pPr>
          </w:p>
        </w:tc>
        <w:tc>
          <w:tcPr>
            <w:tcW w:w="4527" w:type="dxa"/>
          </w:tcPr>
          <w:p w:rsidR="0092364E" w:rsidRDefault="0092364E" w:rsidP="008955B6">
            <w:pPr>
              <w:rPr>
                <w:rFonts w:ascii="Verdana" w:eastAsia="ＭＳ ゴシック" w:hAnsi="Verdana"/>
                <w:sz w:val="20"/>
                <w:szCs w:val="20"/>
              </w:rPr>
            </w:pPr>
            <w:r>
              <w:rPr>
                <w:rFonts w:ascii="Verdana" w:eastAsia="ＭＳ ゴシック" w:hAnsi="Verdana"/>
                <w:sz w:val="20"/>
                <w:szCs w:val="20"/>
              </w:rPr>
              <w:t>-ENOMEM</w:t>
            </w:r>
          </w:p>
        </w:tc>
        <w:tc>
          <w:tcPr>
            <w:tcW w:w="3600" w:type="dxa"/>
          </w:tcPr>
          <w:p w:rsidR="0092364E" w:rsidRDefault="0092364E" w:rsidP="005A4118">
            <w:pPr>
              <w:rPr>
                <w:rFonts w:ascii="Verdana" w:eastAsia="ＭＳ ゴシック" w:hAnsi="Verdana"/>
                <w:sz w:val="20"/>
                <w:szCs w:val="20"/>
              </w:rPr>
            </w:pPr>
            <w:r>
              <w:rPr>
                <w:rFonts w:ascii="Verdana" w:eastAsia="ＭＳ ゴシック" w:hAnsi="Verdana"/>
                <w:sz w:val="20"/>
                <w:szCs w:val="20"/>
              </w:rPr>
              <w:t xml:space="preserve">Cannot allocate </w:t>
            </w:r>
            <w:r w:rsidR="005A4118">
              <w:rPr>
                <w:rFonts w:ascii="Verdana" w:eastAsia="ＭＳ ゴシック" w:hAnsi="Verdana"/>
                <w:sz w:val="20"/>
                <w:szCs w:val="20"/>
              </w:rPr>
              <w:t>ALSA</w:t>
            </w:r>
            <w:r>
              <w:rPr>
                <w:rFonts w:ascii="Verdana" w:eastAsia="ＭＳ ゴシック" w:hAnsi="Verdana"/>
                <w:sz w:val="20"/>
                <w:szCs w:val="20"/>
              </w:rPr>
              <w:t xml:space="preserve"> buffer</w:t>
            </w:r>
          </w:p>
        </w:tc>
      </w:tr>
    </w:tbl>
    <w:p w:rsidR="0020361F" w:rsidRDefault="0020361F" w:rsidP="0020361F">
      <w:pPr>
        <w:pStyle w:val="RefIDs"/>
      </w:pPr>
      <w:r>
        <w:t>[Covers: RD_001]</w:t>
      </w:r>
    </w:p>
    <w:p w:rsidR="00CE4859" w:rsidRDefault="00CE4859" w:rsidP="00CC2167">
      <w:pPr>
        <w:rPr>
          <w:rFonts w:ascii="Verdana" w:hAnsi="Verdana"/>
        </w:rPr>
      </w:pPr>
    </w:p>
    <w:p w:rsidR="00CE4859" w:rsidRDefault="00CE4859" w:rsidP="00CE4859">
      <w:r>
        <w:br w:type="page"/>
      </w:r>
    </w:p>
    <w:p w:rsidR="001C04D7" w:rsidRPr="0097597A" w:rsidRDefault="001C04D7" w:rsidP="00CC2167">
      <w:pPr>
        <w:rPr>
          <w:rFonts w:ascii="Verdana" w:hAnsi="Verdana"/>
        </w:rPr>
      </w:pPr>
    </w:p>
    <w:p w:rsidR="00911C4F" w:rsidRDefault="005D1352" w:rsidP="00DE17AB">
      <w:pPr>
        <w:pStyle w:val="3"/>
        <w:numPr>
          <w:ilvl w:val="2"/>
          <w:numId w:val="12"/>
        </w:numPr>
        <w:ind w:left="720" w:hanging="720"/>
      </w:pPr>
      <w:bookmarkStart w:id="490" w:name="_Toc530588288"/>
      <w:proofErr w:type="spellStart"/>
      <w:r>
        <w:t>snd_adsp_pcm_hw_free</w:t>
      </w:r>
      <w:bookmarkEnd w:id="490"/>
      <w:proofErr w:type="spellEnd"/>
    </w:p>
    <w:p w:rsidR="0020361F" w:rsidRPr="00B366E8" w:rsidRDefault="0020361F" w:rsidP="0020361F">
      <w:pPr>
        <w:pStyle w:val="ReqID"/>
      </w:pPr>
      <w:r>
        <w:t>FD_DRV_ALSA_004</w:t>
      </w:r>
    </w:p>
    <w:tbl>
      <w:tblPr>
        <w:tblStyle w:val="a6"/>
        <w:tblW w:w="9630" w:type="dxa"/>
        <w:tblInd w:w="-5" w:type="dxa"/>
        <w:tblLook w:val="04A0" w:firstRow="1" w:lastRow="0" w:firstColumn="1" w:lastColumn="0" w:noHBand="0" w:noVBand="1"/>
      </w:tblPr>
      <w:tblGrid>
        <w:gridCol w:w="1504"/>
        <w:gridCol w:w="4526"/>
        <w:gridCol w:w="3600"/>
      </w:tblGrid>
      <w:tr w:rsidR="003C43E6" w:rsidRPr="0097597A" w:rsidTr="00BD2B69">
        <w:trPr>
          <w:trHeight w:val="332"/>
        </w:trPr>
        <w:tc>
          <w:tcPr>
            <w:tcW w:w="9630" w:type="dxa"/>
            <w:gridSpan w:val="3"/>
          </w:tcPr>
          <w:p w:rsidR="003C43E6" w:rsidRPr="0097597A" w:rsidRDefault="003C43E6" w:rsidP="003C43E6">
            <w:pPr>
              <w:rPr>
                <w:rFonts w:ascii="Verdana" w:hAnsi="Verdana"/>
                <w:sz w:val="20"/>
                <w:szCs w:val="20"/>
              </w:rPr>
            </w:pPr>
            <w:proofErr w:type="spellStart"/>
            <w:r w:rsidRPr="0097597A">
              <w:rPr>
                <w:rFonts w:ascii="Verdana" w:hAnsi="Verdana"/>
                <w:sz w:val="20"/>
                <w:szCs w:val="20"/>
              </w:rPr>
              <w:t>snd_adsp_pcm_hw_free</w:t>
            </w:r>
            <w:proofErr w:type="spellEnd"/>
          </w:p>
        </w:tc>
      </w:tr>
      <w:tr w:rsidR="00D37C2D" w:rsidRPr="0097597A" w:rsidTr="00BD2B69">
        <w:tc>
          <w:tcPr>
            <w:tcW w:w="1504" w:type="dxa"/>
          </w:tcPr>
          <w:p w:rsidR="00D37C2D" w:rsidRPr="0097597A" w:rsidRDefault="00D37C2D" w:rsidP="00D37C2D">
            <w:pPr>
              <w:rPr>
                <w:rFonts w:ascii="Verdana" w:eastAsia="ＭＳ ゴシック" w:hAnsi="Verdana"/>
                <w:sz w:val="20"/>
                <w:szCs w:val="20"/>
              </w:rPr>
            </w:pPr>
            <w:r w:rsidRPr="0097597A">
              <w:rPr>
                <w:rFonts w:ascii="Verdana" w:eastAsia="ＭＳ ゴシック" w:hAnsi="Verdana"/>
                <w:sz w:val="20"/>
                <w:szCs w:val="20"/>
              </w:rPr>
              <w:t>Synopsis</w:t>
            </w:r>
          </w:p>
        </w:tc>
        <w:tc>
          <w:tcPr>
            <w:tcW w:w="8126" w:type="dxa"/>
            <w:gridSpan w:val="2"/>
          </w:tcPr>
          <w:p w:rsidR="00D37C2D" w:rsidRPr="0097597A" w:rsidRDefault="009D29CB" w:rsidP="00336805">
            <w:pPr>
              <w:rPr>
                <w:rFonts w:ascii="Verdana" w:eastAsia="ＭＳ ゴシック" w:hAnsi="Verdana"/>
                <w:sz w:val="20"/>
                <w:szCs w:val="20"/>
              </w:rPr>
            </w:pPr>
            <w:r>
              <w:rPr>
                <w:rFonts w:ascii="Verdana" w:eastAsia="ＭＳ ゴシック" w:hAnsi="Verdana"/>
                <w:sz w:val="20"/>
                <w:szCs w:val="20"/>
              </w:rPr>
              <w:t xml:space="preserve">This callback is used to </w:t>
            </w:r>
            <w:r w:rsidR="00336805">
              <w:rPr>
                <w:rFonts w:ascii="Verdana" w:eastAsia="ＭＳ ゴシック" w:hAnsi="Verdana"/>
                <w:sz w:val="20"/>
                <w:szCs w:val="20"/>
              </w:rPr>
              <w:t>deallocate</w:t>
            </w:r>
            <w:r>
              <w:rPr>
                <w:rFonts w:ascii="Verdana" w:eastAsia="ＭＳ ゴシック" w:hAnsi="Verdana"/>
                <w:sz w:val="20"/>
                <w:szCs w:val="20"/>
              </w:rPr>
              <w:t xml:space="preserve"> </w:t>
            </w:r>
            <w:r w:rsidR="00DA1026">
              <w:rPr>
                <w:rFonts w:ascii="Verdana" w:eastAsia="ＭＳ ゴシック" w:hAnsi="Verdana"/>
                <w:sz w:val="20"/>
                <w:szCs w:val="20"/>
              </w:rPr>
              <w:t>ALSA</w:t>
            </w:r>
            <w:r>
              <w:rPr>
                <w:rFonts w:ascii="Verdana" w:eastAsia="ＭＳ ゴシック" w:hAnsi="Verdana"/>
                <w:sz w:val="20"/>
                <w:szCs w:val="20"/>
              </w:rPr>
              <w:t xml:space="preserve"> buffer.</w:t>
            </w:r>
          </w:p>
        </w:tc>
      </w:tr>
      <w:tr w:rsidR="003C43E6" w:rsidRPr="0097597A" w:rsidTr="00BD2B69">
        <w:tc>
          <w:tcPr>
            <w:tcW w:w="1504" w:type="dxa"/>
          </w:tcPr>
          <w:p w:rsidR="003C43E6" w:rsidRPr="0097597A" w:rsidRDefault="003C43E6" w:rsidP="003C43E6">
            <w:pPr>
              <w:rPr>
                <w:rFonts w:ascii="Verdana" w:eastAsia="ＭＳ ゴシック" w:hAnsi="Verdana"/>
                <w:sz w:val="20"/>
                <w:szCs w:val="20"/>
              </w:rPr>
            </w:pPr>
            <w:r w:rsidRPr="0097597A">
              <w:rPr>
                <w:rFonts w:ascii="Verdana" w:eastAsia="ＭＳ ゴシック" w:hAnsi="Verdana"/>
                <w:sz w:val="20"/>
                <w:szCs w:val="20"/>
              </w:rPr>
              <w:t>Syntax</w:t>
            </w:r>
          </w:p>
        </w:tc>
        <w:tc>
          <w:tcPr>
            <w:tcW w:w="8126" w:type="dxa"/>
            <w:gridSpan w:val="2"/>
          </w:tcPr>
          <w:p w:rsidR="003C43E6" w:rsidRPr="0097597A" w:rsidRDefault="00321FA2" w:rsidP="003C43E6">
            <w:pPr>
              <w:rPr>
                <w:rFonts w:ascii="Verdana" w:hAnsi="Verdana"/>
                <w:sz w:val="20"/>
                <w:szCs w:val="20"/>
              </w:rPr>
            </w:pPr>
            <w:r>
              <w:rPr>
                <w:rFonts w:ascii="Verdana" w:hAnsi="Verdana"/>
                <w:sz w:val="20"/>
                <w:szCs w:val="20"/>
              </w:rPr>
              <w:t xml:space="preserve">static </w:t>
            </w:r>
            <w:r w:rsidR="003C43E6" w:rsidRPr="0097597A">
              <w:rPr>
                <w:rFonts w:ascii="Verdana" w:hAnsi="Verdana"/>
                <w:sz w:val="20"/>
                <w:szCs w:val="20"/>
              </w:rPr>
              <w:t xml:space="preserve">int </w:t>
            </w:r>
            <w:proofErr w:type="spellStart"/>
            <w:r w:rsidR="005D1352">
              <w:rPr>
                <w:rFonts w:ascii="Verdana" w:hAnsi="Verdana"/>
                <w:sz w:val="20"/>
                <w:szCs w:val="20"/>
              </w:rPr>
              <w:t>snd_adsp_pcm_hw_free</w:t>
            </w:r>
            <w:proofErr w:type="spellEnd"/>
            <w:r w:rsidR="003C43E6" w:rsidRPr="0097597A">
              <w:rPr>
                <w:rFonts w:ascii="Verdana" w:hAnsi="Verdana"/>
                <w:sz w:val="20"/>
                <w:szCs w:val="20"/>
              </w:rPr>
              <w:t xml:space="preserve">(struct </w:t>
            </w:r>
            <w:proofErr w:type="spellStart"/>
            <w:r w:rsidR="003C43E6" w:rsidRPr="0097597A">
              <w:rPr>
                <w:rFonts w:ascii="Verdana" w:hAnsi="Verdana"/>
                <w:sz w:val="20"/>
                <w:szCs w:val="20"/>
              </w:rPr>
              <w:t>snd_pcm_substream</w:t>
            </w:r>
            <w:proofErr w:type="spellEnd"/>
            <w:r w:rsidR="003C43E6" w:rsidRPr="0097597A">
              <w:rPr>
                <w:rFonts w:ascii="Verdana" w:hAnsi="Verdana"/>
                <w:sz w:val="20"/>
                <w:szCs w:val="20"/>
              </w:rPr>
              <w:t xml:space="preserve"> *</w:t>
            </w:r>
            <w:proofErr w:type="spellStart"/>
            <w:r w:rsidR="003C43E6" w:rsidRPr="0097597A">
              <w:rPr>
                <w:rFonts w:ascii="Verdana" w:hAnsi="Verdana"/>
                <w:sz w:val="20"/>
                <w:szCs w:val="20"/>
              </w:rPr>
              <w:t>substream</w:t>
            </w:r>
            <w:proofErr w:type="spellEnd"/>
            <w:r w:rsidR="003C43E6" w:rsidRPr="0097597A">
              <w:rPr>
                <w:rFonts w:ascii="Verdana" w:hAnsi="Verdana"/>
                <w:sz w:val="20"/>
                <w:szCs w:val="20"/>
              </w:rPr>
              <w:t>)</w:t>
            </w:r>
          </w:p>
        </w:tc>
      </w:tr>
      <w:tr w:rsidR="00026490" w:rsidRPr="0097597A" w:rsidTr="00BD2B69">
        <w:tc>
          <w:tcPr>
            <w:tcW w:w="1504" w:type="dxa"/>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526"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0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9A1F6D" w:rsidRPr="0097597A" w:rsidTr="00BD2B69">
        <w:trPr>
          <w:trHeight w:val="128"/>
        </w:trPr>
        <w:tc>
          <w:tcPr>
            <w:tcW w:w="1504" w:type="dxa"/>
            <w:vMerge w:val="restart"/>
            <w:vAlign w:val="center"/>
          </w:tcPr>
          <w:p w:rsidR="009A1F6D" w:rsidRPr="0097597A" w:rsidRDefault="009A1F6D" w:rsidP="008955B6">
            <w:pPr>
              <w:rPr>
                <w:rFonts w:ascii="Verdana" w:eastAsia="ＭＳ ゴシック" w:hAnsi="Verdana"/>
                <w:sz w:val="20"/>
                <w:szCs w:val="20"/>
              </w:rPr>
            </w:pPr>
            <w:r w:rsidRPr="0097597A">
              <w:rPr>
                <w:rFonts w:ascii="Verdana" w:eastAsia="ＭＳ ゴシック" w:hAnsi="Verdana"/>
                <w:sz w:val="20"/>
                <w:szCs w:val="20"/>
              </w:rPr>
              <w:t>Return value</w:t>
            </w:r>
          </w:p>
        </w:tc>
        <w:tc>
          <w:tcPr>
            <w:tcW w:w="4526" w:type="dxa"/>
          </w:tcPr>
          <w:p w:rsidR="009A1F6D" w:rsidRPr="0097597A" w:rsidRDefault="009A1F6D" w:rsidP="008955B6">
            <w:pPr>
              <w:rPr>
                <w:rFonts w:ascii="Verdana" w:eastAsia="ＭＳ ゴシック" w:hAnsi="Verdana"/>
                <w:sz w:val="20"/>
                <w:szCs w:val="20"/>
              </w:rPr>
            </w:pPr>
            <w:r>
              <w:rPr>
                <w:rFonts w:ascii="Verdana" w:eastAsia="ＭＳ ゴシック" w:hAnsi="Verdana"/>
                <w:sz w:val="20"/>
                <w:szCs w:val="20"/>
              </w:rPr>
              <w:t>0</w:t>
            </w:r>
          </w:p>
        </w:tc>
        <w:tc>
          <w:tcPr>
            <w:tcW w:w="3600" w:type="dxa"/>
          </w:tcPr>
          <w:p w:rsidR="009A1F6D" w:rsidRPr="0097597A" w:rsidRDefault="009A1F6D" w:rsidP="008955B6">
            <w:pPr>
              <w:rPr>
                <w:rFonts w:ascii="Verdana" w:eastAsia="ＭＳ ゴシック" w:hAnsi="Verdana"/>
                <w:sz w:val="20"/>
                <w:szCs w:val="20"/>
              </w:rPr>
            </w:pPr>
            <w:r>
              <w:rPr>
                <w:rFonts w:ascii="Verdana" w:eastAsia="ＭＳ ゴシック" w:hAnsi="Verdana"/>
                <w:sz w:val="20"/>
                <w:szCs w:val="20"/>
              </w:rPr>
              <w:t>Always return 0</w:t>
            </w:r>
          </w:p>
        </w:tc>
      </w:tr>
      <w:tr w:rsidR="009A1F6D" w:rsidRPr="0097597A" w:rsidTr="00BD2B69">
        <w:trPr>
          <w:trHeight w:val="128"/>
        </w:trPr>
        <w:tc>
          <w:tcPr>
            <w:tcW w:w="1504" w:type="dxa"/>
            <w:vMerge/>
          </w:tcPr>
          <w:p w:rsidR="009A1F6D" w:rsidRPr="0097597A" w:rsidRDefault="009A1F6D" w:rsidP="008955B6">
            <w:pPr>
              <w:rPr>
                <w:rFonts w:ascii="Verdana" w:eastAsia="ＭＳ ゴシック" w:hAnsi="Verdana"/>
                <w:sz w:val="20"/>
                <w:szCs w:val="20"/>
              </w:rPr>
            </w:pPr>
          </w:p>
        </w:tc>
        <w:tc>
          <w:tcPr>
            <w:tcW w:w="4526" w:type="dxa"/>
          </w:tcPr>
          <w:p w:rsidR="009A1F6D" w:rsidRDefault="009A1F6D" w:rsidP="008955B6">
            <w:pPr>
              <w:rPr>
                <w:rFonts w:ascii="Verdana" w:eastAsia="ＭＳ ゴシック" w:hAnsi="Verdana"/>
                <w:sz w:val="20"/>
                <w:szCs w:val="20"/>
              </w:rPr>
            </w:pPr>
            <w:r>
              <w:rPr>
                <w:rFonts w:ascii="Verdana" w:eastAsia="ＭＳ ゴシック" w:hAnsi="Verdana"/>
                <w:sz w:val="20"/>
                <w:szCs w:val="20"/>
              </w:rPr>
              <w:t>-EINVAL</w:t>
            </w:r>
          </w:p>
        </w:tc>
        <w:tc>
          <w:tcPr>
            <w:tcW w:w="3600" w:type="dxa"/>
          </w:tcPr>
          <w:p w:rsidR="009A1F6D" w:rsidRDefault="005F1C9F" w:rsidP="008955B6">
            <w:pPr>
              <w:rPr>
                <w:rFonts w:ascii="Verdana" w:eastAsia="ＭＳ ゴシック" w:hAnsi="Verdana"/>
                <w:sz w:val="20"/>
                <w:szCs w:val="20"/>
              </w:rPr>
            </w:pPr>
            <w:r>
              <w:rPr>
                <w:rFonts w:ascii="Verdana" w:eastAsia="ＭＳ ゴシック" w:hAnsi="Verdana"/>
                <w:sz w:val="20"/>
                <w:szCs w:val="20"/>
              </w:rPr>
              <w:t>Cannot deallocate ALSA buffer</w:t>
            </w:r>
          </w:p>
        </w:tc>
      </w:tr>
    </w:tbl>
    <w:p w:rsidR="0020361F" w:rsidRDefault="0020361F" w:rsidP="0020361F">
      <w:pPr>
        <w:pStyle w:val="RefIDs"/>
      </w:pPr>
      <w:r>
        <w:t>[Covers: RD_001]</w:t>
      </w:r>
    </w:p>
    <w:p w:rsidR="003C43E6" w:rsidRPr="0097597A" w:rsidRDefault="003C43E6" w:rsidP="00911C4F">
      <w:pPr>
        <w:rPr>
          <w:rFonts w:ascii="Verdana" w:hAnsi="Verdana"/>
        </w:rPr>
      </w:pPr>
    </w:p>
    <w:p w:rsidR="00911C4F" w:rsidRDefault="005D1352" w:rsidP="00DE17AB">
      <w:pPr>
        <w:pStyle w:val="3"/>
        <w:numPr>
          <w:ilvl w:val="2"/>
          <w:numId w:val="12"/>
        </w:numPr>
        <w:ind w:left="720" w:hanging="720"/>
      </w:pPr>
      <w:bookmarkStart w:id="491" w:name="_Toc530588289"/>
      <w:proofErr w:type="spellStart"/>
      <w:r>
        <w:t>snd_adsp_</w:t>
      </w:r>
      <w:r w:rsidR="0077296B">
        <w:t>p</w:t>
      </w:r>
      <w:r>
        <w:t>cm_prepare</w:t>
      </w:r>
      <w:bookmarkEnd w:id="491"/>
      <w:proofErr w:type="spellEnd"/>
    </w:p>
    <w:p w:rsidR="0020361F" w:rsidRPr="0020361F" w:rsidRDefault="0020361F" w:rsidP="0020361F">
      <w:pPr>
        <w:pStyle w:val="ReqID"/>
      </w:pPr>
      <w:r>
        <w:t>FD_DRV_ALSA_005</w:t>
      </w:r>
    </w:p>
    <w:tbl>
      <w:tblPr>
        <w:tblStyle w:val="a6"/>
        <w:tblW w:w="9630" w:type="dxa"/>
        <w:tblInd w:w="-5" w:type="dxa"/>
        <w:tblLook w:val="04A0" w:firstRow="1" w:lastRow="0" w:firstColumn="1" w:lastColumn="0" w:noHBand="0" w:noVBand="1"/>
      </w:tblPr>
      <w:tblGrid>
        <w:gridCol w:w="1504"/>
        <w:gridCol w:w="4526"/>
        <w:gridCol w:w="3600"/>
      </w:tblGrid>
      <w:tr w:rsidR="003C43E6" w:rsidRPr="0097597A" w:rsidTr="001F187D">
        <w:tc>
          <w:tcPr>
            <w:tcW w:w="9630" w:type="dxa"/>
            <w:gridSpan w:val="3"/>
          </w:tcPr>
          <w:p w:rsidR="003C43E6" w:rsidRPr="0097597A" w:rsidRDefault="005D1352" w:rsidP="0077296B">
            <w:pPr>
              <w:rPr>
                <w:rFonts w:ascii="Verdana" w:hAnsi="Verdana"/>
                <w:sz w:val="20"/>
                <w:szCs w:val="20"/>
              </w:rPr>
            </w:pPr>
            <w:proofErr w:type="spellStart"/>
            <w:r>
              <w:rPr>
                <w:rFonts w:ascii="Verdana" w:hAnsi="Verdana"/>
                <w:sz w:val="20"/>
                <w:szCs w:val="20"/>
              </w:rPr>
              <w:t>snd_adsp_pcm_prepare</w:t>
            </w:r>
            <w:proofErr w:type="spellEnd"/>
          </w:p>
        </w:tc>
      </w:tr>
      <w:tr w:rsidR="001B4722" w:rsidRPr="0097597A" w:rsidTr="001F187D">
        <w:tc>
          <w:tcPr>
            <w:tcW w:w="1504" w:type="dxa"/>
          </w:tcPr>
          <w:p w:rsidR="001B4722" w:rsidRPr="0097597A" w:rsidRDefault="001B4722" w:rsidP="001B4722">
            <w:pPr>
              <w:rPr>
                <w:rFonts w:ascii="Verdana" w:eastAsia="ＭＳ ゴシック" w:hAnsi="Verdana"/>
                <w:sz w:val="20"/>
                <w:szCs w:val="20"/>
              </w:rPr>
            </w:pPr>
            <w:r w:rsidRPr="0097597A">
              <w:rPr>
                <w:rFonts w:ascii="Verdana" w:eastAsia="ＭＳ ゴシック" w:hAnsi="Verdana"/>
                <w:sz w:val="20"/>
                <w:szCs w:val="20"/>
              </w:rPr>
              <w:t>Synopsis</w:t>
            </w:r>
          </w:p>
        </w:tc>
        <w:tc>
          <w:tcPr>
            <w:tcW w:w="8126" w:type="dxa"/>
            <w:gridSpan w:val="2"/>
          </w:tcPr>
          <w:p w:rsidR="001B4722" w:rsidRPr="0097597A" w:rsidRDefault="008C2D59" w:rsidP="00AC4272">
            <w:pPr>
              <w:rPr>
                <w:rFonts w:ascii="Verdana" w:hAnsi="Verdana"/>
                <w:sz w:val="20"/>
                <w:szCs w:val="20"/>
              </w:rPr>
            </w:pPr>
            <w:r>
              <w:rPr>
                <w:rFonts w:ascii="Verdana" w:hAnsi="Verdana"/>
                <w:sz w:val="20"/>
                <w:szCs w:val="20"/>
              </w:rPr>
              <w:t>I</w:t>
            </w:r>
            <w:r w:rsidR="001B4722" w:rsidRPr="0097597A">
              <w:rPr>
                <w:rFonts w:ascii="Verdana" w:hAnsi="Verdana"/>
                <w:sz w:val="20"/>
                <w:szCs w:val="20"/>
              </w:rPr>
              <w:t>nitialize hard</w:t>
            </w:r>
            <w:r w:rsidR="00F52A85">
              <w:rPr>
                <w:rFonts w:ascii="Verdana" w:hAnsi="Verdana"/>
                <w:sz w:val="20"/>
                <w:szCs w:val="20"/>
              </w:rPr>
              <w:t>ware data position with val</w:t>
            </w:r>
            <w:r w:rsidR="00E4555F">
              <w:rPr>
                <w:rFonts w:ascii="Verdana" w:hAnsi="Verdana"/>
                <w:sz w:val="20"/>
                <w:szCs w:val="20"/>
              </w:rPr>
              <w:t xml:space="preserve">ue 0 then set default volume value </w:t>
            </w:r>
            <w:r w:rsidR="0052759A">
              <w:rPr>
                <w:rFonts w:ascii="Verdana" w:hAnsi="Verdana"/>
                <w:sz w:val="20"/>
                <w:szCs w:val="20"/>
              </w:rPr>
              <w:t>is 100%</w:t>
            </w:r>
            <w:r w:rsidR="00CE6826">
              <w:rPr>
                <w:rFonts w:ascii="Verdana" w:hAnsi="Verdana"/>
                <w:sz w:val="20"/>
                <w:szCs w:val="20"/>
              </w:rPr>
              <w:t xml:space="preserve"> unless user set volume before</w:t>
            </w:r>
            <w:r w:rsidR="00E4555F">
              <w:rPr>
                <w:rFonts w:ascii="Verdana" w:hAnsi="Verdana"/>
                <w:sz w:val="20"/>
                <w:szCs w:val="20"/>
              </w:rPr>
              <w:t xml:space="preserve">. </w:t>
            </w:r>
            <w:r w:rsidR="00AD597D">
              <w:rPr>
                <w:rFonts w:ascii="Verdana" w:hAnsi="Verdana"/>
                <w:sz w:val="20"/>
                <w:szCs w:val="20"/>
              </w:rPr>
              <w:t>In this function</w:t>
            </w:r>
            <w:r w:rsidR="001F187D">
              <w:rPr>
                <w:rFonts w:ascii="Verdana" w:hAnsi="Verdana"/>
                <w:sz w:val="20"/>
                <w:szCs w:val="20"/>
              </w:rPr>
              <w:t>,</w:t>
            </w:r>
            <w:r w:rsidR="00AD597D">
              <w:rPr>
                <w:rFonts w:ascii="Verdana" w:hAnsi="Verdana"/>
                <w:sz w:val="20"/>
                <w:szCs w:val="20"/>
              </w:rPr>
              <w:t xml:space="preserve"> </w:t>
            </w:r>
            <w:r w:rsidR="004374FA">
              <w:rPr>
                <w:rFonts w:ascii="Verdana" w:hAnsi="Verdana"/>
                <w:sz w:val="20"/>
                <w:szCs w:val="20"/>
              </w:rPr>
              <w:t>Capture/</w:t>
            </w:r>
            <w:r w:rsidR="00AD597D">
              <w:rPr>
                <w:rFonts w:ascii="Verdana" w:hAnsi="Verdana"/>
                <w:sz w:val="20"/>
                <w:szCs w:val="20"/>
              </w:rPr>
              <w:t>Renderer</w:t>
            </w:r>
            <w:r w:rsidR="00993B4A">
              <w:rPr>
                <w:rFonts w:ascii="Verdana" w:hAnsi="Verdana"/>
                <w:sz w:val="20"/>
                <w:szCs w:val="20"/>
              </w:rPr>
              <w:t xml:space="preserve"> plugin</w:t>
            </w:r>
            <w:r w:rsidR="00F52A85">
              <w:rPr>
                <w:rFonts w:ascii="Verdana" w:hAnsi="Verdana"/>
                <w:sz w:val="20"/>
                <w:szCs w:val="20"/>
              </w:rPr>
              <w:t xml:space="preserve"> </w:t>
            </w:r>
            <w:r w:rsidR="001F187D">
              <w:rPr>
                <w:rFonts w:ascii="Verdana" w:hAnsi="Verdana"/>
                <w:sz w:val="20"/>
                <w:szCs w:val="20"/>
              </w:rPr>
              <w:t xml:space="preserve">or TDM Capture/Renderer </w:t>
            </w:r>
            <w:r w:rsidR="00F52A85">
              <w:rPr>
                <w:rFonts w:ascii="Verdana" w:hAnsi="Verdana"/>
                <w:sz w:val="20"/>
                <w:szCs w:val="20"/>
              </w:rPr>
              <w:t xml:space="preserve">is set up to go to running state. </w:t>
            </w:r>
            <w:r w:rsidR="00AC4272">
              <w:rPr>
                <w:rFonts w:ascii="Verdana" w:hAnsi="Verdana"/>
                <w:sz w:val="20"/>
                <w:szCs w:val="20"/>
              </w:rPr>
              <w:t>In Capture/Renderer case, i</w:t>
            </w:r>
            <w:r w:rsidR="00F72717">
              <w:rPr>
                <w:rFonts w:ascii="Verdana" w:hAnsi="Verdana"/>
                <w:sz w:val="20"/>
                <w:szCs w:val="20"/>
              </w:rPr>
              <w:t>f Equalizer switch is enabled,</w:t>
            </w:r>
            <w:r w:rsidR="001F187D">
              <w:rPr>
                <w:rFonts w:ascii="Verdana" w:hAnsi="Verdana"/>
                <w:sz w:val="20"/>
                <w:szCs w:val="20"/>
              </w:rPr>
              <w:t xml:space="preserve"> i</w:t>
            </w:r>
            <w:r w:rsidR="00C84C38">
              <w:rPr>
                <w:rFonts w:ascii="Verdana" w:hAnsi="Verdana"/>
                <w:sz w:val="20"/>
                <w:szCs w:val="20"/>
              </w:rPr>
              <w:t>t is also set up</w:t>
            </w:r>
            <w:r w:rsidR="00AC4272">
              <w:rPr>
                <w:rFonts w:ascii="Verdana" w:hAnsi="Verdana"/>
                <w:sz w:val="20"/>
                <w:szCs w:val="20"/>
              </w:rPr>
              <w:t>, then</w:t>
            </w:r>
            <w:r w:rsidR="00C84C38">
              <w:rPr>
                <w:rFonts w:ascii="Verdana" w:hAnsi="Verdana"/>
                <w:sz w:val="20"/>
                <w:szCs w:val="20"/>
              </w:rPr>
              <w:t xml:space="preserve"> set </w:t>
            </w:r>
            <w:r w:rsidR="00F72717">
              <w:rPr>
                <w:rFonts w:ascii="Verdana" w:hAnsi="Verdana"/>
                <w:sz w:val="20"/>
                <w:szCs w:val="20"/>
              </w:rPr>
              <w:t xml:space="preserve">route </w:t>
            </w:r>
            <w:r w:rsidR="004374FA">
              <w:rPr>
                <w:rFonts w:ascii="Verdana" w:hAnsi="Verdana"/>
                <w:sz w:val="20"/>
                <w:szCs w:val="20"/>
              </w:rPr>
              <w:t>Capture/</w:t>
            </w:r>
            <w:r w:rsidR="00AC4272">
              <w:rPr>
                <w:rFonts w:ascii="Verdana" w:hAnsi="Verdana"/>
                <w:sz w:val="20"/>
                <w:szCs w:val="20"/>
              </w:rPr>
              <w:t>Renderer with</w:t>
            </w:r>
            <w:r w:rsidR="00F72717">
              <w:rPr>
                <w:rFonts w:ascii="Verdana" w:hAnsi="Verdana"/>
                <w:sz w:val="20"/>
                <w:szCs w:val="20"/>
              </w:rPr>
              <w:t xml:space="preserve"> Equalizer. </w:t>
            </w:r>
            <w:r w:rsidR="00336247" w:rsidRPr="0097597A">
              <w:rPr>
                <w:rFonts w:ascii="Verdana" w:hAnsi="Verdana"/>
                <w:sz w:val="20"/>
                <w:szCs w:val="20"/>
              </w:rPr>
              <w:t>This callback is also called when data overrun or underrun error occurs.</w:t>
            </w:r>
          </w:p>
        </w:tc>
      </w:tr>
      <w:tr w:rsidR="003C43E6" w:rsidRPr="0097597A" w:rsidTr="001F187D">
        <w:tc>
          <w:tcPr>
            <w:tcW w:w="1504" w:type="dxa"/>
          </w:tcPr>
          <w:p w:rsidR="003C43E6" w:rsidRPr="0097597A" w:rsidRDefault="003C43E6" w:rsidP="0093246E">
            <w:pPr>
              <w:rPr>
                <w:rFonts w:ascii="Verdana" w:eastAsia="ＭＳ ゴシック" w:hAnsi="Verdana"/>
                <w:sz w:val="20"/>
                <w:szCs w:val="20"/>
              </w:rPr>
            </w:pPr>
            <w:r w:rsidRPr="0097597A">
              <w:rPr>
                <w:rFonts w:ascii="Verdana" w:eastAsia="ＭＳ ゴシック" w:hAnsi="Verdana"/>
                <w:sz w:val="20"/>
                <w:szCs w:val="20"/>
              </w:rPr>
              <w:t>Syntax</w:t>
            </w:r>
          </w:p>
        </w:tc>
        <w:tc>
          <w:tcPr>
            <w:tcW w:w="8126" w:type="dxa"/>
            <w:gridSpan w:val="2"/>
          </w:tcPr>
          <w:p w:rsidR="003C43E6" w:rsidRPr="0097597A" w:rsidRDefault="00404843" w:rsidP="0093246E">
            <w:pPr>
              <w:rPr>
                <w:rFonts w:ascii="Verdana" w:hAnsi="Verdana"/>
                <w:sz w:val="20"/>
                <w:szCs w:val="20"/>
              </w:rPr>
            </w:pPr>
            <w:r>
              <w:rPr>
                <w:rFonts w:ascii="Verdana" w:hAnsi="Verdana"/>
                <w:sz w:val="20"/>
                <w:szCs w:val="20"/>
              </w:rPr>
              <w:t xml:space="preserve">static </w:t>
            </w:r>
            <w:r w:rsidR="00D154BF" w:rsidRPr="0097597A">
              <w:rPr>
                <w:rFonts w:ascii="Verdana" w:hAnsi="Verdana"/>
                <w:sz w:val="20"/>
                <w:szCs w:val="20"/>
              </w:rPr>
              <w:t xml:space="preserve">int </w:t>
            </w:r>
            <w:proofErr w:type="spellStart"/>
            <w:r w:rsidR="005D1352">
              <w:rPr>
                <w:rFonts w:ascii="Verdana" w:hAnsi="Verdana"/>
                <w:sz w:val="20"/>
                <w:szCs w:val="20"/>
              </w:rPr>
              <w:t>snd_adsp_pcm_prepare</w:t>
            </w:r>
            <w:proofErr w:type="spellEnd"/>
            <w:r w:rsidR="00D154BF" w:rsidRPr="0097597A">
              <w:rPr>
                <w:rFonts w:ascii="Verdana" w:hAnsi="Verdana"/>
                <w:sz w:val="20"/>
                <w:szCs w:val="20"/>
              </w:rPr>
              <w:t xml:space="preserve">(struct </w:t>
            </w:r>
            <w:proofErr w:type="spellStart"/>
            <w:r w:rsidR="00D154BF" w:rsidRPr="0097597A">
              <w:rPr>
                <w:rFonts w:ascii="Verdana" w:hAnsi="Verdana"/>
                <w:sz w:val="20"/>
                <w:szCs w:val="20"/>
              </w:rPr>
              <w:t>snd_pcm_substream</w:t>
            </w:r>
            <w:proofErr w:type="spellEnd"/>
            <w:r w:rsidR="00D154BF" w:rsidRPr="0097597A">
              <w:rPr>
                <w:rFonts w:ascii="Verdana" w:hAnsi="Verdana"/>
                <w:sz w:val="20"/>
                <w:szCs w:val="20"/>
              </w:rPr>
              <w:t xml:space="preserve"> *</w:t>
            </w:r>
            <w:proofErr w:type="spellStart"/>
            <w:r w:rsidR="00D154BF" w:rsidRPr="0097597A">
              <w:rPr>
                <w:rFonts w:ascii="Verdana" w:hAnsi="Verdana"/>
                <w:sz w:val="20"/>
                <w:szCs w:val="20"/>
              </w:rPr>
              <w:t>substream</w:t>
            </w:r>
            <w:proofErr w:type="spellEnd"/>
            <w:r w:rsidR="00D154BF" w:rsidRPr="0097597A">
              <w:rPr>
                <w:rFonts w:ascii="Verdana" w:hAnsi="Verdana"/>
                <w:sz w:val="20"/>
                <w:szCs w:val="20"/>
              </w:rPr>
              <w:t>)</w:t>
            </w:r>
          </w:p>
        </w:tc>
      </w:tr>
      <w:tr w:rsidR="00026490" w:rsidRPr="0097597A" w:rsidTr="001F187D">
        <w:tc>
          <w:tcPr>
            <w:tcW w:w="1504" w:type="dxa"/>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526"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00"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026490" w:rsidRPr="0097597A" w:rsidTr="001F187D">
        <w:trPr>
          <w:trHeight w:val="128"/>
        </w:trPr>
        <w:tc>
          <w:tcPr>
            <w:tcW w:w="1504" w:type="dxa"/>
            <w:vMerge w:val="restart"/>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Return value</w:t>
            </w:r>
          </w:p>
        </w:tc>
        <w:tc>
          <w:tcPr>
            <w:tcW w:w="4526" w:type="dxa"/>
          </w:tcPr>
          <w:p w:rsidR="00026490" w:rsidRPr="0097597A" w:rsidRDefault="00026490" w:rsidP="00026490">
            <w:pPr>
              <w:rPr>
                <w:rFonts w:ascii="Verdana" w:eastAsia="ＭＳ ゴシック" w:hAnsi="Verdana"/>
                <w:sz w:val="20"/>
                <w:szCs w:val="20"/>
              </w:rPr>
            </w:pPr>
            <w:r>
              <w:rPr>
                <w:rFonts w:ascii="Verdana" w:eastAsia="ＭＳ ゴシック" w:hAnsi="Verdana"/>
                <w:sz w:val="20"/>
                <w:szCs w:val="20"/>
              </w:rPr>
              <w:t>0</w:t>
            </w:r>
          </w:p>
        </w:tc>
        <w:tc>
          <w:tcPr>
            <w:tcW w:w="3600" w:type="dxa"/>
          </w:tcPr>
          <w:p w:rsidR="00026490" w:rsidRPr="0097597A" w:rsidRDefault="00026490" w:rsidP="00026490">
            <w:pPr>
              <w:rPr>
                <w:rFonts w:ascii="Verdana" w:eastAsia="ＭＳ ゴシック" w:hAnsi="Verdana"/>
                <w:sz w:val="20"/>
                <w:szCs w:val="20"/>
              </w:rPr>
            </w:pPr>
            <w:r>
              <w:rPr>
                <w:rFonts w:ascii="Verdana" w:eastAsia="ＭＳ ゴシック" w:hAnsi="Verdana"/>
                <w:sz w:val="20"/>
                <w:szCs w:val="20"/>
              </w:rPr>
              <w:t>Success</w:t>
            </w:r>
          </w:p>
        </w:tc>
      </w:tr>
      <w:tr w:rsidR="00026490" w:rsidRPr="0097597A" w:rsidTr="001F187D">
        <w:trPr>
          <w:trHeight w:val="128"/>
        </w:trPr>
        <w:tc>
          <w:tcPr>
            <w:tcW w:w="1504" w:type="dxa"/>
            <w:vMerge/>
          </w:tcPr>
          <w:p w:rsidR="00026490" w:rsidRPr="0097597A" w:rsidRDefault="00026490" w:rsidP="00026490">
            <w:pPr>
              <w:rPr>
                <w:rFonts w:ascii="Verdana" w:eastAsia="ＭＳ ゴシック" w:hAnsi="Verdana"/>
                <w:sz w:val="20"/>
                <w:szCs w:val="20"/>
              </w:rPr>
            </w:pPr>
          </w:p>
        </w:tc>
        <w:tc>
          <w:tcPr>
            <w:tcW w:w="4526"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-EINVAL</w:t>
            </w:r>
          </w:p>
        </w:tc>
        <w:tc>
          <w:tcPr>
            <w:tcW w:w="3600" w:type="dxa"/>
          </w:tcPr>
          <w:p w:rsidR="004B7139" w:rsidRDefault="00A77EC6" w:rsidP="00A77EC6">
            <w:pPr>
              <w:rPr>
                <w:rFonts w:ascii="Verdana" w:eastAsia="ＭＳ ゴシック" w:hAnsi="Verdana"/>
                <w:sz w:val="20"/>
                <w:szCs w:val="20"/>
              </w:rPr>
            </w:pPr>
            <w:r>
              <w:rPr>
                <w:rFonts w:ascii="Verdana" w:eastAsia="ＭＳ ゴシック" w:hAnsi="Verdana"/>
                <w:sz w:val="20"/>
                <w:szCs w:val="20"/>
              </w:rPr>
              <w:t xml:space="preserve">Cannot set parameters to </w:t>
            </w:r>
            <w:r w:rsidR="0077296B">
              <w:rPr>
                <w:rFonts w:ascii="Verdana" w:eastAsia="ＭＳ ゴシック" w:hAnsi="Verdana"/>
                <w:sz w:val="20"/>
                <w:szCs w:val="20"/>
              </w:rPr>
              <w:t>Capture/</w:t>
            </w:r>
            <w:r>
              <w:rPr>
                <w:rFonts w:ascii="Verdana" w:eastAsia="ＭＳ ゴシック" w:hAnsi="Verdana"/>
                <w:sz w:val="20"/>
                <w:szCs w:val="20"/>
              </w:rPr>
              <w:t>Renderer or Equalizer plugin</w:t>
            </w:r>
            <w:r w:rsidR="001F187D">
              <w:rPr>
                <w:rFonts w:ascii="Verdana" w:eastAsia="ＭＳ ゴシック" w:hAnsi="Verdana"/>
                <w:sz w:val="20"/>
                <w:szCs w:val="20"/>
              </w:rPr>
              <w:t>, or TDM Capture/</w:t>
            </w:r>
            <w:r w:rsidR="00F6133D">
              <w:rPr>
                <w:rFonts w:ascii="Verdana" w:eastAsia="ＭＳ ゴシック" w:hAnsi="Verdana"/>
                <w:sz w:val="20"/>
                <w:szCs w:val="20"/>
              </w:rPr>
              <w:t xml:space="preserve">TDM </w:t>
            </w:r>
            <w:r w:rsidR="001F187D">
              <w:rPr>
                <w:rFonts w:ascii="Verdana" w:eastAsia="ＭＳ ゴシック" w:hAnsi="Verdana"/>
                <w:sz w:val="20"/>
                <w:szCs w:val="20"/>
              </w:rPr>
              <w:t>Renderer plugin</w:t>
            </w:r>
          </w:p>
          <w:p w:rsidR="00026490" w:rsidRDefault="0001297C" w:rsidP="00A77EC6">
            <w:pPr>
              <w:rPr>
                <w:rFonts w:ascii="Verdana" w:eastAsia="ＭＳ ゴシック" w:hAnsi="Verdana"/>
                <w:sz w:val="20"/>
                <w:szCs w:val="20"/>
              </w:rPr>
            </w:pPr>
            <w:r>
              <w:rPr>
                <w:rFonts w:ascii="Verdana" w:eastAsia="ＭＳ ゴシック" w:hAnsi="Verdana"/>
                <w:sz w:val="20"/>
                <w:szCs w:val="20"/>
              </w:rPr>
              <w:t>Cannot allocate ADSP buffer</w:t>
            </w:r>
            <w:r w:rsidR="0096631E">
              <w:rPr>
                <w:rFonts w:ascii="Verdana" w:eastAsia="ＭＳ ゴシック" w:hAnsi="Verdana"/>
                <w:sz w:val="20"/>
                <w:szCs w:val="20"/>
              </w:rPr>
              <w:t xml:space="preserve"> pool</w:t>
            </w:r>
          </w:p>
          <w:p w:rsidR="005179F1" w:rsidRDefault="005179F1" w:rsidP="00A77EC6">
            <w:pPr>
              <w:rPr>
                <w:rFonts w:ascii="Verdana" w:eastAsia="ＭＳ ゴシック" w:hAnsi="Verdana"/>
                <w:sz w:val="20"/>
                <w:szCs w:val="20"/>
              </w:rPr>
            </w:pPr>
            <w:r>
              <w:rPr>
                <w:rFonts w:ascii="Verdana" w:eastAsia="ＭＳ ゴシック" w:hAnsi="Verdana"/>
                <w:sz w:val="20"/>
                <w:szCs w:val="20"/>
              </w:rPr>
              <w:t xml:space="preserve">Cannot route Equalizer and </w:t>
            </w:r>
            <w:r w:rsidR="0077296B">
              <w:rPr>
                <w:rFonts w:ascii="Verdana" w:eastAsia="ＭＳ ゴシック" w:hAnsi="Verdana"/>
                <w:sz w:val="20"/>
                <w:szCs w:val="20"/>
              </w:rPr>
              <w:t>Capture/</w:t>
            </w:r>
            <w:r w:rsidR="009E18D1">
              <w:rPr>
                <w:rFonts w:ascii="Verdana" w:eastAsia="ＭＳ ゴシック" w:hAnsi="Verdana"/>
                <w:sz w:val="20"/>
                <w:szCs w:val="20"/>
              </w:rPr>
              <w:t>Renderer,</w:t>
            </w:r>
          </w:p>
          <w:p w:rsidR="009E18D1" w:rsidRDefault="009E18D1" w:rsidP="009E18D1">
            <w:pPr>
              <w:rPr>
                <w:rFonts w:ascii="Verdana" w:eastAsia="ＭＳ ゴシック" w:hAnsi="Verdana"/>
                <w:sz w:val="20"/>
                <w:szCs w:val="20"/>
              </w:rPr>
            </w:pPr>
            <w:r>
              <w:rPr>
                <w:rFonts w:ascii="Verdana" w:eastAsia="ＭＳ ゴシック" w:hAnsi="Verdana"/>
                <w:sz w:val="20"/>
                <w:szCs w:val="20"/>
              </w:rPr>
              <w:t>ADSP plugin initialization fail</w:t>
            </w:r>
            <w:r w:rsidR="008728F4">
              <w:rPr>
                <w:rFonts w:ascii="Verdana" w:eastAsia="ＭＳ ゴシック" w:hAnsi="Verdana"/>
                <w:sz w:val="20"/>
                <w:szCs w:val="20"/>
              </w:rPr>
              <w:t>s</w:t>
            </w:r>
            <w:r>
              <w:rPr>
                <w:rFonts w:ascii="Verdana" w:eastAsia="ＭＳ ゴシック" w:hAnsi="Verdana"/>
                <w:sz w:val="20"/>
                <w:szCs w:val="20"/>
              </w:rPr>
              <w:t>.</w:t>
            </w:r>
          </w:p>
        </w:tc>
      </w:tr>
    </w:tbl>
    <w:p w:rsidR="00280B6B" w:rsidRPr="00FB60F8" w:rsidRDefault="0020361F" w:rsidP="0020361F">
      <w:pPr>
        <w:pStyle w:val="RefIDs"/>
      </w:pPr>
      <w:r>
        <w:t>[Covers: RD_001]</w:t>
      </w:r>
    </w:p>
    <w:p w:rsidR="00E014C8" w:rsidRDefault="005D1352" w:rsidP="00DE17AB">
      <w:pPr>
        <w:pStyle w:val="3"/>
        <w:numPr>
          <w:ilvl w:val="2"/>
          <w:numId w:val="12"/>
        </w:numPr>
        <w:ind w:left="720" w:hanging="720"/>
      </w:pPr>
      <w:bookmarkStart w:id="492" w:name="_Toc530588290"/>
      <w:proofErr w:type="spellStart"/>
      <w:r>
        <w:t>snd_adsp_pcm_trigger</w:t>
      </w:r>
      <w:bookmarkEnd w:id="492"/>
      <w:proofErr w:type="spellEnd"/>
    </w:p>
    <w:p w:rsidR="0020361F" w:rsidRPr="00B366E8" w:rsidRDefault="0020361F" w:rsidP="0020361F">
      <w:pPr>
        <w:pStyle w:val="ReqID"/>
      </w:pPr>
      <w:r>
        <w:t>FD_DRV_ALSA_006</w:t>
      </w:r>
    </w:p>
    <w:tbl>
      <w:tblPr>
        <w:tblStyle w:val="a6"/>
        <w:tblW w:w="9373" w:type="dxa"/>
        <w:tblInd w:w="-5" w:type="dxa"/>
        <w:tblLook w:val="04A0" w:firstRow="1" w:lastRow="0" w:firstColumn="1" w:lastColumn="0" w:noHBand="0" w:noVBand="1"/>
      </w:tblPr>
      <w:tblGrid>
        <w:gridCol w:w="1504"/>
        <w:gridCol w:w="4256"/>
        <w:gridCol w:w="3613"/>
      </w:tblGrid>
      <w:tr w:rsidR="00D154BF" w:rsidRPr="0097597A" w:rsidTr="0093246E">
        <w:tc>
          <w:tcPr>
            <w:tcW w:w="9373" w:type="dxa"/>
            <w:gridSpan w:val="3"/>
          </w:tcPr>
          <w:p w:rsidR="00D154BF" w:rsidRPr="0097597A" w:rsidRDefault="005D1352" w:rsidP="0093246E">
            <w:pPr>
              <w:rPr>
                <w:rFonts w:ascii="Verdana" w:hAnsi="Verdana"/>
                <w:sz w:val="20"/>
                <w:szCs w:val="20"/>
              </w:rPr>
            </w:pPr>
            <w:proofErr w:type="spellStart"/>
            <w:r>
              <w:rPr>
                <w:rFonts w:ascii="Verdana" w:hAnsi="Verdana"/>
                <w:sz w:val="20"/>
                <w:szCs w:val="20"/>
              </w:rPr>
              <w:t>snd_adsp_pcm_trigger</w:t>
            </w:r>
            <w:proofErr w:type="spellEnd"/>
          </w:p>
        </w:tc>
      </w:tr>
      <w:tr w:rsidR="00D154BF" w:rsidRPr="0097597A" w:rsidTr="00026490">
        <w:tc>
          <w:tcPr>
            <w:tcW w:w="1504" w:type="dxa"/>
          </w:tcPr>
          <w:p w:rsidR="00D154BF" w:rsidRPr="0097597A" w:rsidRDefault="00D154BF" w:rsidP="0093246E">
            <w:pPr>
              <w:rPr>
                <w:rFonts w:ascii="Verdana" w:eastAsia="ＭＳ ゴシック" w:hAnsi="Verdana"/>
                <w:sz w:val="20"/>
                <w:szCs w:val="20"/>
              </w:rPr>
            </w:pPr>
            <w:r w:rsidRPr="0097597A">
              <w:rPr>
                <w:rFonts w:ascii="Verdana" w:eastAsia="ＭＳ ゴシック" w:hAnsi="Verdana"/>
                <w:sz w:val="20"/>
                <w:szCs w:val="20"/>
              </w:rPr>
              <w:t>Synopsis</w:t>
            </w:r>
          </w:p>
        </w:tc>
        <w:tc>
          <w:tcPr>
            <w:tcW w:w="7869" w:type="dxa"/>
            <w:gridSpan w:val="2"/>
          </w:tcPr>
          <w:p w:rsidR="00D154BF" w:rsidRPr="0097597A" w:rsidRDefault="00D154BF" w:rsidP="00D154BF">
            <w:pPr>
              <w:rPr>
                <w:rFonts w:ascii="Verdana" w:hAnsi="Verdana"/>
                <w:sz w:val="20"/>
                <w:szCs w:val="20"/>
              </w:rPr>
            </w:pPr>
            <w:r w:rsidRPr="0097597A">
              <w:rPr>
                <w:rFonts w:ascii="Verdana" w:hAnsi="Verdana"/>
                <w:sz w:val="20"/>
                <w:szCs w:val="20"/>
              </w:rPr>
              <w:t>This is called to start, stop</w:t>
            </w:r>
            <w:r w:rsidR="006E671E">
              <w:rPr>
                <w:rFonts w:ascii="Verdana" w:hAnsi="Verdana"/>
                <w:sz w:val="20"/>
                <w:szCs w:val="20"/>
              </w:rPr>
              <w:t>, resume, suspend</w:t>
            </w:r>
            <w:r w:rsidRPr="0097597A">
              <w:rPr>
                <w:rFonts w:ascii="Verdana" w:hAnsi="Verdana"/>
                <w:sz w:val="20"/>
                <w:szCs w:val="20"/>
              </w:rPr>
              <w:t xml:space="preserve"> pcm </w:t>
            </w:r>
            <w:proofErr w:type="spellStart"/>
            <w:r w:rsidRPr="0097597A">
              <w:rPr>
                <w:rFonts w:ascii="Verdana" w:hAnsi="Verdana"/>
                <w:sz w:val="20"/>
                <w:szCs w:val="20"/>
              </w:rPr>
              <w:t>substream</w:t>
            </w:r>
            <w:proofErr w:type="spellEnd"/>
            <w:r w:rsidRPr="0097597A">
              <w:rPr>
                <w:rFonts w:ascii="Verdana" w:hAnsi="Verdana"/>
                <w:sz w:val="20"/>
                <w:szCs w:val="20"/>
              </w:rPr>
              <w:t>.</w:t>
            </w:r>
          </w:p>
        </w:tc>
      </w:tr>
      <w:tr w:rsidR="00D154BF" w:rsidRPr="0097597A" w:rsidTr="00026490">
        <w:tc>
          <w:tcPr>
            <w:tcW w:w="1504" w:type="dxa"/>
          </w:tcPr>
          <w:p w:rsidR="00D154BF" w:rsidRPr="0097597A" w:rsidRDefault="00D154BF" w:rsidP="0093246E">
            <w:pPr>
              <w:rPr>
                <w:rFonts w:ascii="Verdana" w:eastAsia="ＭＳ ゴシック" w:hAnsi="Verdana"/>
                <w:sz w:val="20"/>
                <w:szCs w:val="20"/>
              </w:rPr>
            </w:pPr>
            <w:r w:rsidRPr="0097597A">
              <w:rPr>
                <w:rFonts w:ascii="Verdana" w:eastAsia="ＭＳ ゴシック" w:hAnsi="Verdana"/>
                <w:sz w:val="20"/>
                <w:szCs w:val="20"/>
              </w:rPr>
              <w:t>Syntax</w:t>
            </w:r>
          </w:p>
        </w:tc>
        <w:tc>
          <w:tcPr>
            <w:tcW w:w="7869" w:type="dxa"/>
            <w:gridSpan w:val="2"/>
          </w:tcPr>
          <w:p w:rsidR="00D154BF" w:rsidRPr="0097597A" w:rsidRDefault="00292884" w:rsidP="0093246E">
            <w:pPr>
              <w:rPr>
                <w:rFonts w:ascii="Verdana" w:hAnsi="Verdana"/>
                <w:sz w:val="20"/>
                <w:szCs w:val="20"/>
              </w:rPr>
            </w:pPr>
            <w:r>
              <w:rPr>
                <w:rFonts w:ascii="Verdana" w:hAnsi="Verdana"/>
                <w:sz w:val="20"/>
                <w:szCs w:val="20"/>
              </w:rPr>
              <w:t xml:space="preserve">static </w:t>
            </w:r>
            <w:r w:rsidR="00D154BF" w:rsidRPr="0097597A">
              <w:rPr>
                <w:rFonts w:ascii="Verdana" w:hAnsi="Verdana"/>
                <w:sz w:val="20"/>
                <w:szCs w:val="20"/>
              </w:rPr>
              <w:t xml:space="preserve">int </w:t>
            </w:r>
            <w:proofErr w:type="spellStart"/>
            <w:r w:rsidR="005D1352">
              <w:rPr>
                <w:rFonts w:ascii="Verdana" w:hAnsi="Verdana"/>
                <w:sz w:val="20"/>
                <w:szCs w:val="20"/>
              </w:rPr>
              <w:t>snd_adsp_pcm_trigger</w:t>
            </w:r>
            <w:proofErr w:type="spellEnd"/>
            <w:r w:rsidR="00D154BF" w:rsidRPr="0097597A">
              <w:rPr>
                <w:rFonts w:ascii="Verdana" w:hAnsi="Verdana"/>
                <w:sz w:val="20"/>
                <w:szCs w:val="20"/>
              </w:rPr>
              <w:t xml:space="preserve">(struct </w:t>
            </w:r>
            <w:proofErr w:type="spellStart"/>
            <w:r w:rsidR="00D154BF" w:rsidRPr="0097597A">
              <w:rPr>
                <w:rFonts w:ascii="Verdana" w:hAnsi="Verdana"/>
                <w:sz w:val="20"/>
                <w:szCs w:val="20"/>
              </w:rPr>
              <w:t>snd_pcm_substream</w:t>
            </w:r>
            <w:proofErr w:type="spellEnd"/>
            <w:r w:rsidR="00D154BF" w:rsidRPr="0097597A">
              <w:rPr>
                <w:rFonts w:ascii="Verdana" w:hAnsi="Verdana"/>
                <w:sz w:val="20"/>
                <w:szCs w:val="20"/>
              </w:rPr>
              <w:t xml:space="preserve"> *</w:t>
            </w:r>
            <w:proofErr w:type="spellStart"/>
            <w:r w:rsidR="00D154BF" w:rsidRPr="0097597A">
              <w:rPr>
                <w:rFonts w:ascii="Verdana" w:hAnsi="Verdana"/>
                <w:sz w:val="20"/>
                <w:szCs w:val="20"/>
              </w:rPr>
              <w:t>substream</w:t>
            </w:r>
            <w:proofErr w:type="spellEnd"/>
            <w:r w:rsidR="00D154BF" w:rsidRPr="0097597A">
              <w:rPr>
                <w:rFonts w:ascii="Verdana" w:hAnsi="Verdana"/>
                <w:sz w:val="20"/>
                <w:szCs w:val="20"/>
              </w:rPr>
              <w:t xml:space="preserve">, int </w:t>
            </w:r>
            <w:proofErr w:type="spellStart"/>
            <w:r w:rsidR="00D154BF" w:rsidRPr="0097597A">
              <w:rPr>
                <w:rFonts w:ascii="Verdana" w:hAnsi="Verdana"/>
                <w:sz w:val="20"/>
                <w:szCs w:val="20"/>
              </w:rPr>
              <w:t>idx</w:t>
            </w:r>
            <w:proofErr w:type="spellEnd"/>
            <w:r w:rsidR="00D154BF" w:rsidRPr="0097597A">
              <w:rPr>
                <w:rFonts w:ascii="Verdana" w:hAnsi="Verdana"/>
                <w:sz w:val="20"/>
                <w:szCs w:val="20"/>
              </w:rPr>
              <w:t>)</w:t>
            </w:r>
          </w:p>
        </w:tc>
      </w:tr>
      <w:tr w:rsidR="00026490" w:rsidRPr="0097597A" w:rsidTr="00026490">
        <w:tc>
          <w:tcPr>
            <w:tcW w:w="1504" w:type="dxa"/>
            <w:vMerge w:val="restart"/>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256"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13"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026490" w:rsidRPr="0097597A" w:rsidTr="00026490">
        <w:tc>
          <w:tcPr>
            <w:tcW w:w="1504" w:type="dxa"/>
            <w:vMerge/>
            <w:vAlign w:val="center"/>
          </w:tcPr>
          <w:p w:rsidR="00026490" w:rsidRPr="0097597A" w:rsidRDefault="00026490" w:rsidP="00026490">
            <w:pPr>
              <w:rPr>
                <w:rFonts w:ascii="Verdana" w:eastAsia="ＭＳ ゴシック" w:hAnsi="Verdana"/>
                <w:sz w:val="20"/>
                <w:szCs w:val="20"/>
              </w:rPr>
            </w:pPr>
          </w:p>
        </w:tc>
        <w:tc>
          <w:tcPr>
            <w:tcW w:w="4256" w:type="dxa"/>
          </w:tcPr>
          <w:p w:rsidR="00026490" w:rsidRPr="0097597A" w:rsidRDefault="00026490" w:rsidP="00026490">
            <w:pPr>
              <w:rPr>
                <w:rFonts w:ascii="Verdana" w:hAnsi="Verdana"/>
                <w:sz w:val="20"/>
                <w:szCs w:val="20"/>
              </w:rPr>
            </w:pPr>
            <w:r>
              <w:rPr>
                <w:rFonts w:ascii="Verdana" w:hAnsi="Verdana"/>
                <w:sz w:val="20"/>
                <w:szCs w:val="20"/>
              </w:rPr>
              <w:t xml:space="preserve">int </w:t>
            </w:r>
            <w:proofErr w:type="spellStart"/>
            <w:r w:rsidRPr="0097597A">
              <w:rPr>
                <w:rFonts w:ascii="Verdana" w:hAnsi="Verdana"/>
                <w:sz w:val="20"/>
                <w:szCs w:val="20"/>
              </w:rPr>
              <w:t>idx</w:t>
            </w:r>
            <w:proofErr w:type="spellEnd"/>
          </w:p>
        </w:tc>
        <w:tc>
          <w:tcPr>
            <w:tcW w:w="3613" w:type="dxa"/>
          </w:tcPr>
          <w:p w:rsidR="00026490" w:rsidRPr="0097597A" w:rsidRDefault="00026490" w:rsidP="00026490">
            <w:pPr>
              <w:rPr>
                <w:rFonts w:ascii="Verdana" w:hAnsi="Verdana"/>
                <w:sz w:val="20"/>
                <w:szCs w:val="20"/>
              </w:rPr>
            </w:pPr>
            <w:r w:rsidRPr="0097597A">
              <w:rPr>
                <w:rFonts w:ascii="Verdana" w:hAnsi="Verdana"/>
                <w:sz w:val="20"/>
                <w:szCs w:val="20"/>
              </w:rPr>
              <w:t>Start</w:t>
            </w:r>
            <w:r w:rsidR="00BE7384">
              <w:rPr>
                <w:rFonts w:ascii="Verdana" w:hAnsi="Verdana"/>
                <w:sz w:val="20"/>
                <w:szCs w:val="20"/>
              </w:rPr>
              <w:t>, resume, suspend</w:t>
            </w:r>
            <w:r w:rsidRPr="0097597A">
              <w:rPr>
                <w:rFonts w:ascii="Verdana" w:hAnsi="Verdana"/>
                <w:sz w:val="20"/>
                <w:szCs w:val="20"/>
              </w:rPr>
              <w:t>, stop command</w:t>
            </w:r>
          </w:p>
        </w:tc>
      </w:tr>
      <w:tr w:rsidR="00026490" w:rsidRPr="0097597A" w:rsidTr="00026490">
        <w:trPr>
          <w:trHeight w:val="128"/>
        </w:trPr>
        <w:tc>
          <w:tcPr>
            <w:tcW w:w="1504" w:type="dxa"/>
            <w:vMerge w:val="restart"/>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Return value</w:t>
            </w:r>
          </w:p>
        </w:tc>
        <w:tc>
          <w:tcPr>
            <w:tcW w:w="4256"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0</w:t>
            </w:r>
          </w:p>
        </w:tc>
        <w:tc>
          <w:tcPr>
            <w:tcW w:w="3613"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Success</w:t>
            </w:r>
          </w:p>
        </w:tc>
      </w:tr>
      <w:tr w:rsidR="00026490" w:rsidRPr="0097597A" w:rsidTr="00026490">
        <w:trPr>
          <w:trHeight w:val="127"/>
        </w:trPr>
        <w:tc>
          <w:tcPr>
            <w:tcW w:w="1504" w:type="dxa"/>
            <w:vMerge/>
          </w:tcPr>
          <w:p w:rsidR="00026490" w:rsidRPr="0097597A" w:rsidRDefault="00026490" w:rsidP="00026490">
            <w:pPr>
              <w:rPr>
                <w:rFonts w:ascii="Verdana" w:eastAsia="ＭＳ ゴシック" w:hAnsi="Verdana"/>
                <w:sz w:val="20"/>
                <w:szCs w:val="20"/>
              </w:rPr>
            </w:pPr>
          </w:p>
        </w:tc>
        <w:tc>
          <w:tcPr>
            <w:tcW w:w="4256" w:type="dxa"/>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-EINVAL</w:t>
            </w:r>
          </w:p>
        </w:tc>
        <w:tc>
          <w:tcPr>
            <w:tcW w:w="3613" w:type="dxa"/>
          </w:tcPr>
          <w:p w:rsidR="00026490" w:rsidRPr="0097597A" w:rsidRDefault="00355AEC" w:rsidP="00355AEC">
            <w:pPr>
              <w:rPr>
                <w:rFonts w:ascii="Verdana" w:eastAsia="ＭＳ ゴシック" w:hAnsi="Verdana"/>
                <w:sz w:val="20"/>
                <w:szCs w:val="20"/>
              </w:rPr>
            </w:pPr>
            <w:r w:rsidRPr="00355AEC">
              <w:rPr>
                <w:rFonts w:ascii="Verdana" w:eastAsia="ＭＳ ゴシック" w:hAnsi="Verdana"/>
                <w:sz w:val="20"/>
                <w:szCs w:val="20"/>
              </w:rPr>
              <w:t>Invalid command, cannot send fill buffer command to ADSP when performing capture</w:t>
            </w:r>
            <w:r>
              <w:rPr>
                <w:rFonts w:ascii="Verdana" w:eastAsia="ＭＳ ゴシック" w:hAnsi="Verdana"/>
                <w:sz w:val="20"/>
                <w:szCs w:val="20"/>
              </w:rPr>
              <w:t xml:space="preserve">, </w:t>
            </w:r>
            <w:r w:rsidRPr="00355AEC">
              <w:rPr>
                <w:rFonts w:ascii="Verdana" w:eastAsia="ＭＳ ゴシック" w:hAnsi="Verdana"/>
                <w:sz w:val="20"/>
                <w:szCs w:val="20"/>
              </w:rPr>
              <w:t>TDM capture function</w:t>
            </w:r>
            <w:r>
              <w:rPr>
                <w:rFonts w:ascii="Verdana" w:eastAsia="ＭＳ ゴシック" w:hAnsi="Verdana"/>
                <w:sz w:val="20"/>
                <w:szCs w:val="20"/>
              </w:rPr>
              <w:t>s</w:t>
            </w:r>
          </w:p>
        </w:tc>
      </w:tr>
    </w:tbl>
    <w:p w:rsidR="0040384F" w:rsidRDefault="0020361F" w:rsidP="0020361F">
      <w:pPr>
        <w:pStyle w:val="RefIDs"/>
      </w:pPr>
      <w:r>
        <w:t>[Covers: RD_001]</w:t>
      </w:r>
    </w:p>
    <w:p w:rsidR="0040384F" w:rsidRDefault="0040384F" w:rsidP="0040384F">
      <w:r>
        <w:br w:type="page"/>
      </w:r>
    </w:p>
    <w:p w:rsidR="008F1C6B" w:rsidRPr="0097597A" w:rsidRDefault="008F1C6B" w:rsidP="007C4EEA">
      <w:pPr>
        <w:rPr>
          <w:rFonts w:ascii="Verdana" w:hAnsi="Verdana"/>
        </w:rPr>
      </w:pPr>
    </w:p>
    <w:p w:rsidR="007C4EEA" w:rsidRDefault="007C4EEA" w:rsidP="00DE17AB">
      <w:pPr>
        <w:pStyle w:val="3"/>
        <w:numPr>
          <w:ilvl w:val="2"/>
          <w:numId w:val="12"/>
        </w:numPr>
        <w:ind w:left="720" w:hanging="720"/>
      </w:pPr>
      <w:bookmarkStart w:id="493" w:name="_Toc530588291"/>
      <w:proofErr w:type="spellStart"/>
      <w:r>
        <w:t>snd_adsp_</w:t>
      </w:r>
      <w:r w:rsidR="00BC6C40">
        <w:t>p</w:t>
      </w:r>
      <w:r>
        <w:t>cm_</w:t>
      </w:r>
      <w:r w:rsidR="00BC6C40">
        <w:t>ack</w:t>
      </w:r>
      <w:bookmarkEnd w:id="493"/>
      <w:proofErr w:type="spellEnd"/>
    </w:p>
    <w:p w:rsidR="0020361F" w:rsidRPr="0020361F" w:rsidRDefault="0020361F" w:rsidP="0020361F">
      <w:pPr>
        <w:pStyle w:val="ReqID"/>
      </w:pPr>
      <w:r>
        <w:t>FD_DRV_ALSA_007</w:t>
      </w:r>
    </w:p>
    <w:tbl>
      <w:tblPr>
        <w:tblStyle w:val="a6"/>
        <w:tblW w:w="9373" w:type="dxa"/>
        <w:tblInd w:w="-5" w:type="dxa"/>
        <w:tblLook w:val="04A0" w:firstRow="1" w:lastRow="0" w:firstColumn="1" w:lastColumn="0" w:noHBand="0" w:noVBand="1"/>
      </w:tblPr>
      <w:tblGrid>
        <w:gridCol w:w="1525"/>
        <w:gridCol w:w="4235"/>
        <w:gridCol w:w="3613"/>
      </w:tblGrid>
      <w:tr w:rsidR="007C4EEA" w:rsidRPr="0097597A" w:rsidTr="00764167">
        <w:tc>
          <w:tcPr>
            <w:tcW w:w="9373" w:type="dxa"/>
            <w:gridSpan w:val="3"/>
          </w:tcPr>
          <w:p w:rsidR="007C4EEA" w:rsidRPr="0097597A" w:rsidRDefault="007C4EEA" w:rsidP="00BC6C40">
            <w:pPr>
              <w:rPr>
                <w:rFonts w:ascii="Verdana" w:hAnsi="Verdana"/>
                <w:sz w:val="20"/>
                <w:szCs w:val="20"/>
              </w:rPr>
            </w:pPr>
            <w:proofErr w:type="spellStart"/>
            <w:r>
              <w:rPr>
                <w:rFonts w:ascii="Verdana" w:hAnsi="Verdana"/>
                <w:sz w:val="20"/>
                <w:szCs w:val="20"/>
              </w:rPr>
              <w:t>snd_adsp_</w:t>
            </w:r>
            <w:r w:rsidR="00BC6C40">
              <w:rPr>
                <w:rFonts w:ascii="Verdana" w:hAnsi="Verdana"/>
                <w:sz w:val="20"/>
                <w:szCs w:val="20"/>
              </w:rPr>
              <w:t>pcm_ack</w:t>
            </w:r>
            <w:proofErr w:type="spellEnd"/>
          </w:p>
        </w:tc>
      </w:tr>
      <w:tr w:rsidR="007C4EEA" w:rsidRPr="0097597A" w:rsidTr="00764167">
        <w:tc>
          <w:tcPr>
            <w:tcW w:w="1525" w:type="dxa"/>
          </w:tcPr>
          <w:p w:rsidR="007C4EEA" w:rsidRPr="0097597A" w:rsidRDefault="007C4EEA" w:rsidP="00764167">
            <w:pPr>
              <w:rPr>
                <w:rFonts w:ascii="Verdana" w:eastAsia="ＭＳ ゴシック" w:hAnsi="Verdana"/>
                <w:sz w:val="20"/>
                <w:szCs w:val="20"/>
              </w:rPr>
            </w:pPr>
            <w:r w:rsidRPr="0097597A">
              <w:rPr>
                <w:rFonts w:ascii="Verdana" w:eastAsia="ＭＳ ゴシック" w:hAnsi="Verdana"/>
                <w:sz w:val="20"/>
                <w:szCs w:val="20"/>
              </w:rPr>
              <w:t>Synopsis</w:t>
            </w:r>
          </w:p>
        </w:tc>
        <w:tc>
          <w:tcPr>
            <w:tcW w:w="7848" w:type="dxa"/>
            <w:gridSpan w:val="2"/>
          </w:tcPr>
          <w:p w:rsidR="007C4EEA" w:rsidRPr="0097597A" w:rsidRDefault="00783315" w:rsidP="00BF60F0">
            <w:pPr>
              <w:rPr>
                <w:rFonts w:ascii="Verdana" w:hAnsi="Verdana"/>
                <w:sz w:val="20"/>
                <w:szCs w:val="20"/>
              </w:rPr>
            </w:pPr>
            <w:r>
              <w:rPr>
                <w:rFonts w:ascii="Verdana" w:hAnsi="Verdana"/>
                <w:sz w:val="20"/>
                <w:szCs w:val="20"/>
              </w:rPr>
              <w:t>This callback is called in read/write operation. It calls tran</w:t>
            </w:r>
            <w:r w:rsidR="001C442F">
              <w:rPr>
                <w:rFonts w:ascii="Verdana" w:hAnsi="Verdana"/>
                <w:sz w:val="20"/>
                <w:szCs w:val="20"/>
              </w:rPr>
              <w:t>s</w:t>
            </w:r>
            <w:r>
              <w:rPr>
                <w:rFonts w:ascii="Verdana" w:hAnsi="Verdana"/>
                <w:sz w:val="20"/>
                <w:szCs w:val="20"/>
              </w:rPr>
              <w:t>fer function to transfer data from ALSA buffer to ADSP buffer and vice versa.</w:t>
            </w:r>
          </w:p>
        </w:tc>
      </w:tr>
      <w:tr w:rsidR="007C4EEA" w:rsidRPr="0097597A" w:rsidTr="00764167">
        <w:tc>
          <w:tcPr>
            <w:tcW w:w="1525" w:type="dxa"/>
          </w:tcPr>
          <w:p w:rsidR="007C4EEA" w:rsidRPr="0097597A" w:rsidRDefault="007C4EEA" w:rsidP="00764167">
            <w:pPr>
              <w:rPr>
                <w:rFonts w:ascii="Verdana" w:eastAsia="ＭＳ ゴシック" w:hAnsi="Verdana"/>
                <w:sz w:val="20"/>
                <w:szCs w:val="20"/>
              </w:rPr>
            </w:pPr>
            <w:r w:rsidRPr="0097597A">
              <w:rPr>
                <w:rFonts w:ascii="Verdana" w:eastAsia="ＭＳ ゴシック" w:hAnsi="Verdana"/>
                <w:sz w:val="20"/>
                <w:szCs w:val="20"/>
              </w:rPr>
              <w:t>Syntax</w:t>
            </w:r>
          </w:p>
        </w:tc>
        <w:tc>
          <w:tcPr>
            <w:tcW w:w="7848" w:type="dxa"/>
            <w:gridSpan w:val="2"/>
          </w:tcPr>
          <w:p w:rsidR="007C4EEA" w:rsidRPr="0097597A" w:rsidRDefault="00075010" w:rsidP="00BC6C40">
            <w:pPr>
              <w:rPr>
                <w:rFonts w:ascii="Verdana" w:hAnsi="Verdana"/>
                <w:sz w:val="20"/>
                <w:szCs w:val="20"/>
              </w:rPr>
            </w:pPr>
            <w:r w:rsidRPr="00075010">
              <w:rPr>
                <w:rFonts w:ascii="Verdana" w:hAnsi="Verdana"/>
                <w:sz w:val="20"/>
                <w:szCs w:val="20"/>
              </w:rPr>
              <w:t xml:space="preserve">static int </w:t>
            </w:r>
            <w:proofErr w:type="spellStart"/>
            <w:r w:rsidRPr="00075010">
              <w:rPr>
                <w:rFonts w:ascii="Verdana" w:hAnsi="Verdana"/>
                <w:sz w:val="20"/>
                <w:szCs w:val="20"/>
              </w:rPr>
              <w:t>snd_adsp_pcm_</w:t>
            </w:r>
            <w:r w:rsidR="00BC6C40">
              <w:rPr>
                <w:rFonts w:ascii="Verdana" w:hAnsi="Verdana"/>
                <w:sz w:val="20"/>
                <w:szCs w:val="20"/>
              </w:rPr>
              <w:t>ack</w:t>
            </w:r>
            <w:proofErr w:type="spellEnd"/>
            <w:r w:rsidRPr="00075010">
              <w:rPr>
                <w:rFonts w:ascii="Verdana" w:hAnsi="Verdana"/>
                <w:sz w:val="20"/>
                <w:szCs w:val="20"/>
              </w:rPr>
              <w:t xml:space="preserve">(struct </w:t>
            </w:r>
            <w:proofErr w:type="spellStart"/>
            <w:r w:rsidRPr="00075010">
              <w:rPr>
                <w:rFonts w:ascii="Verdana" w:hAnsi="Verdana"/>
                <w:sz w:val="20"/>
                <w:szCs w:val="20"/>
              </w:rPr>
              <w:t>snd_pcm_su</w:t>
            </w:r>
            <w:r w:rsidR="00954C0F">
              <w:rPr>
                <w:rFonts w:ascii="Verdana" w:hAnsi="Verdana"/>
                <w:sz w:val="20"/>
                <w:szCs w:val="20"/>
              </w:rPr>
              <w:t>bstream</w:t>
            </w:r>
            <w:proofErr w:type="spellEnd"/>
            <w:r w:rsidR="00954C0F">
              <w:rPr>
                <w:rFonts w:ascii="Verdana" w:hAnsi="Verdana"/>
                <w:sz w:val="20"/>
                <w:szCs w:val="20"/>
              </w:rPr>
              <w:t xml:space="preserve"> *</w:t>
            </w:r>
            <w:proofErr w:type="spellStart"/>
            <w:r w:rsidR="00954C0F">
              <w:rPr>
                <w:rFonts w:ascii="Verdana" w:hAnsi="Verdana"/>
                <w:sz w:val="20"/>
                <w:szCs w:val="20"/>
              </w:rPr>
              <w:t>substream</w:t>
            </w:r>
            <w:proofErr w:type="spellEnd"/>
            <w:r w:rsidRPr="00075010">
              <w:rPr>
                <w:rFonts w:ascii="Verdana" w:hAnsi="Verdana"/>
                <w:sz w:val="20"/>
                <w:szCs w:val="20"/>
              </w:rPr>
              <w:t>)</w:t>
            </w:r>
          </w:p>
        </w:tc>
      </w:tr>
      <w:tr w:rsidR="00026490" w:rsidRPr="0097597A" w:rsidTr="00026490">
        <w:tc>
          <w:tcPr>
            <w:tcW w:w="1525" w:type="dxa"/>
            <w:vAlign w:val="center"/>
          </w:tcPr>
          <w:p w:rsidR="00026490" w:rsidRPr="0097597A" w:rsidRDefault="00026490" w:rsidP="00026490">
            <w:pPr>
              <w:rPr>
                <w:rFonts w:ascii="Verdana" w:eastAsia="ＭＳ ゴシック" w:hAnsi="Verdana"/>
                <w:sz w:val="20"/>
                <w:szCs w:val="20"/>
              </w:rPr>
            </w:pPr>
            <w:r w:rsidRPr="0097597A">
              <w:rPr>
                <w:rFonts w:ascii="Verdana" w:eastAsia="ＭＳ ゴシック" w:hAnsi="Verdana"/>
                <w:sz w:val="20"/>
                <w:szCs w:val="20"/>
              </w:rPr>
              <w:t>Parameter</w:t>
            </w:r>
          </w:p>
        </w:tc>
        <w:tc>
          <w:tcPr>
            <w:tcW w:w="4235"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13" w:type="dxa"/>
          </w:tcPr>
          <w:p w:rsidR="00026490" w:rsidRPr="0097597A" w:rsidRDefault="00026490" w:rsidP="00026490">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r w:rsidRPr="0097597A">
              <w:rPr>
                <w:rFonts w:ascii="Verdana" w:hAnsi="Verdana"/>
                <w:sz w:val="20"/>
                <w:szCs w:val="20"/>
              </w:rPr>
              <w:t>.</w:t>
            </w:r>
          </w:p>
        </w:tc>
      </w:tr>
      <w:tr w:rsidR="00B02EF4" w:rsidRPr="0097597A" w:rsidTr="00026490">
        <w:trPr>
          <w:trHeight w:val="128"/>
        </w:trPr>
        <w:tc>
          <w:tcPr>
            <w:tcW w:w="1525" w:type="dxa"/>
            <w:vMerge w:val="restart"/>
            <w:vAlign w:val="center"/>
          </w:tcPr>
          <w:p w:rsidR="00B02EF4" w:rsidRPr="0097597A" w:rsidRDefault="00B02EF4" w:rsidP="00764167">
            <w:pPr>
              <w:rPr>
                <w:rFonts w:ascii="Verdana" w:eastAsia="ＭＳ ゴシック" w:hAnsi="Verdana"/>
                <w:sz w:val="20"/>
                <w:szCs w:val="20"/>
              </w:rPr>
            </w:pPr>
            <w:r w:rsidRPr="0097597A">
              <w:rPr>
                <w:rFonts w:ascii="Verdana" w:eastAsia="ＭＳ ゴシック" w:hAnsi="Verdana"/>
                <w:sz w:val="20"/>
                <w:szCs w:val="20"/>
              </w:rPr>
              <w:t>Return value</w:t>
            </w:r>
          </w:p>
        </w:tc>
        <w:tc>
          <w:tcPr>
            <w:tcW w:w="4235" w:type="dxa"/>
          </w:tcPr>
          <w:p w:rsidR="00B02EF4" w:rsidRPr="0097597A" w:rsidRDefault="00B02EF4" w:rsidP="00764167">
            <w:pPr>
              <w:rPr>
                <w:rFonts w:ascii="Verdana" w:eastAsia="ＭＳ ゴシック" w:hAnsi="Verdana"/>
                <w:sz w:val="20"/>
                <w:szCs w:val="20"/>
              </w:rPr>
            </w:pPr>
            <w:r w:rsidRPr="0097597A">
              <w:rPr>
                <w:rFonts w:ascii="Verdana" w:eastAsia="ＭＳ ゴシック" w:hAnsi="Verdana"/>
                <w:sz w:val="20"/>
                <w:szCs w:val="20"/>
              </w:rPr>
              <w:t>0</w:t>
            </w:r>
          </w:p>
        </w:tc>
        <w:tc>
          <w:tcPr>
            <w:tcW w:w="3613" w:type="dxa"/>
          </w:tcPr>
          <w:p w:rsidR="00B02EF4" w:rsidRPr="0097597A" w:rsidRDefault="00B02EF4" w:rsidP="00764167">
            <w:pPr>
              <w:rPr>
                <w:rFonts w:ascii="Verdana" w:eastAsia="ＭＳ ゴシック" w:hAnsi="Verdana"/>
                <w:sz w:val="20"/>
                <w:szCs w:val="20"/>
              </w:rPr>
            </w:pPr>
            <w:r>
              <w:rPr>
                <w:rFonts w:ascii="Verdana" w:eastAsia="ＭＳ ゴシック" w:hAnsi="Verdana"/>
                <w:sz w:val="20"/>
                <w:szCs w:val="20"/>
              </w:rPr>
              <w:t>Success</w:t>
            </w:r>
          </w:p>
        </w:tc>
      </w:tr>
      <w:tr w:rsidR="00B02EF4" w:rsidRPr="0097597A" w:rsidTr="00026490">
        <w:trPr>
          <w:trHeight w:val="128"/>
        </w:trPr>
        <w:tc>
          <w:tcPr>
            <w:tcW w:w="1525" w:type="dxa"/>
            <w:vMerge/>
            <w:vAlign w:val="center"/>
          </w:tcPr>
          <w:p w:rsidR="00B02EF4" w:rsidRPr="0097597A" w:rsidRDefault="00B02EF4" w:rsidP="00764167">
            <w:pPr>
              <w:rPr>
                <w:rFonts w:ascii="Verdana" w:eastAsia="ＭＳ ゴシック" w:hAnsi="Verdana"/>
                <w:sz w:val="20"/>
                <w:szCs w:val="20"/>
              </w:rPr>
            </w:pPr>
          </w:p>
        </w:tc>
        <w:tc>
          <w:tcPr>
            <w:tcW w:w="4235" w:type="dxa"/>
          </w:tcPr>
          <w:p w:rsidR="00B02EF4" w:rsidRPr="0097597A" w:rsidRDefault="00B02EF4" w:rsidP="00764167">
            <w:pPr>
              <w:rPr>
                <w:rFonts w:ascii="Verdana" w:eastAsia="ＭＳ ゴシック" w:hAnsi="Verdana"/>
                <w:sz w:val="20"/>
                <w:szCs w:val="20"/>
              </w:rPr>
            </w:pPr>
            <w:r>
              <w:rPr>
                <w:rFonts w:ascii="Verdana" w:eastAsia="ＭＳ ゴシック" w:hAnsi="Verdana"/>
                <w:sz w:val="20"/>
                <w:szCs w:val="20"/>
              </w:rPr>
              <w:t>-EINVAL</w:t>
            </w:r>
          </w:p>
        </w:tc>
        <w:tc>
          <w:tcPr>
            <w:tcW w:w="3613" w:type="dxa"/>
          </w:tcPr>
          <w:p w:rsidR="00B02EF4" w:rsidRDefault="00347A71" w:rsidP="00764167">
            <w:pPr>
              <w:rPr>
                <w:rFonts w:ascii="Verdana" w:eastAsia="ＭＳ ゴシック" w:hAnsi="Verdana"/>
                <w:sz w:val="20"/>
                <w:szCs w:val="20"/>
              </w:rPr>
            </w:pPr>
            <w:r w:rsidRPr="00347A71">
              <w:rPr>
                <w:rFonts w:ascii="Verdana" w:eastAsia="ＭＳ ゴシック" w:hAnsi="Verdana"/>
                <w:sz w:val="20"/>
                <w:szCs w:val="20"/>
              </w:rPr>
              <w:t>Cannot transfer data from ALSA buffer to ADSP buffer</w:t>
            </w:r>
            <w:r w:rsidR="00FF6CD8">
              <w:rPr>
                <w:rFonts w:ascii="Verdana" w:eastAsia="ＭＳ ゴシック" w:hAnsi="Verdana"/>
                <w:sz w:val="20"/>
                <w:szCs w:val="20"/>
              </w:rPr>
              <w:t>, or runtime error has been trigger.</w:t>
            </w:r>
          </w:p>
        </w:tc>
      </w:tr>
    </w:tbl>
    <w:p w:rsidR="0020361F" w:rsidRDefault="0020361F" w:rsidP="0020361F">
      <w:pPr>
        <w:pStyle w:val="RefIDs"/>
      </w:pPr>
      <w:r>
        <w:t>[Covers: RD_001]</w:t>
      </w:r>
    </w:p>
    <w:p w:rsidR="005A25C3" w:rsidRDefault="005A25C3" w:rsidP="005A25C3"/>
    <w:p w:rsidR="0004036C" w:rsidRDefault="00FB60F8" w:rsidP="00DE17AB">
      <w:pPr>
        <w:pStyle w:val="3"/>
        <w:numPr>
          <w:ilvl w:val="2"/>
          <w:numId w:val="12"/>
        </w:numPr>
        <w:ind w:left="900" w:hanging="720"/>
      </w:pPr>
      <w:bookmarkStart w:id="494" w:name="_Toc530588292"/>
      <w:proofErr w:type="spellStart"/>
      <w:r>
        <w:t>snd_adsp_pcm_pointer</w:t>
      </w:r>
      <w:bookmarkEnd w:id="494"/>
      <w:proofErr w:type="spellEnd"/>
    </w:p>
    <w:p w:rsidR="0020361F" w:rsidRPr="0020361F" w:rsidRDefault="0020361F" w:rsidP="0020361F">
      <w:pPr>
        <w:pStyle w:val="ReqID"/>
      </w:pPr>
      <w:r>
        <w:t>FD_DRV_ALSA_008</w:t>
      </w:r>
    </w:p>
    <w:tbl>
      <w:tblPr>
        <w:tblStyle w:val="a6"/>
        <w:tblW w:w="9373" w:type="dxa"/>
        <w:tblInd w:w="-5" w:type="dxa"/>
        <w:tblLook w:val="04A0" w:firstRow="1" w:lastRow="0" w:firstColumn="1" w:lastColumn="0" w:noHBand="0" w:noVBand="1"/>
      </w:tblPr>
      <w:tblGrid>
        <w:gridCol w:w="1525"/>
        <w:gridCol w:w="4235"/>
        <w:gridCol w:w="3613"/>
      </w:tblGrid>
      <w:tr w:rsidR="00D154BF" w:rsidRPr="0097597A" w:rsidTr="006A2384">
        <w:trPr>
          <w:trHeight w:val="278"/>
        </w:trPr>
        <w:tc>
          <w:tcPr>
            <w:tcW w:w="9373" w:type="dxa"/>
            <w:gridSpan w:val="3"/>
          </w:tcPr>
          <w:p w:rsidR="00D154BF" w:rsidRPr="0097597A" w:rsidRDefault="005D1352" w:rsidP="0093246E">
            <w:pPr>
              <w:rPr>
                <w:rFonts w:ascii="Verdana" w:hAnsi="Verdana"/>
                <w:sz w:val="20"/>
                <w:szCs w:val="20"/>
              </w:rPr>
            </w:pPr>
            <w:proofErr w:type="spellStart"/>
            <w:r>
              <w:rPr>
                <w:rFonts w:ascii="Verdana" w:hAnsi="Verdana"/>
                <w:sz w:val="20"/>
                <w:szCs w:val="20"/>
              </w:rPr>
              <w:t>snd_adsp_</w:t>
            </w:r>
            <w:r w:rsidR="00815A50">
              <w:rPr>
                <w:rFonts w:ascii="Verdana" w:hAnsi="Verdana"/>
                <w:sz w:val="20"/>
                <w:szCs w:val="20"/>
              </w:rPr>
              <w:t>pcm_pointer</w:t>
            </w:r>
            <w:proofErr w:type="spellEnd"/>
          </w:p>
        </w:tc>
      </w:tr>
      <w:tr w:rsidR="00D154BF" w:rsidRPr="0097597A" w:rsidTr="0093246E">
        <w:tc>
          <w:tcPr>
            <w:tcW w:w="1525" w:type="dxa"/>
          </w:tcPr>
          <w:p w:rsidR="00D154BF" w:rsidRPr="0097597A" w:rsidRDefault="00D154BF" w:rsidP="0093246E">
            <w:pPr>
              <w:rPr>
                <w:rFonts w:ascii="Verdana" w:eastAsia="ＭＳ ゴシック" w:hAnsi="Verdana"/>
                <w:sz w:val="20"/>
                <w:szCs w:val="20"/>
              </w:rPr>
            </w:pPr>
            <w:r w:rsidRPr="0097597A">
              <w:rPr>
                <w:rFonts w:ascii="Verdana" w:eastAsia="ＭＳ ゴシック" w:hAnsi="Verdana"/>
                <w:sz w:val="20"/>
                <w:szCs w:val="20"/>
              </w:rPr>
              <w:t>Synopsis</w:t>
            </w:r>
          </w:p>
        </w:tc>
        <w:tc>
          <w:tcPr>
            <w:tcW w:w="7848" w:type="dxa"/>
            <w:gridSpan w:val="2"/>
          </w:tcPr>
          <w:p w:rsidR="00D154BF" w:rsidRPr="0097597A" w:rsidRDefault="00815A50" w:rsidP="00815A50">
            <w:pPr>
              <w:rPr>
                <w:rFonts w:ascii="Verdana" w:hAnsi="Verdana"/>
                <w:sz w:val="20"/>
                <w:szCs w:val="20"/>
              </w:rPr>
            </w:pPr>
            <w:r>
              <w:rPr>
                <w:rFonts w:ascii="Verdana" w:hAnsi="Verdana"/>
                <w:sz w:val="20"/>
                <w:szCs w:val="20"/>
              </w:rPr>
              <w:t>R</w:t>
            </w:r>
            <w:r w:rsidR="00E306A7">
              <w:rPr>
                <w:rFonts w:ascii="Verdana" w:hAnsi="Verdana"/>
                <w:sz w:val="20"/>
                <w:szCs w:val="20"/>
              </w:rPr>
              <w:t>eturn</w:t>
            </w:r>
            <w:r w:rsidR="00ED0627" w:rsidRPr="0097597A">
              <w:rPr>
                <w:rFonts w:ascii="Verdana" w:hAnsi="Verdana"/>
                <w:sz w:val="20"/>
                <w:szCs w:val="20"/>
              </w:rPr>
              <w:t xml:space="preserve"> data position on the buffer in frames.</w:t>
            </w:r>
          </w:p>
        </w:tc>
      </w:tr>
      <w:tr w:rsidR="00D154BF" w:rsidRPr="0097597A" w:rsidTr="0093246E">
        <w:tc>
          <w:tcPr>
            <w:tcW w:w="1525" w:type="dxa"/>
          </w:tcPr>
          <w:p w:rsidR="00D154BF" w:rsidRPr="0097597A" w:rsidRDefault="00D154BF" w:rsidP="0093246E">
            <w:pPr>
              <w:rPr>
                <w:rFonts w:ascii="Verdana" w:eastAsia="ＭＳ ゴシック" w:hAnsi="Verdana"/>
                <w:sz w:val="20"/>
                <w:szCs w:val="20"/>
              </w:rPr>
            </w:pPr>
            <w:r w:rsidRPr="0097597A">
              <w:rPr>
                <w:rFonts w:ascii="Verdana" w:eastAsia="ＭＳ ゴシック" w:hAnsi="Verdana"/>
                <w:sz w:val="20"/>
                <w:szCs w:val="20"/>
              </w:rPr>
              <w:t>Syntax</w:t>
            </w:r>
          </w:p>
        </w:tc>
        <w:tc>
          <w:tcPr>
            <w:tcW w:w="7848" w:type="dxa"/>
            <w:gridSpan w:val="2"/>
          </w:tcPr>
          <w:p w:rsidR="00D154BF" w:rsidRPr="0097597A" w:rsidRDefault="00D32539" w:rsidP="00815A50">
            <w:pPr>
              <w:rPr>
                <w:rFonts w:ascii="Verdana" w:hAnsi="Verdana"/>
                <w:sz w:val="20"/>
                <w:szCs w:val="20"/>
              </w:rPr>
            </w:pPr>
            <w:r>
              <w:rPr>
                <w:rFonts w:ascii="Verdana" w:hAnsi="Verdana"/>
                <w:sz w:val="20"/>
                <w:szCs w:val="20"/>
              </w:rPr>
              <w:t xml:space="preserve">static </w:t>
            </w:r>
            <w:proofErr w:type="spellStart"/>
            <w:r w:rsidR="00ED0627" w:rsidRPr="0097597A">
              <w:rPr>
                <w:rFonts w:ascii="Verdana" w:hAnsi="Verdana"/>
                <w:sz w:val="20"/>
                <w:szCs w:val="20"/>
              </w:rPr>
              <w:t>snd_pcm_uframes_t</w:t>
            </w:r>
            <w:proofErr w:type="spellEnd"/>
            <w:r w:rsidR="00ED0627" w:rsidRPr="0097597A">
              <w:rPr>
                <w:rFonts w:ascii="Verdana" w:hAnsi="Verdana"/>
                <w:sz w:val="20"/>
                <w:szCs w:val="20"/>
              </w:rPr>
              <w:t xml:space="preserve"> </w:t>
            </w:r>
            <w:proofErr w:type="spellStart"/>
            <w:r w:rsidR="00142F71" w:rsidRPr="00142F71">
              <w:rPr>
                <w:rFonts w:ascii="Verdana" w:hAnsi="Verdana"/>
                <w:sz w:val="20"/>
                <w:szCs w:val="20"/>
              </w:rPr>
              <w:t>snd_adsp_pcm_pointer</w:t>
            </w:r>
            <w:proofErr w:type="spellEnd"/>
            <w:r w:rsidR="00ED0627" w:rsidRPr="0097597A">
              <w:rPr>
                <w:rFonts w:ascii="Verdana" w:hAnsi="Verdana"/>
                <w:sz w:val="20"/>
                <w:szCs w:val="20"/>
              </w:rPr>
              <w:t xml:space="preserve">(struct </w:t>
            </w:r>
            <w:proofErr w:type="spellStart"/>
            <w:r w:rsidR="00ED0627" w:rsidRPr="0097597A">
              <w:rPr>
                <w:rFonts w:ascii="Verdana" w:hAnsi="Verdana"/>
                <w:sz w:val="20"/>
                <w:szCs w:val="20"/>
              </w:rPr>
              <w:t>snd_pcm_substream</w:t>
            </w:r>
            <w:proofErr w:type="spellEnd"/>
            <w:r w:rsidR="00ED0627" w:rsidRPr="0097597A">
              <w:rPr>
                <w:rFonts w:ascii="Verdana" w:hAnsi="Verdana"/>
                <w:sz w:val="20"/>
                <w:szCs w:val="20"/>
              </w:rPr>
              <w:t xml:space="preserve"> *</w:t>
            </w:r>
            <w:proofErr w:type="spellStart"/>
            <w:r w:rsidR="00ED0627" w:rsidRPr="0097597A">
              <w:rPr>
                <w:rFonts w:ascii="Verdana" w:hAnsi="Verdana"/>
                <w:sz w:val="20"/>
                <w:szCs w:val="20"/>
              </w:rPr>
              <w:t>substream</w:t>
            </w:r>
            <w:proofErr w:type="spellEnd"/>
            <w:r w:rsidR="00ED0627" w:rsidRPr="0097597A">
              <w:rPr>
                <w:rFonts w:ascii="Verdana" w:hAnsi="Verdana"/>
                <w:sz w:val="20"/>
                <w:szCs w:val="20"/>
              </w:rPr>
              <w:t>)</w:t>
            </w:r>
          </w:p>
        </w:tc>
      </w:tr>
      <w:tr w:rsidR="00906209" w:rsidRPr="0097597A" w:rsidTr="00906209">
        <w:tc>
          <w:tcPr>
            <w:tcW w:w="1525" w:type="dxa"/>
            <w:vAlign w:val="center"/>
          </w:tcPr>
          <w:p w:rsidR="00906209" w:rsidRPr="0097597A" w:rsidRDefault="00906209" w:rsidP="00906209">
            <w:pPr>
              <w:rPr>
                <w:rFonts w:ascii="Verdana" w:eastAsia="ＭＳ ゴシック" w:hAnsi="Verdana"/>
                <w:sz w:val="20"/>
                <w:szCs w:val="20"/>
              </w:rPr>
            </w:pPr>
            <w:r w:rsidRPr="0097597A">
              <w:rPr>
                <w:rFonts w:ascii="Verdana" w:eastAsia="ＭＳ ゴシック" w:hAnsi="Verdana"/>
                <w:sz w:val="20"/>
                <w:szCs w:val="20"/>
              </w:rPr>
              <w:t>Parameter</w:t>
            </w:r>
          </w:p>
        </w:tc>
        <w:tc>
          <w:tcPr>
            <w:tcW w:w="4235" w:type="dxa"/>
          </w:tcPr>
          <w:p w:rsidR="00906209" w:rsidRPr="0097597A" w:rsidRDefault="00906209" w:rsidP="00906209">
            <w:pPr>
              <w:rPr>
                <w:rFonts w:ascii="Verdana" w:eastAsia="ＭＳ ゴシック" w:hAnsi="Verdana"/>
                <w:sz w:val="20"/>
                <w:szCs w:val="20"/>
              </w:rPr>
            </w:pPr>
            <w:r w:rsidRPr="0097597A">
              <w:rPr>
                <w:rFonts w:ascii="Verdana" w:hAnsi="Verdana"/>
                <w:sz w:val="20"/>
                <w:szCs w:val="20"/>
              </w:rPr>
              <w:t xml:space="preserve">struct </w:t>
            </w:r>
            <w:proofErr w:type="spellStart"/>
            <w:r w:rsidRPr="0097597A">
              <w:rPr>
                <w:rFonts w:ascii="Verdana" w:hAnsi="Verdana"/>
                <w:sz w:val="20"/>
                <w:szCs w:val="20"/>
              </w:rPr>
              <w:t>snd_pcm_substream</w:t>
            </w:r>
            <w:proofErr w:type="spellEnd"/>
            <w:r w:rsidRPr="0097597A">
              <w:rPr>
                <w:rFonts w:ascii="Verdana" w:hAnsi="Verdana"/>
                <w:sz w:val="20"/>
                <w:szCs w:val="20"/>
              </w:rPr>
              <w:t xml:space="preserve"> </w:t>
            </w:r>
            <w:r>
              <w:rPr>
                <w:rFonts w:ascii="Verdana" w:hAnsi="Verdana"/>
                <w:sz w:val="20"/>
                <w:szCs w:val="20"/>
              </w:rPr>
              <w:t>*</w:t>
            </w:r>
            <w:proofErr w:type="spellStart"/>
            <w:r w:rsidRPr="0097597A">
              <w:rPr>
                <w:rFonts w:ascii="Verdana" w:hAnsi="Verdana"/>
                <w:sz w:val="20"/>
                <w:szCs w:val="20"/>
              </w:rPr>
              <w:t>substream</w:t>
            </w:r>
            <w:proofErr w:type="spellEnd"/>
          </w:p>
        </w:tc>
        <w:tc>
          <w:tcPr>
            <w:tcW w:w="3613" w:type="dxa"/>
          </w:tcPr>
          <w:p w:rsidR="00906209" w:rsidRPr="0097597A" w:rsidRDefault="00906209" w:rsidP="00906209">
            <w:pPr>
              <w:rPr>
                <w:rFonts w:ascii="Verdana" w:eastAsia="ＭＳ ゴシック" w:hAnsi="Verdana"/>
                <w:sz w:val="20"/>
                <w:szCs w:val="20"/>
              </w:rPr>
            </w:pPr>
            <w:r w:rsidRPr="0097597A">
              <w:rPr>
                <w:rFonts w:ascii="Verdana" w:hAnsi="Verdana"/>
                <w:sz w:val="20"/>
                <w:szCs w:val="20"/>
              </w:rPr>
              <w:t xml:space="preserve">Pointer to a pcm </w:t>
            </w:r>
            <w:proofErr w:type="spellStart"/>
            <w:r w:rsidRPr="0097597A">
              <w:rPr>
                <w:rFonts w:ascii="Verdana" w:hAnsi="Verdana"/>
                <w:sz w:val="20"/>
                <w:szCs w:val="20"/>
              </w:rPr>
              <w:t>substream</w:t>
            </w:r>
            <w:proofErr w:type="spellEnd"/>
          </w:p>
        </w:tc>
      </w:tr>
      <w:tr w:rsidR="00D154BF" w:rsidRPr="0097597A" w:rsidTr="00906209">
        <w:trPr>
          <w:trHeight w:val="128"/>
        </w:trPr>
        <w:tc>
          <w:tcPr>
            <w:tcW w:w="1525" w:type="dxa"/>
            <w:vAlign w:val="center"/>
          </w:tcPr>
          <w:p w:rsidR="00D154BF" w:rsidRPr="0097597A" w:rsidRDefault="00D154BF" w:rsidP="00CC4D43">
            <w:pPr>
              <w:rPr>
                <w:rFonts w:ascii="Verdana" w:eastAsia="ＭＳ ゴシック" w:hAnsi="Verdana"/>
                <w:sz w:val="20"/>
                <w:szCs w:val="20"/>
              </w:rPr>
            </w:pPr>
            <w:r w:rsidRPr="0097597A">
              <w:rPr>
                <w:rFonts w:ascii="Verdana" w:eastAsia="ＭＳ ゴシック" w:hAnsi="Verdana"/>
                <w:sz w:val="20"/>
                <w:szCs w:val="20"/>
              </w:rPr>
              <w:t>Return value</w:t>
            </w:r>
          </w:p>
        </w:tc>
        <w:tc>
          <w:tcPr>
            <w:tcW w:w="4235" w:type="dxa"/>
          </w:tcPr>
          <w:p w:rsidR="00D154BF" w:rsidRPr="0097597A" w:rsidRDefault="007636DC" w:rsidP="0093246E">
            <w:pPr>
              <w:rPr>
                <w:rFonts w:ascii="Verdana" w:eastAsia="ＭＳ ゴシック" w:hAnsi="Verdana"/>
                <w:sz w:val="20"/>
                <w:szCs w:val="20"/>
              </w:rPr>
            </w:pPr>
            <w:r w:rsidRPr="0097597A">
              <w:rPr>
                <w:rFonts w:ascii="Verdana" w:eastAsia="ＭＳ ゴシック" w:hAnsi="Verdana"/>
                <w:sz w:val="20"/>
                <w:szCs w:val="20"/>
              </w:rPr>
              <w:t>pointer</w:t>
            </w:r>
          </w:p>
        </w:tc>
        <w:tc>
          <w:tcPr>
            <w:tcW w:w="3613" w:type="dxa"/>
          </w:tcPr>
          <w:p w:rsidR="00D154BF" w:rsidRPr="0097597A" w:rsidRDefault="007636DC" w:rsidP="0093246E">
            <w:pPr>
              <w:rPr>
                <w:rFonts w:ascii="Verdana" w:eastAsia="ＭＳ ゴシック" w:hAnsi="Verdana"/>
                <w:sz w:val="20"/>
                <w:szCs w:val="20"/>
              </w:rPr>
            </w:pPr>
            <w:r w:rsidRPr="0097597A">
              <w:rPr>
                <w:rFonts w:ascii="Verdana" w:eastAsia="ＭＳ ゴシック" w:hAnsi="Verdana"/>
                <w:sz w:val="20"/>
                <w:szCs w:val="20"/>
              </w:rPr>
              <w:t>Position offset in frames on hardware buffer.</w:t>
            </w:r>
          </w:p>
        </w:tc>
      </w:tr>
    </w:tbl>
    <w:p w:rsidR="0020361F" w:rsidRDefault="0020361F" w:rsidP="0020361F">
      <w:pPr>
        <w:pStyle w:val="RefIDs"/>
      </w:pPr>
      <w:r>
        <w:t>[Covers: RD_001]</w:t>
      </w:r>
    </w:p>
    <w:p w:rsidR="00B82AB9" w:rsidRDefault="00B82AB9" w:rsidP="00E014C8">
      <w:pPr>
        <w:rPr>
          <w:rFonts w:ascii="Verdana" w:hAnsi="Verdana"/>
        </w:rPr>
      </w:pPr>
    </w:p>
    <w:p w:rsidR="008045B8" w:rsidRDefault="008045B8">
      <w:pPr>
        <w:rPr>
          <w:rFonts w:ascii="Verdana" w:hAnsi="Verdana"/>
        </w:rPr>
      </w:pPr>
      <w:r>
        <w:rPr>
          <w:rFonts w:ascii="Verdana" w:hAnsi="Verdana"/>
        </w:rPr>
        <w:br w:type="page"/>
      </w:r>
    </w:p>
    <w:p w:rsidR="00E306A7" w:rsidRPr="0097597A" w:rsidRDefault="00E306A7" w:rsidP="00E014C8">
      <w:pPr>
        <w:rPr>
          <w:rFonts w:ascii="Verdana" w:hAnsi="Verdana"/>
        </w:rPr>
      </w:pPr>
    </w:p>
    <w:p w:rsidR="00695A7E" w:rsidRPr="00DE17AB" w:rsidRDefault="00E014C8" w:rsidP="00695A7E">
      <w:pPr>
        <w:pStyle w:val="2"/>
        <w:numPr>
          <w:ilvl w:val="1"/>
          <w:numId w:val="12"/>
        </w:numPr>
      </w:pPr>
      <w:bookmarkStart w:id="495" w:name="_Toc530588293"/>
      <w:r w:rsidRPr="0097597A">
        <w:t>Detail of APIs for hardware control</w:t>
      </w:r>
      <w:bookmarkEnd w:id="495"/>
    </w:p>
    <w:p w:rsidR="00F94709" w:rsidRDefault="00695A7E" w:rsidP="00695A7E">
      <w:pPr>
        <w:pStyle w:val="a3"/>
        <w:numPr>
          <w:ilvl w:val="0"/>
          <w:numId w:val="8"/>
        </w:numPr>
        <w:rPr>
          <w:rFonts w:ascii="Verdana" w:hAnsi="Verdana"/>
          <w:sz w:val="24"/>
          <w:szCs w:val="24"/>
        </w:rPr>
      </w:pPr>
      <w:r w:rsidRPr="0097597A">
        <w:rPr>
          <w:rFonts w:ascii="Verdana" w:hAnsi="Verdana"/>
          <w:sz w:val="24"/>
          <w:szCs w:val="24"/>
        </w:rPr>
        <w:t>APIs g</w:t>
      </w:r>
      <w:r w:rsidR="00F94709" w:rsidRPr="0097597A">
        <w:rPr>
          <w:rFonts w:ascii="Verdana" w:hAnsi="Verdana"/>
          <w:sz w:val="24"/>
          <w:szCs w:val="24"/>
        </w:rPr>
        <w:t xml:space="preserve">et </w:t>
      </w:r>
      <w:r w:rsidR="00EC3FDF">
        <w:rPr>
          <w:rFonts w:ascii="Verdana" w:hAnsi="Verdana"/>
          <w:sz w:val="24"/>
          <w:szCs w:val="24"/>
        </w:rPr>
        <w:t xml:space="preserve">detailed information </w:t>
      </w:r>
      <w:r w:rsidR="00F94709" w:rsidRPr="0097597A">
        <w:rPr>
          <w:rFonts w:ascii="Verdana" w:hAnsi="Verdana"/>
          <w:sz w:val="24"/>
          <w:szCs w:val="24"/>
        </w:rPr>
        <w:t xml:space="preserve">from </w:t>
      </w:r>
      <w:r w:rsidR="00EC3FDF">
        <w:rPr>
          <w:rFonts w:ascii="Verdana" w:hAnsi="Verdana"/>
          <w:sz w:val="24"/>
          <w:szCs w:val="24"/>
        </w:rPr>
        <w:t>the control</w:t>
      </w:r>
    </w:p>
    <w:p w:rsidR="00EC3FDF" w:rsidRDefault="00EC3FDF" w:rsidP="00DE17AB">
      <w:pPr>
        <w:pStyle w:val="3"/>
        <w:numPr>
          <w:ilvl w:val="2"/>
          <w:numId w:val="12"/>
        </w:numPr>
        <w:ind w:left="720" w:hanging="720"/>
      </w:pPr>
      <w:bookmarkStart w:id="496" w:name="_Toc530588294"/>
      <w:proofErr w:type="spellStart"/>
      <w:r w:rsidRPr="00EC3FDF">
        <w:t>snd_adsp_control_volume_info</w:t>
      </w:r>
      <w:bookmarkEnd w:id="496"/>
      <w:proofErr w:type="spellEnd"/>
    </w:p>
    <w:p w:rsidR="0020361F" w:rsidRPr="0020361F" w:rsidRDefault="0020361F" w:rsidP="0020361F">
      <w:pPr>
        <w:pStyle w:val="ReqID"/>
      </w:pPr>
      <w:r>
        <w:t>FD_DRV_ALSA_009</w:t>
      </w:r>
    </w:p>
    <w:tbl>
      <w:tblPr>
        <w:tblStyle w:val="a6"/>
        <w:tblW w:w="9373" w:type="dxa"/>
        <w:tblInd w:w="-5" w:type="dxa"/>
        <w:tblLook w:val="04A0" w:firstRow="1" w:lastRow="0" w:firstColumn="1" w:lastColumn="0" w:noHBand="0" w:noVBand="1"/>
      </w:tblPr>
      <w:tblGrid>
        <w:gridCol w:w="1525"/>
        <w:gridCol w:w="3605"/>
        <w:gridCol w:w="4243"/>
      </w:tblGrid>
      <w:tr w:rsidR="00EC3FDF" w:rsidRPr="00A425E9" w:rsidTr="00D40102">
        <w:tc>
          <w:tcPr>
            <w:tcW w:w="9373" w:type="dxa"/>
            <w:gridSpan w:val="3"/>
          </w:tcPr>
          <w:p w:rsidR="00EC3FDF" w:rsidRPr="00A425E9" w:rsidRDefault="00EC3FDF" w:rsidP="00EC3FDF">
            <w:pPr>
              <w:rPr>
                <w:rFonts w:ascii="Verdana" w:hAnsi="Verdana"/>
                <w:sz w:val="20"/>
                <w:szCs w:val="20"/>
              </w:rPr>
            </w:pPr>
            <w:proofErr w:type="spellStart"/>
            <w:r w:rsidRPr="00A425E9">
              <w:rPr>
                <w:rFonts w:ascii="Verdana" w:hAnsi="Verdana"/>
                <w:sz w:val="20"/>
                <w:szCs w:val="20"/>
              </w:rPr>
              <w:t>snd_adsp_control_volume_info</w:t>
            </w:r>
            <w:proofErr w:type="spellEnd"/>
          </w:p>
        </w:tc>
      </w:tr>
      <w:tr w:rsidR="00EC3FDF" w:rsidRPr="00A425E9" w:rsidTr="00D40102">
        <w:tc>
          <w:tcPr>
            <w:tcW w:w="1525" w:type="dxa"/>
          </w:tcPr>
          <w:p w:rsidR="00EC3FDF" w:rsidRPr="00A425E9" w:rsidRDefault="00EC3FDF" w:rsidP="00D40102">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EC3FDF" w:rsidRPr="00A425E9" w:rsidRDefault="00EC3FDF" w:rsidP="00EC3FDF">
            <w:pPr>
              <w:rPr>
                <w:rFonts w:ascii="Verdana" w:hAnsi="Verdana"/>
                <w:sz w:val="20"/>
                <w:szCs w:val="20"/>
              </w:rPr>
            </w:pPr>
            <w:r w:rsidRPr="00A425E9">
              <w:rPr>
                <w:rFonts w:ascii="Verdana" w:hAnsi="Verdana"/>
                <w:sz w:val="20"/>
                <w:szCs w:val="20"/>
              </w:rPr>
              <w:t>Get detaile</w:t>
            </w:r>
            <w:r w:rsidR="00E37F82">
              <w:rPr>
                <w:rFonts w:ascii="Verdana" w:hAnsi="Verdana"/>
                <w:sz w:val="20"/>
                <w:szCs w:val="20"/>
              </w:rPr>
              <w:t>d information on volume control in playback, capture, TDM playback, TDM capture cases</w:t>
            </w:r>
          </w:p>
        </w:tc>
      </w:tr>
      <w:tr w:rsidR="00EC3FDF" w:rsidRPr="00A425E9" w:rsidTr="00D40102">
        <w:tc>
          <w:tcPr>
            <w:tcW w:w="1525" w:type="dxa"/>
          </w:tcPr>
          <w:p w:rsidR="00EC3FDF" w:rsidRPr="00A425E9" w:rsidRDefault="00EC3FDF" w:rsidP="00D40102">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EC3FDF" w:rsidRPr="00A425E9" w:rsidRDefault="0089644E" w:rsidP="00D40102">
            <w:pPr>
              <w:rPr>
                <w:rFonts w:ascii="Verdana" w:hAnsi="Verdana"/>
                <w:sz w:val="20"/>
                <w:szCs w:val="20"/>
              </w:rPr>
            </w:pPr>
            <w:r>
              <w:rPr>
                <w:rFonts w:ascii="Verdana" w:hAnsi="Verdana"/>
                <w:sz w:val="20"/>
                <w:szCs w:val="20"/>
              </w:rPr>
              <w:t xml:space="preserve">static </w:t>
            </w:r>
            <w:r w:rsidR="00EC3FDF" w:rsidRPr="00A425E9">
              <w:rPr>
                <w:rFonts w:ascii="Verdana" w:hAnsi="Verdana"/>
                <w:sz w:val="20"/>
                <w:szCs w:val="20"/>
              </w:rPr>
              <w:t xml:space="preserve">int </w:t>
            </w:r>
            <w:proofErr w:type="spellStart"/>
            <w:r w:rsidR="00EC3FDF" w:rsidRPr="00A425E9">
              <w:rPr>
                <w:rFonts w:ascii="Verdana" w:hAnsi="Verdana"/>
                <w:sz w:val="20"/>
                <w:szCs w:val="20"/>
              </w:rPr>
              <w:t>snd_adsp_control_volume_info</w:t>
            </w:r>
            <w:proofErr w:type="spellEnd"/>
            <w:r w:rsidR="00EC3FDF" w:rsidRPr="00A425E9">
              <w:rPr>
                <w:rFonts w:ascii="Verdana" w:hAnsi="Verdana"/>
                <w:sz w:val="20"/>
                <w:szCs w:val="20"/>
              </w:rPr>
              <w:t xml:space="preserve">(struct </w:t>
            </w:r>
            <w:proofErr w:type="spellStart"/>
            <w:r w:rsidR="00EC3FDF" w:rsidRPr="00A425E9">
              <w:rPr>
                <w:rFonts w:ascii="Verdana" w:hAnsi="Verdana"/>
                <w:sz w:val="20"/>
                <w:szCs w:val="20"/>
              </w:rPr>
              <w:t>snd_kcontrol</w:t>
            </w:r>
            <w:proofErr w:type="spellEnd"/>
            <w:r w:rsidR="00EC3FDF" w:rsidRPr="00A425E9">
              <w:rPr>
                <w:rFonts w:ascii="Verdana" w:hAnsi="Verdana"/>
                <w:sz w:val="20"/>
                <w:szCs w:val="20"/>
              </w:rPr>
              <w:t xml:space="preserve"> *</w:t>
            </w:r>
            <w:proofErr w:type="spellStart"/>
            <w:r w:rsidR="00EC3FDF" w:rsidRPr="00A425E9">
              <w:rPr>
                <w:rFonts w:ascii="Verdana" w:hAnsi="Verdana"/>
                <w:sz w:val="20"/>
                <w:szCs w:val="20"/>
              </w:rPr>
              <w:t>kcontrol</w:t>
            </w:r>
            <w:proofErr w:type="spellEnd"/>
            <w:r w:rsidR="00EC3FDF" w:rsidRPr="00A425E9">
              <w:rPr>
                <w:rFonts w:ascii="Verdana" w:hAnsi="Verdana"/>
                <w:sz w:val="20"/>
                <w:szCs w:val="20"/>
              </w:rPr>
              <w:t xml:space="preserve">, struct </w:t>
            </w:r>
            <w:proofErr w:type="spellStart"/>
            <w:r w:rsidR="00EC3FDF" w:rsidRPr="00A425E9">
              <w:rPr>
                <w:rFonts w:ascii="Verdana" w:hAnsi="Verdana"/>
                <w:sz w:val="20"/>
                <w:szCs w:val="20"/>
              </w:rPr>
              <w:t>snd_ctl_elem_info</w:t>
            </w:r>
            <w:proofErr w:type="spellEnd"/>
            <w:r w:rsidR="00EC3FDF" w:rsidRPr="00A425E9">
              <w:rPr>
                <w:rFonts w:ascii="Verdana" w:hAnsi="Verdana"/>
                <w:sz w:val="20"/>
                <w:szCs w:val="20"/>
              </w:rPr>
              <w:t xml:space="preserve"> *</w:t>
            </w:r>
            <w:proofErr w:type="spellStart"/>
            <w:r w:rsidR="00EC3FDF" w:rsidRPr="00A425E9">
              <w:rPr>
                <w:rFonts w:ascii="Verdana" w:hAnsi="Verdana"/>
                <w:sz w:val="20"/>
                <w:szCs w:val="20"/>
              </w:rPr>
              <w:t>uinfo</w:t>
            </w:r>
            <w:proofErr w:type="spellEnd"/>
            <w:r w:rsidR="00EC3FDF" w:rsidRPr="00A425E9">
              <w:rPr>
                <w:rFonts w:ascii="Verdana" w:hAnsi="Verdana"/>
                <w:sz w:val="20"/>
                <w:szCs w:val="20"/>
              </w:rPr>
              <w:t>)</w:t>
            </w:r>
          </w:p>
        </w:tc>
      </w:tr>
      <w:tr w:rsidR="00EC3FDF" w:rsidRPr="00A425E9" w:rsidTr="002D1429">
        <w:tc>
          <w:tcPr>
            <w:tcW w:w="1525" w:type="dxa"/>
            <w:vMerge w:val="restart"/>
            <w:vAlign w:val="center"/>
          </w:tcPr>
          <w:p w:rsidR="00EC3FDF" w:rsidRPr="00A425E9" w:rsidRDefault="00EC3FDF" w:rsidP="00D40102">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EC3FDF" w:rsidRPr="00A425E9" w:rsidRDefault="002D1429" w:rsidP="00D40102">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00EC3FDF" w:rsidRPr="00A425E9">
              <w:rPr>
                <w:rFonts w:ascii="Verdana" w:hAnsi="Verdana"/>
                <w:sz w:val="20"/>
                <w:szCs w:val="20"/>
              </w:rPr>
              <w:t>kcontrol</w:t>
            </w:r>
            <w:proofErr w:type="spellEnd"/>
          </w:p>
        </w:tc>
        <w:tc>
          <w:tcPr>
            <w:tcW w:w="4243" w:type="dxa"/>
          </w:tcPr>
          <w:p w:rsidR="00EC3FDF" w:rsidRPr="00A425E9" w:rsidRDefault="00EC3FDF" w:rsidP="00D40102">
            <w:pPr>
              <w:rPr>
                <w:rFonts w:ascii="Verdana" w:eastAsia="ＭＳ ゴシック" w:hAnsi="Verdana"/>
                <w:sz w:val="20"/>
                <w:szCs w:val="20"/>
              </w:rPr>
            </w:pPr>
            <w:r w:rsidRPr="00A425E9">
              <w:rPr>
                <w:rFonts w:ascii="Verdana" w:hAnsi="Verdana"/>
                <w:sz w:val="20"/>
                <w:szCs w:val="20"/>
              </w:rPr>
              <w:t>Pointer to control instance</w:t>
            </w:r>
          </w:p>
        </w:tc>
      </w:tr>
      <w:tr w:rsidR="00EC3FDF" w:rsidRPr="00A425E9" w:rsidTr="002D1429">
        <w:tc>
          <w:tcPr>
            <w:tcW w:w="1525" w:type="dxa"/>
            <w:vMerge/>
            <w:vAlign w:val="center"/>
          </w:tcPr>
          <w:p w:rsidR="00EC3FDF" w:rsidRPr="00A425E9" w:rsidRDefault="00EC3FDF" w:rsidP="00D40102">
            <w:pPr>
              <w:rPr>
                <w:rFonts w:ascii="Verdana" w:eastAsia="ＭＳ ゴシック" w:hAnsi="Verdana"/>
                <w:sz w:val="20"/>
                <w:szCs w:val="20"/>
              </w:rPr>
            </w:pPr>
          </w:p>
        </w:tc>
        <w:tc>
          <w:tcPr>
            <w:tcW w:w="3605" w:type="dxa"/>
          </w:tcPr>
          <w:p w:rsidR="00EC3FDF" w:rsidRPr="00A425E9" w:rsidRDefault="002D1429" w:rsidP="00D40102">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p>
        </w:tc>
        <w:tc>
          <w:tcPr>
            <w:tcW w:w="4243" w:type="dxa"/>
          </w:tcPr>
          <w:p w:rsidR="00EC3FDF" w:rsidRPr="00A425E9" w:rsidRDefault="00EC3FDF" w:rsidP="00EC3FDF">
            <w:pPr>
              <w:rPr>
                <w:rFonts w:ascii="Verdana" w:hAnsi="Verdana"/>
                <w:sz w:val="20"/>
                <w:szCs w:val="20"/>
              </w:rPr>
            </w:pPr>
            <w:r w:rsidRPr="00A425E9">
              <w:rPr>
                <w:rFonts w:ascii="Verdana" w:hAnsi="Verdana"/>
                <w:sz w:val="20"/>
                <w:szCs w:val="20"/>
              </w:rPr>
              <w:t>Pointer to info structure of volume control</w:t>
            </w:r>
          </w:p>
        </w:tc>
      </w:tr>
      <w:tr w:rsidR="00742E1E" w:rsidRPr="00A425E9" w:rsidTr="002D1429">
        <w:trPr>
          <w:trHeight w:val="128"/>
        </w:trPr>
        <w:tc>
          <w:tcPr>
            <w:tcW w:w="152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0</w:t>
            </w:r>
          </w:p>
        </w:tc>
        <w:tc>
          <w:tcPr>
            <w:tcW w:w="4243" w:type="dxa"/>
          </w:tcPr>
          <w:p w:rsidR="00742E1E" w:rsidRPr="00A425E9" w:rsidRDefault="00742E1E" w:rsidP="00742E1E">
            <w:pPr>
              <w:rPr>
                <w:rFonts w:ascii="Verdana" w:eastAsia="ＭＳ ゴシック" w:hAnsi="Verdana"/>
                <w:sz w:val="20"/>
                <w:szCs w:val="20"/>
              </w:rPr>
            </w:pPr>
            <w:r>
              <w:rPr>
                <w:rFonts w:ascii="Verdana" w:eastAsia="ＭＳ ゴシック" w:hAnsi="Verdana"/>
                <w:sz w:val="20"/>
                <w:szCs w:val="20"/>
              </w:rPr>
              <w:t>Always return 0</w:t>
            </w:r>
          </w:p>
        </w:tc>
      </w:tr>
    </w:tbl>
    <w:p w:rsidR="0020361F" w:rsidRDefault="0020361F" w:rsidP="0020361F">
      <w:pPr>
        <w:pStyle w:val="RefIDs"/>
      </w:pPr>
      <w:r>
        <w:t>[Covers: RD_001]</w:t>
      </w:r>
    </w:p>
    <w:p w:rsidR="00EC3FDF" w:rsidRPr="00EC3FDF" w:rsidRDefault="00EC3FDF" w:rsidP="00EC3FDF"/>
    <w:p w:rsidR="00EC3FDF" w:rsidRDefault="00EC3FDF" w:rsidP="00DE17AB">
      <w:pPr>
        <w:pStyle w:val="3"/>
        <w:numPr>
          <w:ilvl w:val="2"/>
          <w:numId w:val="12"/>
        </w:numPr>
        <w:ind w:left="720" w:hanging="720"/>
      </w:pPr>
      <w:bookmarkStart w:id="497" w:name="_Toc530588295"/>
      <w:proofErr w:type="spellStart"/>
      <w:r w:rsidRPr="00EC3FDF">
        <w:t>snd_adsp_control_sample_rate_info</w:t>
      </w:r>
      <w:bookmarkEnd w:id="497"/>
      <w:proofErr w:type="spellEnd"/>
    </w:p>
    <w:p w:rsidR="0020361F" w:rsidRPr="0020361F" w:rsidRDefault="0020361F" w:rsidP="0020361F">
      <w:pPr>
        <w:pStyle w:val="ReqID"/>
      </w:pPr>
      <w:r>
        <w:t>FD_DRV_ALSA_010</w:t>
      </w:r>
    </w:p>
    <w:tbl>
      <w:tblPr>
        <w:tblStyle w:val="a6"/>
        <w:tblW w:w="9373" w:type="dxa"/>
        <w:tblInd w:w="-5" w:type="dxa"/>
        <w:tblLook w:val="04A0" w:firstRow="1" w:lastRow="0" w:firstColumn="1" w:lastColumn="0" w:noHBand="0" w:noVBand="1"/>
      </w:tblPr>
      <w:tblGrid>
        <w:gridCol w:w="1525"/>
        <w:gridCol w:w="3605"/>
        <w:gridCol w:w="4243"/>
      </w:tblGrid>
      <w:tr w:rsidR="00EC3FDF" w:rsidRPr="00A425E9" w:rsidTr="00D40102">
        <w:tc>
          <w:tcPr>
            <w:tcW w:w="9373" w:type="dxa"/>
            <w:gridSpan w:val="3"/>
          </w:tcPr>
          <w:p w:rsidR="00EC3FDF" w:rsidRPr="00A425E9" w:rsidRDefault="00EC3FDF" w:rsidP="00EC3FDF">
            <w:pPr>
              <w:rPr>
                <w:rFonts w:ascii="Verdana" w:hAnsi="Verdana"/>
                <w:sz w:val="20"/>
                <w:szCs w:val="20"/>
              </w:rPr>
            </w:pPr>
            <w:proofErr w:type="spellStart"/>
            <w:r w:rsidRPr="00A425E9">
              <w:rPr>
                <w:rFonts w:ascii="Verdana" w:hAnsi="Verdana"/>
                <w:sz w:val="20"/>
                <w:szCs w:val="20"/>
              </w:rPr>
              <w:t>snd_adsp_control_sample_rate_info</w:t>
            </w:r>
            <w:proofErr w:type="spellEnd"/>
          </w:p>
        </w:tc>
      </w:tr>
      <w:tr w:rsidR="00EC3FDF" w:rsidRPr="00A425E9" w:rsidTr="00D40102">
        <w:tc>
          <w:tcPr>
            <w:tcW w:w="1525" w:type="dxa"/>
          </w:tcPr>
          <w:p w:rsidR="00EC3FDF" w:rsidRPr="00A425E9" w:rsidRDefault="00EC3FDF" w:rsidP="00D40102">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EC3FDF" w:rsidRPr="00A425E9" w:rsidRDefault="00EC3FDF" w:rsidP="00EC3FDF">
            <w:pPr>
              <w:rPr>
                <w:rFonts w:ascii="Verdana" w:hAnsi="Verdana"/>
                <w:sz w:val="20"/>
                <w:szCs w:val="20"/>
              </w:rPr>
            </w:pPr>
            <w:r w:rsidRPr="00A425E9">
              <w:rPr>
                <w:rFonts w:ascii="Verdana" w:hAnsi="Verdana"/>
                <w:sz w:val="20"/>
                <w:szCs w:val="20"/>
              </w:rPr>
              <w:t>Get detailed inf</w:t>
            </w:r>
            <w:r w:rsidR="00E37F82">
              <w:rPr>
                <w:rFonts w:ascii="Verdana" w:hAnsi="Verdana"/>
                <w:sz w:val="20"/>
                <w:szCs w:val="20"/>
              </w:rPr>
              <w:t>ormation on sample rate control in playback, capture, TDM playback, TDM capture cases</w:t>
            </w:r>
          </w:p>
        </w:tc>
      </w:tr>
      <w:tr w:rsidR="00EC3FDF" w:rsidRPr="00A425E9" w:rsidTr="00D40102">
        <w:tc>
          <w:tcPr>
            <w:tcW w:w="1525" w:type="dxa"/>
          </w:tcPr>
          <w:p w:rsidR="00EC3FDF" w:rsidRPr="00A425E9" w:rsidRDefault="00EC3FDF" w:rsidP="00D40102">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EC3FDF" w:rsidRPr="00A425E9" w:rsidRDefault="00F63AAE" w:rsidP="00EC3FDF">
            <w:pPr>
              <w:rPr>
                <w:rFonts w:ascii="Verdana" w:hAnsi="Verdana"/>
                <w:sz w:val="20"/>
                <w:szCs w:val="20"/>
              </w:rPr>
            </w:pPr>
            <w:r>
              <w:rPr>
                <w:rFonts w:ascii="Verdana" w:hAnsi="Verdana"/>
                <w:sz w:val="20"/>
                <w:szCs w:val="20"/>
              </w:rPr>
              <w:t xml:space="preserve">static </w:t>
            </w:r>
            <w:r w:rsidR="00EC3FDF" w:rsidRPr="00A425E9">
              <w:rPr>
                <w:rFonts w:ascii="Verdana" w:hAnsi="Verdana"/>
                <w:sz w:val="20"/>
                <w:szCs w:val="20"/>
              </w:rPr>
              <w:t xml:space="preserve">int </w:t>
            </w:r>
            <w:proofErr w:type="spellStart"/>
            <w:r w:rsidR="00EC3FDF" w:rsidRPr="00A425E9">
              <w:rPr>
                <w:rFonts w:ascii="Verdana" w:hAnsi="Verdana"/>
                <w:sz w:val="20"/>
                <w:szCs w:val="20"/>
              </w:rPr>
              <w:t>snd_adsp_control_sample_rate_info</w:t>
            </w:r>
            <w:proofErr w:type="spellEnd"/>
            <w:r w:rsidR="00EC3FDF" w:rsidRPr="00A425E9">
              <w:rPr>
                <w:rFonts w:ascii="Verdana" w:hAnsi="Verdana"/>
                <w:sz w:val="20"/>
                <w:szCs w:val="20"/>
              </w:rPr>
              <w:t xml:space="preserve">(struct </w:t>
            </w:r>
            <w:proofErr w:type="spellStart"/>
            <w:r w:rsidR="00EC3FDF" w:rsidRPr="00A425E9">
              <w:rPr>
                <w:rFonts w:ascii="Verdana" w:hAnsi="Verdana"/>
                <w:sz w:val="20"/>
                <w:szCs w:val="20"/>
              </w:rPr>
              <w:t>snd_kcontrol</w:t>
            </w:r>
            <w:proofErr w:type="spellEnd"/>
            <w:r w:rsidR="00EC3FDF" w:rsidRPr="00A425E9">
              <w:rPr>
                <w:rFonts w:ascii="Verdana" w:hAnsi="Verdana"/>
                <w:sz w:val="20"/>
                <w:szCs w:val="20"/>
              </w:rPr>
              <w:t xml:space="preserve"> *</w:t>
            </w:r>
            <w:proofErr w:type="spellStart"/>
            <w:r w:rsidR="00EC3FDF" w:rsidRPr="00A425E9">
              <w:rPr>
                <w:rFonts w:ascii="Verdana" w:hAnsi="Verdana"/>
                <w:sz w:val="20"/>
                <w:szCs w:val="20"/>
              </w:rPr>
              <w:t>kcontrol</w:t>
            </w:r>
            <w:proofErr w:type="spellEnd"/>
            <w:r w:rsidR="00EC3FDF" w:rsidRPr="00A425E9">
              <w:rPr>
                <w:rFonts w:ascii="Verdana" w:hAnsi="Verdana"/>
                <w:sz w:val="20"/>
                <w:szCs w:val="20"/>
              </w:rPr>
              <w:t xml:space="preserve">, struct </w:t>
            </w:r>
            <w:proofErr w:type="spellStart"/>
            <w:r w:rsidR="00EC3FDF" w:rsidRPr="00A425E9">
              <w:rPr>
                <w:rFonts w:ascii="Verdana" w:hAnsi="Verdana"/>
                <w:sz w:val="20"/>
                <w:szCs w:val="20"/>
              </w:rPr>
              <w:t>snd_ctl_elem_info</w:t>
            </w:r>
            <w:proofErr w:type="spellEnd"/>
            <w:r w:rsidR="00EC3FDF" w:rsidRPr="00A425E9">
              <w:rPr>
                <w:rFonts w:ascii="Verdana" w:hAnsi="Verdana"/>
                <w:sz w:val="20"/>
                <w:szCs w:val="20"/>
              </w:rPr>
              <w:t xml:space="preserve"> *</w:t>
            </w:r>
            <w:proofErr w:type="spellStart"/>
            <w:r w:rsidR="00EC3FDF" w:rsidRPr="00A425E9">
              <w:rPr>
                <w:rFonts w:ascii="Verdana" w:hAnsi="Verdana"/>
                <w:sz w:val="20"/>
                <w:szCs w:val="20"/>
              </w:rPr>
              <w:t>uinfo</w:t>
            </w:r>
            <w:proofErr w:type="spellEnd"/>
            <w:r w:rsidR="00EC3FDF" w:rsidRPr="00A425E9">
              <w:rPr>
                <w:rFonts w:ascii="Verdana" w:hAnsi="Verdana"/>
                <w:sz w:val="20"/>
                <w:szCs w:val="20"/>
              </w:rPr>
              <w:t>)</w:t>
            </w:r>
          </w:p>
        </w:tc>
      </w:tr>
      <w:tr w:rsidR="002D1429" w:rsidRPr="00A425E9" w:rsidTr="002D1429">
        <w:tc>
          <w:tcPr>
            <w:tcW w:w="1525"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424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525" w:type="dxa"/>
            <w:vMerge/>
            <w:vAlign w:val="center"/>
          </w:tcPr>
          <w:p w:rsidR="002D1429" w:rsidRPr="00A425E9" w:rsidRDefault="002D1429" w:rsidP="002D1429">
            <w:pPr>
              <w:rPr>
                <w:rFonts w:ascii="Verdana" w:eastAsia="ＭＳ ゴシック" w:hAnsi="Verdana"/>
                <w:sz w:val="20"/>
                <w:szCs w:val="20"/>
              </w:rPr>
            </w:pPr>
          </w:p>
        </w:tc>
        <w:tc>
          <w:tcPr>
            <w:tcW w:w="3605"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p>
        </w:tc>
        <w:tc>
          <w:tcPr>
            <w:tcW w:w="4243" w:type="dxa"/>
          </w:tcPr>
          <w:p w:rsidR="002D1429" w:rsidRPr="00A425E9" w:rsidRDefault="002D1429" w:rsidP="002D1429">
            <w:pPr>
              <w:rPr>
                <w:rFonts w:ascii="Verdana" w:hAnsi="Verdana"/>
                <w:sz w:val="20"/>
                <w:szCs w:val="20"/>
              </w:rPr>
            </w:pPr>
            <w:r w:rsidRPr="00A425E9">
              <w:rPr>
                <w:rFonts w:ascii="Verdana" w:hAnsi="Verdana"/>
                <w:sz w:val="20"/>
                <w:szCs w:val="20"/>
              </w:rPr>
              <w:t>Pointer to info structure of sample rate control</w:t>
            </w:r>
          </w:p>
        </w:tc>
      </w:tr>
      <w:tr w:rsidR="00742E1E" w:rsidRPr="00A425E9" w:rsidTr="002D1429">
        <w:trPr>
          <w:trHeight w:val="128"/>
        </w:trPr>
        <w:tc>
          <w:tcPr>
            <w:tcW w:w="152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0</w:t>
            </w:r>
          </w:p>
        </w:tc>
        <w:tc>
          <w:tcPr>
            <w:tcW w:w="4243" w:type="dxa"/>
          </w:tcPr>
          <w:p w:rsidR="00742E1E" w:rsidRPr="00A425E9" w:rsidRDefault="00742E1E" w:rsidP="00742E1E">
            <w:pPr>
              <w:rPr>
                <w:rFonts w:ascii="Verdana" w:eastAsia="ＭＳ ゴシック" w:hAnsi="Verdana"/>
                <w:sz w:val="20"/>
                <w:szCs w:val="20"/>
              </w:rPr>
            </w:pPr>
            <w:r>
              <w:rPr>
                <w:rFonts w:ascii="Verdana" w:eastAsia="ＭＳ ゴシック" w:hAnsi="Verdana"/>
                <w:sz w:val="20"/>
                <w:szCs w:val="20"/>
              </w:rPr>
              <w:t>Always return 0</w:t>
            </w:r>
          </w:p>
        </w:tc>
      </w:tr>
    </w:tbl>
    <w:p w:rsidR="0020361F" w:rsidRDefault="0020361F" w:rsidP="0020361F">
      <w:pPr>
        <w:pStyle w:val="RefIDs"/>
      </w:pPr>
      <w:r>
        <w:t>[Covers: RD_001]</w:t>
      </w:r>
    </w:p>
    <w:p w:rsidR="008C6323" w:rsidRDefault="008C6323" w:rsidP="008C6323"/>
    <w:p w:rsidR="00790173" w:rsidRDefault="002C203D" w:rsidP="00DE17AB">
      <w:pPr>
        <w:pStyle w:val="3"/>
        <w:numPr>
          <w:ilvl w:val="2"/>
          <w:numId w:val="12"/>
        </w:numPr>
        <w:ind w:left="720" w:hanging="720"/>
      </w:pPr>
      <w:bookmarkStart w:id="498" w:name="_Toc530588296"/>
      <w:proofErr w:type="spellStart"/>
      <w:r>
        <w:t>snd_adsp_control_eqz</w:t>
      </w:r>
      <w:r w:rsidR="00E82967">
        <w:t>_switch</w:t>
      </w:r>
      <w:r w:rsidR="00790173" w:rsidRPr="00790173">
        <w:t>_info</w:t>
      </w:r>
      <w:bookmarkEnd w:id="498"/>
      <w:proofErr w:type="spellEnd"/>
    </w:p>
    <w:p w:rsidR="0020361F" w:rsidRPr="0020361F" w:rsidRDefault="0020361F" w:rsidP="0020361F">
      <w:pPr>
        <w:pStyle w:val="ReqID"/>
      </w:pPr>
      <w:r>
        <w:t>FD_DRV_ALSA_011</w:t>
      </w:r>
    </w:p>
    <w:tbl>
      <w:tblPr>
        <w:tblStyle w:val="a6"/>
        <w:tblW w:w="9373" w:type="dxa"/>
        <w:tblInd w:w="-5" w:type="dxa"/>
        <w:tblLook w:val="04A0" w:firstRow="1" w:lastRow="0" w:firstColumn="1" w:lastColumn="0" w:noHBand="0" w:noVBand="1"/>
      </w:tblPr>
      <w:tblGrid>
        <w:gridCol w:w="1525"/>
        <w:gridCol w:w="3605"/>
        <w:gridCol w:w="4243"/>
      </w:tblGrid>
      <w:tr w:rsidR="00790173" w:rsidRPr="00A425E9" w:rsidTr="00D40102">
        <w:tc>
          <w:tcPr>
            <w:tcW w:w="9373" w:type="dxa"/>
            <w:gridSpan w:val="3"/>
          </w:tcPr>
          <w:p w:rsidR="00790173" w:rsidRPr="00A425E9" w:rsidRDefault="002C203D" w:rsidP="002C203D">
            <w:pPr>
              <w:rPr>
                <w:rFonts w:ascii="Verdana" w:hAnsi="Verdana"/>
                <w:sz w:val="20"/>
                <w:szCs w:val="20"/>
              </w:rPr>
            </w:pPr>
            <w:proofErr w:type="spellStart"/>
            <w:r>
              <w:rPr>
                <w:rFonts w:ascii="Verdana" w:hAnsi="Verdana"/>
                <w:sz w:val="20"/>
                <w:szCs w:val="20"/>
              </w:rPr>
              <w:t>snd_adsp_control_eqz</w:t>
            </w:r>
            <w:r w:rsidR="00E82967">
              <w:rPr>
                <w:rFonts w:ascii="Verdana" w:hAnsi="Verdana"/>
                <w:sz w:val="20"/>
                <w:szCs w:val="20"/>
              </w:rPr>
              <w:t>_switch</w:t>
            </w:r>
            <w:r>
              <w:rPr>
                <w:rFonts w:ascii="Verdana" w:hAnsi="Verdana"/>
                <w:sz w:val="20"/>
                <w:szCs w:val="20"/>
              </w:rPr>
              <w:t>_</w:t>
            </w:r>
            <w:r w:rsidR="00790173" w:rsidRPr="00A425E9">
              <w:rPr>
                <w:rFonts w:ascii="Verdana" w:hAnsi="Verdana"/>
                <w:sz w:val="20"/>
                <w:szCs w:val="20"/>
              </w:rPr>
              <w:t>info</w:t>
            </w:r>
            <w:proofErr w:type="spellEnd"/>
          </w:p>
        </w:tc>
      </w:tr>
      <w:tr w:rsidR="00790173" w:rsidRPr="00A425E9" w:rsidTr="00D40102">
        <w:tc>
          <w:tcPr>
            <w:tcW w:w="1525" w:type="dxa"/>
          </w:tcPr>
          <w:p w:rsidR="00790173" w:rsidRPr="00A425E9" w:rsidRDefault="00790173" w:rsidP="00D40102">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790173" w:rsidRPr="00A425E9" w:rsidRDefault="00790173" w:rsidP="002C203D">
            <w:pPr>
              <w:rPr>
                <w:rFonts w:ascii="Verdana" w:hAnsi="Verdana"/>
                <w:sz w:val="20"/>
                <w:szCs w:val="20"/>
              </w:rPr>
            </w:pPr>
            <w:r w:rsidRPr="00A425E9">
              <w:rPr>
                <w:rFonts w:ascii="Verdana" w:hAnsi="Verdana"/>
                <w:sz w:val="20"/>
                <w:szCs w:val="20"/>
              </w:rPr>
              <w:t xml:space="preserve">Get detailed info on the equalizer </w:t>
            </w:r>
            <w:r w:rsidR="00E82967">
              <w:rPr>
                <w:rFonts w:ascii="Verdana" w:hAnsi="Verdana"/>
                <w:sz w:val="20"/>
                <w:szCs w:val="20"/>
              </w:rPr>
              <w:t xml:space="preserve">switch </w:t>
            </w:r>
            <w:r w:rsidR="00E37F82">
              <w:rPr>
                <w:rFonts w:ascii="Verdana" w:hAnsi="Verdana"/>
                <w:sz w:val="20"/>
                <w:szCs w:val="20"/>
              </w:rPr>
              <w:t>control in playback, capture cases</w:t>
            </w:r>
          </w:p>
        </w:tc>
      </w:tr>
      <w:tr w:rsidR="00790173" w:rsidRPr="00A425E9" w:rsidTr="00D40102">
        <w:tc>
          <w:tcPr>
            <w:tcW w:w="1525" w:type="dxa"/>
          </w:tcPr>
          <w:p w:rsidR="00790173" w:rsidRPr="00A425E9" w:rsidRDefault="00790173" w:rsidP="00D40102">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790173" w:rsidRPr="00A425E9" w:rsidRDefault="00F63AAE" w:rsidP="002C203D">
            <w:pPr>
              <w:rPr>
                <w:rFonts w:ascii="Verdana" w:hAnsi="Verdana"/>
                <w:sz w:val="20"/>
                <w:szCs w:val="20"/>
              </w:rPr>
            </w:pPr>
            <w:r>
              <w:rPr>
                <w:rFonts w:ascii="Verdana" w:hAnsi="Verdana"/>
                <w:sz w:val="20"/>
                <w:szCs w:val="20"/>
              </w:rPr>
              <w:t xml:space="preserve">static </w:t>
            </w:r>
            <w:r w:rsidR="002C203D">
              <w:rPr>
                <w:rFonts w:ascii="Verdana" w:hAnsi="Verdana"/>
                <w:sz w:val="20"/>
                <w:szCs w:val="20"/>
              </w:rPr>
              <w:t xml:space="preserve">int </w:t>
            </w:r>
            <w:proofErr w:type="spellStart"/>
            <w:r w:rsidR="002C203D">
              <w:rPr>
                <w:rFonts w:ascii="Verdana" w:hAnsi="Verdana"/>
                <w:sz w:val="20"/>
                <w:szCs w:val="20"/>
              </w:rPr>
              <w:t>snd_adsp_control_eqz</w:t>
            </w:r>
            <w:r w:rsidR="00E82967">
              <w:rPr>
                <w:rFonts w:ascii="Verdana" w:hAnsi="Verdana"/>
                <w:sz w:val="20"/>
                <w:szCs w:val="20"/>
              </w:rPr>
              <w:t>_switch</w:t>
            </w:r>
            <w:r w:rsidR="00790173" w:rsidRPr="00A425E9">
              <w:rPr>
                <w:rFonts w:ascii="Verdana" w:hAnsi="Verdana"/>
                <w:sz w:val="20"/>
                <w:szCs w:val="20"/>
              </w:rPr>
              <w:t>_info</w:t>
            </w:r>
            <w:proofErr w:type="spellEnd"/>
            <w:r w:rsidR="00790173" w:rsidRPr="00A425E9">
              <w:rPr>
                <w:rFonts w:ascii="Verdana" w:hAnsi="Verdana"/>
                <w:sz w:val="20"/>
                <w:szCs w:val="20"/>
              </w:rPr>
              <w:t xml:space="preserve">(struct </w:t>
            </w:r>
            <w:proofErr w:type="spellStart"/>
            <w:r w:rsidR="00790173" w:rsidRPr="00A425E9">
              <w:rPr>
                <w:rFonts w:ascii="Verdana" w:hAnsi="Verdana"/>
                <w:sz w:val="20"/>
                <w:szCs w:val="20"/>
              </w:rPr>
              <w:t>snd_kcontrol</w:t>
            </w:r>
            <w:proofErr w:type="spellEnd"/>
            <w:r w:rsidR="00790173" w:rsidRPr="00A425E9">
              <w:rPr>
                <w:rFonts w:ascii="Verdana" w:hAnsi="Verdana"/>
                <w:sz w:val="20"/>
                <w:szCs w:val="20"/>
              </w:rPr>
              <w:t xml:space="preserve"> *</w:t>
            </w:r>
            <w:proofErr w:type="spellStart"/>
            <w:r w:rsidR="00790173" w:rsidRPr="00A425E9">
              <w:rPr>
                <w:rFonts w:ascii="Verdana" w:hAnsi="Verdana"/>
                <w:sz w:val="20"/>
                <w:szCs w:val="20"/>
              </w:rPr>
              <w:t>kcontrol</w:t>
            </w:r>
            <w:proofErr w:type="spellEnd"/>
            <w:r w:rsidR="00790173" w:rsidRPr="00A425E9">
              <w:rPr>
                <w:rFonts w:ascii="Verdana" w:hAnsi="Verdana"/>
                <w:sz w:val="20"/>
                <w:szCs w:val="20"/>
              </w:rPr>
              <w:t xml:space="preserve">, struct </w:t>
            </w:r>
            <w:proofErr w:type="spellStart"/>
            <w:r w:rsidR="00790173" w:rsidRPr="00A425E9">
              <w:rPr>
                <w:rFonts w:ascii="Verdana" w:hAnsi="Verdana"/>
                <w:sz w:val="20"/>
                <w:szCs w:val="20"/>
              </w:rPr>
              <w:t>snd_ctl_elem_info</w:t>
            </w:r>
            <w:proofErr w:type="spellEnd"/>
            <w:r w:rsidR="00790173" w:rsidRPr="00A425E9">
              <w:rPr>
                <w:rFonts w:ascii="Verdana" w:hAnsi="Verdana"/>
                <w:sz w:val="20"/>
                <w:szCs w:val="20"/>
              </w:rPr>
              <w:t xml:space="preserve"> *</w:t>
            </w:r>
            <w:proofErr w:type="spellStart"/>
            <w:r w:rsidR="00790173" w:rsidRPr="00A425E9">
              <w:rPr>
                <w:rFonts w:ascii="Verdana" w:hAnsi="Verdana"/>
                <w:sz w:val="20"/>
                <w:szCs w:val="20"/>
              </w:rPr>
              <w:t>uinfo</w:t>
            </w:r>
            <w:proofErr w:type="spellEnd"/>
            <w:r w:rsidR="00790173" w:rsidRPr="00A425E9">
              <w:rPr>
                <w:rFonts w:ascii="Verdana" w:hAnsi="Verdana"/>
                <w:sz w:val="20"/>
                <w:szCs w:val="20"/>
              </w:rPr>
              <w:t>)</w:t>
            </w:r>
          </w:p>
        </w:tc>
      </w:tr>
      <w:tr w:rsidR="002D1429" w:rsidRPr="00A425E9" w:rsidTr="002D1429">
        <w:tc>
          <w:tcPr>
            <w:tcW w:w="1525"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424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525" w:type="dxa"/>
            <w:vMerge/>
            <w:vAlign w:val="center"/>
          </w:tcPr>
          <w:p w:rsidR="002D1429" w:rsidRPr="00A425E9" w:rsidRDefault="002D1429" w:rsidP="002D1429">
            <w:pPr>
              <w:rPr>
                <w:rFonts w:ascii="Verdana" w:eastAsia="ＭＳ ゴシック" w:hAnsi="Verdana"/>
                <w:sz w:val="20"/>
                <w:szCs w:val="20"/>
              </w:rPr>
            </w:pPr>
          </w:p>
        </w:tc>
        <w:tc>
          <w:tcPr>
            <w:tcW w:w="3605"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p>
        </w:tc>
        <w:tc>
          <w:tcPr>
            <w:tcW w:w="4243" w:type="dxa"/>
          </w:tcPr>
          <w:p w:rsidR="002D1429" w:rsidRPr="00A425E9" w:rsidRDefault="002D1429" w:rsidP="002D1429">
            <w:pPr>
              <w:rPr>
                <w:rFonts w:ascii="Verdana" w:hAnsi="Verdana"/>
                <w:sz w:val="20"/>
                <w:szCs w:val="20"/>
              </w:rPr>
            </w:pPr>
            <w:r w:rsidRPr="00A425E9">
              <w:rPr>
                <w:rFonts w:ascii="Verdana" w:hAnsi="Verdana"/>
                <w:sz w:val="20"/>
                <w:szCs w:val="20"/>
              </w:rPr>
              <w:t xml:space="preserve">Pointer to info structure of the equalizer </w:t>
            </w:r>
            <w:r w:rsidR="00E82967">
              <w:rPr>
                <w:rFonts w:ascii="Verdana" w:hAnsi="Verdana"/>
                <w:sz w:val="20"/>
                <w:szCs w:val="20"/>
              </w:rPr>
              <w:t xml:space="preserve">switch </w:t>
            </w:r>
            <w:r w:rsidRPr="00A425E9">
              <w:rPr>
                <w:rFonts w:ascii="Verdana" w:hAnsi="Verdana"/>
                <w:sz w:val="20"/>
                <w:szCs w:val="20"/>
              </w:rPr>
              <w:t>control</w:t>
            </w:r>
          </w:p>
        </w:tc>
      </w:tr>
      <w:tr w:rsidR="00742E1E" w:rsidRPr="00A425E9" w:rsidTr="002D1429">
        <w:trPr>
          <w:trHeight w:val="128"/>
        </w:trPr>
        <w:tc>
          <w:tcPr>
            <w:tcW w:w="152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742E1E" w:rsidRPr="00A425E9" w:rsidRDefault="00742E1E" w:rsidP="00742E1E">
            <w:pPr>
              <w:rPr>
                <w:rFonts w:ascii="Verdana" w:eastAsia="ＭＳ ゴシック" w:hAnsi="Verdana"/>
                <w:sz w:val="20"/>
                <w:szCs w:val="20"/>
              </w:rPr>
            </w:pPr>
            <w:r w:rsidRPr="00A425E9">
              <w:rPr>
                <w:rFonts w:ascii="Verdana" w:eastAsia="ＭＳ ゴシック" w:hAnsi="Verdana"/>
                <w:sz w:val="20"/>
                <w:szCs w:val="20"/>
              </w:rPr>
              <w:t>0</w:t>
            </w:r>
          </w:p>
        </w:tc>
        <w:tc>
          <w:tcPr>
            <w:tcW w:w="4243" w:type="dxa"/>
          </w:tcPr>
          <w:p w:rsidR="00742E1E" w:rsidRPr="00A425E9" w:rsidRDefault="00742E1E" w:rsidP="00742E1E">
            <w:pPr>
              <w:rPr>
                <w:rFonts w:ascii="Verdana" w:eastAsia="ＭＳ ゴシック" w:hAnsi="Verdana"/>
                <w:sz w:val="20"/>
                <w:szCs w:val="20"/>
              </w:rPr>
            </w:pPr>
            <w:r>
              <w:rPr>
                <w:rFonts w:ascii="Verdana" w:eastAsia="ＭＳ ゴシック" w:hAnsi="Verdana"/>
                <w:sz w:val="20"/>
                <w:szCs w:val="20"/>
              </w:rPr>
              <w:t>Always return 0</w:t>
            </w:r>
          </w:p>
        </w:tc>
      </w:tr>
    </w:tbl>
    <w:p w:rsidR="0020361F" w:rsidRDefault="0020361F" w:rsidP="0020361F">
      <w:pPr>
        <w:pStyle w:val="RefIDs"/>
      </w:pPr>
      <w:r>
        <w:t>[Covers: RD_001]</w:t>
      </w:r>
    </w:p>
    <w:p w:rsidR="008F1C6B" w:rsidRDefault="008F1C6B" w:rsidP="008C6323"/>
    <w:p w:rsidR="00E82967" w:rsidRDefault="00E82967" w:rsidP="00DE17AB">
      <w:pPr>
        <w:pStyle w:val="3"/>
        <w:numPr>
          <w:ilvl w:val="2"/>
          <w:numId w:val="12"/>
        </w:numPr>
        <w:ind w:left="720" w:hanging="720"/>
      </w:pPr>
      <w:bookmarkStart w:id="499" w:name="_Toc530588297"/>
      <w:proofErr w:type="spellStart"/>
      <w:r>
        <w:t>snd_adsp_control_eqz</w:t>
      </w:r>
      <w:r w:rsidRPr="00790173">
        <w:t>_info</w:t>
      </w:r>
      <w:bookmarkEnd w:id="499"/>
      <w:proofErr w:type="spellEnd"/>
    </w:p>
    <w:p w:rsidR="0020361F" w:rsidRPr="0020361F" w:rsidRDefault="0020361F" w:rsidP="0020361F">
      <w:pPr>
        <w:pStyle w:val="ReqID"/>
      </w:pPr>
      <w:r>
        <w:t>FD_DRV_ALSA_012</w:t>
      </w:r>
    </w:p>
    <w:tbl>
      <w:tblPr>
        <w:tblStyle w:val="a6"/>
        <w:tblW w:w="9373" w:type="dxa"/>
        <w:tblInd w:w="-5" w:type="dxa"/>
        <w:tblLook w:val="04A0" w:firstRow="1" w:lastRow="0" w:firstColumn="1" w:lastColumn="0" w:noHBand="0" w:noVBand="1"/>
      </w:tblPr>
      <w:tblGrid>
        <w:gridCol w:w="1525"/>
        <w:gridCol w:w="3605"/>
        <w:gridCol w:w="4243"/>
      </w:tblGrid>
      <w:tr w:rsidR="00E82967" w:rsidRPr="00A425E9" w:rsidTr="00AC3EA5">
        <w:tc>
          <w:tcPr>
            <w:tcW w:w="9373" w:type="dxa"/>
            <w:gridSpan w:val="3"/>
          </w:tcPr>
          <w:p w:rsidR="00E82967" w:rsidRPr="00A425E9" w:rsidRDefault="00E82967" w:rsidP="00AC3EA5">
            <w:pPr>
              <w:rPr>
                <w:rFonts w:ascii="Verdana" w:hAnsi="Verdana"/>
                <w:sz w:val="20"/>
                <w:szCs w:val="20"/>
              </w:rPr>
            </w:pPr>
            <w:proofErr w:type="spellStart"/>
            <w:r>
              <w:rPr>
                <w:rFonts w:ascii="Verdana" w:hAnsi="Verdana"/>
                <w:sz w:val="20"/>
                <w:szCs w:val="20"/>
              </w:rPr>
              <w:t>snd_adsp_control_eqz_</w:t>
            </w:r>
            <w:r w:rsidRPr="00A425E9">
              <w:rPr>
                <w:rFonts w:ascii="Verdana" w:hAnsi="Verdana"/>
                <w:sz w:val="20"/>
                <w:szCs w:val="20"/>
              </w:rPr>
              <w:t>info</w:t>
            </w:r>
            <w:proofErr w:type="spellEnd"/>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E82967" w:rsidRPr="00A425E9" w:rsidRDefault="00E82967" w:rsidP="00AC3EA5">
            <w:pPr>
              <w:rPr>
                <w:rFonts w:ascii="Verdana" w:hAnsi="Verdana"/>
                <w:sz w:val="20"/>
                <w:szCs w:val="20"/>
              </w:rPr>
            </w:pPr>
            <w:r w:rsidRPr="00A425E9">
              <w:rPr>
                <w:rFonts w:ascii="Verdana" w:hAnsi="Verdana"/>
                <w:sz w:val="20"/>
                <w:szCs w:val="20"/>
              </w:rPr>
              <w:t>Get detaile</w:t>
            </w:r>
            <w:r w:rsidR="00BE5B2A">
              <w:rPr>
                <w:rFonts w:ascii="Verdana" w:hAnsi="Verdana"/>
                <w:sz w:val="20"/>
                <w:szCs w:val="20"/>
              </w:rPr>
              <w:t>d info on the equalizer control in playback, capture cases</w:t>
            </w:r>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E82967" w:rsidRPr="00A425E9" w:rsidRDefault="00C064D1"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 xml:space="preserve">int </w:t>
            </w:r>
            <w:proofErr w:type="spellStart"/>
            <w:r w:rsidR="00E82967">
              <w:rPr>
                <w:rFonts w:ascii="Verdana" w:hAnsi="Verdana"/>
                <w:sz w:val="20"/>
                <w:szCs w:val="20"/>
              </w:rPr>
              <w:t>snd_adsp_control_eqz</w:t>
            </w:r>
            <w:r w:rsidR="00E82967" w:rsidRPr="00A425E9">
              <w:rPr>
                <w:rFonts w:ascii="Verdana" w:hAnsi="Verdana"/>
                <w:sz w:val="20"/>
                <w:szCs w:val="20"/>
              </w:rPr>
              <w:t>_info</w:t>
            </w:r>
            <w:proofErr w:type="spellEnd"/>
            <w:r w:rsidR="00E82967" w:rsidRPr="00A425E9">
              <w:rPr>
                <w:rFonts w:ascii="Verdana" w:hAnsi="Verdana"/>
                <w:sz w:val="20"/>
                <w:szCs w:val="20"/>
              </w:rPr>
              <w:t xml:space="preserve">(struct </w:t>
            </w:r>
            <w:proofErr w:type="spellStart"/>
            <w:r w:rsidR="00E82967" w:rsidRPr="00A425E9">
              <w:rPr>
                <w:rFonts w:ascii="Verdana" w:hAnsi="Verdana"/>
                <w:sz w:val="20"/>
                <w:szCs w:val="20"/>
              </w:rPr>
              <w:t>snd_kcontrol</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kcontrol</w:t>
            </w:r>
            <w:proofErr w:type="spellEnd"/>
            <w:r w:rsidR="00E82967" w:rsidRPr="00A425E9">
              <w:rPr>
                <w:rFonts w:ascii="Verdana" w:hAnsi="Verdana"/>
                <w:sz w:val="20"/>
                <w:szCs w:val="20"/>
              </w:rPr>
              <w:t xml:space="preserve">, struct </w:t>
            </w:r>
            <w:proofErr w:type="spellStart"/>
            <w:r w:rsidR="00E82967" w:rsidRPr="00A425E9">
              <w:rPr>
                <w:rFonts w:ascii="Verdana" w:hAnsi="Verdana"/>
                <w:sz w:val="20"/>
                <w:szCs w:val="20"/>
              </w:rPr>
              <w:t>snd_ctl_elem_info</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uinfo</w:t>
            </w:r>
            <w:proofErr w:type="spellEnd"/>
            <w:r w:rsidR="00E82967" w:rsidRPr="00A425E9">
              <w:rPr>
                <w:rFonts w:ascii="Verdana" w:hAnsi="Verdana"/>
                <w:sz w:val="20"/>
                <w:szCs w:val="20"/>
              </w:rPr>
              <w:t>)</w:t>
            </w:r>
          </w:p>
        </w:tc>
      </w:tr>
      <w:tr w:rsidR="00E82967" w:rsidRPr="00A425E9" w:rsidTr="00AC3EA5">
        <w:tc>
          <w:tcPr>
            <w:tcW w:w="1525" w:type="dxa"/>
            <w:vMerge w:val="restart"/>
            <w:vAlign w:val="center"/>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4243"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Pointer to control instance</w:t>
            </w:r>
          </w:p>
        </w:tc>
      </w:tr>
      <w:tr w:rsidR="00E82967" w:rsidRPr="00A425E9" w:rsidTr="00AC3EA5">
        <w:tc>
          <w:tcPr>
            <w:tcW w:w="1525" w:type="dxa"/>
            <w:vMerge/>
            <w:vAlign w:val="center"/>
          </w:tcPr>
          <w:p w:rsidR="00E82967" w:rsidRPr="00A425E9" w:rsidRDefault="00E82967" w:rsidP="00AC3EA5">
            <w:pPr>
              <w:rPr>
                <w:rFonts w:ascii="Verdana" w:eastAsia="ＭＳ ゴシック" w:hAnsi="Verdana"/>
                <w:sz w:val="20"/>
                <w:szCs w:val="20"/>
              </w:rPr>
            </w:pPr>
          </w:p>
        </w:tc>
        <w:tc>
          <w:tcPr>
            <w:tcW w:w="3605" w:type="dxa"/>
          </w:tcPr>
          <w:p w:rsidR="00E82967" w:rsidRPr="00A425E9" w:rsidRDefault="00E82967" w:rsidP="00AC3EA5">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p>
        </w:tc>
        <w:tc>
          <w:tcPr>
            <w:tcW w:w="4243" w:type="dxa"/>
          </w:tcPr>
          <w:p w:rsidR="00E82967" w:rsidRPr="00A425E9" w:rsidRDefault="00E82967" w:rsidP="00AC3EA5">
            <w:pPr>
              <w:rPr>
                <w:rFonts w:ascii="Verdana" w:hAnsi="Verdana"/>
                <w:sz w:val="20"/>
                <w:szCs w:val="20"/>
              </w:rPr>
            </w:pPr>
            <w:r w:rsidRPr="00A425E9">
              <w:rPr>
                <w:rFonts w:ascii="Verdana" w:hAnsi="Verdana"/>
                <w:sz w:val="20"/>
                <w:szCs w:val="20"/>
              </w:rPr>
              <w:t>Pointer to info structure of the equalizer control</w:t>
            </w:r>
          </w:p>
        </w:tc>
      </w:tr>
      <w:tr w:rsidR="00E82967" w:rsidRPr="00A425E9" w:rsidTr="00AC3EA5">
        <w:trPr>
          <w:trHeight w:val="128"/>
        </w:trPr>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0</w:t>
            </w:r>
          </w:p>
        </w:tc>
        <w:tc>
          <w:tcPr>
            <w:tcW w:w="4243" w:type="dxa"/>
          </w:tcPr>
          <w:p w:rsidR="00E82967" w:rsidRPr="00A425E9" w:rsidRDefault="00E82967" w:rsidP="00AC3EA5">
            <w:pPr>
              <w:rPr>
                <w:rFonts w:ascii="Verdana" w:eastAsia="ＭＳ ゴシック" w:hAnsi="Verdana"/>
                <w:sz w:val="20"/>
                <w:szCs w:val="20"/>
              </w:rPr>
            </w:pPr>
            <w:r>
              <w:rPr>
                <w:rFonts w:ascii="Verdana" w:eastAsia="ＭＳ ゴシック" w:hAnsi="Verdana"/>
                <w:sz w:val="20"/>
                <w:szCs w:val="20"/>
              </w:rPr>
              <w:t>Always return 0</w:t>
            </w:r>
          </w:p>
        </w:tc>
      </w:tr>
    </w:tbl>
    <w:p w:rsidR="0020361F" w:rsidRDefault="0020361F" w:rsidP="0020361F">
      <w:pPr>
        <w:pStyle w:val="RefIDs"/>
      </w:pPr>
      <w:r>
        <w:t>[Covers: RD_001]</w:t>
      </w:r>
    </w:p>
    <w:p w:rsidR="00722C61" w:rsidRDefault="00722C61" w:rsidP="00722C61"/>
    <w:p w:rsidR="00722C61" w:rsidRDefault="00EB1B1D" w:rsidP="00722C61">
      <w:pPr>
        <w:pStyle w:val="3"/>
        <w:numPr>
          <w:ilvl w:val="2"/>
          <w:numId w:val="12"/>
        </w:numPr>
        <w:ind w:left="720" w:hanging="720"/>
      </w:pPr>
      <w:bookmarkStart w:id="500" w:name="_Toc530588298"/>
      <w:proofErr w:type="spellStart"/>
      <w:r>
        <w:lastRenderedPageBreak/>
        <w:t>snd_adsp_control_rdr_out</w:t>
      </w:r>
      <w:r w:rsidR="00042F85">
        <w:t>_channel</w:t>
      </w:r>
      <w:r w:rsidR="00722C61" w:rsidRPr="00790173">
        <w:t>_info</w:t>
      </w:r>
      <w:bookmarkEnd w:id="500"/>
      <w:proofErr w:type="spellEnd"/>
    </w:p>
    <w:p w:rsidR="0020361F" w:rsidRPr="0020361F" w:rsidRDefault="0020361F" w:rsidP="0020361F">
      <w:pPr>
        <w:pStyle w:val="ReqID"/>
      </w:pPr>
      <w:r>
        <w:t>FD_DRV_ALSA_013</w:t>
      </w:r>
    </w:p>
    <w:tbl>
      <w:tblPr>
        <w:tblStyle w:val="a6"/>
        <w:tblW w:w="9373" w:type="dxa"/>
        <w:tblInd w:w="-5" w:type="dxa"/>
        <w:tblLook w:val="04A0" w:firstRow="1" w:lastRow="0" w:firstColumn="1" w:lastColumn="0" w:noHBand="0" w:noVBand="1"/>
      </w:tblPr>
      <w:tblGrid>
        <w:gridCol w:w="1525"/>
        <w:gridCol w:w="3605"/>
        <w:gridCol w:w="4243"/>
      </w:tblGrid>
      <w:tr w:rsidR="00722C61" w:rsidRPr="00A425E9" w:rsidTr="00E20EB9">
        <w:tc>
          <w:tcPr>
            <w:tcW w:w="9373" w:type="dxa"/>
            <w:gridSpan w:val="3"/>
          </w:tcPr>
          <w:p w:rsidR="00722C61" w:rsidRPr="00A425E9" w:rsidRDefault="004115ED" w:rsidP="00DD4BF3">
            <w:pPr>
              <w:rPr>
                <w:rFonts w:ascii="Verdana" w:hAnsi="Verdana"/>
                <w:sz w:val="20"/>
                <w:szCs w:val="20"/>
              </w:rPr>
            </w:pPr>
            <w:proofErr w:type="spellStart"/>
            <w:r>
              <w:rPr>
                <w:rFonts w:ascii="Verdana" w:hAnsi="Verdana"/>
                <w:sz w:val="20"/>
                <w:szCs w:val="20"/>
              </w:rPr>
              <w:t>snd_adsp_control_rdr_out_channel</w:t>
            </w:r>
            <w:r w:rsidR="00722C61">
              <w:rPr>
                <w:rFonts w:ascii="Verdana" w:hAnsi="Verdana"/>
                <w:sz w:val="20"/>
                <w:szCs w:val="20"/>
              </w:rPr>
              <w:t>_</w:t>
            </w:r>
            <w:r w:rsidR="00722C61" w:rsidRPr="00A425E9">
              <w:rPr>
                <w:rFonts w:ascii="Verdana" w:hAnsi="Verdana"/>
                <w:sz w:val="20"/>
                <w:szCs w:val="20"/>
              </w:rPr>
              <w:t>info</w:t>
            </w:r>
            <w:proofErr w:type="spellEnd"/>
          </w:p>
        </w:tc>
      </w:tr>
      <w:tr w:rsidR="00722C61" w:rsidRPr="00A425E9" w:rsidTr="00E20EB9">
        <w:tc>
          <w:tcPr>
            <w:tcW w:w="1525" w:type="dxa"/>
          </w:tcPr>
          <w:p w:rsidR="00722C61" w:rsidRPr="00A425E9" w:rsidRDefault="00722C61" w:rsidP="00E20EB9">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722C61" w:rsidRPr="00A425E9" w:rsidRDefault="00722C61" w:rsidP="00530CDF">
            <w:pPr>
              <w:rPr>
                <w:rFonts w:ascii="Verdana" w:hAnsi="Verdana"/>
                <w:sz w:val="20"/>
                <w:szCs w:val="20"/>
              </w:rPr>
            </w:pPr>
            <w:r w:rsidRPr="00A425E9">
              <w:rPr>
                <w:rFonts w:ascii="Verdana" w:hAnsi="Verdana"/>
                <w:sz w:val="20"/>
                <w:szCs w:val="20"/>
              </w:rPr>
              <w:t xml:space="preserve">Get detailed info </w:t>
            </w:r>
            <w:r w:rsidR="00530CDF">
              <w:rPr>
                <w:rFonts w:ascii="Verdana" w:hAnsi="Verdana"/>
                <w:sz w:val="20"/>
                <w:szCs w:val="20"/>
              </w:rPr>
              <w:t>of Renderer output channel control</w:t>
            </w:r>
            <w:r w:rsidR="00DD4BF3">
              <w:rPr>
                <w:rFonts w:ascii="Verdana" w:hAnsi="Verdana"/>
                <w:sz w:val="20"/>
                <w:szCs w:val="20"/>
              </w:rPr>
              <w:t xml:space="preserve"> in playback case</w:t>
            </w:r>
          </w:p>
        </w:tc>
      </w:tr>
      <w:tr w:rsidR="00722C61" w:rsidRPr="00A425E9" w:rsidTr="00E20EB9">
        <w:tc>
          <w:tcPr>
            <w:tcW w:w="1525" w:type="dxa"/>
          </w:tcPr>
          <w:p w:rsidR="00722C61" w:rsidRPr="00A425E9" w:rsidRDefault="00722C61" w:rsidP="00E20EB9">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722C61" w:rsidRPr="00A425E9" w:rsidRDefault="00722C61" w:rsidP="00947349">
            <w:pPr>
              <w:rPr>
                <w:rFonts w:ascii="Verdana" w:hAnsi="Verdana"/>
                <w:sz w:val="20"/>
                <w:szCs w:val="20"/>
              </w:rPr>
            </w:pPr>
            <w:r>
              <w:rPr>
                <w:rFonts w:ascii="Verdana" w:hAnsi="Verdana"/>
                <w:sz w:val="20"/>
                <w:szCs w:val="20"/>
              </w:rPr>
              <w:t xml:space="preserve">static int </w:t>
            </w:r>
            <w:proofErr w:type="spellStart"/>
            <w:r>
              <w:rPr>
                <w:rFonts w:ascii="Verdana" w:hAnsi="Verdana"/>
                <w:sz w:val="20"/>
                <w:szCs w:val="20"/>
              </w:rPr>
              <w:t>snd_adsp_control_</w:t>
            </w:r>
            <w:r w:rsidR="00947349">
              <w:rPr>
                <w:rFonts w:ascii="Verdana" w:hAnsi="Verdana"/>
                <w:sz w:val="20"/>
                <w:szCs w:val="20"/>
              </w:rPr>
              <w:t>rdr_out_channel</w:t>
            </w:r>
            <w:r w:rsidR="002A4F00">
              <w:rPr>
                <w:rFonts w:ascii="Verdana" w:hAnsi="Verdana"/>
                <w:sz w:val="20"/>
                <w:szCs w:val="20"/>
              </w:rPr>
              <w:t>_info</w:t>
            </w:r>
            <w:proofErr w:type="spellEnd"/>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proofErr w:type="spellStart"/>
            <w:r w:rsidRPr="00A425E9">
              <w:rPr>
                <w:rFonts w:ascii="Verdana" w:hAnsi="Verdana"/>
                <w:sz w:val="20"/>
                <w:szCs w:val="20"/>
              </w:rPr>
              <w:t>kcontrol</w:t>
            </w:r>
            <w:proofErr w:type="spellEnd"/>
            <w:r w:rsidRPr="00A425E9">
              <w:rPr>
                <w:rFonts w:ascii="Verdana" w:hAnsi="Verdana"/>
                <w:sz w:val="20"/>
                <w:szCs w:val="20"/>
              </w:rPr>
              <w:t xml:space="preserve">, 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r w:rsidRPr="00A425E9">
              <w:rPr>
                <w:rFonts w:ascii="Verdana" w:hAnsi="Verdana"/>
                <w:sz w:val="20"/>
                <w:szCs w:val="20"/>
              </w:rPr>
              <w:t>)</w:t>
            </w:r>
          </w:p>
        </w:tc>
      </w:tr>
      <w:tr w:rsidR="00722C61" w:rsidRPr="00A425E9" w:rsidTr="00E20EB9">
        <w:tc>
          <w:tcPr>
            <w:tcW w:w="1525" w:type="dxa"/>
            <w:vMerge w:val="restart"/>
            <w:vAlign w:val="center"/>
          </w:tcPr>
          <w:p w:rsidR="00722C61" w:rsidRPr="00A425E9" w:rsidRDefault="00722C61" w:rsidP="00E20EB9">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722C61" w:rsidRPr="00A425E9" w:rsidRDefault="00722C61" w:rsidP="00E20EB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4243" w:type="dxa"/>
          </w:tcPr>
          <w:p w:rsidR="00722C61" w:rsidRPr="00A425E9" w:rsidRDefault="00722C61" w:rsidP="00E20EB9">
            <w:pPr>
              <w:rPr>
                <w:rFonts w:ascii="Verdana" w:eastAsia="ＭＳ ゴシック" w:hAnsi="Verdana"/>
                <w:sz w:val="20"/>
                <w:szCs w:val="20"/>
              </w:rPr>
            </w:pPr>
            <w:r w:rsidRPr="00A425E9">
              <w:rPr>
                <w:rFonts w:ascii="Verdana" w:hAnsi="Verdana"/>
                <w:sz w:val="20"/>
                <w:szCs w:val="20"/>
              </w:rPr>
              <w:t>Pointer to control instance</w:t>
            </w:r>
          </w:p>
        </w:tc>
      </w:tr>
      <w:tr w:rsidR="00722C61" w:rsidRPr="00A425E9" w:rsidTr="00E20EB9">
        <w:tc>
          <w:tcPr>
            <w:tcW w:w="1525" w:type="dxa"/>
            <w:vMerge/>
            <w:vAlign w:val="center"/>
          </w:tcPr>
          <w:p w:rsidR="00722C61" w:rsidRPr="00A425E9" w:rsidRDefault="00722C61" w:rsidP="00E20EB9">
            <w:pPr>
              <w:rPr>
                <w:rFonts w:ascii="Verdana" w:eastAsia="ＭＳ ゴシック" w:hAnsi="Verdana"/>
                <w:sz w:val="20"/>
                <w:szCs w:val="20"/>
              </w:rPr>
            </w:pPr>
          </w:p>
        </w:tc>
        <w:tc>
          <w:tcPr>
            <w:tcW w:w="3605" w:type="dxa"/>
          </w:tcPr>
          <w:p w:rsidR="00722C61" w:rsidRPr="00A425E9" w:rsidRDefault="00722C61" w:rsidP="00E20EB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snd_ctl_elem_info</w:t>
            </w:r>
            <w:proofErr w:type="spellEnd"/>
            <w:r w:rsidRPr="00A425E9">
              <w:rPr>
                <w:rFonts w:ascii="Verdana" w:hAnsi="Verdana"/>
                <w:sz w:val="20"/>
                <w:szCs w:val="20"/>
              </w:rPr>
              <w:t xml:space="preserve"> *</w:t>
            </w:r>
            <w:proofErr w:type="spellStart"/>
            <w:r w:rsidRPr="00A425E9">
              <w:rPr>
                <w:rFonts w:ascii="Verdana" w:hAnsi="Verdana"/>
                <w:sz w:val="20"/>
                <w:szCs w:val="20"/>
              </w:rPr>
              <w:t>uinfo</w:t>
            </w:r>
            <w:proofErr w:type="spellEnd"/>
          </w:p>
        </w:tc>
        <w:tc>
          <w:tcPr>
            <w:tcW w:w="4243" w:type="dxa"/>
          </w:tcPr>
          <w:p w:rsidR="00722C61" w:rsidRPr="00A425E9" w:rsidRDefault="00722C61" w:rsidP="007B33CD">
            <w:pPr>
              <w:rPr>
                <w:rFonts w:ascii="Verdana" w:hAnsi="Verdana"/>
                <w:sz w:val="20"/>
                <w:szCs w:val="20"/>
              </w:rPr>
            </w:pPr>
            <w:r w:rsidRPr="00A425E9">
              <w:rPr>
                <w:rFonts w:ascii="Verdana" w:hAnsi="Verdana"/>
                <w:sz w:val="20"/>
                <w:szCs w:val="20"/>
              </w:rPr>
              <w:t>P</w:t>
            </w:r>
            <w:r w:rsidR="007B33CD">
              <w:rPr>
                <w:rFonts w:ascii="Verdana" w:hAnsi="Verdana"/>
                <w:sz w:val="20"/>
                <w:szCs w:val="20"/>
              </w:rPr>
              <w:t>ointer to info structure of Renderer output channel</w:t>
            </w:r>
          </w:p>
        </w:tc>
      </w:tr>
      <w:tr w:rsidR="00722C61" w:rsidRPr="00A425E9" w:rsidTr="00E20EB9">
        <w:trPr>
          <w:trHeight w:val="128"/>
        </w:trPr>
        <w:tc>
          <w:tcPr>
            <w:tcW w:w="1525" w:type="dxa"/>
          </w:tcPr>
          <w:p w:rsidR="00722C61" w:rsidRPr="00A425E9" w:rsidRDefault="00722C61" w:rsidP="00E20EB9">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722C61" w:rsidRPr="00A425E9" w:rsidRDefault="00722C61" w:rsidP="00E20EB9">
            <w:pPr>
              <w:rPr>
                <w:rFonts w:ascii="Verdana" w:eastAsia="ＭＳ ゴシック" w:hAnsi="Verdana"/>
                <w:sz w:val="20"/>
                <w:szCs w:val="20"/>
              </w:rPr>
            </w:pPr>
            <w:r w:rsidRPr="00A425E9">
              <w:rPr>
                <w:rFonts w:ascii="Verdana" w:eastAsia="ＭＳ ゴシック" w:hAnsi="Verdana"/>
                <w:sz w:val="20"/>
                <w:szCs w:val="20"/>
              </w:rPr>
              <w:t>0</w:t>
            </w:r>
          </w:p>
        </w:tc>
        <w:tc>
          <w:tcPr>
            <w:tcW w:w="4243" w:type="dxa"/>
          </w:tcPr>
          <w:p w:rsidR="00722C61" w:rsidRPr="00A425E9" w:rsidRDefault="00722C61" w:rsidP="00E20EB9">
            <w:pPr>
              <w:rPr>
                <w:rFonts w:ascii="Verdana" w:eastAsia="ＭＳ ゴシック" w:hAnsi="Verdana"/>
                <w:sz w:val="20"/>
                <w:szCs w:val="20"/>
              </w:rPr>
            </w:pPr>
            <w:r>
              <w:rPr>
                <w:rFonts w:ascii="Verdana" w:eastAsia="ＭＳ ゴシック" w:hAnsi="Verdana"/>
                <w:sz w:val="20"/>
                <w:szCs w:val="20"/>
              </w:rPr>
              <w:t>Always return 0</w:t>
            </w:r>
          </w:p>
        </w:tc>
      </w:tr>
    </w:tbl>
    <w:p w:rsidR="008F1C6B" w:rsidRDefault="0020361F" w:rsidP="0020361F">
      <w:pPr>
        <w:pStyle w:val="RefIDs"/>
      </w:pPr>
      <w:r>
        <w:t>[Covers: RD_001]</w:t>
      </w:r>
    </w:p>
    <w:p w:rsidR="0020361F" w:rsidRPr="0020361F" w:rsidRDefault="0020361F" w:rsidP="0020361F">
      <w:pPr>
        <w:rPr>
          <w:lang w:val="en-GB" w:eastAsia="ja-JP"/>
        </w:rPr>
      </w:pPr>
    </w:p>
    <w:p w:rsidR="00F94709" w:rsidRDefault="00C07D98" w:rsidP="00DE17AB">
      <w:pPr>
        <w:pStyle w:val="3"/>
        <w:numPr>
          <w:ilvl w:val="2"/>
          <w:numId w:val="12"/>
        </w:numPr>
        <w:ind w:left="720" w:hanging="720"/>
      </w:pPr>
      <w:bookmarkStart w:id="501" w:name="_Toc530588299"/>
      <w:proofErr w:type="spellStart"/>
      <w:r w:rsidRPr="00C07D98">
        <w:t>snd_adsp_control_volume_get</w:t>
      </w:r>
      <w:bookmarkEnd w:id="501"/>
      <w:proofErr w:type="spellEnd"/>
    </w:p>
    <w:p w:rsidR="0020361F" w:rsidRPr="0020361F" w:rsidRDefault="0020361F" w:rsidP="0020361F">
      <w:pPr>
        <w:pStyle w:val="ReqID"/>
      </w:pPr>
      <w:r>
        <w:t>FD_DRV_ALSA_014</w:t>
      </w:r>
    </w:p>
    <w:tbl>
      <w:tblPr>
        <w:tblStyle w:val="a6"/>
        <w:tblW w:w="9373" w:type="dxa"/>
        <w:tblInd w:w="-5" w:type="dxa"/>
        <w:tblLook w:val="04A0" w:firstRow="1" w:lastRow="0" w:firstColumn="1" w:lastColumn="0" w:noHBand="0" w:noVBand="1"/>
      </w:tblPr>
      <w:tblGrid>
        <w:gridCol w:w="1525"/>
        <w:gridCol w:w="4055"/>
        <w:gridCol w:w="3793"/>
      </w:tblGrid>
      <w:tr w:rsidR="00453EA3" w:rsidRPr="00A425E9" w:rsidTr="0093246E">
        <w:tc>
          <w:tcPr>
            <w:tcW w:w="9373" w:type="dxa"/>
            <w:gridSpan w:val="3"/>
          </w:tcPr>
          <w:p w:rsidR="00453EA3" w:rsidRPr="00A425E9" w:rsidRDefault="00C07D98" w:rsidP="0093246E">
            <w:pPr>
              <w:rPr>
                <w:rFonts w:ascii="Verdana" w:hAnsi="Verdana"/>
                <w:sz w:val="20"/>
                <w:szCs w:val="20"/>
              </w:rPr>
            </w:pPr>
            <w:proofErr w:type="spellStart"/>
            <w:r w:rsidRPr="00A425E9">
              <w:rPr>
                <w:rFonts w:ascii="Verdana" w:hAnsi="Verdana"/>
                <w:sz w:val="20"/>
                <w:szCs w:val="20"/>
              </w:rPr>
              <w:t>snd_adsp_control_volume_get</w:t>
            </w:r>
            <w:proofErr w:type="spellEnd"/>
          </w:p>
        </w:tc>
      </w:tr>
      <w:tr w:rsidR="00453EA3" w:rsidRPr="00A425E9" w:rsidTr="0093246E">
        <w:tc>
          <w:tcPr>
            <w:tcW w:w="1525" w:type="dxa"/>
          </w:tcPr>
          <w:p w:rsidR="00453EA3" w:rsidRPr="00A425E9" w:rsidRDefault="00453EA3" w:rsidP="0093246E">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453EA3" w:rsidRPr="00A425E9" w:rsidRDefault="00453EA3" w:rsidP="0093246E">
            <w:pPr>
              <w:rPr>
                <w:rFonts w:ascii="Verdana" w:hAnsi="Verdana"/>
                <w:sz w:val="20"/>
                <w:szCs w:val="20"/>
              </w:rPr>
            </w:pPr>
            <w:r w:rsidRPr="00A425E9">
              <w:rPr>
                <w:rFonts w:ascii="Verdana" w:hAnsi="Verdana"/>
                <w:sz w:val="20"/>
                <w:szCs w:val="20"/>
              </w:rPr>
              <w:t>Get th</w:t>
            </w:r>
            <w:r w:rsidR="004631E7">
              <w:rPr>
                <w:rFonts w:ascii="Verdana" w:hAnsi="Verdana"/>
                <w:sz w:val="20"/>
                <w:szCs w:val="20"/>
              </w:rPr>
              <w:t>e PCM volume rate setting value in playback, capture, TDM playback, TDM capture cases</w:t>
            </w:r>
          </w:p>
        </w:tc>
      </w:tr>
      <w:tr w:rsidR="00453EA3" w:rsidRPr="00A425E9" w:rsidTr="0093246E">
        <w:tc>
          <w:tcPr>
            <w:tcW w:w="1525" w:type="dxa"/>
          </w:tcPr>
          <w:p w:rsidR="00453EA3" w:rsidRPr="00A425E9" w:rsidRDefault="00453EA3" w:rsidP="0093246E">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453EA3" w:rsidRPr="00A425E9" w:rsidRDefault="00791B6C" w:rsidP="0093246E">
            <w:pPr>
              <w:rPr>
                <w:rFonts w:ascii="Verdana" w:hAnsi="Verdana"/>
                <w:sz w:val="20"/>
                <w:szCs w:val="20"/>
              </w:rPr>
            </w:pPr>
            <w:r>
              <w:rPr>
                <w:rFonts w:ascii="Verdana" w:hAnsi="Verdana"/>
                <w:sz w:val="20"/>
                <w:szCs w:val="20"/>
              </w:rPr>
              <w:t xml:space="preserve">static </w:t>
            </w:r>
            <w:r w:rsidR="00453EA3" w:rsidRPr="00A425E9">
              <w:rPr>
                <w:rFonts w:ascii="Verdana" w:hAnsi="Verdana"/>
                <w:sz w:val="20"/>
                <w:szCs w:val="20"/>
              </w:rPr>
              <w:t xml:space="preserve">int </w:t>
            </w:r>
            <w:proofErr w:type="spellStart"/>
            <w:r w:rsidR="00C07D98" w:rsidRPr="00A425E9">
              <w:rPr>
                <w:rFonts w:ascii="Verdana" w:hAnsi="Verdana"/>
                <w:sz w:val="20"/>
                <w:szCs w:val="20"/>
              </w:rPr>
              <w:t>snd_adsp_control_volume_get</w:t>
            </w:r>
            <w:proofErr w:type="spellEnd"/>
            <w:r w:rsidR="00453EA3" w:rsidRPr="00A425E9">
              <w:rPr>
                <w:rFonts w:ascii="Verdana" w:hAnsi="Verdana"/>
                <w:sz w:val="20"/>
                <w:szCs w:val="20"/>
              </w:rPr>
              <w:t xml:space="preserve">(struct </w:t>
            </w:r>
            <w:proofErr w:type="spellStart"/>
            <w:r w:rsidR="00453EA3" w:rsidRPr="00A425E9">
              <w:rPr>
                <w:rFonts w:ascii="Verdana" w:hAnsi="Verdana"/>
                <w:sz w:val="20"/>
                <w:szCs w:val="20"/>
              </w:rPr>
              <w:t>snd_kcontrol</w:t>
            </w:r>
            <w:proofErr w:type="spellEnd"/>
            <w:r w:rsidR="00453EA3" w:rsidRPr="00A425E9">
              <w:rPr>
                <w:rFonts w:ascii="Verdana" w:hAnsi="Verdana"/>
                <w:sz w:val="20"/>
                <w:szCs w:val="20"/>
              </w:rPr>
              <w:t xml:space="preserve"> *</w:t>
            </w:r>
            <w:proofErr w:type="spellStart"/>
            <w:r w:rsidR="00453EA3" w:rsidRPr="00A425E9">
              <w:rPr>
                <w:rFonts w:ascii="Verdana" w:hAnsi="Verdana"/>
                <w:sz w:val="20"/>
                <w:szCs w:val="20"/>
              </w:rPr>
              <w:t>kcontrol</w:t>
            </w:r>
            <w:proofErr w:type="spellEnd"/>
            <w:r w:rsidR="00453EA3" w:rsidRPr="00A425E9">
              <w:rPr>
                <w:rFonts w:ascii="Verdana" w:hAnsi="Verdana"/>
                <w:sz w:val="20"/>
                <w:szCs w:val="20"/>
              </w:rPr>
              <w:t xml:space="preserve">, struct </w:t>
            </w:r>
            <w:proofErr w:type="spellStart"/>
            <w:r w:rsidR="00453EA3" w:rsidRPr="00A425E9">
              <w:rPr>
                <w:rFonts w:ascii="Verdana" w:hAnsi="Verdana"/>
                <w:sz w:val="20"/>
                <w:szCs w:val="20"/>
              </w:rPr>
              <w:t>snd_ctl_elem_value</w:t>
            </w:r>
            <w:proofErr w:type="spellEnd"/>
            <w:r w:rsidR="00453EA3" w:rsidRPr="00A425E9">
              <w:rPr>
                <w:rFonts w:ascii="Verdana" w:hAnsi="Verdana"/>
                <w:sz w:val="20"/>
                <w:szCs w:val="20"/>
              </w:rPr>
              <w:t xml:space="preserve"> *</w:t>
            </w:r>
            <w:proofErr w:type="spellStart"/>
            <w:r w:rsidR="00453EA3" w:rsidRPr="00A425E9">
              <w:rPr>
                <w:rFonts w:ascii="Verdana" w:hAnsi="Verdana"/>
                <w:sz w:val="20"/>
                <w:szCs w:val="20"/>
              </w:rPr>
              <w:t>ucontrol</w:t>
            </w:r>
            <w:proofErr w:type="spellEnd"/>
            <w:r w:rsidR="00453EA3" w:rsidRPr="00A425E9">
              <w:rPr>
                <w:rFonts w:ascii="Verdana" w:hAnsi="Verdana"/>
                <w:sz w:val="20"/>
                <w:szCs w:val="20"/>
              </w:rPr>
              <w:t>)</w:t>
            </w:r>
          </w:p>
        </w:tc>
      </w:tr>
      <w:tr w:rsidR="002D1429" w:rsidRPr="00A425E9" w:rsidTr="002D1429">
        <w:tc>
          <w:tcPr>
            <w:tcW w:w="1525"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525" w:type="dxa"/>
            <w:vMerge/>
            <w:vAlign w:val="center"/>
          </w:tcPr>
          <w:p w:rsidR="002D1429" w:rsidRPr="00A425E9" w:rsidRDefault="002D1429" w:rsidP="002D1429">
            <w:pPr>
              <w:rPr>
                <w:rFonts w:ascii="Verdana" w:eastAsia="ＭＳ ゴシック" w:hAnsi="Verdana"/>
                <w:sz w:val="20"/>
                <w:szCs w:val="20"/>
              </w:rPr>
            </w:pPr>
          </w:p>
        </w:tc>
        <w:tc>
          <w:tcPr>
            <w:tcW w:w="4055"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Pointer to volume value</w:t>
            </w:r>
          </w:p>
        </w:tc>
      </w:tr>
      <w:tr w:rsidR="00453EA3" w:rsidRPr="00A425E9" w:rsidTr="002D1429">
        <w:trPr>
          <w:trHeight w:val="128"/>
        </w:trPr>
        <w:tc>
          <w:tcPr>
            <w:tcW w:w="1525" w:type="dxa"/>
            <w:vMerge w:val="restart"/>
          </w:tcPr>
          <w:p w:rsidR="00453EA3" w:rsidRPr="00A425E9" w:rsidRDefault="00453EA3" w:rsidP="0093246E">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453EA3" w:rsidRPr="00A425E9" w:rsidRDefault="0005745E" w:rsidP="0093246E">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453EA3" w:rsidRPr="00A425E9" w:rsidRDefault="0005745E" w:rsidP="0093246E">
            <w:pPr>
              <w:rPr>
                <w:rFonts w:ascii="Verdana" w:eastAsia="ＭＳ ゴシック" w:hAnsi="Verdana"/>
                <w:sz w:val="20"/>
                <w:szCs w:val="20"/>
              </w:rPr>
            </w:pPr>
            <w:r w:rsidRPr="00A425E9">
              <w:rPr>
                <w:rFonts w:ascii="Verdana" w:eastAsia="ＭＳ ゴシック" w:hAnsi="Verdana"/>
                <w:sz w:val="20"/>
                <w:szCs w:val="20"/>
              </w:rPr>
              <w:t>Success</w:t>
            </w:r>
          </w:p>
        </w:tc>
      </w:tr>
      <w:tr w:rsidR="00453EA3" w:rsidRPr="00A425E9" w:rsidTr="002D1429">
        <w:trPr>
          <w:trHeight w:val="127"/>
        </w:trPr>
        <w:tc>
          <w:tcPr>
            <w:tcW w:w="1525" w:type="dxa"/>
            <w:vMerge/>
          </w:tcPr>
          <w:p w:rsidR="00453EA3" w:rsidRPr="00A425E9" w:rsidRDefault="00453EA3" w:rsidP="0093246E">
            <w:pPr>
              <w:rPr>
                <w:rFonts w:ascii="Verdana" w:eastAsia="ＭＳ ゴシック" w:hAnsi="Verdana"/>
                <w:sz w:val="20"/>
                <w:szCs w:val="20"/>
              </w:rPr>
            </w:pPr>
          </w:p>
        </w:tc>
        <w:tc>
          <w:tcPr>
            <w:tcW w:w="4055" w:type="dxa"/>
          </w:tcPr>
          <w:p w:rsidR="00453EA3" w:rsidRPr="00A425E9" w:rsidRDefault="004477B2" w:rsidP="0093246E">
            <w:pPr>
              <w:rPr>
                <w:rFonts w:ascii="Verdana" w:eastAsia="ＭＳ ゴシック" w:hAnsi="Verdana"/>
                <w:sz w:val="20"/>
                <w:szCs w:val="20"/>
              </w:rPr>
            </w:pPr>
            <w:r w:rsidRPr="00A425E9">
              <w:rPr>
                <w:rFonts w:ascii="Verdana" w:eastAsia="ＭＳ ゴシック" w:hAnsi="Verdana"/>
                <w:sz w:val="20"/>
                <w:szCs w:val="20"/>
              </w:rPr>
              <w:t>-EINVAL</w:t>
            </w:r>
          </w:p>
        </w:tc>
        <w:tc>
          <w:tcPr>
            <w:tcW w:w="3793" w:type="dxa"/>
          </w:tcPr>
          <w:p w:rsidR="00453EA3" w:rsidRPr="00A425E9" w:rsidRDefault="0005745E" w:rsidP="0093246E">
            <w:pPr>
              <w:rPr>
                <w:rFonts w:ascii="Verdana" w:eastAsia="ＭＳ ゴシック" w:hAnsi="Verdana"/>
                <w:sz w:val="20"/>
                <w:szCs w:val="20"/>
              </w:rPr>
            </w:pPr>
            <w:r w:rsidRPr="00A425E9">
              <w:rPr>
                <w:rFonts w:ascii="Verdana" w:eastAsia="ＭＳ ゴシック" w:hAnsi="Verdana"/>
                <w:sz w:val="20"/>
                <w:szCs w:val="20"/>
              </w:rPr>
              <w:t>Can’t get parameter information from ADSP.</w:t>
            </w:r>
          </w:p>
        </w:tc>
      </w:tr>
    </w:tbl>
    <w:p w:rsidR="0020361F" w:rsidRDefault="0020361F" w:rsidP="0020361F">
      <w:pPr>
        <w:pStyle w:val="RefIDs"/>
      </w:pPr>
      <w:r>
        <w:t>[Covers: RD_001]</w:t>
      </w:r>
    </w:p>
    <w:p w:rsidR="00453EA3" w:rsidRPr="0097597A" w:rsidRDefault="00453EA3" w:rsidP="00F94709">
      <w:pPr>
        <w:rPr>
          <w:rFonts w:ascii="Verdana" w:hAnsi="Verdana"/>
        </w:rPr>
      </w:pPr>
    </w:p>
    <w:p w:rsidR="00F94709" w:rsidRDefault="00C07D98" w:rsidP="00DE17AB">
      <w:pPr>
        <w:pStyle w:val="3"/>
        <w:numPr>
          <w:ilvl w:val="2"/>
          <w:numId w:val="12"/>
        </w:numPr>
        <w:ind w:left="720" w:hanging="720"/>
      </w:pPr>
      <w:bookmarkStart w:id="502" w:name="_Toc530588300"/>
      <w:proofErr w:type="spellStart"/>
      <w:r w:rsidRPr="00C07D98">
        <w:t>snd_adsp_control_sample_rate</w:t>
      </w:r>
      <w:r w:rsidR="00113719">
        <w:t>_</w:t>
      </w:r>
      <w:r w:rsidR="007C24E5" w:rsidRPr="0097597A">
        <w:t>get</w:t>
      </w:r>
      <w:bookmarkEnd w:id="502"/>
      <w:proofErr w:type="spellEnd"/>
    </w:p>
    <w:p w:rsidR="0020361F" w:rsidRPr="0020361F" w:rsidRDefault="0020361F" w:rsidP="0020361F">
      <w:pPr>
        <w:pStyle w:val="ReqID"/>
      </w:pPr>
      <w:r>
        <w:t>FD_DRV_ALSA_015</w:t>
      </w:r>
    </w:p>
    <w:tbl>
      <w:tblPr>
        <w:tblStyle w:val="a6"/>
        <w:tblW w:w="9373" w:type="dxa"/>
        <w:tblInd w:w="-5" w:type="dxa"/>
        <w:tblLook w:val="04A0" w:firstRow="1" w:lastRow="0" w:firstColumn="1" w:lastColumn="0" w:noHBand="0" w:noVBand="1"/>
      </w:tblPr>
      <w:tblGrid>
        <w:gridCol w:w="1472"/>
        <w:gridCol w:w="4108"/>
        <w:gridCol w:w="3793"/>
      </w:tblGrid>
      <w:tr w:rsidR="00453EA3" w:rsidRPr="00A425E9" w:rsidTr="0093246E">
        <w:tc>
          <w:tcPr>
            <w:tcW w:w="9373" w:type="dxa"/>
            <w:gridSpan w:val="3"/>
          </w:tcPr>
          <w:p w:rsidR="00453EA3" w:rsidRPr="00A425E9" w:rsidRDefault="00C07D98" w:rsidP="0093246E">
            <w:pPr>
              <w:rPr>
                <w:rFonts w:ascii="Verdana" w:hAnsi="Verdana"/>
                <w:sz w:val="20"/>
                <w:szCs w:val="20"/>
              </w:rPr>
            </w:pPr>
            <w:proofErr w:type="spellStart"/>
            <w:r w:rsidRPr="00A425E9">
              <w:rPr>
                <w:rFonts w:ascii="Verdana" w:hAnsi="Verdana"/>
                <w:sz w:val="20"/>
                <w:szCs w:val="20"/>
              </w:rPr>
              <w:t>snd_adsp_control_sample_rate</w:t>
            </w:r>
            <w:r w:rsidR="00714741" w:rsidRPr="00A425E9">
              <w:rPr>
                <w:rFonts w:ascii="Verdana" w:hAnsi="Verdana"/>
                <w:sz w:val="20"/>
                <w:szCs w:val="20"/>
              </w:rPr>
              <w:t>_</w:t>
            </w:r>
            <w:r w:rsidR="007C24E5" w:rsidRPr="00A425E9">
              <w:rPr>
                <w:rFonts w:ascii="Verdana" w:hAnsi="Verdana"/>
                <w:sz w:val="20"/>
                <w:szCs w:val="20"/>
              </w:rPr>
              <w:t>get</w:t>
            </w:r>
            <w:proofErr w:type="spellEnd"/>
          </w:p>
        </w:tc>
      </w:tr>
      <w:tr w:rsidR="00453EA3" w:rsidRPr="00A425E9" w:rsidTr="0005745E">
        <w:tc>
          <w:tcPr>
            <w:tcW w:w="1472" w:type="dxa"/>
          </w:tcPr>
          <w:p w:rsidR="00453EA3" w:rsidRPr="00A425E9" w:rsidRDefault="00453EA3" w:rsidP="0093246E">
            <w:pPr>
              <w:rPr>
                <w:rFonts w:ascii="Verdana" w:eastAsia="ＭＳ ゴシック" w:hAnsi="Verdana"/>
                <w:sz w:val="20"/>
                <w:szCs w:val="20"/>
              </w:rPr>
            </w:pPr>
            <w:r w:rsidRPr="00A425E9">
              <w:rPr>
                <w:rFonts w:ascii="Verdana" w:eastAsia="ＭＳ ゴシック" w:hAnsi="Verdana"/>
                <w:sz w:val="20"/>
                <w:szCs w:val="20"/>
              </w:rPr>
              <w:t>Synopsis</w:t>
            </w:r>
          </w:p>
        </w:tc>
        <w:tc>
          <w:tcPr>
            <w:tcW w:w="7901" w:type="dxa"/>
            <w:gridSpan w:val="2"/>
          </w:tcPr>
          <w:p w:rsidR="00453EA3" w:rsidRPr="00A425E9" w:rsidRDefault="00FC7756" w:rsidP="004A2A82">
            <w:pPr>
              <w:rPr>
                <w:rFonts w:ascii="Verdana" w:hAnsi="Verdana"/>
                <w:sz w:val="20"/>
                <w:szCs w:val="20"/>
              </w:rPr>
            </w:pPr>
            <w:r w:rsidRPr="00A425E9">
              <w:rPr>
                <w:rFonts w:ascii="Verdana" w:hAnsi="Verdana"/>
                <w:sz w:val="20"/>
                <w:szCs w:val="20"/>
              </w:rPr>
              <w:t xml:space="preserve">Get </w:t>
            </w:r>
            <w:r w:rsidR="00453EA3" w:rsidRPr="00A425E9">
              <w:rPr>
                <w:rFonts w:ascii="Verdana" w:hAnsi="Verdana"/>
                <w:sz w:val="20"/>
                <w:szCs w:val="20"/>
              </w:rPr>
              <w:t xml:space="preserve">sample rate </w:t>
            </w:r>
            <w:r w:rsidRPr="00A425E9">
              <w:rPr>
                <w:rFonts w:ascii="Verdana" w:hAnsi="Verdana"/>
                <w:sz w:val="20"/>
                <w:szCs w:val="20"/>
              </w:rPr>
              <w:t>value of hardware output in playback</w:t>
            </w:r>
            <w:r w:rsidR="00FB3D46">
              <w:rPr>
                <w:rFonts w:ascii="Verdana" w:hAnsi="Verdana"/>
                <w:sz w:val="20"/>
                <w:szCs w:val="20"/>
              </w:rPr>
              <w:t xml:space="preserve">/TDM </w:t>
            </w:r>
            <w:r w:rsidR="004A2A82">
              <w:rPr>
                <w:rFonts w:ascii="Verdana" w:hAnsi="Verdana"/>
                <w:sz w:val="20"/>
                <w:szCs w:val="20"/>
              </w:rPr>
              <w:t>p</w:t>
            </w:r>
            <w:r w:rsidR="00FB3D46">
              <w:rPr>
                <w:rFonts w:ascii="Verdana" w:hAnsi="Verdana"/>
                <w:sz w:val="20"/>
                <w:szCs w:val="20"/>
              </w:rPr>
              <w:t>layback</w:t>
            </w:r>
            <w:r w:rsidRPr="00A425E9">
              <w:rPr>
                <w:rFonts w:ascii="Verdana" w:hAnsi="Verdana"/>
                <w:sz w:val="20"/>
                <w:szCs w:val="20"/>
              </w:rPr>
              <w:t xml:space="preserve"> case and sample rate of hardware input in capture</w:t>
            </w:r>
            <w:r w:rsidR="00FB3D46">
              <w:rPr>
                <w:rFonts w:ascii="Verdana" w:hAnsi="Verdana"/>
                <w:sz w:val="20"/>
                <w:szCs w:val="20"/>
              </w:rPr>
              <w:t xml:space="preserve">/TDM </w:t>
            </w:r>
            <w:r w:rsidR="004A2A82">
              <w:rPr>
                <w:rFonts w:ascii="Verdana" w:hAnsi="Verdana"/>
                <w:sz w:val="20"/>
                <w:szCs w:val="20"/>
              </w:rPr>
              <w:t>c</w:t>
            </w:r>
            <w:r w:rsidR="00FB3D46">
              <w:rPr>
                <w:rFonts w:ascii="Verdana" w:hAnsi="Verdana"/>
                <w:sz w:val="20"/>
                <w:szCs w:val="20"/>
              </w:rPr>
              <w:t>apture</w:t>
            </w:r>
            <w:r w:rsidRPr="00A425E9">
              <w:rPr>
                <w:rFonts w:ascii="Verdana" w:hAnsi="Verdana"/>
                <w:sz w:val="20"/>
                <w:szCs w:val="20"/>
              </w:rPr>
              <w:t xml:space="preserve"> case.</w:t>
            </w:r>
          </w:p>
        </w:tc>
      </w:tr>
      <w:tr w:rsidR="00453EA3" w:rsidRPr="00A425E9" w:rsidTr="0005745E">
        <w:tc>
          <w:tcPr>
            <w:tcW w:w="1472" w:type="dxa"/>
          </w:tcPr>
          <w:p w:rsidR="00453EA3" w:rsidRPr="00A425E9" w:rsidRDefault="00453EA3" w:rsidP="0093246E">
            <w:pPr>
              <w:rPr>
                <w:rFonts w:ascii="Verdana" w:eastAsia="ＭＳ ゴシック" w:hAnsi="Verdana"/>
                <w:sz w:val="20"/>
                <w:szCs w:val="20"/>
              </w:rPr>
            </w:pPr>
            <w:r w:rsidRPr="00A425E9">
              <w:rPr>
                <w:rFonts w:ascii="Verdana" w:eastAsia="ＭＳ ゴシック" w:hAnsi="Verdana"/>
                <w:sz w:val="20"/>
                <w:szCs w:val="20"/>
              </w:rPr>
              <w:t>Syntax</w:t>
            </w:r>
          </w:p>
        </w:tc>
        <w:tc>
          <w:tcPr>
            <w:tcW w:w="7901" w:type="dxa"/>
            <w:gridSpan w:val="2"/>
          </w:tcPr>
          <w:p w:rsidR="00453EA3" w:rsidRPr="00A425E9" w:rsidRDefault="00CC501F" w:rsidP="0093246E">
            <w:pPr>
              <w:rPr>
                <w:rFonts w:ascii="Verdana" w:hAnsi="Verdana"/>
                <w:sz w:val="20"/>
                <w:szCs w:val="20"/>
              </w:rPr>
            </w:pPr>
            <w:r>
              <w:rPr>
                <w:rFonts w:ascii="Verdana" w:hAnsi="Verdana"/>
                <w:sz w:val="20"/>
                <w:szCs w:val="20"/>
              </w:rPr>
              <w:t xml:space="preserve">static </w:t>
            </w:r>
            <w:r w:rsidR="00453EA3" w:rsidRPr="00A425E9">
              <w:rPr>
                <w:rFonts w:ascii="Verdana" w:hAnsi="Verdana"/>
                <w:sz w:val="20"/>
                <w:szCs w:val="20"/>
              </w:rPr>
              <w:t xml:space="preserve">int </w:t>
            </w:r>
            <w:proofErr w:type="spellStart"/>
            <w:r w:rsidR="00C07D98" w:rsidRPr="00A425E9">
              <w:rPr>
                <w:rFonts w:ascii="Verdana" w:hAnsi="Verdana"/>
                <w:sz w:val="20"/>
                <w:szCs w:val="20"/>
              </w:rPr>
              <w:t>snd_adsp_control_sample_rate</w:t>
            </w:r>
            <w:r w:rsidR="00D0589C">
              <w:rPr>
                <w:rFonts w:ascii="Verdana" w:hAnsi="Verdana"/>
                <w:sz w:val="20"/>
                <w:szCs w:val="20"/>
              </w:rPr>
              <w:t>_</w:t>
            </w:r>
            <w:r w:rsidR="007C24E5" w:rsidRPr="00A425E9">
              <w:rPr>
                <w:rFonts w:ascii="Verdana" w:hAnsi="Verdana"/>
                <w:sz w:val="20"/>
                <w:szCs w:val="20"/>
              </w:rPr>
              <w:t>get</w:t>
            </w:r>
            <w:proofErr w:type="spellEnd"/>
            <w:r w:rsidR="00453EA3" w:rsidRPr="00A425E9">
              <w:rPr>
                <w:rFonts w:ascii="Verdana" w:hAnsi="Verdana"/>
                <w:sz w:val="20"/>
                <w:szCs w:val="20"/>
              </w:rPr>
              <w:t xml:space="preserve">(struct </w:t>
            </w:r>
            <w:proofErr w:type="spellStart"/>
            <w:r w:rsidR="00453EA3" w:rsidRPr="00A425E9">
              <w:rPr>
                <w:rFonts w:ascii="Verdana" w:hAnsi="Verdana"/>
                <w:sz w:val="20"/>
                <w:szCs w:val="20"/>
              </w:rPr>
              <w:t>snd_kcontrol</w:t>
            </w:r>
            <w:proofErr w:type="spellEnd"/>
            <w:r w:rsidR="00453EA3" w:rsidRPr="00A425E9">
              <w:rPr>
                <w:rFonts w:ascii="Verdana" w:hAnsi="Verdana"/>
                <w:sz w:val="20"/>
                <w:szCs w:val="20"/>
              </w:rPr>
              <w:t xml:space="preserve"> *</w:t>
            </w:r>
            <w:proofErr w:type="spellStart"/>
            <w:r w:rsidR="00453EA3" w:rsidRPr="00A425E9">
              <w:rPr>
                <w:rFonts w:ascii="Verdana" w:hAnsi="Verdana"/>
                <w:sz w:val="20"/>
                <w:szCs w:val="20"/>
              </w:rPr>
              <w:t>kcontrol</w:t>
            </w:r>
            <w:proofErr w:type="spellEnd"/>
            <w:r w:rsidR="00453EA3" w:rsidRPr="00A425E9">
              <w:rPr>
                <w:rFonts w:ascii="Verdana" w:hAnsi="Verdana"/>
                <w:sz w:val="20"/>
                <w:szCs w:val="20"/>
              </w:rPr>
              <w:t xml:space="preserve">, struct </w:t>
            </w:r>
            <w:proofErr w:type="spellStart"/>
            <w:r w:rsidR="00453EA3" w:rsidRPr="00A425E9">
              <w:rPr>
                <w:rFonts w:ascii="Verdana" w:hAnsi="Verdana"/>
                <w:sz w:val="20"/>
                <w:szCs w:val="20"/>
              </w:rPr>
              <w:t>snd_ctl_elem_value</w:t>
            </w:r>
            <w:proofErr w:type="spellEnd"/>
            <w:r w:rsidR="00453EA3" w:rsidRPr="00A425E9">
              <w:rPr>
                <w:rFonts w:ascii="Verdana" w:hAnsi="Verdana"/>
                <w:sz w:val="20"/>
                <w:szCs w:val="20"/>
              </w:rPr>
              <w:t xml:space="preserve"> *</w:t>
            </w:r>
            <w:proofErr w:type="spellStart"/>
            <w:r w:rsidR="00453EA3" w:rsidRPr="00A425E9">
              <w:rPr>
                <w:rFonts w:ascii="Verdana" w:hAnsi="Verdana"/>
                <w:sz w:val="20"/>
                <w:szCs w:val="20"/>
              </w:rPr>
              <w:t>ucontrol</w:t>
            </w:r>
            <w:proofErr w:type="spellEnd"/>
            <w:r w:rsidR="00453EA3" w:rsidRPr="00A425E9">
              <w:rPr>
                <w:rFonts w:ascii="Verdana" w:hAnsi="Verdana"/>
                <w:sz w:val="20"/>
                <w:szCs w:val="20"/>
              </w:rPr>
              <w:t>)</w:t>
            </w:r>
          </w:p>
        </w:tc>
      </w:tr>
      <w:tr w:rsidR="002D1429" w:rsidRPr="00A425E9" w:rsidTr="002D1429">
        <w:tc>
          <w:tcPr>
            <w:tcW w:w="1472"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108"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472" w:type="dxa"/>
            <w:vMerge/>
            <w:vAlign w:val="center"/>
          </w:tcPr>
          <w:p w:rsidR="002D1429" w:rsidRPr="00A425E9" w:rsidRDefault="002D1429" w:rsidP="002D1429">
            <w:pPr>
              <w:rPr>
                <w:rFonts w:ascii="Verdana" w:eastAsia="ＭＳ ゴシック" w:hAnsi="Verdana"/>
                <w:sz w:val="20"/>
                <w:szCs w:val="20"/>
              </w:rPr>
            </w:pPr>
          </w:p>
        </w:tc>
        <w:tc>
          <w:tcPr>
            <w:tcW w:w="4108"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Pointer to sample rate value</w:t>
            </w:r>
          </w:p>
        </w:tc>
      </w:tr>
      <w:tr w:rsidR="0005745E" w:rsidRPr="00A425E9" w:rsidTr="002D1429">
        <w:trPr>
          <w:trHeight w:val="128"/>
        </w:trPr>
        <w:tc>
          <w:tcPr>
            <w:tcW w:w="1472" w:type="dxa"/>
            <w:vMerge w:val="restart"/>
          </w:tcPr>
          <w:p w:rsidR="0005745E" w:rsidRPr="00A425E9" w:rsidRDefault="0005745E" w:rsidP="0005745E">
            <w:pPr>
              <w:rPr>
                <w:rFonts w:ascii="Verdana" w:eastAsia="ＭＳ ゴシック" w:hAnsi="Verdana"/>
                <w:sz w:val="20"/>
                <w:szCs w:val="20"/>
              </w:rPr>
            </w:pPr>
            <w:r w:rsidRPr="00A425E9">
              <w:rPr>
                <w:rFonts w:ascii="Verdana" w:eastAsia="ＭＳ ゴシック" w:hAnsi="Verdana"/>
                <w:sz w:val="20"/>
                <w:szCs w:val="20"/>
              </w:rPr>
              <w:t>Return value</w:t>
            </w:r>
          </w:p>
        </w:tc>
        <w:tc>
          <w:tcPr>
            <w:tcW w:w="4108" w:type="dxa"/>
          </w:tcPr>
          <w:p w:rsidR="0005745E" w:rsidRPr="00A425E9" w:rsidRDefault="0005745E" w:rsidP="0005745E">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05745E" w:rsidRPr="00A425E9" w:rsidRDefault="0005745E" w:rsidP="0005745E">
            <w:pPr>
              <w:rPr>
                <w:rFonts w:ascii="Verdana" w:eastAsia="ＭＳ ゴシック" w:hAnsi="Verdana"/>
                <w:sz w:val="20"/>
                <w:szCs w:val="20"/>
              </w:rPr>
            </w:pPr>
            <w:r w:rsidRPr="00A425E9">
              <w:rPr>
                <w:rFonts w:ascii="Verdana" w:eastAsia="ＭＳ ゴシック" w:hAnsi="Verdana"/>
                <w:sz w:val="20"/>
                <w:szCs w:val="20"/>
              </w:rPr>
              <w:t>Success</w:t>
            </w:r>
          </w:p>
        </w:tc>
      </w:tr>
      <w:tr w:rsidR="0005745E" w:rsidRPr="00A425E9" w:rsidTr="002D1429">
        <w:trPr>
          <w:trHeight w:val="127"/>
        </w:trPr>
        <w:tc>
          <w:tcPr>
            <w:tcW w:w="1472" w:type="dxa"/>
            <w:vMerge/>
          </w:tcPr>
          <w:p w:rsidR="0005745E" w:rsidRPr="00A425E9" w:rsidRDefault="0005745E" w:rsidP="0005745E">
            <w:pPr>
              <w:rPr>
                <w:rFonts w:ascii="Verdana" w:eastAsia="ＭＳ ゴシック" w:hAnsi="Verdana"/>
                <w:sz w:val="20"/>
                <w:szCs w:val="20"/>
              </w:rPr>
            </w:pPr>
          </w:p>
        </w:tc>
        <w:tc>
          <w:tcPr>
            <w:tcW w:w="4108" w:type="dxa"/>
          </w:tcPr>
          <w:p w:rsidR="0005745E" w:rsidRPr="00A425E9" w:rsidRDefault="004477B2" w:rsidP="0005745E">
            <w:pPr>
              <w:rPr>
                <w:rFonts w:ascii="Verdana" w:eastAsia="ＭＳ ゴシック" w:hAnsi="Verdana"/>
                <w:sz w:val="20"/>
                <w:szCs w:val="20"/>
              </w:rPr>
            </w:pPr>
            <w:r w:rsidRPr="00A425E9">
              <w:rPr>
                <w:rFonts w:ascii="Verdana" w:eastAsia="ＭＳ ゴシック" w:hAnsi="Verdana"/>
                <w:sz w:val="20"/>
                <w:szCs w:val="20"/>
              </w:rPr>
              <w:t>-EINVAL</w:t>
            </w:r>
          </w:p>
        </w:tc>
        <w:tc>
          <w:tcPr>
            <w:tcW w:w="3793" w:type="dxa"/>
          </w:tcPr>
          <w:p w:rsidR="0005745E" w:rsidRPr="00A425E9" w:rsidRDefault="0005745E" w:rsidP="0005745E">
            <w:pPr>
              <w:rPr>
                <w:rFonts w:ascii="Verdana" w:eastAsia="ＭＳ ゴシック" w:hAnsi="Verdana"/>
                <w:sz w:val="20"/>
                <w:szCs w:val="20"/>
              </w:rPr>
            </w:pPr>
            <w:r w:rsidRPr="00A425E9">
              <w:rPr>
                <w:rFonts w:ascii="Verdana" w:eastAsia="ＭＳ ゴシック" w:hAnsi="Verdana"/>
                <w:sz w:val="20"/>
                <w:szCs w:val="20"/>
              </w:rPr>
              <w:t>Can’t get parameter information from ADSP.</w:t>
            </w:r>
          </w:p>
        </w:tc>
      </w:tr>
    </w:tbl>
    <w:p w:rsidR="0020361F" w:rsidRDefault="0020361F" w:rsidP="0020361F">
      <w:pPr>
        <w:pStyle w:val="RefIDs"/>
      </w:pPr>
      <w:r>
        <w:t>[Covers: RD_001]</w:t>
      </w:r>
    </w:p>
    <w:p w:rsidR="00D40102" w:rsidRDefault="00D40102" w:rsidP="00D40102"/>
    <w:p w:rsidR="00D40102" w:rsidRDefault="00D40102" w:rsidP="00DE17AB">
      <w:pPr>
        <w:pStyle w:val="3"/>
        <w:numPr>
          <w:ilvl w:val="2"/>
          <w:numId w:val="12"/>
        </w:numPr>
        <w:ind w:left="720" w:hanging="720"/>
      </w:pPr>
      <w:bookmarkStart w:id="503" w:name="_Toc530588301"/>
      <w:proofErr w:type="spellStart"/>
      <w:r>
        <w:t>snd_adsp_contr</w:t>
      </w:r>
      <w:r w:rsidR="00861363">
        <w:t>ol_eqz_</w:t>
      </w:r>
      <w:r>
        <w:t>get</w:t>
      </w:r>
      <w:bookmarkEnd w:id="503"/>
      <w:proofErr w:type="spellEnd"/>
    </w:p>
    <w:p w:rsidR="0020361F" w:rsidRPr="0020361F" w:rsidRDefault="0020361F" w:rsidP="0020361F">
      <w:pPr>
        <w:pStyle w:val="ReqID"/>
      </w:pPr>
      <w:r>
        <w:t>FD_DRV_ALSA_016</w:t>
      </w:r>
    </w:p>
    <w:tbl>
      <w:tblPr>
        <w:tblStyle w:val="a6"/>
        <w:tblW w:w="9373" w:type="dxa"/>
        <w:tblInd w:w="-5" w:type="dxa"/>
        <w:tblLook w:val="04A0" w:firstRow="1" w:lastRow="0" w:firstColumn="1" w:lastColumn="0" w:noHBand="0" w:noVBand="1"/>
      </w:tblPr>
      <w:tblGrid>
        <w:gridCol w:w="1525"/>
        <w:gridCol w:w="4055"/>
        <w:gridCol w:w="3793"/>
      </w:tblGrid>
      <w:tr w:rsidR="00D40102" w:rsidRPr="00A425E9" w:rsidTr="00D40102">
        <w:tc>
          <w:tcPr>
            <w:tcW w:w="9373" w:type="dxa"/>
            <w:gridSpan w:val="3"/>
          </w:tcPr>
          <w:p w:rsidR="00D40102" w:rsidRPr="00A425E9" w:rsidRDefault="00E82967" w:rsidP="00D40102">
            <w:pPr>
              <w:rPr>
                <w:rFonts w:ascii="Verdana" w:hAnsi="Verdana"/>
                <w:sz w:val="20"/>
                <w:szCs w:val="20"/>
              </w:rPr>
            </w:pPr>
            <w:proofErr w:type="spellStart"/>
            <w:r>
              <w:rPr>
                <w:rFonts w:ascii="Verdana" w:hAnsi="Verdana"/>
                <w:sz w:val="20"/>
                <w:szCs w:val="20"/>
              </w:rPr>
              <w:t>snd_adsp_control_eqz</w:t>
            </w:r>
            <w:r w:rsidR="00D40102" w:rsidRPr="00A425E9">
              <w:rPr>
                <w:rFonts w:ascii="Verdana" w:hAnsi="Verdana"/>
                <w:sz w:val="20"/>
                <w:szCs w:val="20"/>
              </w:rPr>
              <w:t>_get</w:t>
            </w:r>
            <w:proofErr w:type="spellEnd"/>
          </w:p>
        </w:tc>
      </w:tr>
      <w:tr w:rsidR="00D40102" w:rsidRPr="00A425E9" w:rsidTr="00D40102">
        <w:tc>
          <w:tcPr>
            <w:tcW w:w="1525"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D40102" w:rsidRPr="00A425E9" w:rsidRDefault="00D40102" w:rsidP="00E82967">
            <w:pPr>
              <w:rPr>
                <w:rFonts w:ascii="Verdana" w:hAnsi="Verdana"/>
                <w:sz w:val="20"/>
                <w:szCs w:val="20"/>
              </w:rPr>
            </w:pPr>
            <w:r w:rsidRPr="00A425E9">
              <w:rPr>
                <w:rFonts w:ascii="Verdana" w:hAnsi="Verdana" w:cs="Calibri"/>
                <w:color w:val="000000"/>
                <w:sz w:val="20"/>
                <w:szCs w:val="20"/>
              </w:rPr>
              <w:t xml:space="preserve">Get </w:t>
            </w:r>
            <w:r w:rsidR="00E82967">
              <w:rPr>
                <w:rFonts w:ascii="Verdana" w:hAnsi="Verdana" w:cs="Calibri"/>
                <w:color w:val="000000"/>
                <w:sz w:val="20"/>
                <w:szCs w:val="20"/>
              </w:rPr>
              <w:t xml:space="preserve">parameters info of </w:t>
            </w:r>
            <w:r w:rsidRPr="00A425E9">
              <w:rPr>
                <w:rFonts w:ascii="Verdana" w:hAnsi="Verdana" w:cs="Calibri"/>
                <w:color w:val="000000"/>
                <w:sz w:val="20"/>
                <w:szCs w:val="20"/>
              </w:rPr>
              <w:t>equalizer</w:t>
            </w:r>
            <w:r w:rsidR="00E82967">
              <w:rPr>
                <w:rFonts w:ascii="Verdana" w:hAnsi="Verdana" w:cs="Calibri"/>
                <w:color w:val="000000"/>
                <w:sz w:val="20"/>
                <w:szCs w:val="20"/>
              </w:rPr>
              <w:t xml:space="preserve"> control</w:t>
            </w:r>
            <w:r w:rsidR="00DD5A51">
              <w:rPr>
                <w:rFonts w:ascii="Verdana" w:hAnsi="Verdana" w:cs="Calibri"/>
                <w:color w:val="000000"/>
                <w:sz w:val="20"/>
                <w:szCs w:val="20"/>
              </w:rPr>
              <w:t xml:space="preserve"> </w:t>
            </w:r>
            <w:r w:rsidR="00DD5A51">
              <w:rPr>
                <w:rFonts w:ascii="Verdana" w:hAnsi="Verdana"/>
                <w:sz w:val="20"/>
                <w:szCs w:val="20"/>
              </w:rPr>
              <w:t>in playback, capture cases</w:t>
            </w:r>
          </w:p>
        </w:tc>
      </w:tr>
      <w:tr w:rsidR="00D40102" w:rsidRPr="00A425E9" w:rsidTr="00D40102">
        <w:tc>
          <w:tcPr>
            <w:tcW w:w="1525"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D40102" w:rsidRPr="00A425E9" w:rsidRDefault="00737127" w:rsidP="00D40102">
            <w:pPr>
              <w:rPr>
                <w:rFonts w:ascii="Verdana" w:hAnsi="Verdana"/>
                <w:sz w:val="20"/>
                <w:szCs w:val="20"/>
              </w:rPr>
            </w:pPr>
            <w:r>
              <w:rPr>
                <w:rFonts w:ascii="Verdana" w:hAnsi="Verdana"/>
                <w:sz w:val="20"/>
                <w:szCs w:val="20"/>
              </w:rPr>
              <w:t xml:space="preserve">static </w:t>
            </w:r>
            <w:r w:rsidR="00861363">
              <w:rPr>
                <w:rFonts w:ascii="Verdana" w:hAnsi="Verdana"/>
                <w:sz w:val="20"/>
                <w:szCs w:val="20"/>
              </w:rPr>
              <w:t xml:space="preserve">int </w:t>
            </w:r>
            <w:proofErr w:type="spellStart"/>
            <w:r w:rsidR="00861363">
              <w:rPr>
                <w:rFonts w:ascii="Verdana" w:hAnsi="Verdana"/>
                <w:sz w:val="20"/>
                <w:szCs w:val="20"/>
              </w:rPr>
              <w:t>snd_adsp_control_eqz_</w:t>
            </w:r>
            <w:r w:rsidR="00D40102" w:rsidRPr="00A425E9">
              <w:rPr>
                <w:rFonts w:ascii="Verdana" w:hAnsi="Verdana"/>
                <w:sz w:val="20"/>
                <w:szCs w:val="20"/>
              </w:rPr>
              <w:t>get</w:t>
            </w:r>
            <w:proofErr w:type="spellEnd"/>
            <w:r w:rsidR="00D40102" w:rsidRPr="00A425E9">
              <w:rPr>
                <w:rFonts w:ascii="Verdana" w:hAnsi="Verdana"/>
                <w:sz w:val="20"/>
                <w:szCs w:val="20"/>
              </w:rPr>
              <w:t xml:space="preserve">(struct </w:t>
            </w:r>
            <w:proofErr w:type="spellStart"/>
            <w:r w:rsidR="00D40102" w:rsidRPr="00A425E9">
              <w:rPr>
                <w:rFonts w:ascii="Verdana" w:hAnsi="Verdana"/>
                <w:sz w:val="20"/>
                <w:szCs w:val="20"/>
              </w:rPr>
              <w:t>snd_kcontrol</w:t>
            </w:r>
            <w:proofErr w:type="spellEnd"/>
            <w:r w:rsidR="00D40102" w:rsidRPr="00A425E9">
              <w:rPr>
                <w:rFonts w:ascii="Verdana" w:hAnsi="Verdana"/>
                <w:sz w:val="20"/>
                <w:szCs w:val="20"/>
              </w:rPr>
              <w:t xml:space="preserve"> *</w:t>
            </w:r>
            <w:proofErr w:type="spellStart"/>
            <w:r w:rsidR="00D40102" w:rsidRPr="00A425E9">
              <w:rPr>
                <w:rFonts w:ascii="Verdana" w:hAnsi="Verdana"/>
                <w:sz w:val="20"/>
                <w:szCs w:val="20"/>
              </w:rPr>
              <w:t>kcontrol</w:t>
            </w:r>
            <w:proofErr w:type="spellEnd"/>
            <w:r w:rsidR="00D40102" w:rsidRPr="00A425E9">
              <w:rPr>
                <w:rFonts w:ascii="Verdana" w:hAnsi="Verdana"/>
                <w:sz w:val="20"/>
                <w:szCs w:val="20"/>
              </w:rPr>
              <w:t xml:space="preserve">, struct </w:t>
            </w:r>
            <w:proofErr w:type="spellStart"/>
            <w:r w:rsidR="00D40102" w:rsidRPr="00A425E9">
              <w:rPr>
                <w:rFonts w:ascii="Verdana" w:hAnsi="Verdana"/>
                <w:sz w:val="20"/>
                <w:szCs w:val="20"/>
              </w:rPr>
              <w:t>snd_ctl_elem_value</w:t>
            </w:r>
            <w:proofErr w:type="spellEnd"/>
            <w:r w:rsidR="00D40102" w:rsidRPr="00A425E9">
              <w:rPr>
                <w:rFonts w:ascii="Verdana" w:hAnsi="Verdana"/>
                <w:sz w:val="20"/>
                <w:szCs w:val="20"/>
              </w:rPr>
              <w:t xml:space="preserve"> *</w:t>
            </w:r>
            <w:proofErr w:type="spellStart"/>
            <w:r w:rsidR="00D40102" w:rsidRPr="00A425E9">
              <w:rPr>
                <w:rFonts w:ascii="Verdana" w:hAnsi="Verdana"/>
                <w:sz w:val="20"/>
                <w:szCs w:val="20"/>
              </w:rPr>
              <w:t>ucontrol</w:t>
            </w:r>
            <w:proofErr w:type="spellEnd"/>
            <w:r w:rsidR="00D40102" w:rsidRPr="00A425E9">
              <w:rPr>
                <w:rFonts w:ascii="Verdana" w:hAnsi="Verdana"/>
                <w:sz w:val="20"/>
                <w:szCs w:val="20"/>
              </w:rPr>
              <w:t>)</w:t>
            </w:r>
          </w:p>
        </w:tc>
      </w:tr>
      <w:tr w:rsidR="002D1429" w:rsidRPr="00A425E9" w:rsidTr="002D1429">
        <w:tc>
          <w:tcPr>
            <w:tcW w:w="1525"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525" w:type="dxa"/>
            <w:vMerge/>
            <w:vAlign w:val="center"/>
          </w:tcPr>
          <w:p w:rsidR="002D1429" w:rsidRPr="00A425E9" w:rsidRDefault="002D1429" w:rsidP="002D1429">
            <w:pPr>
              <w:rPr>
                <w:rFonts w:ascii="Verdana" w:eastAsia="ＭＳ ゴシック" w:hAnsi="Verdana"/>
                <w:sz w:val="20"/>
                <w:szCs w:val="20"/>
              </w:rPr>
            </w:pPr>
          </w:p>
        </w:tc>
        <w:tc>
          <w:tcPr>
            <w:tcW w:w="4055"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parameters.</w:t>
            </w:r>
          </w:p>
        </w:tc>
      </w:tr>
      <w:tr w:rsidR="00D40102" w:rsidRPr="00A425E9" w:rsidTr="002D1429">
        <w:trPr>
          <w:trHeight w:val="128"/>
        </w:trPr>
        <w:tc>
          <w:tcPr>
            <w:tcW w:w="1525" w:type="dxa"/>
            <w:vMerge w:val="restart"/>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Success</w:t>
            </w:r>
          </w:p>
        </w:tc>
      </w:tr>
      <w:tr w:rsidR="00D40102" w:rsidRPr="00A425E9" w:rsidTr="002D1429">
        <w:trPr>
          <w:trHeight w:val="127"/>
        </w:trPr>
        <w:tc>
          <w:tcPr>
            <w:tcW w:w="1525" w:type="dxa"/>
            <w:vMerge/>
          </w:tcPr>
          <w:p w:rsidR="00D40102" w:rsidRPr="00A425E9" w:rsidRDefault="00D40102" w:rsidP="00D40102">
            <w:pPr>
              <w:rPr>
                <w:rFonts w:ascii="Verdana" w:eastAsia="ＭＳ ゴシック" w:hAnsi="Verdana"/>
                <w:sz w:val="20"/>
                <w:szCs w:val="20"/>
              </w:rPr>
            </w:pPr>
          </w:p>
        </w:tc>
        <w:tc>
          <w:tcPr>
            <w:tcW w:w="4055"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-EINVAL</w:t>
            </w:r>
          </w:p>
        </w:tc>
        <w:tc>
          <w:tcPr>
            <w:tcW w:w="3793" w:type="dxa"/>
          </w:tcPr>
          <w:p w:rsidR="00D40102" w:rsidRPr="00A425E9" w:rsidRDefault="00D40102" w:rsidP="00D40102">
            <w:pPr>
              <w:rPr>
                <w:rFonts w:ascii="Verdana" w:eastAsia="ＭＳ ゴシック" w:hAnsi="Verdana"/>
                <w:sz w:val="20"/>
                <w:szCs w:val="20"/>
              </w:rPr>
            </w:pPr>
            <w:r w:rsidRPr="00A425E9">
              <w:rPr>
                <w:rFonts w:ascii="Verdana" w:eastAsia="ＭＳ ゴシック" w:hAnsi="Verdana"/>
                <w:sz w:val="20"/>
                <w:szCs w:val="20"/>
              </w:rPr>
              <w:t>Can’t get parameter information from ADSP.</w:t>
            </w:r>
          </w:p>
        </w:tc>
      </w:tr>
    </w:tbl>
    <w:p w:rsidR="0020361F" w:rsidRDefault="0020361F" w:rsidP="0020361F">
      <w:pPr>
        <w:pStyle w:val="RefIDs"/>
      </w:pPr>
      <w:r>
        <w:t>[Covers: RD_001]</w:t>
      </w:r>
    </w:p>
    <w:p w:rsidR="00963C0C" w:rsidRDefault="00963C0C">
      <w:r>
        <w:br w:type="page"/>
      </w:r>
    </w:p>
    <w:p w:rsidR="00E82967" w:rsidRDefault="00E82967" w:rsidP="00AB65D2">
      <w:pPr>
        <w:pStyle w:val="3"/>
        <w:numPr>
          <w:ilvl w:val="2"/>
          <w:numId w:val="12"/>
        </w:numPr>
        <w:ind w:left="900" w:hanging="900"/>
      </w:pPr>
      <w:bookmarkStart w:id="504" w:name="_Toc530588302"/>
      <w:proofErr w:type="spellStart"/>
      <w:r>
        <w:lastRenderedPageBreak/>
        <w:t>snd_adsp_control_eqz_switch_get</w:t>
      </w:r>
      <w:bookmarkEnd w:id="504"/>
      <w:proofErr w:type="spellEnd"/>
    </w:p>
    <w:p w:rsidR="0020361F" w:rsidRPr="0020361F" w:rsidRDefault="0020361F" w:rsidP="0020361F">
      <w:pPr>
        <w:pStyle w:val="ReqID"/>
      </w:pPr>
      <w:r>
        <w:t>FD_DRV_ALSA_017</w:t>
      </w:r>
    </w:p>
    <w:tbl>
      <w:tblPr>
        <w:tblStyle w:val="a6"/>
        <w:tblW w:w="9373" w:type="dxa"/>
        <w:tblInd w:w="-5" w:type="dxa"/>
        <w:tblLook w:val="04A0" w:firstRow="1" w:lastRow="0" w:firstColumn="1" w:lastColumn="0" w:noHBand="0" w:noVBand="1"/>
      </w:tblPr>
      <w:tblGrid>
        <w:gridCol w:w="1525"/>
        <w:gridCol w:w="4055"/>
        <w:gridCol w:w="3793"/>
      </w:tblGrid>
      <w:tr w:rsidR="00E82967" w:rsidRPr="00A425E9" w:rsidTr="00AC3EA5">
        <w:tc>
          <w:tcPr>
            <w:tcW w:w="9373" w:type="dxa"/>
            <w:gridSpan w:val="3"/>
          </w:tcPr>
          <w:p w:rsidR="00E82967" w:rsidRPr="00A425E9" w:rsidRDefault="00E82967" w:rsidP="00AC3EA5">
            <w:pPr>
              <w:rPr>
                <w:rFonts w:ascii="Verdana" w:hAnsi="Verdana"/>
                <w:sz w:val="20"/>
                <w:szCs w:val="20"/>
              </w:rPr>
            </w:pPr>
            <w:proofErr w:type="spellStart"/>
            <w:r>
              <w:rPr>
                <w:rFonts w:ascii="Verdana" w:hAnsi="Verdana"/>
                <w:sz w:val="20"/>
                <w:szCs w:val="20"/>
              </w:rPr>
              <w:t>snd_adsp_control_eqz_switch</w:t>
            </w:r>
            <w:r w:rsidRPr="00A425E9">
              <w:rPr>
                <w:rFonts w:ascii="Verdana" w:hAnsi="Verdana"/>
                <w:sz w:val="20"/>
                <w:szCs w:val="20"/>
              </w:rPr>
              <w:t>_get</w:t>
            </w:r>
            <w:proofErr w:type="spellEnd"/>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E82967" w:rsidRPr="00A425E9" w:rsidRDefault="009A05B8" w:rsidP="00764488">
            <w:pPr>
              <w:rPr>
                <w:rFonts w:ascii="Verdana" w:hAnsi="Verdana"/>
                <w:sz w:val="20"/>
                <w:szCs w:val="20"/>
              </w:rPr>
            </w:pPr>
            <w:r>
              <w:rPr>
                <w:rFonts w:ascii="Verdana" w:hAnsi="Verdana" w:cs="Calibri"/>
                <w:color w:val="000000"/>
                <w:sz w:val="20"/>
                <w:szCs w:val="20"/>
              </w:rPr>
              <w:t xml:space="preserve">Get status of Equalizer control </w:t>
            </w:r>
            <w:r>
              <w:rPr>
                <w:rFonts w:ascii="Verdana" w:hAnsi="Verdana"/>
                <w:sz w:val="20"/>
                <w:szCs w:val="20"/>
              </w:rPr>
              <w:t>in playback, capture cases</w:t>
            </w:r>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E82967" w:rsidRPr="00A425E9" w:rsidRDefault="00BC7835"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 xml:space="preserve">int </w:t>
            </w:r>
            <w:proofErr w:type="spellStart"/>
            <w:r w:rsidR="00E82967">
              <w:rPr>
                <w:rFonts w:ascii="Verdana" w:hAnsi="Verdana"/>
                <w:sz w:val="20"/>
                <w:szCs w:val="20"/>
              </w:rPr>
              <w:t>snd_adsp_control_eqz_switch_</w:t>
            </w:r>
            <w:r w:rsidR="00E82967" w:rsidRPr="00A425E9">
              <w:rPr>
                <w:rFonts w:ascii="Verdana" w:hAnsi="Verdana"/>
                <w:sz w:val="20"/>
                <w:szCs w:val="20"/>
              </w:rPr>
              <w:t>get</w:t>
            </w:r>
            <w:proofErr w:type="spellEnd"/>
            <w:r w:rsidR="00E82967" w:rsidRPr="00A425E9">
              <w:rPr>
                <w:rFonts w:ascii="Verdana" w:hAnsi="Verdana"/>
                <w:sz w:val="20"/>
                <w:szCs w:val="20"/>
              </w:rPr>
              <w:t xml:space="preserve">(struct </w:t>
            </w:r>
            <w:proofErr w:type="spellStart"/>
            <w:r w:rsidR="00E82967" w:rsidRPr="00A425E9">
              <w:rPr>
                <w:rFonts w:ascii="Verdana" w:hAnsi="Verdana"/>
                <w:sz w:val="20"/>
                <w:szCs w:val="20"/>
              </w:rPr>
              <w:t>snd_kcontrol</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kcontrol</w:t>
            </w:r>
            <w:proofErr w:type="spellEnd"/>
            <w:r w:rsidR="00E82967" w:rsidRPr="00A425E9">
              <w:rPr>
                <w:rFonts w:ascii="Verdana" w:hAnsi="Verdana"/>
                <w:sz w:val="20"/>
                <w:szCs w:val="20"/>
              </w:rPr>
              <w:t xml:space="preserve">, struct </w:t>
            </w:r>
            <w:proofErr w:type="spellStart"/>
            <w:r w:rsidR="00E82967" w:rsidRPr="00A425E9">
              <w:rPr>
                <w:rFonts w:ascii="Verdana" w:hAnsi="Verdana"/>
                <w:sz w:val="20"/>
                <w:szCs w:val="20"/>
              </w:rPr>
              <w:t>snd_ctl_elem_value</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ucontrol</w:t>
            </w:r>
            <w:proofErr w:type="spellEnd"/>
            <w:r w:rsidR="00E82967" w:rsidRPr="00A425E9">
              <w:rPr>
                <w:rFonts w:ascii="Verdana" w:hAnsi="Verdana"/>
                <w:sz w:val="20"/>
                <w:szCs w:val="20"/>
              </w:rPr>
              <w:t>)</w:t>
            </w:r>
          </w:p>
        </w:tc>
      </w:tr>
      <w:tr w:rsidR="00E82967" w:rsidRPr="00A425E9" w:rsidTr="00AC3EA5">
        <w:tc>
          <w:tcPr>
            <w:tcW w:w="1525" w:type="dxa"/>
            <w:vMerge w:val="restart"/>
            <w:vAlign w:val="center"/>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Pointer to control instance</w:t>
            </w:r>
          </w:p>
        </w:tc>
      </w:tr>
      <w:tr w:rsidR="00E82967" w:rsidRPr="00A425E9" w:rsidTr="00AC3EA5">
        <w:tc>
          <w:tcPr>
            <w:tcW w:w="1525" w:type="dxa"/>
            <w:vMerge/>
            <w:vAlign w:val="center"/>
          </w:tcPr>
          <w:p w:rsidR="00E82967" w:rsidRPr="00A425E9" w:rsidRDefault="00E82967" w:rsidP="00AC3EA5">
            <w:pPr>
              <w:rPr>
                <w:rFonts w:ascii="Verdana" w:eastAsia="ＭＳ ゴシック" w:hAnsi="Verdana"/>
                <w:sz w:val="20"/>
                <w:szCs w:val="20"/>
              </w:rPr>
            </w:pPr>
          </w:p>
        </w:tc>
        <w:tc>
          <w:tcPr>
            <w:tcW w:w="4055" w:type="dxa"/>
          </w:tcPr>
          <w:p w:rsidR="00E82967" w:rsidRPr="00A425E9" w:rsidRDefault="00E82967" w:rsidP="00AC3EA5">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E82967" w:rsidRPr="00A425E9" w:rsidRDefault="00E82967" w:rsidP="00E82967">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switch.</w:t>
            </w:r>
          </w:p>
        </w:tc>
      </w:tr>
      <w:tr w:rsidR="007813B7" w:rsidRPr="00A425E9" w:rsidTr="00AC3EA5">
        <w:trPr>
          <w:trHeight w:val="128"/>
        </w:trPr>
        <w:tc>
          <w:tcPr>
            <w:tcW w:w="1525" w:type="dxa"/>
          </w:tcPr>
          <w:p w:rsidR="007813B7" w:rsidRPr="00A425E9" w:rsidRDefault="007813B7" w:rsidP="00AC3EA5">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7813B7" w:rsidRPr="00A425E9" w:rsidRDefault="007813B7" w:rsidP="00AC3EA5">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7813B7" w:rsidRPr="00A425E9" w:rsidRDefault="004369E7" w:rsidP="004369E7">
            <w:pPr>
              <w:rPr>
                <w:rFonts w:ascii="Verdana" w:eastAsia="ＭＳ ゴシック" w:hAnsi="Verdana"/>
                <w:sz w:val="20"/>
                <w:szCs w:val="20"/>
              </w:rPr>
            </w:pPr>
            <w:r>
              <w:rPr>
                <w:rFonts w:ascii="Verdana" w:eastAsia="ＭＳ ゴシック" w:hAnsi="Verdana"/>
                <w:sz w:val="20"/>
                <w:szCs w:val="20"/>
              </w:rPr>
              <w:t>Always return 0</w:t>
            </w:r>
          </w:p>
        </w:tc>
      </w:tr>
    </w:tbl>
    <w:p w:rsidR="0020361F" w:rsidRDefault="0020361F" w:rsidP="0020361F">
      <w:pPr>
        <w:pStyle w:val="RefIDs"/>
      </w:pPr>
      <w:r>
        <w:t>[Covers: RD_001]</w:t>
      </w:r>
    </w:p>
    <w:p w:rsidR="008F1C6B" w:rsidRDefault="008F1C6B" w:rsidP="00B24DF0">
      <w:pPr>
        <w:rPr>
          <w:rFonts w:ascii="Verdana" w:hAnsi="Verdana"/>
        </w:rPr>
      </w:pPr>
    </w:p>
    <w:p w:rsidR="003B52DA" w:rsidRDefault="003B52DA" w:rsidP="00AB65D2">
      <w:pPr>
        <w:pStyle w:val="3"/>
        <w:numPr>
          <w:ilvl w:val="2"/>
          <w:numId w:val="12"/>
        </w:numPr>
        <w:ind w:left="900" w:hanging="900"/>
      </w:pPr>
      <w:bookmarkStart w:id="505" w:name="_Toc530588303"/>
      <w:proofErr w:type="spellStart"/>
      <w:r>
        <w:t>snd_adsp_control_rdr_out_channel</w:t>
      </w:r>
      <w:r w:rsidR="00E26F5E">
        <w:t>_get</w:t>
      </w:r>
      <w:bookmarkEnd w:id="505"/>
      <w:proofErr w:type="spellEnd"/>
    </w:p>
    <w:p w:rsidR="0020361F" w:rsidRPr="0020361F" w:rsidRDefault="0020361F" w:rsidP="0020361F">
      <w:pPr>
        <w:pStyle w:val="ReqID"/>
      </w:pPr>
      <w:r>
        <w:t>FD_DRV_ALSA_018</w:t>
      </w:r>
    </w:p>
    <w:tbl>
      <w:tblPr>
        <w:tblStyle w:val="a6"/>
        <w:tblW w:w="9373" w:type="dxa"/>
        <w:tblInd w:w="-5" w:type="dxa"/>
        <w:tblLook w:val="04A0" w:firstRow="1" w:lastRow="0" w:firstColumn="1" w:lastColumn="0" w:noHBand="0" w:noVBand="1"/>
      </w:tblPr>
      <w:tblGrid>
        <w:gridCol w:w="1525"/>
        <w:gridCol w:w="4055"/>
        <w:gridCol w:w="3793"/>
      </w:tblGrid>
      <w:tr w:rsidR="003B52DA" w:rsidRPr="00A425E9" w:rsidTr="00E20EB9">
        <w:tc>
          <w:tcPr>
            <w:tcW w:w="9373" w:type="dxa"/>
            <w:gridSpan w:val="3"/>
          </w:tcPr>
          <w:p w:rsidR="003B52DA" w:rsidRPr="00A425E9" w:rsidRDefault="003B52DA" w:rsidP="00E20EB9">
            <w:pPr>
              <w:rPr>
                <w:rFonts w:ascii="Verdana" w:hAnsi="Verdana"/>
                <w:sz w:val="20"/>
                <w:szCs w:val="20"/>
              </w:rPr>
            </w:pPr>
            <w:proofErr w:type="spellStart"/>
            <w:r>
              <w:rPr>
                <w:rFonts w:ascii="Verdana" w:hAnsi="Verdana"/>
                <w:sz w:val="20"/>
                <w:szCs w:val="20"/>
              </w:rPr>
              <w:t>snd_adsp_control_rdr_out_channel_get</w:t>
            </w:r>
            <w:proofErr w:type="spellEnd"/>
          </w:p>
        </w:tc>
      </w:tr>
      <w:tr w:rsidR="003B52DA" w:rsidRPr="00A425E9" w:rsidTr="00E20EB9">
        <w:tc>
          <w:tcPr>
            <w:tcW w:w="1525" w:type="dxa"/>
          </w:tcPr>
          <w:p w:rsidR="003B52DA" w:rsidRPr="00A425E9" w:rsidRDefault="003B52DA" w:rsidP="00E20EB9">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3B52DA" w:rsidRPr="00A425E9" w:rsidRDefault="003B52DA" w:rsidP="00464A1B">
            <w:pPr>
              <w:rPr>
                <w:rFonts w:ascii="Verdana" w:hAnsi="Verdana"/>
                <w:sz w:val="20"/>
                <w:szCs w:val="20"/>
              </w:rPr>
            </w:pPr>
            <w:r w:rsidRPr="00A425E9">
              <w:rPr>
                <w:rFonts w:ascii="Verdana" w:hAnsi="Verdana"/>
                <w:sz w:val="20"/>
                <w:szCs w:val="20"/>
              </w:rPr>
              <w:t xml:space="preserve">Get </w:t>
            </w:r>
            <w:r w:rsidR="00464A1B">
              <w:rPr>
                <w:rFonts w:ascii="Verdana" w:hAnsi="Verdana"/>
                <w:sz w:val="20"/>
                <w:szCs w:val="20"/>
              </w:rPr>
              <w:t>v</w:t>
            </w:r>
            <w:r w:rsidR="00130B52">
              <w:rPr>
                <w:rFonts w:ascii="Verdana" w:hAnsi="Verdana"/>
                <w:sz w:val="20"/>
                <w:szCs w:val="20"/>
              </w:rPr>
              <w:t>alue of Renderer output channel in playback case</w:t>
            </w:r>
          </w:p>
        </w:tc>
      </w:tr>
      <w:tr w:rsidR="003B52DA" w:rsidRPr="00A425E9" w:rsidTr="00E20EB9">
        <w:tc>
          <w:tcPr>
            <w:tcW w:w="1525" w:type="dxa"/>
          </w:tcPr>
          <w:p w:rsidR="003B52DA" w:rsidRPr="00A425E9" w:rsidRDefault="003B52DA" w:rsidP="00E20EB9">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3B52DA" w:rsidRPr="00A425E9" w:rsidRDefault="003B52DA" w:rsidP="00E93897">
            <w:pPr>
              <w:rPr>
                <w:rFonts w:ascii="Verdana" w:hAnsi="Verdana"/>
                <w:sz w:val="20"/>
                <w:szCs w:val="20"/>
              </w:rPr>
            </w:pPr>
            <w:r>
              <w:rPr>
                <w:rFonts w:ascii="Verdana" w:hAnsi="Verdana"/>
                <w:sz w:val="20"/>
                <w:szCs w:val="20"/>
              </w:rPr>
              <w:t xml:space="preserve">static int </w:t>
            </w:r>
            <w:proofErr w:type="spellStart"/>
            <w:r>
              <w:rPr>
                <w:rFonts w:ascii="Verdana" w:hAnsi="Verdana"/>
                <w:sz w:val="20"/>
                <w:szCs w:val="20"/>
              </w:rPr>
              <w:t>snd_adsp_control_rdr_out_channel_</w:t>
            </w:r>
            <w:r w:rsidR="00464A1B">
              <w:rPr>
                <w:rFonts w:ascii="Verdana" w:hAnsi="Verdana"/>
                <w:sz w:val="20"/>
                <w:szCs w:val="20"/>
              </w:rPr>
              <w:t>get</w:t>
            </w:r>
            <w:proofErr w:type="spellEnd"/>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proofErr w:type="spellStart"/>
            <w:r w:rsidRPr="00A425E9">
              <w:rPr>
                <w:rFonts w:ascii="Verdana" w:hAnsi="Verdana"/>
                <w:sz w:val="20"/>
                <w:szCs w:val="20"/>
              </w:rPr>
              <w:t>kc</w:t>
            </w:r>
            <w:r w:rsidR="00E93897">
              <w:rPr>
                <w:rFonts w:ascii="Verdana" w:hAnsi="Verdana"/>
                <w:sz w:val="20"/>
                <w:szCs w:val="20"/>
              </w:rPr>
              <w:t>ontrol</w:t>
            </w:r>
            <w:proofErr w:type="spellEnd"/>
            <w:r w:rsidR="00E93897">
              <w:rPr>
                <w:rFonts w:ascii="Verdana" w:hAnsi="Verdana"/>
                <w:sz w:val="20"/>
                <w:szCs w:val="20"/>
              </w:rPr>
              <w:t xml:space="preserve">, struct </w:t>
            </w:r>
            <w:proofErr w:type="spellStart"/>
            <w:r w:rsidR="00E93897">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w:t>
            </w:r>
            <w:r w:rsidR="00E93897">
              <w:rPr>
                <w:rFonts w:ascii="Verdana" w:hAnsi="Verdana"/>
                <w:sz w:val="20"/>
                <w:szCs w:val="20"/>
              </w:rPr>
              <w:t>control</w:t>
            </w:r>
            <w:proofErr w:type="spellEnd"/>
            <w:r w:rsidRPr="00A425E9">
              <w:rPr>
                <w:rFonts w:ascii="Verdana" w:hAnsi="Verdana"/>
                <w:sz w:val="20"/>
                <w:szCs w:val="20"/>
              </w:rPr>
              <w:t>)</w:t>
            </w:r>
          </w:p>
        </w:tc>
      </w:tr>
      <w:tr w:rsidR="003B52DA" w:rsidRPr="00A425E9" w:rsidTr="00E26F5E">
        <w:tc>
          <w:tcPr>
            <w:tcW w:w="1525" w:type="dxa"/>
            <w:vMerge w:val="restart"/>
            <w:vAlign w:val="center"/>
          </w:tcPr>
          <w:p w:rsidR="003B52DA" w:rsidRPr="00A425E9" w:rsidRDefault="003B52DA" w:rsidP="00E20EB9">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3B52DA" w:rsidRPr="00A425E9" w:rsidRDefault="003B52DA" w:rsidP="00E20EB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3B52DA" w:rsidRPr="00A425E9" w:rsidRDefault="003B52DA" w:rsidP="00E20EB9">
            <w:pPr>
              <w:rPr>
                <w:rFonts w:ascii="Verdana" w:eastAsia="ＭＳ ゴシック" w:hAnsi="Verdana"/>
                <w:sz w:val="20"/>
                <w:szCs w:val="20"/>
              </w:rPr>
            </w:pPr>
            <w:r w:rsidRPr="00A425E9">
              <w:rPr>
                <w:rFonts w:ascii="Verdana" w:hAnsi="Verdana"/>
                <w:sz w:val="20"/>
                <w:szCs w:val="20"/>
              </w:rPr>
              <w:t>Pointer to control instance</w:t>
            </w:r>
          </w:p>
        </w:tc>
      </w:tr>
      <w:tr w:rsidR="003B52DA" w:rsidRPr="00A425E9" w:rsidTr="00E26F5E">
        <w:tc>
          <w:tcPr>
            <w:tcW w:w="1525" w:type="dxa"/>
            <w:vMerge/>
            <w:vAlign w:val="center"/>
          </w:tcPr>
          <w:p w:rsidR="003B52DA" w:rsidRPr="00A425E9" w:rsidRDefault="003B52DA" w:rsidP="00E20EB9">
            <w:pPr>
              <w:rPr>
                <w:rFonts w:ascii="Verdana" w:eastAsia="ＭＳ ゴシック" w:hAnsi="Verdana"/>
                <w:sz w:val="20"/>
                <w:szCs w:val="20"/>
              </w:rPr>
            </w:pPr>
          </w:p>
        </w:tc>
        <w:tc>
          <w:tcPr>
            <w:tcW w:w="4055" w:type="dxa"/>
          </w:tcPr>
          <w:p w:rsidR="003B52DA" w:rsidRPr="00A425E9" w:rsidRDefault="00713619" w:rsidP="00E20EB9">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snd_ctl_elem_value</w:t>
            </w:r>
            <w:proofErr w:type="spellEnd"/>
            <w:r>
              <w:rPr>
                <w:rFonts w:ascii="Verdana" w:hAnsi="Verdana"/>
                <w:sz w:val="20"/>
                <w:szCs w:val="20"/>
              </w:rPr>
              <w:t xml:space="preserve"> *</w:t>
            </w:r>
            <w:proofErr w:type="spellStart"/>
            <w:r>
              <w:rPr>
                <w:rFonts w:ascii="Verdana" w:hAnsi="Verdana"/>
                <w:sz w:val="20"/>
                <w:szCs w:val="20"/>
              </w:rPr>
              <w:t>ucontrol</w:t>
            </w:r>
            <w:proofErr w:type="spellEnd"/>
          </w:p>
        </w:tc>
        <w:tc>
          <w:tcPr>
            <w:tcW w:w="3793" w:type="dxa"/>
          </w:tcPr>
          <w:p w:rsidR="003B52DA" w:rsidRPr="00A425E9" w:rsidRDefault="003B52DA" w:rsidP="00E20EB9">
            <w:pPr>
              <w:rPr>
                <w:rFonts w:ascii="Verdana" w:hAnsi="Verdana"/>
                <w:sz w:val="20"/>
                <w:szCs w:val="20"/>
              </w:rPr>
            </w:pPr>
            <w:r w:rsidRPr="00A425E9">
              <w:rPr>
                <w:rFonts w:ascii="Verdana" w:hAnsi="Verdana"/>
                <w:sz w:val="20"/>
                <w:szCs w:val="20"/>
              </w:rPr>
              <w:t>P</w:t>
            </w:r>
            <w:r>
              <w:rPr>
                <w:rFonts w:ascii="Verdana" w:hAnsi="Verdana"/>
                <w:sz w:val="20"/>
                <w:szCs w:val="20"/>
              </w:rPr>
              <w:t xml:space="preserve">ointer to </w:t>
            </w:r>
            <w:r w:rsidR="00BB312E">
              <w:rPr>
                <w:rFonts w:ascii="Verdana" w:hAnsi="Verdana"/>
                <w:sz w:val="20"/>
                <w:szCs w:val="20"/>
              </w:rPr>
              <w:t>Renderer output channel value</w:t>
            </w:r>
          </w:p>
        </w:tc>
      </w:tr>
      <w:tr w:rsidR="00F954F3" w:rsidRPr="00A425E9" w:rsidTr="00E26F5E">
        <w:trPr>
          <w:trHeight w:val="128"/>
        </w:trPr>
        <w:tc>
          <w:tcPr>
            <w:tcW w:w="1525" w:type="dxa"/>
            <w:vMerge w:val="restart"/>
          </w:tcPr>
          <w:p w:rsidR="00F954F3" w:rsidRPr="00A425E9" w:rsidRDefault="00F954F3" w:rsidP="00E20EB9">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F954F3" w:rsidRPr="00A425E9" w:rsidRDefault="00F954F3" w:rsidP="00E20EB9">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F954F3" w:rsidRPr="00A425E9" w:rsidRDefault="006C61C5" w:rsidP="00E20EB9">
            <w:pPr>
              <w:rPr>
                <w:rFonts w:ascii="Verdana" w:eastAsia="ＭＳ ゴシック" w:hAnsi="Verdana"/>
                <w:sz w:val="20"/>
                <w:szCs w:val="20"/>
              </w:rPr>
            </w:pPr>
            <w:r>
              <w:rPr>
                <w:rFonts w:ascii="Verdana" w:eastAsia="ＭＳ ゴシック" w:hAnsi="Verdana"/>
                <w:sz w:val="20"/>
                <w:szCs w:val="20"/>
              </w:rPr>
              <w:t>Success</w:t>
            </w:r>
          </w:p>
        </w:tc>
      </w:tr>
      <w:tr w:rsidR="00F954F3" w:rsidRPr="00A425E9" w:rsidTr="00E26F5E">
        <w:trPr>
          <w:trHeight w:val="128"/>
        </w:trPr>
        <w:tc>
          <w:tcPr>
            <w:tcW w:w="1525" w:type="dxa"/>
            <w:vMerge/>
          </w:tcPr>
          <w:p w:rsidR="00F954F3" w:rsidRPr="00A425E9" w:rsidRDefault="00F954F3" w:rsidP="00E20EB9">
            <w:pPr>
              <w:rPr>
                <w:rFonts w:ascii="Verdana" w:eastAsia="ＭＳ ゴシック" w:hAnsi="Verdana"/>
                <w:sz w:val="20"/>
                <w:szCs w:val="20"/>
              </w:rPr>
            </w:pPr>
          </w:p>
        </w:tc>
        <w:tc>
          <w:tcPr>
            <w:tcW w:w="4055" w:type="dxa"/>
          </w:tcPr>
          <w:p w:rsidR="00F954F3" w:rsidRPr="00A425E9" w:rsidRDefault="00F954F3" w:rsidP="00E20EB9">
            <w:pPr>
              <w:rPr>
                <w:rFonts w:ascii="Verdana" w:eastAsia="ＭＳ ゴシック" w:hAnsi="Verdana"/>
                <w:sz w:val="20"/>
                <w:szCs w:val="20"/>
              </w:rPr>
            </w:pPr>
            <w:r>
              <w:rPr>
                <w:rFonts w:ascii="Verdana" w:eastAsia="ＭＳ ゴシック" w:hAnsi="Verdana"/>
                <w:sz w:val="20"/>
                <w:szCs w:val="20"/>
              </w:rPr>
              <w:t>-EINVAL</w:t>
            </w:r>
          </w:p>
        </w:tc>
        <w:tc>
          <w:tcPr>
            <w:tcW w:w="3793" w:type="dxa"/>
          </w:tcPr>
          <w:p w:rsidR="00F954F3" w:rsidRDefault="00F954F3" w:rsidP="00E20EB9">
            <w:pPr>
              <w:rPr>
                <w:rFonts w:ascii="Verdana" w:eastAsia="ＭＳ ゴシック" w:hAnsi="Verdana"/>
                <w:sz w:val="20"/>
                <w:szCs w:val="20"/>
              </w:rPr>
            </w:pPr>
            <w:r>
              <w:rPr>
                <w:rFonts w:ascii="Verdana" w:eastAsia="ＭＳ ゴシック" w:hAnsi="Verdana"/>
                <w:sz w:val="20"/>
                <w:szCs w:val="20"/>
              </w:rPr>
              <w:t xml:space="preserve">Can’t get </w:t>
            </w:r>
            <w:r w:rsidR="002303FD">
              <w:rPr>
                <w:rFonts w:ascii="Verdana" w:eastAsia="ＭＳ ゴシック" w:hAnsi="Verdana"/>
                <w:sz w:val="20"/>
                <w:szCs w:val="20"/>
              </w:rPr>
              <w:t>value of output channel from Renderer plugin</w:t>
            </w:r>
          </w:p>
        </w:tc>
      </w:tr>
    </w:tbl>
    <w:p w:rsidR="0020361F" w:rsidRDefault="0020361F" w:rsidP="0020361F">
      <w:pPr>
        <w:pStyle w:val="RefIDs"/>
      </w:pPr>
      <w:r>
        <w:t>[Covers: RD_001]</w:t>
      </w:r>
    </w:p>
    <w:p w:rsidR="003B52DA" w:rsidRDefault="003B52DA" w:rsidP="003B52DA"/>
    <w:p w:rsidR="00B156E9" w:rsidRDefault="00C07D98" w:rsidP="00AB65D2">
      <w:pPr>
        <w:pStyle w:val="3"/>
        <w:numPr>
          <w:ilvl w:val="2"/>
          <w:numId w:val="12"/>
        </w:numPr>
        <w:ind w:left="900" w:hanging="900"/>
      </w:pPr>
      <w:bookmarkStart w:id="506" w:name="_Toc530588304"/>
      <w:proofErr w:type="spellStart"/>
      <w:r w:rsidRPr="00C07D98">
        <w:t>snd_adsp_</w:t>
      </w:r>
      <w:r w:rsidR="009203E4" w:rsidRPr="009203E4">
        <w:t>control_volume_put</w:t>
      </w:r>
      <w:bookmarkEnd w:id="506"/>
      <w:proofErr w:type="spellEnd"/>
    </w:p>
    <w:p w:rsidR="0020361F" w:rsidRPr="0020361F" w:rsidRDefault="0020361F" w:rsidP="0020361F">
      <w:pPr>
        <w:pStyle w:val="ReqID"/>
      </w:pPr>
      <w:r>
        <w:t>FD_DRV_ALSA_019</w:t>
      </w:r>
    </w:p>
    <w:tbl>
      <w:tblPr>
        <w:tblStyle w:val="a6"/>
        <w:tblW w:w="9373" w:type="dxa"/>
        <w:tblInd w:w="-5" w:type="dxa"/>
        <w:tblLook w:val="04A0" w:firstRow="1" w:lastRow="0" w:firstColumn="1" w:lastColumn="0" w:noHBand="0" w:noVBand="1"/>
      </w:tblPr>
      <w:tblGrid>
        <w:gridCol w:w="1446"/>
        <w:gridCol w:w="4134"/>
        <w:gridCol w:w="3793"/>
      </w:tblGrid>
      <w:tr w:rsidR="000B3D01" w:rsidRPr="00A425E9" w:rsidTr="0093246E">
        <w:tc>
          <w:tcPr>
            <w:tcW w:w="9373" w:type="dxa"/>
            <w:gridSpan w:val="3"/>
          </w:tcPr>
          <w:p w:rsidR="000B3D01" w:rsidRPr="00A425E9" w:rsidRDefault="00C07D98" w:rsidP="000B3D01">
            <w:pPr>
              <w:rPr>
                <w:rFonts w:ascii="Verdana" w:hAnsi="Verdana"/>
                <w:sz w:val="20"/>
                <w:szCs w:val="20"/>
              </w:rPr>
            </w:pPr>
            <w:proofErr w:type="spellStart"/>
            <w:r w:rsidRPr="00A425E9">
              <w:rPr>
                <w:rFonts w:ascii="Verdana" w:hAnsi="Verdana"/>
                <w:sz w:val="20"/>
                <w:szCs w:val="20"/>
              </w:rPr>
              <w:t>snd_adsp_</w:t>
            </w:r>
            <w:r w:rsidR="009203E4" w:rsidRPr="00A425E9">
              <w:rPr>
                <w:rFonts w:ascii="Verdana" w:hAnsi="Verdana"/>
                <w:sz w:val="20"/>
                <w:szCs w:val="20"/>
              </w:rPr>
              <w:t>control_volume_put</w:t>
            </w:r>
            <w:proofErr w:type="spellEnd"/>
          </w:p>
        </w:tc>
      </w:tr>
      <w:tr w:rsidR="000B3D01" w:rsidRPr="00A425E9" w:rsidTr="008E6B07">
        <w:tc>
          <w:tcPr>
            <w:tcW w:w="1446" w:type="dxa"/>
          </w:tcPr>
          <w:p w:rsidR="000B3D01" w:rsidRPr="00A425E9" w:rsidRDefault="000B3D01" w:rsidP="0093246E">
            <w:pPr>
              <w:rPr>
                <w:rFonts w:ascii="Verdana" w:eastAsia="ＭＳ ゴシック" w:hAnsi="Verdana"/>
                <w:sz w:val="20"/>
                <w:szCs w:val="20"/>
              </w:rPr>
            </w:pPr>
            <w:r w:rsidRPr="00A425E9">
              <w:rPr>
                <w:rFonts w:ascii="Verdana" w:eastAsia="ＭＳ ゴシック" w:hAnsi="Verdana"/>
                <w:sz w:val="20"/>
                <w:szCs w:val="20"/>
              </w:rPr>
              <w:t>Synopsis</w:t>
            </w:r>
          </w:p>
        </w:tc>
        <w:tc>
          <w:tcPr>
            <w:tcW w:w="7927" w:type="dxa"/>
            <w:gridSpan w:val="2"/>
          </w:tcPr>
          <w:p w:rsidR="000B3D01" w:rsidRPr="00A425E9" w:rsidRDefault="000B3D01" w:rsidP="0093246E">
            <w:pPr>
              <w:rPr>
                <w:rFonts w:ascii="Verdana" w:hAnsi="Verdana"/>
                <w:sz w:val="20"/>
                <w:szCs w:val="20"/>
              </w:rPr>
            </w:pPr>
            <w:r w:rsidRPr="00A425E9">
              <w:rPr>
                <w:rFonts w:ascii="Verdana" w:hAnsi="Verdana"/>
                <w:sz w:val="20"/>
                <w:szCs w:val="20"/>
              </w:rPr>
              <w:t>Set the PCM volume rate value</w:t>
            </w:r>
            <w:r w:rsidR="00857753">
              <w:rPr>
                <w:rFonts w:ascii="Verdana" w:hAnsi="Verdana"/>
                <w:sz w:val="20"/>
                <w:szCs w:val="20"/>
              </w:rPr>
              <w:t xml:space="preserve"> in playback, capture, TDM playback, TDM capture cases</w:t>
            </w:r>
          </w:p>
        </w:tc>
      </w:tr>
      <w:tr w:rsidR="000B3D01" w:rsidRPr="00A425E9" w:rsidTr="008E6B07">
        <w:tc>
          <w:tcPr>
            <w:tcW w:w="1446" w:type="dxa"/>
          </w:tcPr>
          <w:p w:rsidR="000B3D01" w:rsidRPr="00A425E9" w:rsidRDefault="000B3D01" w:rsidP="0093246E">
            <w:pPr>
              <w:rPr>
                <w:rFonts w:ascii="Verdana" w:eastAsia="ＭＳ ゴシック" w:hAnsi="Verdana"/>
                <w:sz w:val="20"/>
                <w:szCs w:val="20"/>
              </w:rPr>
            </w:pPr>
            <w:r w:rsidRPr="00A425E9">
              <w:rPr>
                <w:rFonts w:ascii="Verdana" w:eastAsia="ＭＳ ゴシック" w:hAnsi="Verdana"/>
                <w:sz w:val="20"/>
                <w:szCs w:val="20"/>
              </w:rPr>
              <w:t>Syntax</w:t>
            </w:r>
          </w:p>
        </w:tc>
        <w:tc>
          <w:tcPr>
            <w:tcW w:w="7927" w:type="dxa"/>
            <w:gridSpan w:val="2"/>
          </w:tcPr>
          <w:p w:rsidR="000B3D01" w:rsidRPr="00A425E9" w:rsidRDefault="005C7E18" w:rsidP="0093246E">
            <w:pPr>
              <w:rPr>
                <w:rFonts w:ascii="Verdana" w:hAnsi="Verdana"/>
                <w:sz w:val="20"/>
                <w:szCs w:val="20"/>
              </w:rPr>
            </w:pPr>
            <w:r>
              <w:rPr>
                <w:rFonts w:ascii="Verdana" w:hAnsi="Verdana"/>
                <w:sz w:val="20"/>
                <w:szCs w:val="20"/>
              </w:rPr>
              <w:t xml:space="preserve">static </w:t>
            </w:r>
            <w:r w:rsidR="000B3D01" w:rsidRPr="00A425E9">
              <w:rPr>
                <w:rFonts w:ascii="Verdana" w:hAnsi="Verdana"/>
                <w:sz w:val="20"/>
                <w:szCs w:val="20"/>
              </w:rPr>
              <w:t xml:space="preserve">int </w:t>
            </w:r>
            <w:proofErr w:type="spellStart"/>
            <w:r w:rsidR="00C07D98" w:rsidRPr="00A425E9">
              <w:rPr>
                <w:rFonts w:ascii="Verdana" w:hAnsi="Verdana"/>
                <w:sz w:val="20"/>
                <w:szCs w:val="20"/>
              </w:rPr>
              <w:t>snd_adsp_</w:t>
            </w:r>
            <w:r w:rsidR="009203E4" w:rsidRPr="00A425E9">
              <w:rPr>
                <w:rFonts w:ascii="Verdana" w:hAnsi="Verdana"/>
                <w:sz w:val="20"/>
                <w:szCs w:val="20"/>
              </w:rPr>
              <w:t>control_volume_put</w:t>
            </w:r>
            <w:proofErr w:type="spellEnd"/>
            <w:r w:rsidR="000B3D01" w:rsidRPr="00A425E9">
              <w:rPr>
                <w:rFonts w:ascii="Verdana" w:hAnsi="Verdana"/>
                <w:sz w:val="20"/>
                <w:szCs w:val="20"/>
              </w:rPr>
              <w:t xml:space="preserve">(struct </w:t>
            </w:r>
            <w:proofErr w:type="spellStart"/>
            <w:r w:rsidR="000B3D01" w:rsidRPr="00A425E9">
              <w:rPr>
                <w:rFonts w:ascii="Verdana" w:hAnsi="Verdana"/>
                <w:sz w:val="20"/>
                <w:szCs w:val="20"/>
              </w:rPr>
              <w:t>snd_kcontrol</w:t>
            </w:r>
            <w:proofErr w:type="spellEnd"/>
            <w:r w:rsidR="000B3D01" w:rsidRPr="00A425E9">
              <w:rPr>
                <w:rFonts w:ascii="Verdana" w:hAnsi="Verdana"/>
                <w:sz w:val="20"/>
                <w:szCs w:val="20"/>
              </w:rPr>
              <w:t xml:space="preserve"> *</w:t>
            </w:r>
            <w:proofErr w:type="spellStart"/>
            <w:r w:rsidR="000B3D01" w:rsidRPr="00A425E9">
              <w:rPr>
                <w:rFonts w:ascii="Verdana" w:hAnsi="Verdana"/>
                <w:sz w:val="20"/>
                <w:szCs w:val="20"/>
              </w:rPr>
              <w:t>kcontrol</w:t>
            </w:r>
            <w:proofErr w:type="spellEnd"/>
            <w:r w:rsidR="000B3D01" w:rsidRPr="00A425E9">
              <w:rPr>
                <w:rFonts w:ascii="Verdana" w:hAnsi="Verdana"/>
                <w:sz w:val="20"/>
                <w:szCs w:val="20"/>
              </w:rPr>
              <w:t xml:space="preserve">, struct </w:t>
            </w:r>
            <w:proofErr w:type="spellStart"/>
            <w:r w:rsidR="000B3D01" w:rsidRPr="00A425E9">
              <w:rPr>
                <w:rFonts w:ascii="Verdana" w:hAnsi="Verdana"/>
                <w:sz w:val="20"/>
                <w:szCs w:val="20"/>
              </w:rPr>
              <w:t>snd_ctl_elem_value</w:t>
            </w:r>
            <w:proofErr w:type="spellEnd"/>
            <w:r w:rsidR="000B3D01" w:rsidRPr="00A425E9">
              <w:rPr>
                <w:rFonts w:ascii="Verdana" w:hAnsi="Verdana"/>
                <w:sz w:val="20"/>
                <w:szCs w:val="20"/>
              </w:rPr>
              <w:t xml:space="preserve"> *</w:t>
            </w:r>
            <w:proofErr w:type="spellStart"/>
            <w:r w:rsidR="000B3D01" w:rsidRPr="00A425E9">
              <w:rPr>
                <w:rFonts w:ascii="Verdana" w:hAnsi="Verdana"/>
                <w:sz w:val="20"/>
                <w:szCs w:val="20"/>
              </w:rPr>
              <w:t>ucontrol</w:t>
            </w:r>
            <w:proofErr w:type="spellEnd"/>
            <w:r w:rsidR="000B3D01" w:rsidRPr="00A425E9">
              <w:rPr>
                <w:rFonts w:ascii="Verdana" w:hAnsi="Verdana"/>
                <w:sz w:val="20"/>
                <w:szCs w:val="20"/>
              </w:rPr>
              <w:t>)</w:t>
            </w:r>
          </w:p>
        </w:tc>
      </w:tr>
      <w:tr w:rsidR="002D1429" w:rsidRPr="00A425E9" w:rsidTr="002D1429">
        <w:tc>
          <w:tcPr>
            <w:tcW w:w="1446"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134"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446" w:type="dxa"/>
            <w:vMerge/>
            <w:vAlign w:val="center"/>
          </w:tcPr>
          <w:p w:rsidR="002D1429" w:rsidRPr="00A425E9" w:rsidRDefault="002D1429" w:rsidP="002D1429">
            <w:pPr>
              <w:rPr>
                <w:rFonts w:ascii="Verdana" w:eastAsia="ＭＳ ゴシック" w:hAnsi="Verdana"/>
                <w:sz w:val="20"/>
                <w:szCs w:val="20"/>
              </w:rPr>
            </w:pPr>
          </w:p>
        </w:tc>
        <w:tc>
          <w:tcPr>
            <w:tcW w:w="4134"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Pointer to volume setting value</w:t>
            </w:r>
          </w:p>
        </w:tc>
      </w:tr>
      <w:tr w:rsidR="008E6B07" w:rsidRPr="00A425E9" w:rsidTr="002D1429">
        <w:trPr>
          <w:trHeight w:val="128"/>
        </w:trPr>
        <w:tc>
          <w:tcPr>
            <w:tcW w:w="1446" w:type="dxa"/>
            <w:vMerge w:val="restart"/>
          </w:tcPr>
          <w:p w:rsidR="008E6B07" w:rsidRPr="00A425E9" w:rsidRDefault="008E6B07" w:rsidP="008E6B07">
            <w:pPr>
              <w:rPr>
                <w:rFonts w:ascii="Verdana" w:eastAsia="ＭＳ ゴシック" w:hAnsi="Verdana"/>
                <w:sz w:val="20"/>
                <w:szCs w:val="20"/>
              </w:rPr>
            </w:pPr>
            <w:r w:rsidRPr="00A425E9">
              <w:rPr>
                <w:rFonts w:ascii="Verdana" w:eastAsia="ＭＳ ゴシック" w:hAnsi="Verdana"/>
                <w:sz w:val="20"/>
                <w:szCs w:val="20"/>
              </w:rPr>
              <w:t>Return value</w:t>
            </w:r>
          </w:p>
        </w:tc>
        <w:tc>
          <w:tcPr>
            <w:tcW w:w="4134" w:type="dxa"/>
          </w:tcPr>
          <w:p w:rsidR="008E6B07" w:rsidRPr="00A425E9" w:rsidRDefault="008E6B07" w:rsidP="008E6B07">
            <w:pPr>
              <w:rPr>
                <w:rFonts w:ascii="Verdana" w:eastAsia="ＭＳ ゴシック" w:hAnsi="Verdana"/>
                <w:sz w:val="20"/>
                <w:szCs w:val="20"/>
              </w:rPr>
            </w:pPr>
            <w:r w:rsidRPr="00A425E9">
              <w:rPr>
                <w:rFonts w:ascii="Verdana" w:eastAsia="ＭＳ ゴシック" w:hAnsi="Verdana"/>
                <w:sz w:val="20"/>
                <w:szCs w:val="20"/>
              </w:rPr>
              <w:t>0</w:t>
            </w:r>
          </w:p>
        </w:tc>
        <w:tc>
          <w:tcPr>
            <w:tcW w:w="3793" w:type="dxa"/>
          </w:tcPr>
          <w:p w:rsidR="008E6B07" w:rsidRPr="00A425E9" w:rsidRDefault="00C028D8" w:rsidP="008E6B07">
            <w:pPr>
              <w:rPr>
                <w:rFonts w:ascii="Verdana" w:eastAsia="ＭＳ ゴシック" w:hAnsi="Verdana"/>
                <w:sz w:val="20"/>
                <w:szCs w:val="20"/>
              </w:rPr>
            </w:pPr>
            <w:r>
              <w:rPr>
                <w:rFonts w:ascii="Verdana" w:eastAsia="ＭＳ ゴシック" w:hAnsi="Verdana"/>
                <w:sz w:val="20"/>
                <w:szCs w:val="20"/>
              </w:rPr>
              <w:t>Hardware parameter is still not changed.</w:t>
            </w:r>
          </w:p>
        </w:tc>
      </w:tr>
      <w:tr w:rsidR="00C028D8" w:rsidRPr="00A425E9" w:rsidTr="002D1429">
        <w:trPr>
          <w:trHeight w:val="128"/>
        </w:trPr>
        <w:tc>
          <w:tcPr>
            <w:tcW w:w="1446" w:type="dxa"/>
            <w:vMerge/>
          </w:tcPr>
          <w:p w:rsidR="00C028D8" w:rsidRPr="00A425E9" w:rsidRDefault="00C028D8" w:rsidP="008E6B07">
            <w:pPr>
              <w:rPr>
                <w:rFonts w:ascii="Verdana" w:eastAsia="ＭＳ ゴシック" w:hAnsi="Verdana"/>
                <w:sz w:val="20"/>
                <w:szCs w:val="20"/>
              </w:rPr>
            </w:pPr>
          </w:p>
        </w:tc>
        <w:tc>
          <w:tcPr>
            <w:tcW w:w="4134" w:type="dxa"/>
          </w:tcPr>
          <w:p w:rsidR="00C028D8" w:rsidRPr="00A425E9" w:rsidRDefault="00C028D8" w:rsidP="008E6B07">
            <w:pPr>
              <w:rPr>
                <w:rFonts w:ascii="Verdana" w:eastAsia="ＭＳ ゴシック" w:hAnsi="Verdana"/>
                <w:sz w:val="20"/>
                <w:szCs w:val="20"/>
              </w:rPr>
            </w:pPr>
            <w:r>
              <w:rPr>
                <w:rFonts w:ascii="Verdana" w:eastAsia="ＭＳ ゴシック" w:hAnsi="Verdana"/>
                <w:sz w:val="20"/>
                <w:szCs w:val="20"/>
              </w:rPr>
              <w:t>1</w:t>
            </w:r>
          </w:p>
        </w:tc>
        <w:tc>
          <w:tcPr>
            <w:tcW w:w="3793" w:type="dxa"/>
          </w:tcPr>
          <w:p w:rsidR="00C028D8" w:rsidRPr="00A425E9" w:rsidRDefault="00C028D8" w:rsidP="00C028D8">
            <w:pPr>
              <w:rPr>
                <w:rFonts w:ascii="Verdana" w:eastAsia="ＭＳ ゴシック" w:hAnsi="Verdana"/>
                <w:sz w:val="20"/>
                <w:szCs w:val="20"/>
              </w:rPr>
            </w:pPr>
            <w:r>
              <w:rPr>
                <w:rFonts w:ascii="Verdana" w:eastAsia="ＭＳ ゴシック" w:hAnsi="Verdana"/>
                <w:sz w:val="20"/>
                <w:szCs w:val="20"/>
              </w:rPr>
              <w:t xml:space="preserve">Hardware parameter is changed. </w:t>
            </w:r>
          </w:p>
        </w:tc>
      </w:tr>
      <w:tr w:rsidR="001F1368" w:rsidRPr="00A425E9" w:rsidTr="002D1429">
        <w:trPr>
          <w:trHeight w:val="127"/>
        </w:trPr>
        <w:tc>
          <w:tcPr>
            <w:tcW w:w="1446" w:type="dxa"/>
            <w:vMerge/>
          </w:tcPr>
          <w:p w:rsidR="001F1368" w:rsidRPr="00A425E9" w:rsidRDefault="001F1368" w:rsidP="001F1368">
            <w:pPr>
              <w:rPr>
                <w:rFonts w:ascii="Verdana" w:eastAsia="ＭＳ ゴシック" w:hAnsi="Verdana"/>
                <w:sz w:val="20"/>
                <w:szCs w:val="20"/>
              </w:rPr>
            </w:pPr>
          </w:p>
        </w:tc>
        <w:tc>
          <w:tcPr>
            <w:tcW w:w="4134" w:type="dxa"/>
          </w:tcPr>
          <w:p w:rsidR="001F1368" w:rsidRPr="00A425E9" w:rsidRDefault="001F1368" w:rsidP="001F1368">
            <w:pPr>
              <w:rPr>
                <w:rFonts w:ascii="Verdana" w:hAnsi="Verdana"/>
                <w:sz w:val="20"/>
                <w:szCs w:val="20"/>
              </w:rPr>
            </w:pPr>
            <w:r w:rsidRPr="00A425E9">
              <w:rPr>
                <w:rFonts w:ascii="Verdana" w:eastAsia="ＭＳ ゴシック" w:hAnsi="Verdana"/>
                <w:sz w:val="20"/>
                <w:szCs w:val="20"/>
              </w:rPr>
              <w:t>-EINVAL</w:t>
            </w:r>
          </w:p>
        </w:tc>
        <w:tc>
          <w:tcPr>
            <w:tcW w:w="3793" w:type="dxa"/>
          </w:tcPr>
          <w:p w:rsidR="001F1368" w:rsidRDefault="001F1368" w:rsidP="001F1368">
            <w:pPr>
              <w:rPr>
                <w:rFonts w:ascii="Verdana" w:eastAsia="ＭＳ ゴシック" w:hAnsi="Verdana"/>
                <w:sz w:val="20"/>
                <w:szCs w:val="20"/>
              </w:rPr>
            </w:pPr>
            <w:r w:rsidRPr="00A425E9">
              <w:rPr>
                <w:rFonts w:ascii="Verdana" w:eastAsia="ＭＳ ゴシック" w:hAnsi="Verdana"/>
                <w:sz w:val="20"/>
                <w:szCs w:val="20"/>
              </w:rPr>
              <w:t>Can’t set parameter to ADSP.</w:t>
            </w:r>
          </w:p>
          <w:p w:rsidR="006F67AB" w:rsidRPr="00A425E9" w:rsidRDefault="006F67AB" w:rsidP="001F1368">
            <w:pPr>
              <w:rPr>
                <w:rFonts w:ascii="Verdana" w:eastAsia="ＭＳ ゴシック" w:hAnsi="Verdana"/>
                <w:sz w:val="20"/>
                <w:szCs w:val="20"/>
              </w:rPr>
            </w:pPr>
            <w:r>
              <w:rPr>
                <w:rFonts w:ascii="Verdana" w:eastAsia="ＭＳ ゴシック" w:hAnsi="Verdana"/>
                <w:sz w:val="20"/>
                <w:szCs w:val="20"/>
              </w:rPr>
              <w:t>Set volume TDM Capture/TDM Renderer at runtime</w:t>
            </w:r>
          </w:p>
        </w:tc>
      </w:tr>
    </w:tbl>
    <w:p w:rsidR="0020361F" w:rsidRDefault="0020361F" w:rsidP="0020361F">
      <w:pPr>
        <w:pStyle w:val="RefIDs"/>
      </w:pPr>
      <w:r>
        <w:t>[Covers: RD_001]</w:t>
      </w:r>
    </w:p>
    <w:p w:rsidR="000B3D01" w:rsidRPr="0097597A" w:rsidRDefault="000B3D01" w:rsidP="00B156E9">
      <w:pPr>
        <w:rPr>
          <w:rFonts w:ascii="Verdana" w:hAnsi="Verdana"/>
        </w:rPr>
      </w:pPr>
    </w:p>
    <w:p w:rsidR="00B156E9" w:rsidRDefault="00C07D98" w:rsidP="0012678B">
      <w:pPr>
        <w:pStyle w:val="3"/>
        <w:numPr>
          <w:ilvl w:val="2"/>
          <w:numId w:val="12"/>
        </w:numPr>
        <w:ind w:left="900" w:hanging="900"/>
      </w:pPr>
      <w:bookmarkStart w:id="507" w:name="_Toc530588305"/>
      <w:proofErr w:type="spellStart"/>
      <w:r w:rsidRPr="00C07D98">
        <w:t>snd_adsp_</w:t>
      </w:r>
      <w:r w:rsidR="009203E4">
        <w:t>control_sample_rate_put</w:t>
      </w:r>
      <w:bookmarkEnd w:id="507"/>
      <w:proofErr w:type="spellEnd"/>
    </w:p>
    <w:p w:rsidR="0020361F" w:rsidRPr="00AA62D1" w:rsidRDefault="0020361F" w:rsidP="0020361F">
      <w:pPr>
        <w:pStyle w:val="ReqID"/>
      </w:pPr>
      <w:r>
        <w:t>FD_DRV_ALSA_020</w:t>
      </w:r>
    </w:p>
    <w:tbl>
      <w:tblPr>
        <w:tblStyle w:val="a6"/>
        <w:tblW w:w="9373" w:type="dxa"/>
        <w:tblInd w:w="-5" w:type="dxa"/>
        <w:tblLook w:val="04A0" w:firstRow="1" w:lastRow="0" w:firstColumn="1" w:lastColumn="0" w:noHBand="0" w:noVBand="1"/>
      </w:tblPr>
      <w:tblGrid>
        <w:gridCol w:w="1440"/>
        <w:gridCol w:w="4140"/>
        <w:gridCol w:w="3793"/>
      </w:tblGrid>
      <w:tr w:rsidR="0093246E" w:rsidRPr="00A425E9" w:rsidTr="0093246E">
        <w:tc>
          <w:tcPr>
            <w:tcW w:w="9373" w:type="dxa"/>
            <w:gridSpan w:val="3"/>
          </w:tcPr>
          <w:p w:rsidR="0093246E" w:rsidRPr="00A425E9" w:rsidRDefault="00C07D98" w:rsidP="0093246E">
            <w:pPr>
              <w:rPr>
                <w:rFonts w:ascii="Verdana" w:hAnsi="Verdana"/>
                <w:sz w:val="20"/>
                <w:szCs w:val="20"/>
              </w:rPr>
            </w:pPr>
            <w:proofErr w:type="spellStart"/>
            <w:r w:rsidRPr="00A425E9">
              <w:rPr>
                <w:rFonts w:ascii="Verdana" w:hAnsi="Verdana"/>
                <w:sz w:val="20"/>
                <w:szCs w:val="20"/>
              </w:rPr>
              <w:t>snd_adsp_</w:t>
            </w:r>
            <w:r w:rsidR="009203E4" w:rsidRPr="00A425E9">
              <w:rPr>
                <w:rFonts w:ascii="Verdana" w:hAnsi="Verdana"/>
                <w:sz w:val="20"/>
                <w:szCs w:val="20"/>
              </w:rPr>
              <w:t>control_sample_rate_put</w:t>
            </w:r>
            <w:proofErr w:type="spellEnd"/>
          </w:p>
        </w:tc>
      </w:tr>
      <w:tr w:rsidR="0093246E" w:rsidRPr="00A425E9" w:rsidTr="00BB7B6E">
        <w:tc>
          <w:tcPr>
            <w:tcW w:w="1440" w:type="dxa"/>
          </w:tcPr>
          <w:p w:rsidR="0093246E" w:rsidRPr="00A425E9" w:rsidRDefault="0093246E" w:rsidP="0093246E">
            <w:pPr>
              <w:rPr>
                <w:rFonts w:ascii="Verdana" w:eastAsia="ＭＳ ゴシック" w:hAnsi="Verdana"/>
                <w:sz w:val="20"/>
                <w:szCs w:val="20"/>
              </w:rPr>
            </w:pPr>
            <w:r w:rsidRPr="00A425E9">
              <w:rPr>
                <w:rFonts w:ascii="Verdana" w:eastAsia="ＭＳ ゴシック" w:hAnsi="Verdana"/>
                <w:sz w:val="20"/>
                <w:szCs w:val="20"/>
              </w:rPr>
              <w:t>Synopsis</w:t>
            </w:r>
          </w:p>
        </w:tc>
        <w:tc>
          <w:tcPr>
            <w:tcW w:w="7933" w:type="dxa"/>
            <w:gridSpan w:val="2"/>
          </w:tcPr>
          <w:p w:rsidR="0093246E" w:rsidRPr="00A425E9" w:rsidRDefault="00FC7756" w:rsidP="006B2F52">
            <w:pPr>
              <w:rPr>
                <w:rFonts w:ascii="Verdana" w:hAnsi="Verdana"/>
                <w:sz w:val="20"/>
                <w:szCs w:val="20"/>
              </w:rPr>
            </w:pPr>
            <w:r w:rsidRPr="00A425E9">
              <w:rPr>
                <w:rFonts w:ascii="Verdana" w:hAnsi="Verdana"/>
                <w:sz w:val="20"/>
                <w:szCs w:val="20"/>
              </w:rPr>
              <w:t xml:space="preserve">Set </w:t>
            </w:r>
            <w:r w:rsidR="0093246E" w:rsidRPr="00A425E9">
              <w:rPr>
                <w:rFonts w:ascii="Verdana" w:hAnsi="Verdana"/>
                <w:sz w:val="20"/>
                <w:szCs w:val="20"/>
              </w:rPr>
              <w:t xml:space="preserve">sample rate </w:t>
            </w:r>
            <w:r w:rsidRPr="00A425E9">
              <w:rPr>
                <w:rFonts w:ascii="Verdana" w:hAnsi="Verdana"/>
                <w:sz w:val="20"/>
                <w:szCs w:val="20"/>
              </w:rPr>
              <w:t>for hardware output</w:t>
            </w:r>
            <w:r w:rsidR="00F42877">
              <w:rPr>
                <w:rFonts w:ascii="Verdana" w:hAnsi="Verdana"/>
                <w:sz w:val="20"/>
                <w:szCs w:val="20"/>
              </w:rPr>
              <w:t xml:space="preserve"> in </w:t>
            </w:r>
            <w:r w:rsidR="006B2F52">
              <w:rPr>
                <w:rFonts w:ascii="Verdana" w:hAnsi="Verdana"/>
                <w:sz w:val="20"/>
                <w:szCs w:val="20"/>
              </w:rPr>
              <w:t>playback and TDM playback</w:t>
            </w:r>
            <w:r w:rsidR="009B37E0">
              <w:rPr>
                <w:rFonts w:ascii="Verdana" w:hAnsi="Verdana"/>
                <w:sz w:val="20"/>
                <w:szCs w:val="20"/>
              </w:rPr>
              <w:t xml:space="preserve"> case</w:t>
            </w:r>
            <w:r w:rsidR="006B2F52">
              <w:rPr>
                <w:rFonts w:ascii="Verdana" w:hAnsi="Verdana"/>
                <w:sz w:val="20"/>
                <w:szCs w:val="20"/>
              </w:rPr>
              <w:t xml:space="preserve">, </w:t>
            </w:r>
            <w:r w:rsidRPr="00A425E9">
              <w:rPr>
                <w:rFonts w:ascii="Verdana" w:hAnsi="Verdana"/>
                <w:sz w:val="20"/>
                <w:szCs w:val="20"/>
              </w:rPr>
              <w:t xml:space="preserve">input in the </w:t>
            </w:r>
            <w:r w:rsidR="006B2F52">
              <w:rPr>
                <w:rFonts w:ascii="Verdana" w:hAnsi="Verdana"/>
                <w:sz w:val="20"/>
                <w:szCs w:val="20"/>
              </w:rPr>
              <w:t>c</w:t>
            </w:r>
            <w:r w:rsidRPr="00A425E9">
              <w:rPr>
                <w:rFonts w:ascii="Verdana" w:hAnsi="Verdana"/>
                <w:sz w:val="20"/>
                <w:szCs w:val="20"/>
              </w:rPr>
              <w:t>apture</w:t>
            </w:r>
            <w:r w:rsidR="006B2F52">
              <w:rPr>
                <w:rFonts w:ascii="Verdana" w:hAnsi="Verdana"/>
                <w:sz w:val="20"/>
                <w:szCs w:val="20"/>
              </w:rPr>
              <w:t xml:space="preserve"> and TDM capture</w:t>
            </w:r>
            <w:r w:rsidRPr="00A425E9">
              <w:rPr>
                <w:rFonts w:ascii="Verdana" w:hAnsi="Verdana"/>
                <w:sz w:val="20"/>
                <w:szCs w:val="20"/>
              </w:rPr>
              <w:t xml:space="preserve"> case</w:t>
            </w:r>
          </w:p>
        </w:tc>
      </w:tr>
      <w:tr w:rsidR="0093246E" w:rsidRPr="00A425E9" w:rsidTr="00BB7B6E">
        <w:tc>
          <w:tcPr>
            <w:tcW w:w="1440" w:type="dxa"/>
          </w:tcPr>
          <w:p w:rsidR="0093246E" w:rsidRPr="00A425E9" w:rsidRDefault="0093246E" w:rsidP="0093246E">
            <w:pPr>
              <w:rPr>
                <w:rFonts w:ascii="Verdana" w:eastAsia="ＭＳ ゴシック" w:hAnsi="Verdana"/>
                <w:sz w:val="20"/>
                <w:szCs w:val="20"/>
              </w:rPr>
            </w:pPr>
            <w:r w:rsidRPr="00A425E9">
              <w:rPr>
                <w:rFonts w:ascii="Verdana" w:eastAsia="ＭＳ ゴシック" w:hAnsi="Verdana"/>
                <w:sz w:val="20"/>
                <w:szCs w:val="20"/>
              </w:rPr>
              <w:t>Syntax</w:t>
            </w:r>
          </w:p>
        </w:tc>
        <w:tc>
          <w:tcPr>
            <w:tcW w:w="7933" w:type="dxa"/>
            <w:gridSpan w:val="2"/>
          </w:tcPr>
          <w:p w:rsidR="0093246E" w:rsidRPr="00A425E9" w:rsidRDefault="0053573E" w:rsidP="001A1A42">
            <w:pPr>
              <w:rPr>
                <w:rFonts w:ascii="Verdana" w:hAnsi="Verdana"/>
                <w:sz w:val="20"/>
                <w:szCs w:val="20"/>
              </w:rPr>
            </w:pPr>
            <w:r>
              <w:rPr>
                <w:rFonts w:ascii="Verdana" w:hAnsi="Verdana"/>
                <w:sz w:val="20"/>
                <w:szCs w:val="20"/>
              </w:rPr>
              <w:t xml:space="preserve">static </w:t>
            </w:r>
            <w:r w:rsidR="0093246E" w:rsidRPr="00A425E9">
              <w:rPr>
                <w:rFonts w:ascii="Verdana" w:hAnsi="Verdana"/>
                <w:sz w:val="20"/>
                <w:szCs w:val="20"/>
              </w:rPr>
              <w:t xml:space="preserve">int </w:t>
            </w:r>
            <w:proofErr w:type="spellStart"/>
            <w:r w:rsidR="00C07D98" w:rsidRPr="00A425E9">
              <w:rPr>
                <w:rFonts w:ascii="Verdana" w:hAnsi="Verdana"/>
                <w:sz w:val="20"/>
                <w:szCs w:val="20"/>
              </w:rPr>
              <w:t>snd_adsp_control_sample_rate</w:t>
            </w:r>
            <w:r w:rsidR="00D0589C">
              <w:rPr>
                <w:rFonts w:ascii="Verdana" w:hAnsi="Verdana"/>
                <w:sz w:val="20"/>
                <w:szCs w:val="20"/>
              </w:rPr>
              <w:t>_</w:t>
            </w:r>
            <w:r w:rsidR="001A1A42">
              <w:rPr>
                <w:rFonts w:ascii="Verdana" w:hAnsi="Verdana"/>
                <w:sz w:val="20"/>
                <w:szCs w:val="20"/>
              </w:rPr>
              <w:t>put</w:t>
            </w:r>
            <w:proofErr w:type="spellEnd"/>
            <w:r w:rsidR="0093246E" w:rsidRPr="00A425E9">
              <w:rPr>
                <w:rFonts w:ascii="Verdana" w:hAnsi="Verdana"/>
                <w:sz w:val="20"/>
                <w:szCs w:val="20"/>
              </w:rPr>
              <w:t xml:space="preserve">(struct </w:t>
            </w:r>
            <w:proofErr w:type="spellStart"/>
            <w:r w:rsidR="0093246E" w:rsidRPr="00A425E9">
              <w:rPr>
                <w:rFonts w:ascii="Verdana" w:hAnsi="Verdana"/>
                <w:sz w:val="20"/>
                <w:szCs w:val="20"/>
              </w:rPr>
              <w:t>snd_kcontrol</w:t>
            </w:r>
            <w:proofErr w:type="spellEnd"/>
            <w:r w:rsidR="0093246E" w:rsidRPr="00A425E9">
              <w:rPr>
                <w:rFonts w:ascii="Verdana" w:hAnsi="Verdana"/>
                <w:sz w:val="20"/>
                <w:szCs w:val="20"/>
              </w:rPr>
              <w:t xml:space="preserve"> *</w:t>
            </w:r>
            <w:proofErr w:type="spellStart"/>
            <w:r w:rsidR="0093246E" w:rsidRPr="00A425E9">
              <w:rPr>
                <w:rFonts w:ascii="Verdana" w:hAnsi="Verdana"/>
                <w:sz w:val="20"/>
                <w:szCs w:val="20"/>
              </w:rPr>
              <w:t>kcontrol</w:t>
            </w:r>
            <w:proofErr w:type="spellEnd"/>
            <w:r w:rsidR="0093246E" w:rsidRPr="00A425E9">
              <w:rPr>
                <w:rFonts w:ascii="Verdana" w:hAnsi="Verdana"/>
                <w:sz w:val="20"/>
                <w:szCs w:val="20"/>
              </w:rPr>
              <w:t xml:space="preserve">, struct </w:t>
            </w:r>
            <w:proofErr w:type="spellStart"/>
            <w:r w:rsidR="0093246E" w:rsidRPr="00A425E9">
              <w:rPr>
                <w:rFonts w:ascii="Verdana" w:hAnsi="Verdana"/>
                <w:sz w:val="20"/>
                <w:szCs w:val="20"/>
              </w:rPr>
              <w:t>snd_ctl_elem_value</w:t>
            </w:r>
            <w:proofErr w:type="spellEnd"/>
            <w:r w:rsidR="0093246E" w:rsidRPr="00A425E9">
              <w:rPr>
                <w:rFonts w:ascii="Verdana" w:hAnsi="Verdana"/>
                <w:sz w:val="20"/>
                <w:szCs w:val="20"/>
              </w:rPr>
              <w:t xml:space="preserve"> *</w:t>
            </w:r>
            <w:proofErr w:type="spellStart"/>
            <w:r w:rsidR="0093246E" w:rsidRPr="00A425E9">
              <w:rPr>
                <w:rFonts w:ascii="Verdana" w:hAnsi="Verdana"/>
                <w:sz w:val="20"/>
                <w:szCs w:val="20"/>
              </w:rPr>
              <w:t>ucontrol</w:t>
            </w:r>
            <w:proofErr w:type="spellEnd"/>
            <w:r w:rsidR="0093246E" w:rsidRPr="00A425E9">
              <w:rPr>
                <w:rFonts w:ascii="Verdana" w:hAnsi="Verdana"/>
                <w:sz w:val="20"/>
                <w:szCs w:val="20"/>
              </w:rPr>
              <w:t>)</w:t>
            </w:r>
          </w:p>
        </w:tc>
      </w:tr>
      <w:tr w:rsidR="002D1429" w:rsidRPr="00A425E9" w:rsidTr="00BB7B6E">
        <w:tc>
          <w:tcPr>
            <w:tcW w:w="1440"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140"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BB7B6E">
        <w:tc>
          <w:tcPr>
            <w:tcW w:w="1440" w:type="dxa"/>
            <w:vMerge/>
            <w:vAlign w:val="center"/>
          </w:tcPr>
          <w:p w:rsidR="002D1429" w:rsidRPr="00A425E9" w:rsidRDefault="002D1429" w:rsidP="002D1429">
            <w:pPr>
              <w:rPr>
                <w:rFonts w:ascii="Verdana" w:eastAsia="ＭＳ ゴシック" w:hAnsi="Verdana"/>
                <w:sz w:val="20"/>
                <w:szCs w:val="20"/>
              </w:rPr>
            </w:pPr>
          </w:p>
        </w:tc>
        <w:tc>
          <w:tcPr>
            <w:tcW w:w="4140"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Pointer to sample rate value</w:t>
            </w:r>
          </w:p>
        </w:tc>
      </w:tr>
      <w:tr w:rsidR="00727B79" w:rsidRPr="00A425E9" w:rsidTr="00BB7B6E">
        <w:trPr>
          <w:trHeight w:val="128"/>
        </w:trPr>
        <w:tc>
          <w:tcPr>
            <w:tcW w:w="1440" w:type="dxa"/>
            <w:vMerge w:val="restart"/>
          </w:tcPr>
          <w:p w:rsidR="00727B79" w:rsidRPr="00A425E9" w:rsidRDefault="00727B79" w:rsidP="00727B79">
            <w:pPr>
              <w:rPr>
                <w:rFonts w:ascii="Verdana" w:eastAsia="ＭＳ ゴシック" w:hAnsi="Verdana"/>
                <w:sz w:val="20"/>
                <w:szCs w:val="20"/>
              </w:rPr>
            </w:pPr>
            <w:r w:rsidRPr="00A425E9">
              <w:rPr>
                <w:rFonts w:ascii="Verdana" w:eastAsia="ＭＳ ゴシック" w:hAnsi="Verdana"/>
                <w:sz w:val="20"/>
                <w:szCs w:val="20"/>
              </w:rPr>
              <w:t>Return value</w:t>
            </w:r>
          </w:p>
        </w:tc>
        <w:tc>
          <w:tcPr>
            <w:tcW w:w="4140" w:type="dxa"/>
          </w:tcPr>
          <w:p w:rsidR="00727B79" w:rsidRPr="00A425E9" w:rsidRDefault="00727B79" w:rsidP="00727B79">
            <w:pPr>
              <w:rPr>
                <w:rFonts w:ascii="Verdana" w:eastAsia="ＭＳ ゴシック" w:hAnsi="Verdana"/>
                <w:sz w:val="20"/>
                <w:szCs w:val="20"/>
              </w:rPr>
            </w:pPr>
            <w:r>
              <w:rPr>
                <w:rFonts w:ascii="Verdana" w:eastAsia="ＭＳ ゴシック" w:hAnsi="Verdana"/>
                <w:sz w:val="20"/>
                <w:szCs w:val="20"/>
              </w:rPr>
              <w:t>1</w:t>
            </w:r>
          </w:p>
        </w:tc>
        <w:tc>
          <w:tcPr>
            <w:tcW w:w="3793" w:type="dxa"/>
          </w:tcPr>
          <w:p w:rsidR="00727B79" w:rsidRPr="00A425E9" w:rsidRDefault="00727B79" w:rsidP="00727B79">
            <w:pPr>
              <w:rPr>
                <w:rFonts w:ascii="Verdana" w:eastAsia="ＭＳ ゴシック" w:hAnsi="Verdana"/>
                <w:sz w:val="20"/>
                <w:szCs w:val="20"/>
              </w:rPr>
            </w:pPr>
            <w:r>
              <w:rPr>
                <w:rFonts w:ascii="Verdana" w:eastAsia="ＭＳ ゴシック" w:hAnsi="Verdana"/>
                <w:sz w:val="20"/>
                <w:szCs w:val="20"/>
              </w:rPr>
              <w:t xml:space="preserve">Hardware parameter is changed. </w:t>
            </w:r>
          </w:p>
        </w:tc>
      </w:tr>
      <w:tr w:rsidR="00727B79" w:rsidRPr="00A425E9" w:rsidTr="00BB7B6E">
        <w:trPr>
          <w:trHeight w:val="128"/>
        </w:trPr>
        <w:tc>
          <w:tcPr>
            <w:tcW w:w="1440" w:type="dxa"/>
            <w:vMerge/>
          </w:tcPr>
          <w:p w:rsidR="00727B79" w:rsidRPr="00A425E9" w:rsidRDefault="00727B79" w:rsidP="00727B79">
            <w:pPr>
              <w:rPr>
                <w:rFonts w:ascii="Verdana" w:eastAsia="ＭＳ ゴシック" w:hAnsi="Verdana"/>
                <w:sz w:val="20"/>
                <w:szCs w:val="20"/>
              </w:rPr>
            </w:pPr>
          </w:p>
        </w:tc>
        <w:tc>
          <w:tcPr>
            <w:tcW w:w="4140" w:type="dxa"/>
          </w:tcPr>
          <w:p w:rsidR="00727B79" w:rsidRPr="00A425E9" w:rsidRDefault="00727B79" w:rsidP="00727B79">
            <w:pPr>
              <w:rPr>
                <w:rFonts w:ascii="Verdana" w:eastAsia="ＭＳ ゴシック" w:hAnsi="Verdana"/>
                <w:sz w:val="20"/>
                <w:szCs w:val="20"/>
              </w:rPr>
            </w:pPr>
            <w:r w:rsidRPr="00A425E9">
              <w:rPr>
                <w:rFonts w:ascii="Verdana" w:eastAsia="ＭＳ ゴシック" w:hAnsi="Verdana"/>
                <w:sz w:val="20"/>
                <w:szCs w:val="20"/>
              </w:rPr>
              <w:t>-EINVAL</w:t>
            </w:r>
          </w:p>
        </w:tc>
        <w:tc>
          <w:tcPr>
            <w:tcW w:w="3793" w:type="dxa"/>
          </w:tcPr>
          <w:p w:rsidR="00727B79" w:rsidRPr="00A425E9" w:rsidRDefault="00727B79" w:rsidP="00727B79">
            <w:pPr>
              <w:rPr>
                <w:rFonts w:ascii="Verdana" w:eastAsia="ＭＳ ゴシック" w:hAnsi="Verdana"/>
                <w:sz w:val="20"/>
                <w:szCs w:val="20"/>
              </w:rPr>
            </w:pPr>
            <w:r w:rsidRPr="00A425E9">
              <w:rPr>
                <w:rFonts w:ascii="Verdana" w:eastAsia="ＭＳ ゴシック" w:hAnsi="Verdana"/>
                <w:sz w:val="20"/>
                <w:szCs w:val="20"/>
              </w:rPr>
              <w:t>Can’t set parameter to ADSP.</w:t>
            </w:r>
          </w:p>
        </w:tc>
      </w:tr>
    </w:tbl>
    <w:p w:rsidR="0020361F" w:rsidRDefault="0020361F" w:rsidP="0020361F">
      <w:pPr>
        <w:pStyle w:val="RefIDs"/>
      </w:pPr>
      <w:r>
        <w:t>[Covers: RD_001]</w:t>
      </w:r>
    </w:p>
    <w:p w:rsidR="0010555E" w:rsidRDefault="0010555E" w:rsidP="001F1368"/>
    <w:p w:rsidR="001F1368" w:rsidRDefault="001F1368" w:rsidP="0012678B">
      <w:pPr>
        <w:pStyle w:val="3"/>
        <w:numPr>
          <w:ilvl w:val="2"/>
          <w:numId w:val="12"/>
        </w:numPr>
        <w:ind w:left="900" w:hanging="900"/>
      </w:pPr>
      <w:bookmarkStart w:id="508" w:name="_Toc530588306"/>
      <w:proofErr w:type="spellStart"/>
      <w:r>
        <w:lastRenderedPageBreak/>
        <w:t>snd_adsp_control_eqz</w:t>
      </w:r>
      <w:r w:rsidR="00861363">
        <w:t>_</w:t>
      </w:r>
      <w:r>
        <w:t>put</w:t>
      </w:r>
      <w:bookmarkEnd w:id="508"/>
      <w:proofErr w:type="spellEnd"/>
    </w:p>
    <w:p w:rsidR="0020361F" w:rsidRPr="0020361F" w:rsidRDefault="0020361F" w:rsidP="0020361F">
      <w:pPr>
        <w:pStyle w:val="ReqID"/>
      </w:pPr>
      <w:r>
        <w:t>FD_DRV_ALSA_021</w:t>
      </w:r>
    </w:p>
    <w:tbl>
      <w:tblPr>
        <w:tblStyle w:val="a6"/>
        <w:tblW w:w="9373" w:type="dxa"/>
        <w:tblInd w:w="-5" w:type="dxa"/>
        <w:tblLook w:val="04A0" w:firstRow="1" w:lastRow="0" w:firstColumn="1" w:lastColumn="0" w:noHBand="0" w:noVBand="1"/>
      </w:tblPr>
      <w:tblGrid>
        <w:gridCol w:w="1525"/>
        <w:gridCol w:w="4055"/>
        <w:gridCol w:w="3793"/>
      </w:tblGrid>
      <w:tr w:rsidR="001F1368" w:rsidRPr="00A425E9" w:rsidTr="00205BBF">
        <w:tc>
          <w:tcPr>
            <w:tcW w:w="9373" w:type="dxa"/>
            <w:gridSpan w:val="3"/>
          </w:tcPr>
          <w:p w:rsidR="001F1368" w:rsidRPr="00A425E9" w:rsidRDefault="00861363" w:rsidP="001F1368">
            <w:pPr>
              <w:rPr>
                <w:rFonts w:ascii="Verdana" w:hAnsi="Verdana"/>
                <w:sz w:val="20"/>
                <w:szCs w:val="20"/>
              </w:rPr>
            </w:pPr>
            <w:proofErr w:type="spellStart"/>
            <w:r>
              <w:rPr>
                <w:rFonts w:ascii="Verdana" w:hAnsi="Verdana"/>
                <w:sz w:val="20"/>
                <w:szCs w:val="20"/>
              </w:rPr>
              <w:t>snd_adsp_control_eqz_</w:t>
            </w:r>
            <w:r w:rsidR="001F1368" w:rsidRPr="00A425E9">
              <w:rPr>
                <w:rFonts w:ascii="Verdana" w:hAnsi="Verdana"/>
                <w:sz w:val="20"/>
                <w:szCs w:val="20"/>
              </w:rPr>
              <w:t>put</w:t>
            </w:r>
            <w:proofErr w:type="spellEnd"/>
          </w:p>
        </w:tc>
      </w:tr>
      <w:tr w:rsidR="001F1368" w:rsidRPr="00A425E9" w:rsidTr="00205BBF">
        <w:tc>
          <w:tcPr>
            <w:tcW w:w="1525" w:type="dxa"/>
          </w:tcPr>
          <w:p w:rsidR="001F1368" w:rsidRPr="00A425E9" w:rsidRDefault="001F1368" w:rsidP="00205BBF">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1F1368" w:rsidRPr="00A425E9" w:rsidRDefault="00861363" w:rsidP="00A4602F">
            <w:pPr>
              <w:rPr>
                <w:rFonts w:ascii="Verdana" w:hAnsi="Verdana"/>
                <w:sz w:val="20"/>
                <w:szCs w:val="20"/>
              </w:rPr>
            </w:pPr>
            <w:r>
              <w:rPr>
                <w:rFonts w:ascii="Verdana" w:hAnsi="Verdana" w:cs="Calibri"/>
                <w:color w:val="000000"/>
                <w:sz w:val="20"/>
                <w:szCs w:val="20"/>
              </w:rPr>
              <w:t>Set equalizer parameter</w:t>
            </w:r>
            <w:r w:rsidR="00A4602F">
              <w:rPr>
                <w:rFonts w:ascii="Verdana" w:hAnsi="Verdana" w:cs="Calibri"/>
                <w:color w:val="000000"/>
                <w:sz w:val="20"/>
                <w:szCs w:val="20"/>
              </w:rPr>
              <w:t xml:space="preserve"> </w:t>
            </w:r>
            <w:r w:rsidR="00A4602F">
              <w:rPr>
                <w:rFonts w:ascii="Verdana" w:hAnsi="Verdana"/>
                <w:sz w:val="20"/>
                <w:szCs w:val="20"/>
              </w:rPr>
              <w:t>in playback, capture cases</w:t>
            </w:r>
          </w:p>
        </w:tc>
      </w:tr>
      <w:tr w:rsidR="001F1368" w:rsidRPr="00A425E9" w:rsidTr="00205BBF">
        <w:tc>
          <w:tcPr>
            <w:tcW w:w="1525" w:type="dxa"/>
          </w:tcPr>
          <w:p w:rsidR="001F1368" w:rsidRPr="00A425E9" w:rsidRDefault="001F1368" w:rsidP="00205BBF">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1F1368" w:rsidRPr="00A425E9" w:rsidRDefault="009A4C7F" w:rsidP="00861363">
            <w:pPr>
              <w:rPr>
                <w:rFonts w:ascii="Verdana" w:hAnsi="Verdana"/>
                <w:sz w:val="20"/>
                <w:szCs w:val="20"/>
              </w:rPr>
            </w:pPr>
            <w:r>
              <w:rPr>
                <w:rFonts w:ascii="Verdana" w:hAnsi="Verdana"/>
                <w:sz w:val="20"/>
                <w:szCs w:val="20"/>
              </w:rPr>
              <w:t xml:space="preserve">static </w:t>
            </w:r>
            <w:r w:rsidR="00861363">
              <w:rPr>
                <w:rFonts w:ascii="Verdana" w:hAnsi="Verdana"/>
                <w:sz w:val="20"/>
                <w:szCs w:val="20"/>
              </w:rPr>
              <w:t xml:space="preserve">int </w:t>
            </w:r>
            <w:proofErr w:type="spellStart"/>
            <w:r w:rsidR="00861363">
              <w:rPr>
                <w:rFonts w:ascii="Verdana" w:hAnsi="Verdana"/>
                <w:sz w:val="20"/>
                <w:szCs w:val="20"/>
              </w:rPr>
              <w:t>snd_adsp_control_eqz_</w:t>
            </w:r>
            <w:r w:rsidR="001F1368" w:rsidRPr="00A425E9">
              <w:rPr>
                <w:rFonts w:ascii="Verdana" w:hAnsi="Verdana"/>
                <w:sz w:val="20"/>
                <w:szCs w:val="20"/>
              </w:rPr>
              <w:t>put</w:t>
            </w:r>
            <w:proofErr w:type="spellEnd"/>
            <w:r w:rsidR="001F1368" w:rsidRPr="00A425E9">
              <w:rPr>
                <w:rFonts w:ascii="Verdana" w:hAnsi="Verdana"/>
                <w:sz w:val="20"/>
                <w:szCs w:val="20"/>
              </w:rPr>
              <w:t xml:space="preserve">(struct </w:t>
            </w:r>
            <w:proofErr w:type="spellStart"/>
            <w:r w:rsidR="001F1368" w:rsidRPr="00A425E9">
              <w:rPr>
                <w:rFonts w:ascii="Verdana" w:hAnsi="Verdana"/>
                <w:sz w:val="20"/>
                <w:szCs w:val="20"/>
              </w:rPr>
              <w:t>snd_kcontrol</w:t>
            </w:r>
            <w:proofErr w:type="spellEnd"/>
            <w:r w:rsidR="001F1368" w:rsidRPr="00A425E9">
              <w:rPr>
                <w:rFonts w:ascii="Verdana" w:hAnsi="Verdana"/>
                <w:sz w:val="20"/>
                <w:szCs w:val="20"/>
              </w:rPr>
              <w:t xml:space="preserve"> *</w:t>
            </w:r>
            <w:proofErr w:type="spellStart"/>
            <w:r w:rsidR="001F1368" w:rsidRPr="00A425E9">
              <w:rPr>
                <w:rFonts w:ascii="Verdana" w:hAnsi="Verdana"/>
                <w:sz w:val="20"/>
                <w:szCs w:val="20"/>
              </w:rPr>
              <w:t>kcontrol</w:t>
            </w:r>
            <w:proofErr w:type="spellEnd"/>
            <w:r w:rsidR="001F1368" w:rsidRPr="00A425E9">
              <w:rPr>
                <w:rFonts w:ascii="Verdana" w:hAnsi="Verdana"/>
                <w:sz w:val="20"/>
                <w:szCs w:val="20"/>
              </w:rPr>
              <w:t xml:space="preserve">, struct </w:t>
            </w:r>
            <w:proofErr w:type="spellStart"/>
            <w:r w:rsidR="001F1368" w:rsidRPr="00A425E9">
              <w:rPr>
                <w:rFonts w:ascii="Verdana" w:hAnsi="Verdana"/>
                <w:sz w:val="20"/>
                <w:szCs w:val="20"/>
              </w:rPr>
              <w:t>snd_ctl_elem_value</w:t>
            </w:r>
            <w:proofErr w:type="spellEnd"/>
            <w:r w:rsidR="001F1368" w:rsidRPr="00A425E9">
              <w:rPr>
                <w:rFonts w:ascii="Verdana" w:hAnsi="Verdana"/>
                <w:sz w:val="20"/>
                <w:szCs w:val="20"/>
              </w:rPr>
              <w:t xml:space="preserve"> *</w:t>
            </w:r>
            <w:proofErr w:type="spellStart"/>
            <w:r w:rsidR="001F1368" w:rsidRPr="00A425E9">
              <w:rPr>
                <w:rFonts w:ascii="Verdana" w:hAnsi="Verdana"/>
                <w:sz w:val="20"/>
                <w:szCs w:val="20"/>
              </w:rPr>
              <w:t>ucontrol</w:t>
            </w:r>
            <w:proofErr w:type="spellEnd"/>
            <w:r w:rsidR="001F1368" w:rsidRPr="00A425E9">
              <w:rPr>
                <w:rFonts w:ascii="Verdana" w:hAnsi="Verdana"/>
                <w:sz w:val="20"/>
                <w:szCs w:val="20"/>
              </w:rPr>
              <w:t>)</w:t>
            </w:r>
          </w:p>
        </w:tc>
      </w:tr>
      <w:tr w:rsidR="002D1429" w:rsidRPr="00A425E9" w:rsidTr="002D1429">
        <w:tc>
          <w:tcPr>
            <w:tcW w:w="1525" w:type="dxa"/>
            <w:vMerge w:val="restart"/>
            <w:vAlign w:val="center"/>
          </w:tcPr>
          <w:p w:rsidR="002D1429" w:rsidRPr="00A425E9" w:rsidRDefault="002D1429" w:rsidP="002D1429">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2D1429" w:rsidRPr="00A425E9" w:rsidRDefault="002D1429" w:rsidP="002D1429">
            <w:pPr>
              <w:rPr>
                <w:rFonts w:ascii="Verdana" w:eastAsia="ＭＳ ゴシック" w:hAnsi="Verdana"/>
                <w:sz w:val="20"/>
                <w:szCs w:val="20"/>
              </w:rPr>
            </w:pPr>
            <w:r w:rsidRPr="00A425E9">
              <w:rPr>
                <w:rFonts w:ascii="Verdana" w:hAnsi="Verdana"/>
                <w:sz w:val="20"/>
                <w:szCs w:val="20"/>
              </w:rPr>
              <w:t>Pointer to control instance</w:t>
            </w:r>
          </w:p>
        </w:tc>
      </w:tr>
      <w:tr w:rsidR="002D1429" w:rsidRPr="00A425E9" w:rsidTr="002D1429">
        <w:tc>
          <w:tcPr>
            <w:tcW w:w="1525" w:type="dxa"/>
            <w:vMerge/>
            <w:vAlign w:val="center"/>
          </w:tcPr>
          <w:p w:rsidR="002D1429" w:rsidRPr="00A425E9" w:rsidRDefault="002D1429" w:rsidP="002D1429">
            <w:pPr>
              <w:rPr>
                <w:rFonts w:ascii="Verdana" w:eastAsia="ＭＳ ゴシック" w:hAnsi="Verdana"/>
                <w:sz w:val="20"/>
                <w:szCs w:val="20"/>
              </w:rPr>
            </w:pPr>
          </w:p>
        </w:tc>
        <w:tc>
          <w:tcPr>
            <w:tcW w:w="4055" w:type="dxa"/>
          </w:tcPr>
          <w:p w:rsidR="002D1429" w:rsidRPr="00A425E9" w:rsidRDefault="002D1429" w:rsidP="002D1429">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793" w:type="dxa"/>
          </w:tcPr>
          <w:p w:rsidR="002D1429" w:rsidRPr="00A425E9" w:rsidRDefault="002D1429" w:rsidP="002D1429">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parameters</w:t>
            </w:r>
          </w:p>
        </w:tc>
      </w:tr>
      <w:tr w:rsidR="001E2C67" w:rsidRPr="00A425E9" w:rsidTr="002D1429">
        <w:trPr>
          <w:trHeight w:val="128"/>
        </w:trPr>
        <w:tc>
          <w:tcPr>
            <w:tcW w:w="1525" w:type="dxa"/>
            <w:vMerge w:val="restart"/>
          </w:tcPr>
          <w:p w:rsidR="001E2C67" w:rsidRPr="00A425E9" w:rsidRDefault="001E2C67" w:rsidP="001E2C67">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1E2C67" w:rsidRPr="00A425E9" w:rsidRDefault="001E2C67" w:rsidP="001E2C67">
            <w:pPr>
              <w:rPr>
                <w:rFonts w:ascii="Verdana" w:eastAsia="ＭＳ ゴシック" w:hAnsi="Verdana"/>
                <w:sz w:val="20"/>
                <w:szCs w:val="20"/>
              </w:rPr>
            </w:pPr>
            <w:r>
              <w:rPr>
                <w:rFonts w:ascii="Verdana" w:eastAsia="ＭＳ ゴシック" w:hAnsi="Verdana"/>
                <w:sz w:val="20"/>
                <w:szCs w:val="20"/>
              </w:rPr>
              <w:t>1</w:t>
            </w:r>
          </w:p>
        </w:tc>
        <w:tc>
          <w:tcPr>
            <w:tcW w:w="3793" w:type="dxa"/>
          </w:tcPr>
          <w:p w:rsidR="001E2C67" w:rsidRPr="00A425E9" w:rsidRDefault="001E2C67" w:rsidP="001E2C67">
            <w:pPr>
              <w:rPr>
                <w:rFonts w:ascii="Verdana" w:eastAsia="ＭＳ ゴシック" w:hAnsi="Verdana"/>
                <w:sz w:val="20"/>
                <w:szCs w:val="20"/>
              </w:rPr>
            </w:pPr>
            <w:r>
              <w:rPr>
                <w:rFonts w:ascii="Verdana" w:eastAsia="ＭＳ ゴシック" w:hAnsi="Verdana"/>
                <w:sz w:val="20"/>
                <w:szCs w:val="20"/>
              </w:rPr>
              <w:t xml:space="preserve">Hardware parameter is changed. </w:t>
            </w:r>
          </w:p>
        </w:tc>
      </w:tr>
      <w:tr w:rsidR="001E2C67" w:rsidRPr="00A425E9" w:rsidTr="002D1429">
        <w:trPr>
          <w:trHeight w:val="128"/>
        </w:trPr>
        <w:tc>
          <w:tcPr>
            <w:tcW w:w="1525" w:type="dxa"/>
            <w:vMerge/>
          </w:tcPr>
          <w:p w:rsidR="001E2C67" w:rsidRPr="00A425E9" w:rsidRDefault="001E2C67" w:rsidP="001E2C67">
            <w:pPr>
              <w:rPr>
                <w:rFonts w:ascii="Verdana" w:eastAsia="ＭＳ ゴシック" w:hAnsi="Verdana"/>
                <w:sz w:val="20"/>
                <w:szCs w:val="20"/>
              </w:rPr>
            </w:pPr>
          </w:p>
        </w:tc>
        <w:tc>
          <w:tcPr>
            <w:tcW w:w="4055" w:type="dxa"/>
          </w:tcPr>
          <w:p w:rsidR="001E2C67" w:rsidRPr="00A425E9" w:rsidRDefault="001E2C67" w:rsidP="001E2C67">
            <w:pPr>
              <w:rPr>
                <w:rFonts w:ascii="Verdana" w:eastAsia="ＭＳ ゴシック" w:hAnsi="Verdana"/>
                <w:sz w:val="20"/>
                <w:szCs w:val="20"/>
              </w:rPr>
            </w:pPr>
            <w:r w:rsidRPr="00A425E9">
              <w:rPr>
                <w:rFonts w:ascii="Verdana" w:eastAsia="ＭＳ ゴシック" w:hAnsi="Verdana"/>
                <w:sz w:val="20"/>
                <w:szCs w:val="20"/>
              </w:rPr>
              <w:t>-EINVAL</w:t>
            </w:r>
          </w:p>
        </w:tc>
        <w:tc>
          <w:tcPr>
            <w:tcW w:w="3793" w:type="dxa"/>
          </w:tcPr>
          <w:p w:rsidR="001E2C67" w:rsidRPr="00A425E9" w:rsidRDefault="001E2C67" w:rsidP="001E2C67">
            <w:pPr>
              <w:rPr>
                <w:rFonts w:ascii="Verdana" w:eastAsia="ＭＳ ゴシック" w:hAnsi="Verdana"/>
                <w:sz w:val="20"/>
                <w:szCs w:val="20"/>
              </w:rPr>
            </w:pPr>
            <w:r w:rsidRPr="00A425E9">
              <w:rPr>
                <w:rFonts w:ascii="Verdana" w:eastAsia="ＭＳ ゴシック" w:hAnsi="Verdana"/>
                <w:sz w:val="20"/>
                <w:szCs w:val="20"/>
              </w:rPr>
              <w:t>Can’t set parameter to ADSP.</w:t>
            </w:r>
          </w:p>
        </w:tc>
      </w:tr>
    </w:tbl>
    <w:p w:rsidR="0020361F" w:rsidRDefault="0020361F" w:rsidP="0020361F">
      <w:pPr>
        <w:pStyle w:val="RefIDs"/>
      </w:pPr>
      <w:r>
        <w:t>[Covers: RD_001]</w:t>
      </w:r>
    </w:p>
    <w:p w:rsidR="001F1368" w:rsidRDefault="001F1368" w:rsidP="001F1368"/>
    <w:p w:rsidR="00E82967" w:rsidRDefault="00E82967" w:rsidP="0012678B">
      <w:pPr>
        <w:pStyle w:val="3"/>
        <w:numPr>
          <w:ilvl w:val="2"/>
          <w:numId w:val="12"/>
        </w:numPr>
        <w:ind w:left="900" w:hanging="900"/>
      </w:pPr>
      <w:bookmarkStart w:id="509" w:name="_Toc530588307"/>
      <w:proofErr w:type="spellStart"/>
      <w:r>
        <w:t>snd_adsp_control_eqz_switch_put</w:t>
      </w:r>
      <w:bookmarkEnd w:id="509"/>
      <w:proofErr w:type="spellEnd"/>
    </w:p>
    <w:p w:rsidR="0020361F" w:rsidRPr="0020361F" w:rsidRDefault="0020361F" w:rsidP="0020361F">
      <w:pPr>
        <w:pStyle w:val="ReqID"/>
      </w:pPr>
      <w:r>
        <w:t>FD_DRV_ALSA_022</w:t>
      </w:r>
    </w:p>
    <w:tbl>
      <w:tblPr>
        <w:tblStyle w:val="a6"/>
        <w:tblW w:w="9373" w:type="dxa"/>
        <w:tblInd w:w="-5" w:type="dxa"/>
        <w:tblLook w:val="04A0" w:firstRow="1" w:lastRow="0" w:firstColumn="1" w:lastColumn="0" w:noHBand="0" w:noVBand="1"/>
      </w:tblPr>
      <w:tblGrid>
        <w:gridCol w:w="1525"/>
        <w:gridCol w:w="3965"/>
        <w:gridCol w:w="3883"/>
      </w:tblGrid>
      <w:tr w:rsidR="00E82967" w:rsidRPr="00A425E9" w:rsidTr="00AC3EA5">
        <w:tc>
          <w:tcPr>
            <w:tcW w:w="9373" w:type="dxa"/>
            <w:gridSpan w:val="3"/>
          </w:tcPr>
          <w:p w:rsidR="00E82967" w:rsidRPr="00A425E9" w:rsidRDefault="00E82967" w:rsidP="00253D5C">
            <w:pPr>
              <w:rPr>
                <w:rFonts w:ascii="Verdana" w:hAnsi="Verdana"/>
                <w:sz w:val="20"/>
                <w:szCs w:val="20"/>
              </w:rPr>
            </w:pPr>
            <w:proofErr w:type="spellStart"/>
            <w:r>
              <w:rPr>
                <w:rFonts w:ascii="Verdana" w:hAnsi="Verdana"/>
                <w:sz w:val="20"/>
                <w:szCs w:val="20"/>
              </w:rPr>
              <w:t>snd_adsp_control_eqz_switch_</w:t>
            </w:r>
            <w:r w:rsidRPr="00A425E9">
              <w:rPr>
                <w:rFonts w:ascii="Verdana" w:hAnsi="Verdana"/>
                <w:sz w:val="20"/>
                <w:szCs w:val="20"/>
              </w:rPr>
              <w:t>put</w:t>
            </w:r>
            <w:proofErr w:type="spellEnd"/>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E82967" w:rsidRPr="00A425E9" w:rsidRDefault="00744B3F" w:rsidP="00764488">
            <w:pPr>
              <w:rPr>
                <w:rFonts w:ascii="Verdana" w:hAnsi="Verdana"/>
                <w:sz w:val="20"/>
                <w:szCs w:val="20"/>
              </w:rPr>
            </w:pPr>
            <w:r>
              <w:rPr>
                <w:rFonts w:ascii="Verdana" w:hAnsi="Verdana" w:cs="Calibri"/>
                <w:color w:val="000000"/>
                <w:sz w:val="20"/>
                <w:szCs w:val="20"/>
              </w:rPr>
              <w:t>Enable or disable Equalizer control</w:t>
            </w:r>
            <w:r w:rsidR="00FC4F19">
              <w:rPr>
                <w:rFonts w:ascii="Verdana" w:hAnsi="Verdana" w:cs="Calibri"/>
                <w:color w:val="000000"/>
                <w:sz w:val="20"/>
                <w:szCs w:val="20"/>
              </w:rPr>
              <w:t xml:space="preserve"> </w:t>
            </w:r>
            <w:r w:rsidR="00FC4F19">
              <w:rPr>
                <w:rFonts w:ascii="Verdana" w:hAnsi="Verdana"/>
                <w:sz w:val="20"/>
                <w:szCs w:val="20"/>
              </w:rPr>
              <w:t>in playback, capture cases</w:t>
            </w:r>
          </w:p>
        </w:tc>
      </w:tr>
      <w:tr w:rsidR="00E82967" w:rsidRPr="00A425E9" w:rsidTr="00AC3EA5">
        <w:tc>
          <w:tcPr>
            <w:tcW w:w="1525" w:type="dxa"/>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E82967" w:rsidRPr="00A425E9" w:rsidRDefault="0085605F"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 xml:space="preserve">int </w:t>
            </w:r>
            <w:proofErr w:type="spellStart"/>
            <w:r w:rsidR="00E82967">
              <w:rPr>
                <w:rFonts w:ascii="Verdana" w:hAnsi="Verdana"/>
                <w:sz w:val="20"/>
                <w:szCs w:val="20"/>
              </w:rPr>
              <w:t>snd_adsp_control_eqz_switch_</w:t>
            </w:r>
            <w:r w:rsidR="00E82967" w:rsidRPr="00A425E9">
              <w:rPr>
                <w:rFonts w:ascii="Verdana" w:hAnsi="Verdana"/>
                <w:sz w:val="20"/>
                <w:szCs w:val="20"/>
              </w:rPr>
              <w:t>put</w:t>
            </w:r>
            <w:proofErr w:type="spellEnd"/>
            <w:r w:rsidR="00E82967" w:rsidRPr="00A425E9">
              <w:rPr>
                <w:rFonts w:ascii="Verdana" w:hAnsi="Verdana"/>
                <w:sz w:val="20"/>
                <w:szCs w:val="20"/>
              </w:rPr>
              <w:t xml:space="preserve">(struct </w:t>
            </w:r>
            <w:proofErr w:type="spellStart"/>
            <w:r w:rsidR="00E82967" w:rsidRPr="00A425E9">
              <w:rPr>
                <w:rFonts w:ascii="Verdana" w:hAnsi="Verdana"/>
                <w:sz w:val="20"/>
                <w:szCs w:val="20"/>
              </w:rPr>
              <w:t>snd_kcontrol</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kcontrol</w:t>
            </w:r>
            <w:proofErr w:type="spellEnd"/>
            <w:r w:rsidR="00E82967" w:rsidRPr="00A425E9">
              <w:rPr>
                <w:rFonts w:ascii="Verdana" w:hAnsi="Verdana"/>
                <w:sz w:val="20"/>
                <w:szCs w:val="20"/>
              </w:rPr>
              <w:t xml:space="preserve">, struct </w:t>
            </w:r>
            <w:proofErr w:type="spellStart"/>
            <w:r w:rsidR="00E82967" w:rsidRPr="00A425E9">
              <w:rPr>
                <w:rFonts w:ascii="Verdana" w:hAnsi="Verdana"/>
                <w:sz w:val="20"/>
                <w:szCs w:val="20"/>
              </w:rPr>
              <w:t>snd_ctl_elem_value</w:t>
            </w:r>
            <w:proofErr w:type="spellEnd"/>
            <w:r w:rsidR="00E82967" w:rsidRPr="00A425E9">
              <w:rPr>
                <w:rFonts w:ascii="Verdana" w:hAnsi="Verdana"/>
                <w:sz w:val="20"/>
                <w:szCs w:val="20"/>
              </w:rPr>
              <w:t xml:space="preserve"> *</w:t>
            </w:r>
            <w:proofErr w:type="spellStart"/>
            <w:r w:rsidR="00E82967" w:rsidRPr="00A425E9">
              <w:rPr>
                <w:rFonts w:ascii="Verdana" w:hAnsi="Verdana"/>
                <w:sz w:val="20"/>
                <w:szCs w:val="20"/>
              </w:rPr>
              <w:t>ucontrol</w:t>
            </w:r>
            <w:proofErr w:type="spellEnd"/>
            <w:r w:rsidR="00E82967" w:rsidRPr="00A425E9">
              <w:rPr>
                <w:rFonts w:ascii="Verdana" w:hAnsi="Verdana"/>
                <w:sz w:val="20"/>
                <w:szCs w:val="20"/>
              </w:rPr>
              <w:t>)</w:t>
            </w:r>
          </w:p>
        </w:tc>
      </w:tr>
      <w:tr w:rsidR="00E82967" w:rsidRPr="00A425E9" w:rsidTr="00B576FF">
        <w:tc>
          <w:tcPr>
            <w:tcW w:w="1525" w:type="dxa"/>
            <w:vMerge w:val="restart"/>
            <w:vAlign w:val="center"/>
          </w:tcPr>
          <w:p w:rsidR="00E82967" w:rsidRPr="00A425E9" w:rsidRDefault="00E82967" w:rsidP="00AC3EA5">
            <w:pPr>
              <w:rPr>
                <w:rFonts w:ascii="Verdana" w:eastAsia="ＭＳ ゴシック" w:hAnsi="Verdana"/>
                <w:sz w:val="20"/>
                <w:szCs w:val="20"/>
              </w:rPr>
            </w:pPr>
            <w:r w:rsidRPr="00A425E9">
              <w:rPr>
                <w:rFonts w:ascii="Verdana" w:eastAsia="ＭＳ ゴシック" w:hAnsi="Verdana"/>
                <w:sz w:val="20"/>
                <w:szCs w:val="20"/>
              </w:rPr>
              <w:t>Parameter</w:t>
            </w:r>
          </w:p>
        </w:tc>
        <w:tc>
          <w:tcPr>
            <w:tcW w:w="3965"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883" w:type="dxa"/>
          </w:tcPr>
          <w:p w:rsidR="00E82967" w:rsidRPr="00A425E9" w:rsidRDefault="00E82967" w:rsidP="00AC3EA5">
            <w:pPr>
              <w:rPr>
                <w:rFonts w:ascii="Verdana" w:eastAsia="ＭＳ ゴシック" w:hAnsi="Verdana"/>
                <w:sz w:val="20"/>
                <w:szCs w:val="20"/>
              </w:rPr>
            </w:pPr>
            <w:r w:rsidRPr="00A425E9">
              <w:rPr>
                <w:rFonts w:ascii="Verdana" w:hAnsi="Verdana"/>
                <w:sz w:val="20"/>
                <w:szCs w:val="20"/>
              </w:rPr>
              <w:t>Pointer to control instance</w:t>
            </w:r>
          </w:p>
        </w:tc>
      </w:tr>
      <w:tr w:rsidR="00E82967" w:rsidRPr="00A425E9" w:rsidTr="00B576FF">
        <w:tc>
          <w:tcPr>
            <w:tcW w:w="1525" w:type="dxa"/>
            <w:vMerge/>
            <w:vAlign w:val="center"/>
          </w:tcPr>
          <w:p w:rsidR="00E82967" w:rsidRPr="00A425E9" w:rsidRDefault="00E82967" w:rsidP="00AC3EA5">
            <w:pPr>
              <w:rPr>
                <w:rFonts w:ascii="Verdana" w:eastAsia="ＭＳ ゴシック" w:hAnsi="Verdana"/>
                <w:sz w:val="20"/>
                <w:szCs w:val="20"/>
              </w:rPr>
            </w:pPr>
          </w:p>
        </w:tc>
        <w:tc>
          <w:tcPr>
            <w:tcW w:w="3965" w:type="dxa"/>
          </w:tcPr>
          <w:p w:rsidR="00E82967" w:rsidRPr="00A425E9" w:rsidRDefault="00E82967" w:rsidP="00AC3EA5">
            <w:pPr>
              <w:rPr>
                <w:rFonts w:ascii="Verdana"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ucontrol</w:t>
            </w:r>
            <w:proofErr w:type="spellEnd"/>
          </w:p>
        </w:tc>
        <w:tc>
          <w:tcPr>
            <w:tcW w:w="3883" w:type="dxa"/>
          </w:tcPr>
          <w:p w:rsidR="00E82967" w:rsidRPr="00A425E9" w:rsidRDefault="00E82967" w:rsidP="00E82967">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switch</w:t>
            </w:r>
          </w:p>
        </w:tc>
      </w:tr>
      <w:tr w:rsidR="00BF5249" w:rsidRPr="00A425E9" w:rsidTr="00B576FF">
        <w:trPr>
          <w:trHeight w:val="128"/>
        </w:trPr>
        <w:tc>
          <w:tcPr>
            <w:tcW w:w="1525" w:type="dxa"/>
            <w:vMerge w:val="restart"/>
          </w:tcPr>
          <w:p w:rsidR="00BF5249" w:rsidRPr="00A425E9" w:rsidRDefault="00BF5249" w:rsidP="00BF5249">
            <w:pPr>
              <w:rPr>
                <w:rFonts w:ascii="Verdana" w:eastAsia="ＭＳ ゴシック" w:hAnsi="Verdana"/>
                <w:sz w:val="20"/>
                <w:szCs w:val="20"/>
              </w:rPr>
            </w:pPr>
            <w:r w:rsidRPr="00A425E9">
              <w:rPr>
                <w:rFonts w:ascii="Verdana" w:eastAsia="ＭＳ ゴシック" w:hAnsi="Verdana"/>
                <w:sz w:val="20"/>
                <w:szCs w:val="20"/>
              </w:rPr>
              <w:t>Return value</w:t>
            </w:r>
          </w:p>
        </w:tc>
        <w:tc>
          <w:tcPr>
            <w:tcW w:w="3965" w:type="dxa"/>
          </w:tcPr>
          <w:p w:rsidR="00BF5249" w:rsidRPr="00A425E9" w:rsidRDefault="00BF5249" w:rsidP="00BF5249">
            <w:pPr>
              <w:rPr>
                <w:rFonts w:ascii="Verdana" w:eastAsia="ＭＳ ゴシック" w:hAnsi="Verdana"/>
                <w:sz w:val="20"/>
                <w:szCs w:val="20"/>
              </w:rPr>
            </w:pPr>
            <w:r>
              <w:rPr>
                <w:rFonts w:ascii="Verdana" w:eastAsia="ＭＳ ゴシック" w:hAnsi="Verdana"/>
                <w:sz w:val="20"/>
                <w:szCs w:val="20"/>
              </w:rPr>
              <w:t>1</w:t>
            </w:r>
          </w:p>
        </w:tc>
        <w:tc>
          <w:tcPr>
            <w:tcW w:w="3883" w:type="dxa"/>
          </w:tcPr>
          <w:p w:rsidR="00BF5249" w:rsidRPr="00A425E9" w:rsidRDefault="00020F05" w:rsidP="00BF5249">
            <w:pPr>
              <w:rPr>
                <w:rFonts w:ascii="Verdana" w:eastAsia="ＭＳ ゴシック" w:hAnsi="Verdana"/>
                <w:sz w:val="20"/>
                <w:szCs w:val="20"/>
              </w:rPr>
            </w:pPr>
            <w:r>
              <w:rPr>
                <w:rFonts w:ascii="Verdana" w:eastAsia="ＭＳ ゴシック" w:hAnsi="Verdana"/>
                <w:sz w:val="20"/>
                <w:szCs w:val="20"/>
              </w:rPr>
              <w:t>Success</w:t>
            </w:r>
            <w:r w:rsidR="00BF5249">
              <w:rPr>
                <w:rFonts w:ascii="Verdana" w:eastAsia="ＭＳ ゴシック" w:hAnsi="Verdana"/>
                <w:sz w:val="20"/>
                <w:szCs w:val="20"/>
              </w:rPr>
              <w:t xml:space="preserve"> </w:t>
            </w:r>
          </w:p>
        </w:tc>
      </w:tr>
      <w:tr w:rsidR="00BF5249" w:rsidRPr="00A425E9" w:rsidTr="00B576FF">
        <w:trPr>
          <w:trHeight w:val="127"/>
        </w:trPr>
        <w:tc>
          <w:tcPr>
            <w:tcW w:w="1525" w:type="dxa"/>
            <w:vMerge/>
          </w:tcPr>
          <w:p w:rsidR="00BF5249" w:rsidRPr="00A425E9" w:rsidRDefault="00BF5249" w:rsidP="00BF5249">
            <w:pPr>
              <w:rPr>
                <w:rFonts w:ascii="Verdana" w:eastAsia="ＭＳ ゴシック" w:hAnsi="Verdana"/>
                <w:sz w:val="20"/>
                <w:szCs w:val="20"/>
              </w:rPr>
            </w:pPr>
          </w:p>
        </w:tc>
        <w:tc>
          <w:tcPr>
            <w:tcW w:w="3965" w:type="dxa"/>
          </w:tcPr>
          <w:p w:rsidR="00BF5249" w:rsidRPr="00A425E9" w:rsidRDefault="00BF5249" w:rsidP="00BF5249">
            <w:pPr>
              <w:rPr>
                <w:rFonts w:ascii="Verdana" w:eastAsia="ＭＳ ゴシック" w:hAnsi="Verdana"/>
                <w:sz w:val="20"/>
                <w:szCs w:val="20"/>
              </w:rPr>
            </w:pPr>
            <w:r w:rsidRPr="00A425E9">
              <w:rPr>
                <w:rFonts w:ascii="Verdana" w:eastAsia="ＭＳ ゴシック" w:hAnsi="Verdana"/>
                <w:sz w:val="20"/>
                <w:szCs w:val="20"/>
              </w:rPr>
              <w:t>-EINVAL</w:t>
            </w:r>
          </w:p>
        </w:tc>
        <w:tc>
          <w:tcPr>
            <w:tcW w:w="3883" w:type="dxa"/>
          </w:tcPr>
          <w:p w:rsidR="00BF5249" w:rsidRPr="00A425E9" w:rsidRDefault="00BF5249" w:rsidP="00BF5249">
            <w:pPr>
              <w:rPr>
                <w:rFonts w:ascii="Verdana" w:eastAsia="ＭＳ ゴシック" w:hAnsi="Verdana"/>
                <w:sz w:val="20"/>
                <w:szCs w:val="20"/>
              </w:rPr>
            </w:pPr>
            <w:r>
              <w:rPr>
                <w:rFonts w:ascii="Verdana" w:eastAsia="ＭＳ ゴシック" w:hAnsi="Verdana"/>
                <w:sz w:val="20"/>
                <w:szCs w:val="20"/>
              </w:rPr>
              <w:t>Cannot</w:t>
            </w:r>
            <w:r w:rsidRPr="00B576FF">
              <w:rPr>
                <w:rFonts w:ascii="Verdana" w:eastAsia="ＭＳ ゴシック" w:hAnsi="Verdana"/>
                <w:sz w:val="20"/>
                <w:szCs w:val="20"/>
              </w:rPr>
              <w:t xml:space="preserve"> enable EQZ when Renderer/Capture plugin is running</w:t>
            </w:r>
            <w:r w:rsidRPr="00A425E9">
              <w:rPr>
                <w:rFonts w:ascii="Verdana" w:eastAsia="ＭＳ ゴシック" w:hAnsi="Verdana"/>
                <w:sz w:val="20"/>
                <w:szCs w:val="20"/>
              </w:rPr>
              <w:t>.</w:t>
            </w:r>
          </w:p>
        </w:tc>
      </w:tr>
    </w:tbl>
    <w:p w:rsidR="0020361F" w:rsidRDefault="0020361F" w:rsidP="0020361F">
      <w:pPr>
        <w:pStyle w:val="RefIDs"/>
      </w:pPr>
      <w:r>
        <w:t>[Covers: RD_001]</w:t>
      </w:r>
    </w:p>
    <w:p w:rsidR="00E82967" w:rsidRDefault="00E82967" w:rsidP="001F1368"/>
    <w:p w:rsidR="00387B02" w:rsidRDefault="00387B02" w:rsidP="00EF47D0">
      <w:pPr>
        <w:pStyle w:val="3"/>
        <w:numPr>
          <w:ilvl w:val="2"/>
          <w:numId w:val="12"/>
        </w:numPr>
        <w:ind w:left="900" w:hanging="900"/>
      </w:pPr>
      <w:bookmarkStart w:id="510" w:name="_Toc530588308"/>
      <w:proofErr w:type="spellStart"/>
      <w:r>
        <w:t>snd_adsp_control_rdr_out_channel</w:t>
      </w:r>
      <w:r w:rsidR="00C62A44">
        <w:t>_put</w:t>
      </w:r>
      <w:bookmarkEnd w:id="510"/>
      <w:proofErr w:type="spellEnd"/>
    </w:p>
    <w:p w:rsidR="0020361F" w:rsidRPr="0020361F" w:rsidRDefault="0020361F" w:rsidP="0020361F">
      <w:pPr>
        <w:pStyle w:val="ReqID"/>
      </w:pPr>
      <w:r>
        <w:t>FD_DRV_ALSA_023</w:t>
      </w:r>
    </w:p>
    <w:tbl>
      <w:tblPr>
        <w:tblStyle w:val="a6"/>
        <w:tblW w:w="9373" w:type="dxa"/>
        <w:tblInd w:w="-5" w:type="dxa"/>
        <w:tblLook w:val="04A0" w:firstRow="1" w:lastRow="0" w:firstColumn="1" w:lastColumn="0" w:noHBand="0" w:noVBand="1"/>
      </w:tblPr>
      <w:tblGrid>
        <w:gridCol w:w="1525"/>
        <w:gridCol w:w="4055"/>
        <w:gridCol w:w="3793"/>
      </w:tblGrid>
      <w:tr w:rsidR="00387B02" w:rsidRPr="00A425E9" w:rsidTr="00E20EB9">
        <w:tc>
          <w:tcPr>
            <w:tcW w:w="9373" w:type="dxa"/>
            <w:gridSpan w:val="3"/>
          </w:tcPr>
          <w:p w:rsidR="00387B02" w:rsidRPr="00A425E9" w:rsidRDefault="00387B02" w:rsidP="00E20EB9">
            <w:pPr>
              <w:rPr>
                <w:rFonts w:ascii="Verdana" w:hAnsi="Verdana"/>
                <w:sz w:val="20"/>
                <w:szCs w:val="20"/>
              </w:rPr>
            </w:pPr>
            <w:proofErr w:type="spellStart"/>
            <w:r>
              <w:rPr>
                <w:rFonts w:ascii="Verdana" w:hAnsi="Verdana"/>
                <w:sz w:val="20"/>
                <w:szCs w:val="20"/>
              </w:rPr>
              <w:t>snd_adsp_control_rdr_out_channel_</w:t>
            </w:r>
            <w:r w:rsidR="00C62A44">
              <w:rPr>
                <w:rFonts w:ascii="Verdana" w:hAnsi="Verdana"/>
                <w:sz w:val="20"/>
                <w:szCs w:val="20"/>
              </w:rPr>
              <w:t>put</w:t>
            </w:r>
            <w:proofErr w:type="spellEnd"/>
          </w:p>
        </w:tc>
      </w:tr>
      <w:tr w:rsidR="00387B02" w:rsidRPr="00A425E9" w:rsidTr="00E20EB9">
        <w:tc>
          <w:tcPr>
            <w:tcW w:w="1525" w:type="dxa"/>
          </w:tcPr>
          <w:p w:rsidR="00387B02" w:rsidRPr="00A425E9" w:rsidRDefault="00387B02" w:rsidP="00E20EB9">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387B02" w:rsidRPr="00A425E9" w:rsidRDefault="00387B02" w:rsidP="00E20EB9">
            <w:pPr>
              <w:rPr>
                <w:rFonts w:ascii="Verdana" w:hAnsi="Verdana"/>
                <w:sz w:val="20"/>
                <w:szCs w:val="20"/>
              </w:rPr>
            </w:pPr>
            <w:r>
              <w:rPr>
                <w:rFonts w:ascii="Verdana" w:hAnsi="Verdana"/>
                <w:sz w:val="20"/>
                <w:szCs w:val="20"/>
              </w:rPr>
              <w:t>S</w:t>
            </w:r>
            <w:r w:rsidRPr="00A425E9">
              <w:rPr>
                <w:rFonts w:ascii="Verdana" w:hAnsi="Verdana"/>
                <w:sz w:val="20"/>
                <w:szCs w:val="20"/>
              </w:rPr>
              <w:t xml:space="preserve">et </w:t>
            </w:r>
            <w:r>
              <w:rPr>
                <w:rFonts w:ascii="Verdana" w:hAnsi="Verdana"/>
                <w:sz w:val="20"/>
                <w:szCs w:val="20"/>
              </w:rPr>
              <w:t>Renderer output channel</w:t>
            </w:r>
            <w:r w:rsidR="00327FA1">
              <w:rPr>
                <w:rFonts w:ascii="Verdana" w:hAnsi="Verdana"/>
                <w:sz w:val="20"/>
                <w:szCs w:val="20"/>
              </w:rPr>
              <w:t xml:space="preserve"> in playback case</w:t>
            </w:r>
          </w:p>
        </w:tc>
      </w:tr>
      <w:tr w:rsidR="00387B02" w:rsidRPr="00A425E9" w:rsidTr="00E20EB9">
        <w:tc>
          <w:tcPr>
            <w:tcW w:w="1525" w:type="dxa"/>
          </w:tcPr>
          <w:p w:rsidR="00387B02" w:rsidRPr="00A425E9" w:rsidRDefault="00387B02" w:rsidP="00E20EB9">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387B02" w:rsidRPr="00A425E9" w:rsidRDefault="00387B02" w:rsidP="00E20EB9">
            <w:pPr>
              <w:rPr>
                <w:rFonts w:ascii="Verdana" w:hAnsi="Verdana"/>
                <w:sz w:val="20"/>
                <w:szCs w:val="20"/>
              </w:rPr>
            </w:pPr>
            <w:r>
              <w:rPr>
                <w:rFonts w:ascii="Verdana" w:hAnsi="Verdana"/>
                <w:sz w:val="20"/>
                <w:szCs w:val="20"/>
              </w:rPr>
              <w:t xml:space="preserve">static int </w:t>
            </w:r>
            <w:proofErr w:type="spellStart"/>
            <w:r>
              <w:rPr>
                <w:rFonts w:ascii="Verdana" w:hAnsi="Verdana"/>
                <w:sz w:val="20"/>
                <w:szCs w:val="20"/>
              </w:rPr>
              <w:t>snd_adsp_control_rdr_out_channel_</w:t>
            </w:r>
            <w:r w:rsidR="00C62A44">
              <w:rPr>
                <w:rFonts w:ascii="Verdana" w:hAnsi="Verdana"/>
                <w:sz w:val="20"/>
                <w:szCs w:val="20"/>
              </w:rPr>
              <w:t>put</w:t>
            </w:r>
            <w:proofErr w:type="spellEnd"/>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proofErr w:type="spellStart"/>
            <w:r w:rsidRPr="00A425E9">
              <w:rPr>
                <w:rFonts w:ascii="Verdana" w:hAnsi="Verdana"/>
                <w:sz w:val="20"/>
                <w:szCs w:val="20"/>
              </w:rPr>
              <w:t>kc</w:t>
            </w:r>
            <w:r>
              <w:rPr>
                <w:rFonts w:ascii="Verdana" w:hAnsi="Verdana"/>
                <w:sz w:val="20"/>
                <w:szCs w:val="20"/>
              </w:rPr>
              <w:t>ontrol</w:t>
            </w:r>
            <w:proofErr w:type="spellEnd"/>
            <w:r>
              <w:rPr>
                <w:rFonts w:ascii="Verdana" w:hAnsi="Verdana"/>
                <w:sz w:val="20"/>
                <w:szCs w:val="20"/>
              </w:rPr>
              <w:t xml:space="preserve">, struct </w:t>
            </w:r>
            <w:proofErr w:type="spellStart"/>
            <w:r>
              <w:rPr>
                <w:rFonts w:ascii="Verdana" w:hAnsi="Verdana"/>
                <w:sz w:val="20"/>
                <w:szCs w:val="20"/>
              </w:rPr>
              <w:t>snd_ctl_elem_value</w:t>
            </w:r>
            <w:proofErr w:type="spellEnd"/>
            <w:r w:rsidRPr="00A425E9">
              <w:rPr>
                <w:rFonts w:ascii="Verdana" w:hAnsi="Verdana"/>
                <w:sz w:val="20"/>
                <w:szCs w:val="20"/>
              </w:rPr>
              <w:t xml:space="preserve"> *</w:t>
            </w:r>
            <w:proofErr w:type="spellStart"/>
            <w:r w:rsidRPr="00A425E9">
              <w:rPr>
                <w:rFonts w:ascii="Verdana" w:hAnsi="Verdana"/>
                <w:sz w:val="20"/>
                <w:szCs w:val="20"/>
              </w:rPr>
              <w:t>u</w:t>
            </w:r>
            <w:r>
              <w:rPr>
                <w:rFonts w:ascii="Verdana" w:hAnsi="Verdana"/>
                <w:sz w:val="20"/>
                <w:szCs w:val="20"/>
              </w:rPr>
              <w:t>control</w:t>
            </w:r>
            <w:proofErr w:type="spellEnd"/>
            <w:r w:rsidRPr="00A425E9">
              <w:rPr>
                <w:rFonts w:ascii="Verdana" w:hAnsi="Verdana"/>
                <w:sz w:val="20"/>
                <w:szCs w:val="20"/>
              </w:rPr>
              <w:t>)</w:t>
            </w:r>
          </w:p>
        </w:tc>
      </w:tr>
      <w:tr w:rsidR="00387B02" w:rsidRPr="00A425E9" w:rsidTr="00E20EB9">
        <w:tc>
          <w:tcPr>
            <w:tcW w:w="1525" w:type="dxa"/>
            <w:vMerge w:val="restart"/>
            <w:vAlign w:val="center"/>
          </w:tcPr>
          <w:p w:rsidR="00387B02" w:rsidRPr="00A425E9" w:rsidRDefault="00387B02" w:rsidP="00E20EB9">
            <w:pPr>
              <w:rPr>
                <w:rFonts w:ascii="Verdana" w:eastAsia="ＭＳ ゴシック" w:hAnsi="Verdana"/>
                <w:sz w:val="20"/>
                <w:szCs w:val="20"/>
              </w:rPr>
            </w:pPr>
            <w:r w:rsidRPr="00A425E9">
              <w:rPr>
                <w:rFonts w:ascii="Verdana" w:eastAsia="ＭＳ ゴシック" w:hAnsi="Verdana"/>
                <w:sz w:val="20"/>
                <w:szCs w:val="20"/>
              </w:rPr>
              <w:t>Parameter</w:t>
            </w:r>
          </w:p>
        </w:tc>
        <w:tc>
          <w:tcPr>
            <w:tcW w:w="4055" w:type="dxa"/>
          </w:tcPr>
          <w:p w:rsidR="00387B02" w:rsidRPr="00A425E9" w:rsidRDefault="00387B02" w:rsidP="00E20EB9">
            <w:pPr>
              <w:rPr>
                <w:rFonts w:ascii="Verdana" w:eastAsia="ＭＳ ゴシック" w:hAnsi="Verdana"/>
                <w:sz w:val="20"/>
                <w:szCs w:val="20"/>
              </w:rPr>
            </w:pPr>
            <w:r w:rsidRPr="00A425E9">
              <w:rPr>
                <w:rFonts w:ascii="Verdana" w:hAnsi="Verdana"/>
                <w:sz w:val="20"/>
                <w:szCs w:val="20"/>
              </w:rPr>
              <w:t xml:space="preserve">struct </w:t>
            </w:r>
            <w:proofErr w:type="spellStart"/>
            <w:r w:rsidRPr="00A425E9">
              <w:rPr>
                <w:rFonts w:ascii="Verdana" w:hAnsi="Verdana"/>
                <w:sz w:val="20"/>
                <w:szCs w:val="20"/>
              </w:rPr>
              <w:t>snd_kcontrol</w:t>
            </w:r>
            <w:proofErr w:type="spellEnd"/>
            <w:r w:rsidRPr="00A425E9">
              <w:rPr>
                <w:rFonts w:ascii="Verdana" w:hAnsi="Verdana"/>
                <w:sz w:val="20"/>
                <w:szCs w:val="20"/>
              </w:rPr>
              <w:t xml:space="preserve"> </w:t>
            </w:r>
            <w:r>
              <w:rPr>
                <w:rFonts w:ascii="Verdana" w:hAnsi="Verdana"/>
                <w:sz w:val="20"/>
                <w:szCs w:val="20"/>
              </w:rPr>
              <w:t>*</w:t>
            </w:r>
            <w:proofErr w:type="spellStart"/>
            <w:r w:rsidRPr="00A425E9">
              <w:rPr>
                <w:rFonts w:ascii="Verdana" w:hAnsi="Verdana"/>
                <w:sz w:val="20"/>
                <w:szCs w:val="20"/>
              </w:rPr>
              <w:t>kcontrol</w:t>
            </w:r>
            <w:proofErr w:type="spellEnd"/>
          </w:p>
        </w:tc>
        <w:tc>
          <w:tcPr>
            <w:tcW w:w="3793" w:type="dxa"/>
          </w:tcPr>
          <w:p w:rsidR="00387B02" w:rsidRPr="00A425E9" w:rsidRDefault="00387B02" w:rsidP="00E20EB9">
            <w:pPr>
              <w:rPr>
                <w:rFonts w:ascii="Verdana" w:eastAsia="ＭＳ ゴシック" w:hAnsi="Verdana"/>
                <w:sz w:val="20"/>
                <w:szCs w:val="20"/>
              </w:rPr>
            </w:pPr>
            <w:r w:rsidRPr="00A425E9">
              <w:rPr>
                <w:rFonts w:ascii="Verdana" w:hAnsi="Verdana"/>
                <w:sz w:val="20"/>
                <w:szCs w:val="20"/>
              </w:rPr>
              <w:t>Pointer to control instance</w:t>
            </w:r>
          </w:p>
        </w:tc>
      </w:tr>
      <w:tr w:rsidR="00387B02" w:rsidRPr="00A425E9" w:rsidTr="00E20EB9">
        <w:tc>
          <w:tcPr>
            <w:tcW w:w="1525" w:type="dxa"/>
            <w:vMerge/>
            <w:vAlign w:val="center"/>
          </w:tcPr>
          <w:p w:rsidR="00387B02" w:rsidRPr="00A425E9" w:rsidRDefault="00387B02" w:rsidP="00E20EB9">
            <w:pPr>
              <w:rPr>
                <w:rFonts w:ascii="Verdana" w:eastAsia="ＭＳ ゴシック" w:hAnsi="Verdana"/>
                <w:sz w:val="20"/>
                <w:szCs w:val="20"/>
              </w:rPr>
            </w:pPr>
          </w:p>
        </w:tc>
        <w:tc>
          <w:tcPr>
            <w:tcW w:w="4055" w:type="dxa"/>
          </w:tcPr>
          <w:p w:rsidR="00387B02" w:rsidRPr="00A425E9" w:rsidRDefault="00387B02" w:rsidP="00E20EB9">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snd_ctl_elem_value</w:t>
            </w:r>
            <w:proofErr w:type="spellEnd"/>
            <w:r>
              <w:rPr>
                <w:rFonts w:ascii="Verdana" w:hAnsi="Verdana"/>
                <w:sz w:val="20"/>
                <w:szCs w:val="20"/>
              </w:rPr>
              <w:t xml:space="preserve"> *</w:t>
            </w:r>
            <w:proofErr w:type="spellStart"/>
            <w:r>
              <w:rPr>
                <w:rFonts w:ascii="Verdana" w:hAnsi="Verdana"/>
                <w:sz w:val="20"/>
                <w:szCs w:val="20"/>
              </w:rPr>
              <w:t>ucontrol</w:t>
            </w:r>
            <w:proofErr w:type="spellEnd"/>
          </w:p>
        </w:tc>
        <w:tc>
          <w:tcPr>
            <w:tcW w:w="3793" w:type="dxa"/>
          </w:tcPr>
          <w:p w:rsidR="00387B02" w:rsidRPr="00A425E9" w:rsidRDefault="00387B02" w:rsidP="00E20EB9">
            <w:pPr>
              <w:rPr>
                <w:rFonts w:ascii="Verdana" w:hAnsi="Verdana"/>
                <w:sz w:val="20"/>
                <w:szCs w:val="20"/>
              </w:rPr>
            </w:pPr>
            <w:r w:rsidRPr="00A425E9">
              <w:rPr>
                <w:rFonts w:ascii="Verdana" w:hAnsi="Verdana"/>
                <w:sz w:val="20"/>
                <w:szCs w:val="20"/>
              </w:rPr>
              <w:t>P</w:t>
            </w:r>
            <w:r>
              <w:rPr>
                <w:rFonts w:ascii="Verdana" w:hAnsi="Verdana"/>
                <w:sz w:val="20"/>
                <w:szCs w:val="20"/>
              </w:rPr>
              <w:t>ointer to Renderer output channel value</w:t>
            </w:r>
          </w:p>
        </w:tc>
      </w:tr>
      <w:tr w:rsidR="009E1CF5" w:rsidRPr="00A425E9" w:rsidTr="00E20EB9">
        <w:trPr>
          <w:trHeight w:val="128"/>
        </w:trPr>
        <w:tc>
          <w:tcPr>
            <w:tcW w:w="1525" w:type="dxa"/>
            <w:vMerge w:val="restart"/>
          </w:tcPr>
          <w:p w:rsidR="009E1CF5" w:rsidRPr="00A425E9" w:rsidRDefault="009E1CF5" w:rsidP="009E1CF5">
            <w:pPr>
              <w:rPr>
                <w:rFonts w:ascii="Verdana" w:eastAsia="ＭＳ ゴシック" w:hAnsi="Verdana"/>
                <w:sz w:val="20"/>
                <w:szCs w:val="20"/>
              </w:rPr>
            </w:pPr>
            <w:r w:rsidRPr="00A425E9">
              <w:rPr>
                <w:rFonts w:ascii="Verdana" w:eastAsia="ＭＳ ゴシック" w:hAnsi="Verdana"/>
                <w:sz w:val="20"/>
                <w:szCs w:val="20"/>
              </w:rPr>
              <w:t>Return value</w:t>
            </w:r>
          </w:p>
        </w:tc>
        <w:tc>
          <w:tcPr>
            <w:tcW w:w="4055" w:type="dxa"/>
          </w:tcPr>
          <w:p w:rsidR="009E1CF5" w:rsidRPr="00A425E9" w:rsidRDefault="009E1CF5" w:rsidP="009E1CF5">
            <w:pPr>
              <w:rPr>
                <w:rFonts w:ascii="Verdana" w:eastAsia="ＭＳ ゴシック" w:hAnsi="Verdana"/>
                <w:sz w:val="20"/>
                <w:szCs w:val="20"/>
              </w:rPr>
            </w:pPr>
            <w:r>
              <w:rPr>
                <w:rFonts w:ascii="Verdana" w:eastAsia="ＭＳ ゴシック" w:hAnsi="Verdana"/>
                <w:sz w:val="20"/>
                <w:szCs w:val="20"/>
              </w:rPr>
              <w:t>1</w:t>
            </w:r>
          </w:p>
        </w:tc>
        <w:tc>
          <w:tcPr>
            <w:tcW w:w="3793" w:type="dxa"/>
          </w:tcPr>
          <w:p w:rsidR="009E1CF5" w:rsidRDefault="009E1CF5" w:rsidP="009E1CF5">
            <w:pPr>
              <w:rPr>
                <w:rFonts w:ascii="Verdana" w:eastAsia="ＭＳ ゴシック" w:hAnsi="Verdana"/>
                <w:sz w:val="20"/>
                <w:szCs w:val="20"/>
              </w:rPr>
            </w:pPr>
            <w:r>
              <w:rPr>
                <w:rFonts w:ascii="Verdana" w:eastAsia="ＭＳ ゴシック" w:hAnsi="Verdana"/>
                <w:sz w:val="20"/>
                <w:szCs w:val="20"/>
              </w:rPr>
              <w:t>Parameter after setting is changed.</w:t>
            </w:r>
          </w:p>
        </w:tc>
      </w:tr>
      <w:tr w:rsidR="009E1CF5" w:rsidRPr="00A425E9" w:rsidTr="00E20EB9">
        <w:trPr>
          <w:trHeight w:val="128"/>
        </w:trPr>
        <w:tc>
          <w:tcPr>
            <w:tcW w:w="1525" w:type="dxa"/>
            <w:vMerge/>
          </w:tcPr>
          <w:p w:rsidR="009E1CF5" w:rsidRPr="00A425E9" w:rsidRDefault="009E1CF5" w:rsidP="009E1CF5">
            <w:pPr>
              <w:rPr>
                <w:rFonts w:ascii="Verdana" w:eastAsia="ＭＳ ゴシック" w:hAnsi="Verdana"/>
                <w:sz w:val="20"/>
                <w:szCs w:val="20"/>
              </w:rPr>
            </w:pPr>
          </w:p>
        </w:tc>
        <w:tc>
          <w:tcPr>
            <w:tcW w:w="4055" w:type="dxa"/>
          </w:tcPr>
          <w:p w:rsidR="009E1CF5" w:rsidRPr="00A425E9" w:rsidRDefault="009E1CF5" w:rsidP="009E1CF5">
            <w:pPr>
              <w:rPr>
                <w:rFonts w:ascii="Verdana" w:eastAsia="ＭＳ ゴシック" w:hAnsi="Verdana"/>
                <w:sz w:val="20"/>
                <w:szCs w:val="20"/>
              </w:rPr>
            </w:pPr>
            <w:r>
              <w:rPr>
                <w:rFonts w:ascii="Verdana" w:eastAsia="ＭＳ ゴシック" w:hAnsi="Verdana"/>
                <w:sz w:val="20"/>
                <w:szCs w:val="20"/>
              </w:rPr>
              <w:t>-EINVAL</w:t>
            </w:r>
          </w:p>
        </w:tc>
        <w:tc>
          <w:tcPr>
            <w:tcW w:w="3793" w:type="dxa"/>
          </w:tcPr>
          <w:p w:rsidR="009E1CF5" w:rsidRDefault="009E1CF5" w:rsidP="009E1CF5">
            <w:pPr>
              <w:rPr>
                <w:rFonts w:ascii="Verdana" w:eastAsia="ＭＳ ゴシック" w:hAnsi="Verdana"/>
                <w:sz w:val="20"/>
                <w:szCs w:val="20"/>
              </w:rPr>
            </w:pPr>
            <w:r>
              <w:rPr>
                <w:rFonts w:ascii="Verdana" w:eastAsia="ＭＳ ゴシック" w:hAnsi="Verdana"/>
                <w:sz w:val="20"/>
                <w:szCs w:val="20"/>
              </w:rPr>
              <w:t>Cannot set output channel for Renderer</w:t>
            </w:r>
          </w:p>
        </w:tc>
      </w:tr>
    </w:tbl>
    <w:p w:rsidR="0020361F" w:rsidRDefault="0020361F" w:rsidP="0020361F">
      <w:pPr>
        <w:pStyle w:val="RefIDs"/>
      </w:pPr>
      <w:r>
        <w:t>[Covers: RD_001]</w:t>
      </w:r>
    </w:p>
    <w:p w:rsidR="005F7C5B" w:rsidRDefault="005F7C5B" w:rsidP="00387B02"/>
    <w:p w:rsidR="005F7C5B" w:rsidRDefault="005F7C5B" w:rsidP="005F7C5B">
      <w:r>
        <w:br w:type="page"/>
      </w:r>
    </w:p>
    <w:p w:rsidR="00387B02" w:rsidRDefault="00387B02" w:rsidP="00387B02"/>
    <w:p w:rsidR="00CA0EB1" w:rsidRDefault="00F949A2" w:rsidP="0012678B">
      <w:pPr>
        <w:pStyle w:val="2"/>
        <w:numPr>
          <w:ilvl w:val="1"/>
          <w:numId w:val="12"/>
        </w:numPr>
      </w:pPr>
      <w:bookmarkStart w:id="511" w:name="_Toc530588309"/>
      <w:r>
        <w:t xml:space="preserve">Detail of APIs for </w:t>
      </w:r>
      <w:proofErr w:type="spellStart"/>
      <w:r w:rsidR="0029115F">
        <w:t>ASoC</w:t>
      </w:r>
      <w:proofErr w:type="spellEnd"/>
      <w:r w:rsidR="0029115F">
        <w:t xml:space="preserve"> Platform interface</w:t>
      </w:r>
      <w:bookmarkEnd w:id="511"/>
    </w:p>
    <w:p w:rsidR="00CA0EB1" w:rsidRDefault="00CA0EB1" w:rsidP="0023730B">
      <w:pPr>
        <w:pStyle w:val="3"/>
        <w:numPr>
          <w:ilvl w:val="2"/>
          <w:numId w:val="12"/>
        </w:numPr>
        <w:ind w:left="720" w:hanging="720"/>
      </w:pPr>
      <w:bookmarkStart w:id="512" w:name="_Toc530588310"/>
      <w:proofErr w:type="spellStart"/>
      <w:r w:rsidRPr="00CA0EB1">
        <w:t>snd_adsp_</w:t>
      </w:r>
      <w:r w:rsidR="0029115F">
        <w:t>pcm_new</w:t>
      </w:r>
      <w:bookmarkEnd w:id="512"/>
      <w:proofErr w:type="spellEnd"/>
    </w:p>
    <w:p w:rsidR="0020361F" w:rsidRPr="0020361F" w:rsidRDefault="0020361F" w:rsidP="0020361F">
      <w:pPr>
        <w:pStyle w:val="ReqID"/>
      </w:pPr>
      <w:r>
        <w:t>FD_DRV_ALSA_024</w:t>
      </w:r>
    </w:p>
    <w:tbl>
      <w:tblPr>
        <w:tblStyle w:val="a6"/>
        <w:tblW w:w="9373" w:type="dxa"/>
        <w:tblInd w:w="-5" w:type="dxa"/>
        <w:tblLook w:val="04A0" w:firstRow="1" w:lastRow="0" w:firstColumn="1" w:lastColumn="0" w:noHBand="0" w:noVBand="1"/>
      </w:tblPr>
      <w:tblGrid>
        <w:gridCol w:w="1525"/>
        <w:gridCol w:w="4235"/>
        <w:gridCol w:w="3613"/>
      </w:tblGrid>
      <w:tr w:rsidR="00BC2374" w:rsidRPr="00A425E9" w:rsidTr="003D129B">
        <w:tc>
          <w:tcPr>
            <w:tcW w:w="9373" w:type="dxa"/>
            <w:gridSpan w:val="3"/>
          </w:tcPr>
          <w:p w:rsidR="00BC2374" w:rsidRPr="00A425E9" w:rsidRDefault="00E47BD2" w:rsidP="003D129B">
            <w:pPr>
              <w:rPr>
                <w:rFonts w:ascii="Verdana" w:hAnsi="Verdana"/>
                <w:sz w:val="20"/>
                <w:szCs w:val="20"/>
              </w:rPr>
            </w:pPr>
            <w:proofErr w:type="spellStart"/>
            <w:r>
              <w:rPr>
                <w:rFonts w:ascii="Verdana" w:hAnsi="Verdana"/>
                <w:sz w:val="20"/>
                <w:szCs w:val="20"/>
              </w:rPr>
              <w:t>snd_adsp_pcm_new</w:t>
            </w:r>
            <w:proofErr w:type="spellEnd"/>
          </w:p>
        </w:tc>
      </w:tr>
      <w:tr w:rsidR="00BC2374" w:rsidRPr="00A425E9" w:rsidTr="003D129B">
        <w:tc>
          <w:tcPr>
            <w:tcW w:w="1525" w:type="dxa"/>
          </w:tcPr>
          <w:p w:rsidR="00BC2374" w:rsidRPr="00A425E9" w:rsidRDefault="00BC2374" w:rsidP="003D129B">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BC2374" w:rsidRPr="00A425E9" w:rsidRDefault="00BC2374" w:rsidP="00992A8D">
            <w:pPr>
              <w:rPr>
                <w:rFonts w:ascii="Verdana" w:hAnsi="Verdana"/>
                <w:sz w:val="20"/>
                <w:szCs w:val="20"/>
              </w:rPr>
            </w:pPr>
            <w:r w:rsidRPr="00352562">
              <w:rPr>
                <w:rFonts w:ascii="Verdana" w:hAnsi="Verdana" w:cs="Calibri"/>
                <w:color w:val="000000"/>
                <w:sz w:val="20"/>
                <w:szCs w:val="20"/>
              </w:rPr>
              <w:t>This API registers</w:t>
            </w:r>
            <w:r w:rsidR="005A551B">
              <w:rPr>
                <w:rFonts w:ascii="Verdana" w:hAnsi="Verdana" w:cs="Calibri"/>
                <w:color w:val="000000"/>
                <w:sz w:val="20"/>
                <w:szCs w:val="20"/>
              </w:rPr>
              <w:t xml:space="preserve"> necessary</w:t>
            </w:r>
            <w:r w:rsidRPr="00352562">
              <w:rPr>
                <w:rFonts w:ascii="Verdana" w:hAnsi="Verdana" w:cs="Calibri"/>
                <w:color w:val="000000"/>
                <w:sz w:val="20"/>
                <w:szCs w:val="20"/>
              </w:rPr>
              <w:t xml:space="preserve"> </w:t>
            </w:r>
            <w:r w:rsidR="003A7EDF">
              <w:rPr>
                <w:rFonts w:ascii="Verdana" w:hAnsi="Verdana" w:cs="Calibri"/>
                <w:color w:val="000000"/>
                <w:sz w:val="20"/>
                <w:szCs w:val="20"/>
              </w:rPr>
              <w:t>control interface</w:t>
            </w:r>
            <w:r w:rsidR="001F1ADC">
              <w:rPr>
                <w:rFonts w:ascii="Verdana" w:hAnsi="Verdana" w:cs="Calibri"/>
                <w:color w:val="000000"/>
                <w:sz w:val="20"/>
                <w:szCs w:val="20"/>
              </w:rPr>
              <w:t>s</w:t>
            </w:r>
            <w:r w:rsidR="003A7EDF">
              <w:rPr>
                <w:rFonts w:ascii="Verdana" w:hAnsi="Verdana" w:cs="Calibri"/>
                <w:color w:val="000000"/>
                <w:sz w:val="20"/>
                <w:szCs w:val="20"/>
              </w:rPr>
              <w:t xml:space="preserve"> for </w:t>
            </w:r>
            <w:r w:rsidR="001503EA">
              <w:rPr>
                <w:rFonts w:ascii="Verdana" w:hAnsi="Verdana" w:cs="Calibri"/>
                <w:color w:val="000000"/>
                <w:sz w:val="20"/>
                <w:szCs w:val="20"/>
              </w:rPr>
              <w:t>ADSP soundcard</w:t>
            </w:r>
            <w:r w:rsidR="00EB35E7">
              <w:rPr>
                <w:rFonts w:ascii="Verdana" w:hAnsi="Verdana" w:cs="Calibri"/>
                <w:color w:val="000000"/>
                <w:sz w:val="20"/>
                <w:szCs w:val="20"/>
              </w:rPr>
              <w:t xml:space="preserve"> based</w:t>
            </w:r>
            <w:r w:rsidR="006D1255">
              <w:rPr>
                <w:rFonts w:ascii="Verdana" w:hAnsi="Verdana" w:cs="Calibri"/>
                <w:color w:val="000000"/>
                <w:sz w:val="20"/>
                <w:szCs w:val="20"/>
              </w:rPr>
              <w:t xml:space="preserve"> on CPU DAI type (playback/capture type or TDM playback/TDM capture type)</w:t>
            </w:r>
            <w:r w:rsidR="001503EA">
              <w:rPr>
                <w:rFonts w:ascii="Verdana" w:hAnsi="Verdana" w:cs="Calibri"/>
                <w:color w:val="000000"/>
                <w:sz w:val="20"/>
                <w:szCs w:val="20"/>
              </w:rPr>
              <w:t xml:space="preserve">. </w:t>
            </w:r>
            <w:r w:rsidR="006D1255">
              <w:rPr>
                <w:rFonts w:ascii="Verdana" w:hAnsi="Verdana" w:cs="Calibri"/>
                <w:color w:val="000000"/>
                <w:sz w:val="20"/>
                <w:szCs w:val="20"/>
              </w:rPr>
              <w:t xml:space="preserve">In playback/capture case, </w:t>
            </w:r>
            <w:r w:rsidR="00F35902">
              <w:rPr>
                <w:rFonts w:ascii="Verdana" w:hAnsi="Verdana" w:cs="Calibri"/>
                <w:color w:val="000000"/>
                <w:sz w:val="20"/>
                <w:szCs w:val="20"/>
              </w:rPr>
              <w:t xml:space="preserve">when </w:t>
            </w:r>
            <w:r w:rsidR="00777273">
              <w:rPr>
                <w:rFonts w:ascii="Verdana" w:hAnsi="Verdana" w:cs="Calibri"/>
                <w:color w:val="000000"/>
                <w:sz w:val="20"/>
                <w:szCs w:val="20"/>
              </w:rPr>
              <w:t xml:space="preserve">registering control interfaces for </w:t>
            </w:r>
            <w:r w:rsidR="00F35902">
              <w:rPr>
                <w:rFonts w:ascii="Verdana" w:hAnsi="Verdana" w:cs="Calibri"/>
                <w:color w:val="000000"/>
                <w:sz w:val="20"/>
                <w:szCs w:val="20"/>
              </w:rPr>
              <w:t>the second/third/fo</w:t>
            </w:r>
            <w:r w:rsidR="0044337C">
              <w:rPr>
                <w:rFonts w:ascii="Verdana" w:hAnsi="Verdana" w:cs="Calibri"/>
                <w:color w:val="000000"/>
                <w:sz w:val="20"/>
                <w:szCs w:val="20"/>
              </w:rPr>
              <w:t>u</w:t>
            </w:r>
            <w:r w:rsidR="00F35902">
              <w:rPr>
                <w:rFonts w:ascii="Verdana" w:hAnsi="Verdana" w:cs="Calibri"/>
                <w:color w:val="000000"/>
                <w:sz w:val="20"/>
                <w:szCs w:val="20"/>
              </w:rPr>
              <w:t>rth playback/capture</w:t>
            </w:r>
            <w:r w:rsidR="00992A8D">
              <w:rPr>
                <w:rFonts w:ascii="Verdana" w:hAnsi="Verdana" w:cs="Calibri"/>
                <w:color w:val="000000"/>
                <w:sz w:val="20"/>
                <w:szCs w:val="20"/>
              </w:rPr>
              <w:t>,</w:t>
            </w:r>
            <w:r w:rsidR="00F35902">
              <w:rPr>
                <w:rFonts w:ascii="Verdana" w:hAnsi="Verdana" w:cs="Calibri"/>
                <w:color w:val="000000"/>
                <w:sz w:val="20"/>
                <w:szCs w:val="20"/>
              </w:rPr>
              <w:t xml:space="preserve"> </w:t>
            </w:r>
            <w:r w:rsidR="00621317">
              <w:rPr>
                <w:rFonts w:ascii="Verdana" w:hAnsi="Verdana" w:cs="Calibri"/>
                <w:color w:val="000000"/>
                <w:sz w:val="20"/>
                <w:szCs w:val="20"/>
              </w:rPr>
              <w:t xml:space="preserve">MIX usage flag is raised </w:t>
            </w:r>
            <w:r w:rsidR="00047373">
              <w:rPr>
                <w:rFonts w:ascii="Verdana" w:hAnsi="Verdana" w:cs="Calibri"/>
                <w:color w:val="000000"/>
                <w:sz w:val="20"/>
                <w:szCs w:val="20"/>
              </w:rPr>
              <w:t xml:space="preserve">to 1 </w:t>
            </w:r>
            <w:r w:rsidR="00621317">
              <w:rPr>
                <w:rFonts w:ascii="Verdana" w:hAnsi="Verdana" w:cs="Calibri"/>
                <w:color w:val="000000"/>
                <w:sz w:val="20"/>
                <w:szCs w:val="20"/>
              </w:rPr>
              <w:t xml:space="preserve">for that stream to be played mixed with the first one. </w:t>
            </w:r>
            <w:r w:rsidR="001503EA">
              <w:rPr>
                <w:rFonts w:ascii="Verdana" w:hAnsi="Verdana" w:cs="Calibri"/>
                <w:color w:val="000000"/>
                <w:sz w:val="20"/>
                <w:szCs w:val="20"/>
              </w:rPr>
              <w:t xml:space="preserve">It also </w:t>
            </w:r>
            <w:r w:rsidR="00292884">
              <w:rPr>
                <w:rFonts w:ascii="Verdana" w:hAnsi="Verdana" w:cs="Calibri"/>
                <w:color w:val="000000"/>
                <w:sz w:val="20"/>
                <w:szCs w:val="20"/>
              </w:rPr>
              <w:t>pre-</w:t>
            </w:r>
            <w:r w:rsidR="001503EA">
              <w:rPr>
                <w:rFonts w:ascii="Verdana" w:hAnsi="Verdana" w:cs="Calibri"/>
                <w:color w:val="000000"/>
                <w:sz w:val="20"/>
                <w:szCs w:val="20"/>
              </w:rPr>
              <w:t xml:space="preserve">allocates </w:t>
            </w:r>
            <w:r w:rsidR="00292884">
              <w:rPr>
                <w:rFonts w:ascii="Verdana" w:hAnsi="Verdana" w:cs="Calibri"/>
                <w:color w:val="000000"/>
                <w:sz w:val="20"/>
                <w:szCs w:val="20"/>
              </w:rPr>
              <w:t xml:space="preserve">a memory region for </w:t>
            </w:r>
            <w:r w:rsidR="0071184E">
              <w:rPr>
                <w:rFonts w:ascii="Verdana" w:hAnsi="Verdana" w:cs="Calibri"/>
                <w:color w:val="000000"/>
                <w:sz w:val="20"/>
                <w:szCs w:val="20"/>
              </w:rPr>
              <w:t>ALSA</w:t>
            </w:r>
            <w:r w:rsidR="001503EA">
              <w:rPr>
                <w:rFonts w:ascii="Verdana" w:hAnsi="Verdana" w:cs="Calibri"/>
                <w:color w:val="000000"/>
                <w:sz w:val="20"/>
                <w:szCs w:val="20"/>
              </w:rPr>
              <w:t xml:space="preserve"> buffer</w:t>
            </w:r>
            <w:r w:rsidR="00E47BD2">
              <w:rPr>
                <w:rFonts w:ascii="Verdana" w:hAnsi="Verdana" w:cs="Calibri"/>
                <w:color w:val="000000"/>
                <w:sz w:val="20"/>
                <w:szCs w:val="20"/>
              </w:rPr>
              <w:t xml:space="preserve"> for tran</w:t>
            </w:r>
            <w:r w:rsidR="00292884">
              <w:rPr>
                <w:rFonts w:ascii="Verdana" w:hAnsi="Verdana" w:cs="Calibri"/>
                <w:color w:val="000000"/>
                <w:sz w:val="20"/>
                <w:szCs w:val="20"/>
              </w:rPr>
              <w:t>s</w:t>
            </w:r>
            <w:r w:rsidR="00E47BD2">
              <w:rPr>
                <w:rFonts w:ascii="Verdana" w:hAnsi="Verdana" w:cs="Calibri"/>
                <w:color w:val="000000"/>
                <w:sz w:val="20"/>
                <w:szCs w:val="20"/>
              </w:rPr>
              <w:t>ferring data.</w:t>
            </w:r>
          </w:p>
        </w:tc>
      </w:tr>
      <w:tr w:rsidR="00BC2374" w:rsidRPr="00A425E9" w:rsidTr="003D129B">
        <w:tc>
          <w:tcPr>
            <w:tcW w:w="1525" w:type="dxa"/>
          </w:tcPr>
          <w:p w:rsidR="00BC2374" w:rsidRPr="00A425E9" w:rsidRDefault="00BC2374" w:rsidP="003D129B">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BC2374" w:rsidRPr="00A425E9" w:rsidRDefault="00BA65AE" w:rsidP="00BA65AE">
            <w:pPr>
              <w:rPr>
                <w:rFonts w:ascii="Verdana" w:hAnsi="Verdana"/>
                <w:sz w:val="20"/>
                <w:szCs w:val="20"/>
              </w:rPr>
            </w:pPr>
            <w:r>
              <w:rPr>
                <w:rFonts w:ascii="Verdana" w:hAnsi="Verdana"/>
                <w:sz w:val="20"/>
                <w:szCs w:val="20"/>
              </w:rPr>
              <w:t xml:space="preserve">static </w:t>
            </w:r>
            <w:r w:rsidR="00BC2374" w:rsidRPr="00352562">
              <w:rPr>
                <w:rFonts w:ascii="Verdana" w:hAnsi="Verdana"/>
                <w:sz w:val="20"/>
                <w:szCs w:val="20"/>
              </w:rPr>
              <w:t xml:space="preserve">int </w:t>
            </w:r>
            <w:proofErr w:type="spellStart"/>
            <w:r w:rsidR="00BC2374" w:rsidRPr="00352562">
              <w:rPr>
                <w:rFonts w:ascii="Verdana" w:hAnsi="Verdana"/>
                <w:sz w:val="20"/>
                <w:szCs w:val="20"/>
              </w:rPr>
              <w:t>snd_adsp_</w:t>
            </w:r>
            <w:r>
              <w:rPr>
                <w:rFonts w:ascii="Verdana" w:hAnsi="Verdana"/>
                <w:sz w:val="20"/>
                <w:szCs w:val="20"/>
              </w:rPr>
              <w:t>pcm_new</w:t>
            </w:r>
            <w:proofErr w:type="spellEnd"/>
            <w:r w:rsidR="00BC2374" w:rsidRPr="00352562">
              <w:rPr>
                <w:rFonts w:ascii="Verdana" w:hAnsi="Verdana"/>
                <w:sz w:val="20"/>
                <w:szCs w:val="20"/>
              </w:rPr>
              <w:t>(</w:t>
            </w:r>
            <w:r w:rsidR="00C074D3" w:rsidRPr="00C074D3">
              <w:rPr>
                <w:rFonts w:ascii="Verdana" w:hAnsi="Verdana"/>
                <w:sz w:val="20"/>
                <w:szCs w:val="20"/>
              </w:rPr>
              <w:t xml:space="preserve">struct </w:t>
            </w:r>
            <w:proofErr w:type="spellStart"/>
            <w:r w:rsidR="00C074D3" w:rsidRPr="00C074D3">
              <w:rPr>
                <w:rFonts w:ascii="Verdana" w:hAnsi="Verdana"/>
                <w:sz w:val="20"/>
                <w:szCs w:val="20"/>
              </w:rPr>
              <w:t>snd_soc_pcm_runtime</w:t>
            </w:r>
            <w:proofErr w:type="spellEnd"/>
            <w:r w:rsidR="00C074D3" w:rsidRPr="00C074D3">
              <w:rPr>
                <w:rFonts w:ascii="Verdana" w:hAnsi="Verdana"/>
                <w:sz w:val="20"/>
                <w:szCs w:val="20"/>
              </w:rPr>
              <w:t xml:space="preserve"> *runtime</w:t>
            </w:r>
            <w:r w:rsidR="00BC2374" w:rsidRPr="00352562">
              <w:rPr>
                <w:rFonts w:ascii="Verdana" w:hAnsi="Verdana"/>
                <w:sz w:val="20"/>
                <w:szCs w:val="20"/>
              </w:rPr>
              <w:t>)</w:t>
            </w:r>
          </w:p>
        </w:tc>
      </w:tr>
      <w:tr w:rsidR="00BC2374" w:rsidRPr="00A425E9" w:rsidTr="00621317">
        <w:tc>
          <w:tcPr>
            <w:tcW w:w="1525" w:type="dxa"/>
            <w:vAlign w:val="center"/>
          </w:tcPr>
          <w:p w:rsidR="00BC2374" w:rsidRPr="00A425E9" w:rsidRDefault="00BC2374" w:rsidP="003D129B">
            <w:pPr>
              <w:rPr>
                <w:rFonts w:ascii="Verdana" w:eastAsia="ＭＳ ゴシック" w:hAnsi="Verdana"/>
                <w:sz w:val="20"/>
                <w:szCs w:val="20"/>
              </w:rPr>
            </w:pPr>
            <w:r w:rsidRPr="00A425E9">
              <w:rPr>
                <w:rFonts w:ascii="Verdana" w:eastAsia="ＭＳ ゴシック" w:hAnsi="Verdana"/>
                <w:sz w:val="20"/>
                <w:szCs w:val="20"/>
              </w:rPr>
              <w:t>Parameter</w:t>
            </w:r>
          </w:p>
        </w:tc>
        <w:tc>
          <w:tcPr>
            <w:tcW w:w="4235" w:type="dxa"/>
          </w:tcPr>
          <w:p w:rsidR="00BC2374" w:rsidRPr="007C2368" w:rsidRDefault="00EC7E0E" w:rsidP="003D129B">
            <w:pPr>
              <w:rPr>
                <w:rFonts w:ascii="Verdana" w:hAnsi="Verdana"/>
                <w:sz w:val="20"/>
              </w:rPr>
            </w:pPr>
            <w:r w:rsidRPr="007C2368">
              <w:rPr>
                <w:rFonts w:ascii="Verdana" w:hAnsi="Verdana"/>
                <w:sz w:val="20"/>
              </w:rPr>
              <w:t xml:space="preserve">struct </w:t>
            </w:r>
            <w:proofErr w:type="spellStart"/>
            <w:r w:rsidRPr="007C2368">
              <w:rPr>
                <w:rFonts w:ascii="Verdana" w:hAnsi="Verdana"/>
                <w:sz w:val="20"/>
              </w:rPr>
              <w:t>snd_soc_pcm_runtime</w:t>
            </w:r>
            <w:proofErr w:type="spellEnd"/>
            <w:r w:rsidRPr="007C2368">
              <w:rPr>
                <w:rFonts w:ascii="Verdana" w:hAnsi="Verdana"/>
                <w:sz w:val="20"/>
              </w:rPr>
              <w:t xml:space="preserve"> *runtime</w:t>
            </w:r>
          </w:p>
        </w:tc>
        <w:tc>
          <w:tcPr>
            <w:tcW w:w="3613" w:type="dxa"/>
          </w:tcPr>
          <w:p w:rsidR="00BC2374" w:rsidRPr="007C2368" w:rsidRDefault="00EC7E0E" w:rsidP="003D129B">
            <w:pPr>
              <w:rPr>
                <w:rFonts w:ascii="Verdana" w:hAnsi="Verdana"/>
                <w:sz w:val="20"/>
              </w:rPr>
            </w:pPr>
            <w:r w:rsidRPr="007C2368">
              <w:rPr>
                <w:rFonts w:ascii="Verdana" w:hAnsi="Verdana"/>
                <w:sz w:val="20"/>
              </w:rPr>
              <w:t>PCM runtime data</w:t>
            </w:r>
          </w:p>
        </w:tc>
      </w:tr>
      <w:tr w:rsidR="00BC2374" w:rsidRPr="00A425E9" w:rsidTr="00621317">
        <w:trPr>
          <w:trHeight w:val="128"/>
        </w:trPr>
        <w:tc>
          <w:tcPr>
            <w:tcW w:w="1525" w:type="dxa"/>
            <w:vMerge w:val="restart"/>
            <w:vAlign w:val="center"/>
          </w:tcPr>
          <w:p w:rsidR="00BC2374" w:rsidRPr="00A425E9" w:rsidRDefault="00BC2374" w:rsidP="003D129B">
            <w:pPr>
              <w:rPr>
                <w:rFonts w:ascii="Verdana" w:eastAsia="ＭＳ ゴシック" w:hAnsi="Verdana"/>
                <w:sz w:val="20"/>
                <w:szCs w:val="20"/>
              </w:rPr>
            </w:pPr>
            <w:r w:rsidRPr="00A425E9">
              <w:rPr>
                <w:rFonts w:ascii="Verdana" w:eastAsia="ＭＳ ゴシック" w:hAnsi="Verdana"/>
                <w:sz w:val="20"/>
                <w:szCs w:val="20"/>
              </w:rPr>
              <w:t>Return value</w:t>
            </w:r>
          </w:p>
        </w:tc>
        <w:tc>
          <w:tcPr>
            <w:tcW w:w="4235" w:type="dxa"/>
          </w:tcPr>
          <w:p w:rsidR="00BC2374" w:rsidRPr="00A425E9" w:rsidRDefault="00BC2374" w:rsidP="003D129B">
            <w:pPr>
              <w:rPr>
                <w:rFonts w:ascii="Verdana" w:eastAsia="ＭＳ ゴシック" w:hAnsi="Verdana"/>
                <w:sz w:val="20"/>
                <w:szCs w:val="20"/>
              </w:rPr>
            </w:pPr>
            <w:r>
              <w:rPr>
                <w:rFonts w:ascii="Verdana" w:eastAsia="ＭＳ ゴシック" w:hAnsi="Verdana"/>
                <w:sz w:val="20"/>
                <w:szCs w:val="20"/>
              </w:rPr>
              <w:t>0</w:t>
            </w:r>
          </w:p>
        </w:tc>
        <w:tc>
          <w:tcPr>
            <w:tcW w:w="3613" w:type="dxa"/>
          </w:tcPr>
          <w:p w:rsidR="00BC2374" w:rsidRPr="00A425E9" w:rsidRDefault="00BC2374" w:rsidP="003D129B">
            <w:pPr>
              <w:rPr>
                <w:rFonts w:ascii="Verdana" w:eastAsia="ＭＳ ゴシック" w:hAnsi="Verdana"/>
                <w:sz w:val="20"/>
                <w:szCs w:val="20"/>
              </w:rPr>
            </w:pPr>
            <w:r>
              <w:rPr>
                <w:rFonts w:ascii="Verdana" w:eastAsia="ＭＳ ゴシック" w:hAnsi="Verdana"/>
                <w:sz w:val="20"/>
                <w:szCs w:val="20"/>
              </w:rPr>
              <w:t>Success</w:t>
            </w:r>
          </w:p>
        </w:tc>
      </w:tr>
      <w:tr w:rsidR="00BC2374" w:rsidRPr="00A425E9" w:rsidTr="00621317">
        <w:trPr>
          <w:trHeight w:val="128"/>
        </w:trPr>
        <w:tc>
          <w:tcPr>
            <w:tcW w:w="1525" w:type="dxa"/>
            <w:vMerge/>
          </w:tcPr>
          <w:p w:rsidR="00BC2374" w:rsidRPr="00A425E9" w:rsidRDefault="00BC2374" w:rsidP="003D129B">
            <w:pPr>
              <w:rPr>
                <w:rFonts w:ascii="Verdana" w:eastAsia="ＭＳ ゴシック" w:hAnsi="Verdana"/>
                <w:sz w:val="20"/>
                <w:szCs w:val="20"/>
              </w:rPr>
            </w:pPr>
          </w:p>
        </w:tc>
        <w:tc>
          <w:tcPr>
            <w:tcW w:w="4235" w:type="dxa"/>
          </w:tcPr>
          <w:p w:rsidR="00BC2374" w:rsidRDefault="00BC2374" w:rsidP="003D129B">
            <w:pPr>
              <w:rPr>
                <w:rFonts w:ascii="Verdana" w:eastAsia="ＭＳ ゴシック" w:hAnsi="Verdana"/>
                <w:sz w:val="20"/>
                <w:szCs w:val="20"/>
              </w:rPr>
            </w:pPr>
            <w:r>
              <w:rPr>
                <w:rFonts w:ascii="Verdana" w:eastAsia="ＭＳ ゴシック" w:hAnsi="Verdana"/>
                <w:sz w:val="20"/>
                <w:szCs w:val="20"/>
              </w:rPr>
              <w:t>-EINVAL</w:t>
            </w:r>
          </w:p>
        </w:tc>
        <w:tc>
          <w:tcPr>
            <w:tcW w:w="3613" w:type="dxa"/>
          </w:tcPr>
          <w:p w:rsidR="00BC2374" w:rsidRDefault="00BC2374" w:rsidP="00BE652A">
            <w:pPr>
              <w:rPr>
                <w:rFonts w:ascii="Verdana" w:eastAsia="ＭＳ ゴシック" w:hAnsi="Verdana"/>
                <w:sz w:val="20"/>
                <w:szCs w:val="20"/>
              </w:rPr>
            </w:pPr>
            <w:r>
              <w:rPr>
                <w:rFonts w:ascii="Verdana" w:eastAsia="ＭＳ ゴシック" w:hAnsi="Verdana"/>
                <w:sz w:val="20"/>
                <w:szCs w:val="20"/>
              </w:rPr>
              <w:t>Cannot r</w:t>
            </w:r>
            <w:r w:rsidRPr="00BD0D58">
              <w:rPr>
                <w:rFonts w:ascii="Verdana" w:eastAsia="ＭＳ ゴシック" w:hAnsi="Verdana"/>
                <w:sz w:val="20"/>
                <w:szCs w:val="20"/>
              </w:rPr>
              <w:t xml:space="preserve">egister </w:t>
            </w:r>
            <w:r>
              <w:rPr>
                <w:rFonts w:ascii="Verdana" w:eastAsia="ＭＳ ゴシック" w:hAnsi="Verdana"/>
                <w:sz w:val="20"/>
                <w:szCs w:val="20"/>
              </w:rPr>
              <w:t xml:space="preserve">a control </w:t>
            </w:r>
            <w:r w:rsidRPr="00BD0D58">
              <w:rPr>
                <w:rFonts w:ascii="Verdana" w:eastAsia="ＭＳ ゴシック" w:hAnsi="Verdana"/>
                <w:sz w:val="20"/>
                <w:szCs w:val="20"/>
              </w:rPr>
              <w:t>into ALSA framework</w:t>
            </w:r>
          </w:p>
        </w:tc>
      </w:tr>
    </w:tbl>
    <w:p w:rsidR="0020361F" w:rsidRDefault="0020361F" w:rsidP="0020361F">
      <w:pPr>
        <w:pStyle w:val="RefIDs"/>
      </w:pPr>
      <w:r>
        <w:t>[Covers: RD_001]</w:t>
      </w:r>
    </w:p>
    <w:p w:rsidR="000759E6" w:rsidRDefault="000759E6" w:rsidP="000759E6"/>
    <w:p w:rsidR="00352562" w:rsidRPr="00352562" w:rsidRDefault="000759E6" w:rsidP="0012678B">
      <w:pPr>
        <w:pStyle w:val="2"/>
        <w:numPr>
          <w:ilvl w:val="1"/>
          <w:numId w:val="12"/>
        </w:numPr>
      </w:pPr>
      <w:bookmarkStart w:id="513" w:name="_Toc530588311"/>
      <w:r>
        <w:t xml:space="preserve">Detail of APIs for </w:t>
      </w:r>
      <w:proofErr w:type="spellStart"/>
      <w:r>
        <w:t>ASoC</w:t>
      </w:r>
      <w:proofErr w:type="spellEnd"/>
      <w:r>
        <w:t xml:space="preserve"> Platform driver</w:t>
      </w:r>
      <w:bookmarkEnd w:id="513"/>
    </w:p>
    <w:p w:rsidR="00CA0EB1" w:rsidRDefault="00CA0EB1" w:rsidP="0023730B">
      <w:pPr>
        <w:pStyle w:val="3"/>
        <w:numPr>
          <w:ilvl w:val="2"/>
          <w:numId w:val="12"/>
        </w:numPr>
        <w:ind w:left="720" w:hanging="720"/>
      </w:pPr>
      <w:bookmarkStart w:id="514" w:name="_Toc530588312"/>
      <w:proofErr w:type="spellStart"/>
      <w:r w:rsidRPr="00CA0EB1">
        <w:t>snd_adsp_</w:t>
      </w:r>
      <w:r w:rsidR="00F16FA2">
        <w:t>probe</w:t>
      </w:r>
      <w:bookmarkEnd w:id="514"/>
      <w:proofErr w:type="spellEnd"/>
    </w:p>
    <w:p w:rsidR="0020361F" w:rsidRPr="0020361F" w:rsidRDefault="0020361F" w:rsidP="0020361F">
      <w:pPr>
        <w:pStyle w:val="ReqID"/>
      </w:pPr>
      <w:r>
        <w:t>FD_DRV_ALSA_025</w:t>
      </w:r>
    </w:p>
    <w:tbl>
      <w:tblPr>
        <w:tblStyle w:val="a6"/>
        <w:tblW w:w="9373" w:type="dxa"/>
        <w:tblInd w:w="-5" w:type="dxa"/>
        <w:tblLook w:val="04A0" w:firstRow="1" w:lastRow="0" w:firstColumn="1" w:lastColumn="0" w:noHBand="0" w:noVBand="1"/>
      </w:tblPr>
      <w:tblGrid>
        <w:gridCol w:w="1525"/>
        <w:gridCol w:w="3605"/>
        <w:gridCol w:w="4243"/>
      </w:tblGrid>
      <w:tr w:rsidR="00B17409" w:rsidRPr="00A425E9" w:rsidTr="008C1214">
        <w:tc>
          <w:tcPr>
            <w:tcW w:w="9373" w:type="dxa"/>
            <w:gridSpan w:val="3"/>
          </w:tcPr>
          <w:p w:rsidR="00B17409" w:rsidRPr="00A425E9" w:rsidRDefault="00B17409" w:rsidP="00F16FA2">
            <w:pPr>
              <w:rPr>
                <w:rFonts w:ascii="Verdana" w:hAnsi="Verdana"/>
                <w:sz w:val="20"/>
                <w:szCs w:val="20"/>
              </w:rPr>
            </w:pPr>
            <w:proofErr w:type="spellStart"/>
            <w:r w:rsidRPr="00352562">
              <w:rPr>
                <w:rFonts w:ascii="Verdana" w:hAnsi="Verdana"/>
                <w:sz w:val="20"/>
                <w:szCs w:val="20"/>
              </w:rPr>
              <w:t>snd_adsp_</w:t>
            </w:r>
            <w:r w:rsidR="00F16FA2">
              <w:rPr>
                <w:rFonts w:ascii="Verdana" w:hAnsi="Verdana"/>
                <w:sz w:val="20"/>
                <w:szCs w:val="20"/>
              </w:rPr>
              <w:t>probe</w:t>
            </w:r>
            <w:proofErr w:type="spellEnd"/>
          </w:p>
        </w:tc>
      </w:tr>
      <w:tr w:rsidR="00B17409" w:rsidRPr="00A425E9" w:rsidTr="008C1214">
        <w:tc>
          <w:tcPr>
            <w:tcW w:w="1525" w:type="dxa"/>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B17409" w:rsidRPr="00D85EB0" w:rsidRDefault="00F16FA2" w:rsidP="003A1CBB">
            <w:pPr>
              <w:rPr>
                <w:rFonts w:ascii="Verdana" w:hAnsi="Verdana"/>
                <w:sz w:val="20"/>
                <w:szCs w:val="20"/>
              </w:rPr>
            </w:pPr>
            <w:r w:rsidRPr="00D85EB0">
              <w:rPr>
                <w:rFonts w:ascii="Verdana" w:hAnsi="Verdana" w:cs="Calibri"/>
                <w:color w:val="000000"/>
                <w:sz w:val="20"/>
                <w:szCs w:val="20"/>
              </w:rPr>
              <w:t xml:space="preserve">This callback is called to register platform </w:t>
            </w:r>
            <w:r w:rsidR="00621317">
              <w:rPr>
                <w:rFonts w:ascii="Verdana" w:hAnsi="Verdana" w:cs="Calibri"/>
                <w:color w:val="000000"/>
                <w:sz w:val="20"/>
                <w:szCs w:val="20"/>
              </w:rPr>
              <w:t xml:space="preserve">driver with 5 CPU DAIs (4 </w:t>
            </w:r>
            <w:r w:rsidR="003A1CBB">
              <w:rPr>
                <w:rFonts w:ascii="Verdana" w:hAnsi="Verdana" w:cs="Calibri"/>
                <w:color w:val="000000"/>
                <w:sz w:val="20"/>
                <w:szCs w:val="20"/>
              </w:rPr>
              <w:t xml:space="preserve">DAIs for </w:t>
            </w:r>
            <w:r w:rsidR="00621317">
              <w:rPr>
                <w:rFonts w:ascii="Verdana" w:hAnsi="Verdana" w:cs="Calibri"/>
                <w:color w:val="000000"/>
                <w:sz w:val="20"/>
                <w:szCs w:val="20"/>
              </w:rPr>
              <w:t xml:space="preserve">playback/record and 1 </w:t>
            </w:r>
            <w:r w:rsidR="003A1CBB">
              <w:rPr>
                <w:rFonts w:ascii="Verdana" w:hAnsi="Verdana" w:cs="Calibri"/>
                <w:color w:val="000000"/>
                <w:sz w:val="20"/>
                <w:szCs w:val="20"/>
              </w:rPr>
              <w:t xml:space="preserve">DAI for </w:t>
            </w:r>
            <w:r w:rsidR="00621317">
              <w:rPr>
                <w:rFonts w:ascii="Verdana" w:hAnsi="Verdana" w:cs="Calibri"/>
                <w:color w:val="000000"/>
                <w:sz w:val="20"/>
                <w:szCs w:val="20"/>
              </w:rPr>
              <w:t>TDM playback/TDM record</w:t>
            </w:r>
            <w:r w:rsidR="003A1CBB">
              <w:rPr>
                <w:rFonts w:ascii="Verdana" w:hAnsi="Verdana" w:cs="Calibri"/>
                <w:color w:val="000000"/>
                <w:sz w:val="20"/>
                <w:szCs w:val="20"/>
              </w:rPr>
              <w:t>)</w:t>
            </w:r>
            <w:r w:rsidR="00621317">
              <w:rPr>
                <w:rFonts w:ascii="Verdana" w:hAnsi="Verdana" w:cs="Calibri"/>
                <w:color w:val="000000"/>
                <w:sz w:val="20"/>
                <w:szCs w:val="20"/>
              </w:rPr>
              <w:t xml:space="preserve"> </w:t>
            </w:r>
            <w:r w:rsidRPr="00D85EB0">
              <w:rPr>
                <w:rFonts w:ascii="Verdana" w:hAnsi="Verdana" w:cs="Calibri"/>
                <w:color w:val="000000"/>
                <w:sz w:val="20"/>
                <w:szCs w:val="20"/>
              </w:rPr>
              <w:t xml:space="preserve">and </w:t>
            </w:r>
            <w:r w:rsidR="00AC058F">
              <w:rPr>
                <w:rFonts w:ascii="Verdana" w:hAnsi="Verdana" w:cs="Calibri"/>
                <w:color w:val="000000"/>
                <w:sz w:val="20"/>
                <w:szCs w:val="20"/>
              </w:rPr>
              <w:t xml:space="preserve">add </w:t>
            </w:r>
            <w:r w:rsidR="00721747">
              <w:rPr>
                <w:rFonts w:ascii="Verdana" w:hAnsi="Verdana" w:cs="Calibri"/>
                <w:color w:val="000000"/>
                <w:sz w:val="20"/>
                <w:szCs w:val="20"/>
              </w:rPr>
              <w:t xml:space="preserve">ADSP sound card </w:t>
            </w:r>
            <w:r w:rsidR="00CE3215">
              <w:rPr>
                <w:rFonts w:ascii="Verdana" w:hAnsi="Verdana" w:cs="Calibri"/>
                <w:color w:val="000000"/>
                <w:sz w:val="20"/>
                <w:szCs w:val="20"/>
              </w:rPr>
              <w:t xml:space="preserve">component </w:t>
            </w:r>
            <w:r w:rsidR="00721747">
              <w:rPr>
                <w:rFonts w:ascii="Verdana" w:hAnsi="Verdana" w:cs="Calibri"/>
                <w:color w:val="000000"/>
                <w:sz w:val="20"/>
                <w:szCs w:val="20"/>
              </w:rPr>
              <w:t xml:space="preserve">to </w:t>
            </w:r>
            <w:proofErr w:type="spellStart"/>
            <w:r w:rsidR="00721747">
              <w:rPr>
                <w:rFonts w:ascii="Verdana" w:hAnsi="Verdana" w:cs="Calibri"/>
                <w:color w:val="000000"/>
                <w:sz w:val="20"/>
                <w:szCs w:val="20"/>
              </w:rPr>
              <w:t>ASoC</w:t>
            </w:r>
            <w:proofErr w:type="spellEnd"/>
            <w:r w:rsidR="00721747">
              <w:rPr>
                <w:rFonts w:ascii="Verdana" w:hAnsi="Verdana" w:cs="Calibri"/>
                <w:color w:val="000000"/>
                <w:sz w:val="20"/>
                <w:szCs w:val="20"/>
              </w:rPr>
              <w:t xml:space="preserve"> framework.</w:t>
            </w:r>
          </w:p>
        </w:tc>
      </w:tr>
      <w:tr w:rsidR="00B17409" w:rsidRPr="00A425E9" w:rsidTr="008C1214">
        <w:tc>
          <w:tcPr>
            <w:tcW w:w="1525" w:type="dxa"/>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B17409" w:rsidRPr="00D85EB0" w:rsidRDefault="00D77092" w:rsidP="00F16FA2">
            <w:pPr>
              <w:rPr>
                <w:rFonts w:ascii="Verdana" w:hAnsi="Verdana"/>
                <w:sz w:val="20"/>
                <w:szCs w:val="20"/>
              </w:rPr>
            </w:pPr>
            <w:r w:rsidRPr="00D85EB0">
              <w:rPr>
                <w:rFonts w:ascii="Verdana" w:hAnsi="Verdana"/>
                <w:sz w:val="20"/>
                <w:szCs w:val="20"/>
              </w:rPr>
              <w:t xml:space="preserve">static </w:t>
            </w:r>
            <w:r w:rsidR="00B17409" w:rsidRPr="00D85EB0">
              <w:rPr>
                <w:rFonts w:ascii="Verdana" w:hAnsi="Verdana"/>
                <w:sz w:val="20"/>
                <w:szCs w:val="20"/>
              </w:rPr>
              <w:t xml:space="preserve">int </w:t>
            </w:r>
            <w:proofErr w:type="spellStart"/>
            <w:r w:rsidR="00B17409" w:rsidRPr="00D85EB0">
              <w:rPr>
                <w:rFonts w:ascii="Verdana" w:hAnsi="Verdana"/>
                <w:sz w:val="20"/>
                <w:szCs w:val="20"/>
              </w:rPr>
              <w:t>snd_adsp_</w:t>
            </w:r>
            <w:r w:rsidR="00F16FA2" w:rsidRPr="00D85EB0">
              <w:rPr>
                <w:rFonts w:ascii="Verdana" w:hAnsi="Verdana"/>
                <w:sz w:val="20"/>
                <w:szCs w:val="20"/>
              </w:rPr>
              <w:t>probe</w:t>
            </w:r>
            <w:proofErr w:type="spellEnd"/>
            <w:r w:rsidR="00B17409" w:rsidRPr="00D85EB0">
              <w:rPr>
                <w:rFonts w:ascii="Verdana" w:hAnsi="Verdana"/>
                <w:sz w:val="20"/>
                <w:szCs w:val="20"/>
              </w:rPr>
              <w:t xml:space="preserve">(struct </w:t>
            </w:r>
            <w:proofErr w:type="spellStart"/>
            <w:r w:rsidR="00B17409" w:rsidRPr="00D85EB0">
              <w:rPr>
                <w:rFonts w:ascii="Verdana" w:hAnsi="Verdana"/>
                <w:sz w:val="20"/>
                <w:szCs w:val="20"/>
              </w:rPr>
              <w:t>platform_device</w:t>
            </w:r>
            <w:proofErr w:type="spellEnd"/>
            <w:r w:rsidR="00B17409" w:rsidRPr="00D85EB0">
              <w:rPr>
                <w:rFonts w:ascii="Verdana" w:hAnsi="Verdana"/>
                <w:sz w:val="20"/>
                <w:szCs w:val="20"/>
              </w:rPr>
              <w:t xml:space="preserve"> *</w:t>
            </w:r>
            <w:proofErr w:type="spellStart"/>
            <w:r w:rsidR="00B17409" w:rsidRPr="00D85EB0">
              <w:rPr>
                <w:rFonts w:ascii="Verdana" w:hAnsi="Verdana"/>
                <w:sz w:val="20"/>
                <w:szCs w:val="20"/>
              </w:rPr>
              <w:t>pdev</w:t>
            </w:r>
            <w:proofErr w:type="spellEnd"/>
            <w:r w:rsidR="00B17409" w:rsidRPr="00D85EB0">
              <w:rPr>
                <w:rFonts w:ascii="Verdana" w:hAnsi="Verdana"/>
                <w:sz w:val="20"/>
                <w:szCs w:val="20"/>
              </w:rPr>
              <w:t>)</w:t>
            </w:r>
          </w:p>
        </w:tc>
      </w:tr>
      <w:tr w:rsidR="00B17409" w:rsidRPr="00A425E9" w:rsidTr="008F6F3C">
        <w:tc>
          <w:tcPr>
            <w:tcW w:w="1525" w:type="dxa"/>
            <w:vAlign w:val="center"/>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Parameter</w:t>
            </w:r>
          </w:p>
        </w:tc>
        <w:tc>
          <w:tcPr>
            <w:tcW w:w="3605" w:type="dxa"/>
          </w:tcPr>
          <w:p w:rsidR="00B17409" w:rsidRPr="00D85EB0" w:rsidRDefault="00B17409" w:rsidP="008C1214">
            <w:pPr>
              <w:rPr>
                <w:rFonts w:ascii="Verdana" w:hAnsi="Verdana"/>
                <w:sz w:val="20"/>
                <w:szCs w:val="20"/>
              </w:rPr>
            </w:pPr>
            <w:r w:rsidRPr="00D85EB0">
              <w:rPr>
                <w:rFonts w:ascii="Verdana" w:hAnsi="Verdana"/>
                <w:sz w:val="20"/>
                <w:szCs w:val="20"/>
              </w:rPr>
              <w:t xml:space="preserve">struct </w:t>
            </w:r>
            <w:proofErr w:type="spellStart"/>
            <w:r w:rsidRPr="00D85EB0">
              <w:rPr>
                <w:rFonts w:ascii="Verdana" w:hAnsi="Verdana"/>
                <w:sz w:val="20"/>
                <w:szCs w:val="20"/>
              </w:rPr>
              <w:t>platform_device</w:t>
            </w:r>
            <w:proofErr w:type="spellEnd"/>
            <w:r w:rsidRPr="00D85EB0">
              <w:rPr>
                <w:rFonts w:ascii="Verdana" w:hAnsi="Verdana"/>
                <w:sz w:val="20"/>
                <w:szCs w:val="20"/>
              </w:rPr>
              <w:t xml:space="preserve"> *</w:t>
            </w:r>
            <w:proofErr w:type="spellStart"/>
            <w:r w:rsidRPr="00D85EB0">
              <w:rPr>
                <w:rFonts w:ascii="Verdana" w:hAnsi="Verdana"/>
                <w:sz w:val="20"/>
                <w:szCs w:val="20"/>
              </w:rPr>
              <w:t>pdev</w:t>
            </w:r>
            <w:proofErr w:type="spellEnd"/>
          </w:p>
        </w:tc>
        <w:tc>
          <w:tcPr>
            <w:tcW w:w="4243" w:type="dxa"/>
          </w:tcPr>
          <w:p w:rsidR="00B17409" w:rsidRPr="00D85EB0" w:rsidRDefault="00B17409" w:rsidP="008C1214">
            <w:pPr>
              <w:rPr>
                <w:rFonts w:ascii="Verdana" w:hAnsi="Verdana"/>
                <w:sz w:val="20"/>
                <w:szCs w:val="20"/>
              </w:rPr>
            </w:pPr>
            <w:r w:rsidRPr="00D85EB0">
              <w:rPr>
                <w:rFonts w:ascii="Verdana" w:hAnsi="Verdana"/>
                <w:sz w:val="20"/>
                <w:szCs w:val="20"/>
              </w:rPr>
              <w:t>Pointer to platform device structure</w:t>
            </w:r>
          </w:p>
        </w:tc>
      </w:tr>
      <w:tr w:rsidR="00BB4D3C" w:rsidRPr="00A425E9" w:rsidTr="008F6F3C">
        <w:trPr>
          <w:trHeight w:val="128"/>
        </w:trPr>
        <w:tc>
          <w:tcPr>
            <w:tcW w:w="1525" w:type="dxa"/>
            <w:vMerge w:val="restart"/>
          </w:tcPr>
          <w:p w:rsidR="00BB4D3C" w:rsidRPr="00A425E9" w:rsidRDefault="00BB4D3C" w:rsidP="008C1214">
            <w:pPr>
              <w:rPr>
                <w:rFonts w:ascii="Verdana" w:eastAsia="ＭＳ ゴシック" w:hAnsi="Verdana"/>
                <w:sz w:val="20"/>
                <w:szCs w:val="20"/>
              </w:rPr>
            </w:pPr>
            <w:r w:rsidRPr="00A425E9">
              <w:rPr>
                <w:rFonts w:ascii="Verdana" w:eastAsia="ＭＳ ゴシック" w:hAnsi="Verdana"/>
                <w:sz w:val="20"/>
                <w:szCs w:val="20"/>
              </w:rPr>
              <w:t>Return value</w:t>
            </w:r>
          </w:p>
        </w:tc>
        <w:tc>
          <w:tcPr>
            <w:tcW w:w="3605" w:type="dxa"/>
          </w:tcPr>
          <w:p w:rsidR="00BB4D3C" w:rsidRPr="00D85EB0" w:rsidRDefault="00BB4D3C" w:rsidP="008C1214">
            <w:pPr>
              <w:rPr>
                <w:rFonts w:ascii="Verdana" w:eastAsia="ＭＳ ゴシック" w:hAnsi="Verdana"/>
                <w:sz w:val="20"/>
                <w:szCs w:val="20"/>
              </w:rPr>
            </w:pPr>
            <w:r w:rsidRPr="00D85EB0">
              <w:rPr>
                <w:rFonts w:ascii="Verdana" w:eastAsia="ＭＳ ゴシック" w:hAnsi="Verdana"/>
                <w:sz w:val="20"/>
                <w:szCs w:val="20"/>
              </w:rPr>
              <w:t>0</w:t>
            </w:r>
          </w:p>
        </w:tc>
        <w:tc>
          <w:tcPr>
            <w:tcW w:w="4243" w:type="dxa"/>
          </w:tcPr>
          <w:p w:rsidR="00BB4D3C" w:rsidRPr="00D85EB0" w:rsidRDefault="00BB4D3C" w:rsidP="008C1214">
            <w:pPr>
              <w:rPr>
                <w:rFonts w:ascii="Verdana" w:eastAsia="ＭＳ ゴシック" w:hAnsi="Verdana"/>
                <w:sz w:val="20"/>
                <w:szCs w:val="20"/>
              </w:rPr>
            </w:pPr>
            <w:r w:rsidRPr="00D85EB0">
              <w:rPr>
                <w:rFonts w:ascii="Verdana" w:eastAsia="ＭＳ ゴシック" w:hAnsi="Verdana"/>
                <w:sz w:val="20"/>
                <w:szCs w:val="20"/>
              </w:rPr>
              <w:t>Success</w:t>
            </w:r>
          </w:p>
        </w:tc>
      </w:tr>
      <w:tr w:rsidR="00BB4D3C" w:rsidRPr="00A425E9" w:rsidTr="008F6F3C">
        <w:trPr>
          <w:trHeight w:val="128"/>
        </w:trPr>
        <w:tc>
          <w:tcPr>
            <w:tcW w:w="1525" w:type="dxa"/>
            <w:vMerge/>
          </w:tcPr>
          <w:p w:rsidR="00BB4D3C" w:rsidRPr="00A425E9" w:rsidRDefault="00BB4D3C" w:rsidP="008C1214">
            <w:pPr>
              <w:rPr>
                <w:rFonts w:ascii="Verdana" w:eastAsia="ＭＳ ゴシック" w:hAnsi="Verdana"/>
                <w:sz w:val="20"/>
                <w:szCs w:val="20"/>
              </w:rPr>
            </w:pPr>
          </w:p>
        </w:tc>
        <w:tc>
          <w:tcPr>
            <w:tcW w:w="3605" w:type="dxa"/>
          </w:tcPr>
          <w:p w:rsidR="00BB4D3C" w:rsidRPr="00D85EB0" w:rsidRDefault="00BB4D3C" w:rsidP="008C1214">
            <w:pPr>
              <w:rPr>
                <w:rFonts w:ascii="Verdana" w:eastAsia="ＭＳ ゴシック" w:hAnsi="Verdana"/>
                <w:sz w:val="20"/>
                <w:szCs w:val="20"/>
              </w:rPr>
            </w:pPr>
            <w:r w:rsidRPr="00D85EB0">
              <w:rPr>
                <w:rFonts w:ascii="Verdana" w:eastAsia="ＭＳ ゴシック" w:hAnsi="Verdana"/>
                <w:sz w:val="20"/>
                <w:szCs w:val="20"/>
              </w:rPr>
              <w:t>-ENOMEM</w:t>
            </w:r>
          </w:p>
        </w:tc>
        <w:tc>
          <w:tcPr>
            <w:tcW w:w="4243" w:type="dxa"/>
          </w:tcPr>
          <w:p w:rsidR="00BB4D3C" w:rsidRPr="00D85EB0" w:rsidRDefault="00BB4D3C" w:rsidP="00B17409">
            <w:pPr>
              <w:rPr>
                <w:rFonts w:ascii="Verdana" w:eastAsia="ＭＳ ゴシック" w:hAnsi="Verdana"/>
                <w:sz w:val="20"/>
                <w:szCs w:val="20"/>
              </w:rPr>
            </w:pPr>
            <w:r w:rsidRPr="00D85EB0">
              <w:rPr>
                <w:rFonts w:ascii="Verdana" w:eastAsia="ＭＳ ゴシック" w:hAnsi="Verdana"/>
                <w:sz w:val="20"/>
                <w:szCs w:val="20"/>
              </w:rPr>
              <w:t>Cannot allocate ADSP card data structure</w:t>
            </w:r>
          </w:p>
        </w:tc>
      </w:tr>
      <w:tr w:rsidR="00BB4D3C" w:rsidRPr="00A425E9" w:rsidTr="008F6F3C">
        <w:trPr>
          <w:trHeight w:val="128"/>
        </w:trPr>
        <w:tc>
          <w:tcPr>
            <w:tcW w:w="1525" w:type="dxa"/>
            <w:vMerge/>
          </w:tcPr>
          <w:p w:rsidR="00BB4D3C" w:rsidRPr="00A425E9" w:rsidRDefault="00BB4D3C" w:rsidP="008C1214">
            <w:pPr>
              <w:rPr>
                <w:rFonts w:ascii="Verdana" w:eastAsia="ＭＳ ゴシック" w:hAnsi="Verdana"/>
                <w:sz w:val="20"/>
                <w:szCs w:val="20"/>
              </w:rPr>
            </w:pPr>
          </w:p>
        </w:tc>
        <w:tc>
          <w:tcPr>
            <w:tcW w:w="3605" w:type="dxa"/>
          </w:tcPr>
          <w:p w:rsidR="00BB4D3C" w:rsidRPr="00D85EB0" w:rsidRDefault="00BB5B39" w:rsidP="008C1214">
            <w:pPr>
              <w:rPr>
                <w:rFonts w:ascii="Verdana" w:eastAsia="ＭＳ ゴシック" w:hAnsi="Verdana"/>
                <w:sz w:val="20"/>
                <w:szCs w:val="20"/>
              </w:rPr>
            </w:pPr>
            <w:r w:rsidRPr="00D85EB0">
              <w:rPr>
                <w:rFonts w:ascii="Verdana" w:eastAsia="ＭＳ ゴシック" w:hAnsi="Verdana"/>
                <w:sz w:val="20"/>
                <w:szCs w:val="20"/>
              </w:rPr>
              <w:t>-EINVAL</w:t>
            </w:r>
          </w:p>
        </w:tc>
        <w:tc>
          <w:tcPr>
            <w:tcW w:w="4243" w:type="dxa"/>
          </w:tcPr>
          <w:p w:rsidR="00BB4D3C" w:rsidRPr="00D85EB0" w:rsidRDefault="00BB5B39" w:rsidP="00B17409">
            <w:pPr>
              <w:rPr>
                <w:rFonts w:ascii="Verdana" w:eastAsia="ＭＳ ゴシック" w:hAnsi="Verdana"/>
                <w:sz w:val="20"/>
                <w:szCs w:val="20"/>
              </w:rPr>
            </w:pPr>
            <w:r w:rsidRPr="00D85EB0">
              <w:rPr>
                <w:rFonts w:ascii="Verdana" w:eastAsia="ＭＳ ゴシック" w:hAnsi="Verdana"/>
                <w:sz w:val="20"/>
                <w:szCs w:val="20"/>
              </w:rPr>
              <w:t>Cannot register platform device</w:t>
            </w:r>
          </w:p>
          <w:p w:rsidR="00BB5B39" w:rsidRPr="00D85EB0" w:rsidRDefault="00BB5B39" w:rsidP="00AC058F">
            <w:pPr>
              <w:rPr>
                <w:rFonts w:ascii="Verdana" w:eastAsia="ＭＳ ゴシック" w:hAnsi="Verdana"/>
                <w:sz w:val="20"/>
                <w:szCs w:val="20"/>
              </w:rPr>
            </w:pPr>
            <w:r w:rsidRPr="00D85EB0">
              <w:rPr>
                <w:rFonts w:ascii="Verdana" w:eastAsia="ＭＳ ゴシック" w:hAnsi="Verdana"/>
                <w:sz w:val="20"/>
                <w:szCs w:val="20"/>
              </w:rPr>
              <w:t xml:space="preserve">Cannot </w:t>
            </w:r>
            <w:r w:rsidR="00AC058F">
              <w:rPr>
                <w:rFonts w:ascii="Verdana" w:eastAsia="ＭＳ ゴシック" w:hAnsi="Verdana"/>
                <w:sz w:val="20"/>
                <w:szCs w:val="20"/>
              </w:rPr>
              <w:t>add</w:t>
            </w:r>
            <w:r w:rsidRPr="00D85EB0">
              <w:rPr>
                <w:rFonts w:ascii="Verdana" w:eastAsia="ＭＳ ゴシック" w:hAnsi="Verdana"/>
                <w:sz w:val="20"/>
                <w:szCs w:val="20"/>
              </w:rPr>
              <w:t xml:space="preserve"> </w:t>
            </w:r>
            <w:r w:rsidR="008F4ADE">
              <w:rPr>
                <w:rFonts w:ascii="Verdana" w:eastAsia="ＭＳ ゴシック" w:hAnsi="Verdana"/>
                <w:sz w:val="20"/>
                <w:szCs w:val="20"/>
              </w:rPr>
              <w:t>ADSP sound card component</w:t>
            </w:r>
            <w:r w:rsidR="00AC058F">
              <w:rPr>
                <w:rFonts w:ascii="Verdana" w:eastAsia="ＭＳ ゴシック" w:hAnsi="Verdana"/>
                <w:sz w:val="20"/>
                <w:szCs w:val="20"/>
              </w:rPr>
              <w:t xml:space="preserve"> to </w:t>
            </w:r>
            <w:proofErr w:type="spellStart"/>
            <w:r w:rsidR="00AC058F">
              <w:rPr>
                <w:rFonts w:ascii="Verdana" w:eastAsia="ＭＳ ゴシック" w:hAnsi="Verdana"/>
                <w:sz w:val="20"/>
                <w:szCs w:val="20"/>
              </w:rPr>
              <w:t>ASoC</w:t>
            </w:r>
            <w:proofErr w:type="spellEnd"/>
            <w:r w:rsidR="00AC058F">
              <w:rPr>
                <w:rFonts w:ascii="Verdana" w:eastAsia="ＭＳ ゴシック" w:hAnsi="Verdana"/>
                <w:sz w:val="20"/>
                <w:szCs w:val="20"/>
              </w:rPr>
              <w:t xml:space="preserve"> framework</w:t>
            </w:r>
          </w:p>
        </w:tc>
      </w:tr>
    </w:tbl>
    <w:p w:rsidR="0020361F" w:rsidRDefault="0020361F" w:rsidP="0020361F">
      <w:pPr>
        <w:pStyle w:val="RefIDs"/>
      </w:pPr>
      <w:r>
        <w:t>[Covers: RD_001]</w:t>
      </w:r>
    </w:p>
    <w:p w:rsidR="00B17409" w:rsidRPr="00B17409" w:rsidRDefault="00B17409" w:rsidP="00B17409"/>
    <w:p w:rsidR="00CA0EB1" w:rsidRDefault="00CA0EB1" w:rsidP="0023730B">
      <w:pPr>
        <w:pStyle w:val="3"/>
        <w:numPr>
          <w:ilvl w:val="2"/>
          <w:numId w:val="12"/>
        </w:numPr>
        <w:ind w:left="720" w:hanging="720"/>
      </w:pPr>
      <w:bookmarkStart w:id="515" w:name="_Toc530588313"/>
      <w:proofErr w:type="spellStart"/>
      <w:r w:rsidRPr="00CA0EB1">
        <w:t>snd</w:t>
      </w:r>
      <w:r>
        <w:t>_adsp_</w:t>
      </w:r>
      <w:r w:rsidR="004D12DC">
        <w:t>remove</w:t>
      </w:r>
      <w:bookmarkEnd w:id="515"/>
      <w:proofErr w:type="spellEnd"/>
    </w:p>
    <w:p w:rsidR="0020361F" w:rsidRPr="0020361F" w:rsidRDefault="0020361F" w:rsidP="0020361F">
      <w:pPr>
        <w:pStyle w:val="ReqID"/>
      </w:pPr>
      <w:r>
        <w:t>FD_DRV_ALSA_026</w:t>
      </w:r>
    </w:p>
    <w:tbl>
      <w:tblPr>
        <w:tblStyle w:val="a6"/>
        <w:tblW w:w="9373" w:type="dxa"/>
        <w:tblInd w:w="-5" w:type="dxa"/>
        <w:tblLook w:val="04A0" w:firstRow="1" w:lastRow="0" w:firstColumn="1" w:lastColumn="0" w:noHBand="0" w:noVBand="1"/>
      </w:tblPr>
      <w:tblGrid>
        <w:gridCol w:w="1525"/>
        <w:gridCol w:w="3695"/>
        <w:gridCol w:w="4153"/>
      </w:tblGrid>
      <w:tr w:rsidR="00B17409" w:rsidRPr="00A425E9" w:rsidTr="008C1214">
        <w:tc>
          <w:tcPr>
            <w:tcW w:w="9373" w:type="dxa"/>
            <w:gridSpan w:val="3"/>
          </w:tcPr>
          <w:p w:rsidR="00B17409" w:rsidRPr="00A425E9" w:rsidRDefault="00BB5B39" w:rsidP="00B17409">
            <w:pPr>
              <w:rPr>
                <w:rFonts w:ascii="Verdana" w:hAnsi="Verdana"/>
                <w:sz w:val="20"/>
                <w:szCs w:val="20"/>
              </w:rPr>
            </w:pPr>
            <w:proofErr w:type="spellStart"/>
            <w:r>
              <w:rPr>
                <w:rFonts w:ascii="Verdana" w:hAnsi="Verdana"/>
                <w:sz w:val="20"/>
                <w:szCs w:val="20"/>
              </w:rPr>
              <w:t>snd_adsp_</w:t>
            </w:r>
            <w:r w:rsidR="004D12DC">
              <w:rPr>
                <w:rFonts w:ascii="Verdana" w:hAnsi="Verdana"/>
                <w:sz w:val="20"/>
                <w:szCs w:val="20"/>
              </w:rPr>
              <w:t>remove</w:t>
            </w:r>
            <w:proofErr w:type="spellEnd"/>
          </w:p>
        </w:tc>
      </w:tr>
      <w:tr w:rsidR="00B17409" w:rsidRPr="00A425E9" w:rsidTr="008C1214">
        <w:tc>
          <w:tcPr>
            <w:tcW w:w="1525" w:type="dxa"/>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Synopsis</w:t>
            </w:r>
          </w:p>
        </w:tc>
        <w:tc>
          <w:tcPr>
            <w:tcW w:w="7848" w:type="dxa"/>
            <w:gridSpan w:val="2"/>
          </w:tcPr>
          <w:p w:rsidR="00B17409" w:rsidRPr="00D85EB0" w:rsidRDefault="00B17409" w:rsidP="00BE4588">
            <w:pPr>
              <w:rPr>
                <w:rFonts w:ascii="Verdana" w:hAnsi="Verdana"/>
                <w:sz w:val="20"/>
                <w:szCs w:val="20"/>
              </w:rPr>
            </w:pPr>
            <w:r w:rsidRPr="00D85EB0">
              <w:rPr>
                <w:rFonts w:ascii="Verdana" w:hAnsi="Verdana" w:cs="Calibri"/>
                <w:color w:val="000000"/>
                <w:sz w:val="20"/>
                <w:szCs w:val="20"/>
              </w:rPr>
              <w:t xml:space="preserve">This </w:t>
            </w:r>
            <w:r w:rsidR="00BE4588" w:rsidRPr="00D85EB0">
              <w:rPr>
                <w:rFonts w:ascii="Verdana" w:hAnsi="Verdana" w:cs="Calibri"/>
                <w:color w:val="000000"/>
                <w:sz w:val="20"/>
                <w:szCs w:val="20"/>
              </w:rPr>
              <w:t>cal</w:t>
            </w:r>
            <w:r w:rsidR="00D85EB0" w:rsidRPr="00D85EB0">
              <w:rPr>
                <w:rFonts w:ascii="Verdana" w:hAnsi="Verdana" w:cs="Calibri"/>
                <w:color w:val="000000"/>
                <w:sz w:val="20"/>
                <w:szCs w:val="20"/>
              </w:rPr>
              <w:t xml:space="preserve">lback is used to </w:t>
            </w:r>
            <w:r w:rsidR="00CA1D08">
              <w:rPr>
                <w:rFonts w:ascii="Verdana" w:hAnsi="Verdana"/>
                <w:sz w:val="20"/>
                <w:szCs w:val="20"/>
              </w:rPr>
              <w:t xml:space="preserve">unregister platform driver and remove ADSP sound card component from </w:t>
            </w:r>
            <w:proofErr w:type="spellStart"/>
            <w:r w:rsidR="00CA1D08">
              <w:rPr>
                <w:rFonts w:ascii="Verdana" w:hAnsi="Verdana"/>
                <w:sz w:val="20"/>
                <w:szCs w:val="20"/>
              </w:rPr>
              <w:t>ASoC</w:t>
            </w:r>
            <w:proofErr w:type="spellEnd"/>
            <w:r w:rsidR="00CA1D08">
              <w:rPr>
                <w:rFonts w:ascii="Verdana" w:hAnsi="Verdana"/>
                <w:sz w:val="20"/>
                <w:szCs w:val="20"/>
              </w:rPr>
              <w:t xml:space="preserve"> framework.</w:t>
            </w:r>
          </w:p>
        </w:tc>
      </w:tr>
      <w:tr w:rsidR="00B17409" w:rsidRPr="00A425E9" w:rsidTr="008C1214">
        <w:tc>
          <w:tcPr>
            <w:tcW w:w="1525" w:type="dxa"/>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Syntax</w:t>
            </w:r>
          </w:p>
        </w:tc>
        <w:tc>
          <w:tcPr>
            <w:tcW w:w="7848" w:type="dxa"/>
            <w:gridSpan w:val="2"/>
          </w:tcPr>
          <w:p w:rsidR="00B17409" w:rsidRPr="00D85EB0" w:rsidRDefault="00D77092" w:rsidP="00B33277">
            <w:pPr>
              <w:rPr>
                <w:rFonts w:ascii="Verdana" w:hAnsi="Verdana"/>
                <w:sz w:val="20"/>
                <w:szCs w:val="20"/>
              </w:rPr>
            </w:pPr>
            <w:r w:rsidRPr="00D85EB0">
              <w:rPr>
                <w:rFonts w:ascii="Verdana" w:hAnsi="Verdana"/>
                <w:sz w:val="20"/>
                <w:szCs w:val="20"/>
              </w:rPr>
              <w:t>static int</w:t>
            </w:r>
            <w:r w:rsidR="00B17409" w:rsidRPr="00D85EB0">
              <w:rPr>
                <w:rFonts w:ascii="Verdana" w:hAnsi="Verdana"/>
                <w:sz w:val="20"/>
                <w:szCs w:val="20"/>
              </w:rPr>
              <w:t xml:space="preserve"> </w:t>
            </w:r>
            <w:proofErr w:type="spellStart"/>
            <w:r w:rsidR="00B17409" w:rsidRPr="00D85EB0">
              <w:rPr>
                <w:rFonts w:ascii="Verdana" w:hAnsi="Verdana"/>
                <w:sz w:val="20"/>
                <w:szCs w:val="20"/>
              </w:rPr>
              <w:t>snd_adsp_</w:t>
            </w:r>
            <w:r w:rsidR="00B33277">
              <w:rPr>
                <w:rFonts w:ascii="Verdana" w:hAnsi="Verdana"/>
                <w:sz w:val="20"/>
                <w:szCs w:val="20"/>
              </w:rPr>
              <w:t>remove</w:t>
            </w:r>
            <w:proofErr w:type="spellEnd"/>
            <w:r w:rsidR="00B17409" w:rsidRPr="00D85EB0">
              <w:rPr>
                <w:rFonts w:ascii="Verdana" w:hAnsi="Verdana"/>
                <w:sz w:val="20"/>
                <w:szCs w:val="20"/>
              </w:rPr>
              <w:t xml:space="preserve">(struct </w:t>
            </w:r>
            <w:proofErr w:type="spellStart"/>
            <w:r w:rsidR="00B17409" w:rsidRPr="00D85EB0">
              <w:rPr>
                <w:rFonts w:ascii="Verdana" w:hAnsi="Verdana"/>
                <w:sz w:val="20"/>
                <w:szCs w:val="20"/>
              </w:rPr>
              <w:t>platform_device</w:t>
            </w:r>
            <w:proofErr w:type="spellEnd"/>
            <w:r w:rsidR="00B17409" w:rsidRPr="00D85EB0">
              <w:rPr>
                <w:rFonts w:ascii="Verdana" w:hAnsi="Verdana"/>
                <w:sz w:val="20"/>
                <w:szCs w:val="20"/>
              </w:rPr>
              <w:t xml:space="preserve"> *</w:t>
            </w:r>
            <w:proofErr w:type="spellStart"/>
            <w:r w:rsidR="00B17409" w:rsidRPr="00D85EB0">
              <w:rPr>
                <w:rFonts w:ascii="Verdana" w:hAnsi="Verdana"/>
                <w:sz w:val="20"/>
                <w:szCs w:val="20"/>
              </w:rPr>
              <w:t>pdev</w:t>
            </w:r>
            <w:proofErr w:type="spellEnd"/>
            <w:r w:rsidR="00B17409" w:rsidRPr="00D85EB0">
              <w:rPr>
                <w:rFonts w:ascii="Verdana" w:hAnsi="Verdana"/>
                <w:sz w:val="20"/>
                <w:szCs w:val="20"/>
              </w:rPr>
              <w:t>)</w:t>
            </w:r>
          </w:p>
        </w:tc>
      </w:tr>
      <w:tr w:rsidR="00B17409" w:rsidRPr="00A425E9" w:rsidTr="00825F17">
        <w:tc>
          <w:tcPr>
            <w:tcW w:w="1525" w:type="dxa"/>
            <w:vAlign w:val="center"/>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Parameter</w:t>
            </w:r>
          </w:p>
        </w:tc>
        <w:tc>
          <w:tcPr>
            <w:tcW w:w="3695" w:type="dxa"/>
          </w:tcPr>
          <w:p w:rsidR="00B17409" w:rsidRPr="00D85EB0" w:rsidRDefault="00B17409" w:rsidP="008C1214">
            <w:pPr>
              <w:rPr>
                <w:rFonts w:ascii="Verdana" w:hAnsi="Verdana"/>
                <w:sz w:val="20"/>
                <w:szCs w:val="20"/>
              </w:rPr>
            </w:pPr>
            <w:r w:rsidRPr="00D85EB0">
              <w:rPr>
                <w:rFonts w:ascii="Verdana" w:hAnsi="Verdana"/>
                <w:sz w:val="20"/>
                <w:szCs w:val="20"/>
              </w:rPr>
              <w:t xml:space="preserve">struct </w:t>
            </w:r>
            <w:proofErr w:type="spellStart"/>
            <w:r w:rsidRPr="00D85EB0">
              <w:rPr>
                <w:rFonts w:ascii="Verdana" w:hAnsi="Verdana"/>
                <w:sz w:val="20"/>
                <w:szCs w:val="20"/>
              </w:rPr>
              <w:t>platform_device</w:t>
            </w:r>
            <w:proofErr w:type="spellEnd"/>
            <w:r w:rsidRPr="00D85EB0">
              <w:rPr>
                <w:rFonts w:ascii="Verdana" w:hAnsi="Verdana"/>
                <w:sz w:val="20"/>
                <w:szCs w:val="20"/>
              </w:rPr>
              <w:t xml:space="preserve"> *</w:t>
            </w:r>
            <w:proofErr w:type="spellStart"/>
            <w:r w:rsidRPr="00D85EB0">
              <w:rPr>
                <w:rFonts w:ascii="Verdana" w:hAnsi="Verdana"/>
                <w:sz w:val="20"/>
                <w:szCs w:val="20"/>
              </w:rPr>
              <w:t>pdev</w:t>
            </w:r>
            <w:proofErr w:type="spellEnd"/>
          </w:p>
        </w:tc>
        <w:tc>
          <w:tcPr>
            <w:tcW w:w="4153" w:type="dxa"/>
          </w:tcPr>
          <w:p w:rsidR="00B17409" w:rsidRPr="00D85EB0" w:rsidRDefault="00B17409" w:rsidP="008C1214">
            <w:pPr>
              <w:rPr>
                <w:rFonts w:ascii="Verdana" w:hAnsi="Verdana"/>
                <w:sz w:val="20"/>
                <w:szCs w:val="20"/>
              </w:rPr>
            </w:pPr>
            <w:r w:rsidRPr="00D85EB0">
              <w:rPr>
                <w:rFonts w:ascii="Verdana" w:hAnsi="Verdana"/>
                <w:sz w:val="20"/>
                <w:szCs w:val="20"/>
              </w:rPr>
              <w:t>Pointer to platform device structure</w:t>
            </w:r>
          </w:p>
        </w:tc>
      </w:tr>
      <w:tr w:rsidR="00B17409" w:rsidRPr="00A425E9" w:rsidTr="00825F17">
        <w:trPr>
          <w:trHeight w:val="128"/>
        </w:trPr>
        <w:tc>
          <w:tcPr>
            <w:tcW w:w="1525" w:type="dxa"/>
            <w:vMerge w:val="restart"/>
          </w:tcPr>
          <w:p w:rsidR="00B17409" w:rsidRPr="00A425E9" w:rsidRDefault="00B17409" w:rsidP="008C1214">
            <w:pPr>
              <w:rPr>
                <w:rFonts w:ascii="Verdana" w:eastAsia="ＭＳ ゴシック" w:hAnsi="Verdana"/>
                <w:sz w:val="20"/>
                <w:szCs w:val="20"/>
              </w:rPr>
            </w:pPr>
            <w:r w:rsidRPr="00A425E9">
              <w:rPr>
                <w:rFonts w:ascii="Verdana" w:eastAsia="ＭＳ ゴシック" w:hAnsi="Verdana"/>
                <w:sz w:val="20"/>
                <w:szCs w:val="20"/>
              </w:rPr>
              <w:t>Return value</w:t>
            </w:r>
          </w:p>
        </w:tc>
        <w:tc>
          <w:tcPr>
            <w:tcW w:w="3695" w:type="dxa"/>
          </w:tcPr>
          <w:p w:rsidR="00B17409" w:rsidRPr="00D85EB0" w:rsidRDefault="00B33277" w:rsidP="008C1214">
            <w:pPr>
              <w:rPr>
                <w:rFonts w:ascii="Verdana" w:eastAsia="ＭＳ ゴシック" w:hAnsi="Verdana"/>
                <w:sz w:val="20"/>
                <w:szCs w:val="20"/>
              </w:rPr>
            </w:pPr>
            <w:r>
              <w:rPr>
                <w:rFonts w:ascii="Verdana" w:eastAsia="ＭＳ ゴシック" w:hAnsi="Verdana"/>
                <w:sz w:val="20"/>
                <w:szCs w:val="20"/>
              </w:rPr>
              <w:t>0</w:t>
            </w:r>
          </w:p>
        </w:tc>
        <w:tc>
          <w:tcPr>
            <w:tcW w:w="4153" w:type="dxa"/>
          </w:tcPr>
          <w:p w:rsidR="00B17409" w:rsidRPr="00D85EB0" w:rsidRDefault="00B33277" w:rsidP="008C1214">
            <w:pPr>
              <w:rPr>
                <w:rFonts w:ascii="Verdana" w:eastAsia="ＭＳ ゴシック" w:hAnsi="Verdana"/>
                <w:sz w:val="20"/>
                <w:szCs w:val="20"/>
              </w:rPr>
            </w:pPr>
            <w:r>
              <w:rPr>
                <w:rFonts w:ascii="Verdana" w:eastAsia="ＭＳ ゴシック" w:hAnsi="Verdana"/>
                <w:sz w:val="20"/>
                <w:szCs w:val="20"/>
              </w:rPr>
              <w:t>Success</w:t>
            </w:r>
          </w:p>
        </w:tc>
      </w:tr>
      <w:tr w:rsidR="00B17409" w:rsidRPr="00A425E9" w:rsidTr="00825F17">
        <w:trPr>
          <w:trHeight w:val="128"/>
        </w:trPr>
        <w:tc>
          <w:tcPr>
            <w:tcW w:w="1525" w:type="dxa"/>
            <w:vMerge/>
          </w:tcPr>
          <w:p w:rsidR="00B17409" w:rsidRPr="00A425E9" w:rsidRDefault="00B17409" w:rsidP="008C1214">
            <w:pPr>
              <w:rPr>
                <w:rFonts w:ascii="Verdana" w:eastAsia="ＭＳ ゴシック" w:hAnsi="Verdana"/>
                <w:sz w:val="20"/>
                <w:szCs w:val="20"/>
              </w:rPr>
            </w:pPr>
          </w:p>
        </w:tc>
        <w:tc>
          <w:tcPr>
            <w:tcW w:w="3695" w:type="dxa"/>
          </w:tcPr>
          <w:p w:rsidR="00B17409" w:rsidRPr="00D85EB0" w:rsidRDefault="00B17409" w:rsidP="008C1214">
            <w:pPr>
              <w:rPr>
                <w:rFonts w:ascii="Verdana" w:eastAsia="ＭＳ ゴシック" w:hAnsi="Verdana"/>
                <w:sz w:val="20"/>
                <w:szCs w:val="20"/>
              </w:rPr>
            </w:pPr>
            <w:r w:rsidRPr="00D85EB0">
              <w:rPr>
                <w:rFonts w:ascii="Verdana" w:eastAsia="ＭＳ ゴシック" w:hAnsi="Verdana"/>
                <w:sz w:val="20"/>
                <w:szCs w:val="20"/>
              </w:rPr>
              <w:t>-ENODEV</w:t>
            </w:r>
          </w:p>
        </w:tc>
        <w:tc>
          <w:tcPr>
            <w:tcW w:w="4153" w:type="dxa"/>
          </w:tcPr>
          <w:p w:rsidR="00B17409" w:rsidRPr="00D85EB0" w:rsidRDefault="00B33277" w:rsidP="00B33277">
            <w:pPr>
              <w:rPr>
                <w:rFonts w:ascii="Verdana" w:eastAsia="ＭＳ ゴシック" w:hAnsi="Verdana"/>
                <w:sz w:val="20"/>
                <w:szCs w:val="20"/>
              </w:rPr>
            </w:pPr>
            <w:r>
              <w:rPr>
                <w:rFonts w:ascii="Verdana" w:eastAsia="ＭＳ ゴシック" w:hAnsi="Verdana"/>
                <w:sz w:val="20"/>
                <w:szCs w:val="20"/>
              </w:rPr>
              <w:t xml:space="preserve">ADSP </w:t>
            </w:r>
            <w:r w:rsidR="00BC117D">
              <w:rPr>
                <w:rFonts w:ascii="Verdana" w:eastAsia="ＭＳ ゴシック" w:hAnsi="Verdana"/>
                <w:sz w:val="20"/>
                <w:szCs w:val="20"/>
              </w:rPr>
              <w:t xml:space="preserve">sound </w:t>
            </w:r>
            <w:r>
              <w:rPr>
                <w:rFonts w:ascii="Verdana" w:eastAsia="ＭＳ ゴシック" w:hAnsi="Verdana"/>
                <w:sz w:val="20"/>
                <w:szCs w:val="20"/>
              </w:rPr>
              <w:t>card is invalid</w:t>
            </w:r>
          </w:p>
        </w:tc>
      </w:tr>
    </w:tbl>
    <w:p w:rsidR="0020361F" w:rsidRDefault="0020361F" w:rsidP="0020361F">
      <w:pPr>
        <w:pStyle w:val="RefIDs"/>
      </w:pPr>
      <w:r>
        <w:t>[Covers: RD_001]</w:t>
      </w:r>
    </w:p>
    <w:p w:rsidR="00B17409" w:rsidRPr="00B17409" w:rsidRDefault="00B17409" w:rsidP="00B17409"/>
    <w:p w:rsidR="00CA0EB1" w:rsidRDefault="00CA0EB1">
      <w:pPr>
        <w:rPr>
          <w:rFonts w:ascii="Verdana" w:hAnsi="Verdana"/>
        </w:rPr>
      </w:pPr>
      <w:r>
        <w:rPr>
          <w:rFonts w:ascii="Verdana" w:hAnsi="Verdana"/>
        </w:rPr>
        <w:br w:type="page"/>
      </w:r>
    </w:p>
    <w:p w:rsidR="009E586D" w:rsidRPr="0097597A" w:rsidRDefault="009E586D">
      <w:pPr>
        <w:rPr>
          <w:rFonts w:ascii="Verdana" w:hAnsi="Verdana"/>
        </w:rPr>
      </w:pPr>
    </w:p>
    <w:p w:rsidR="000000F1" w:rsidRPr="0097597A" w:rsidRDefault="001104D0" w:rsidP="0012678B">
      <w:pPr>
        <w:pStyle w:val="1"/>
        <w:numPr>
          <w:ilvl w:val="0"/>
          <w:numId w:val="12"/>
        </w:numPr>
      </w:pPr>
      <w:bookmarkStart w:id="516" w:name="_Toc530588314"/>
      <w:r w:rsidRPr="0097597A">
        <w:t>Sequence diagram</w:t>
      </w:r>
      <w:bookmarkEnd w:id="516"/>
    </w:p>
    <w:p w:rsidR="00B125B2" w:rsidRDefault="00FC787A" w:rsidP="0023730B">
      <w:pPr>
        <w:pStyle w:val="2"/>
        <w:numPr>
          <w:ilvl w:val="1"/>
          <w:numId w:val="13"/>
        </w:numPr>
      </w:pPr>
      <w:bookmarkStart w:id="517" w:name="_Toc530588315"/>
      <w:r>
        <w:t>Playback</w:t>
      </w:r>
      <w:r w:rsidR="006E6556">
        <w:t>/TDM p</w:t>
      </w:r>
      <w:r w:rsidR="00C84D53">
        <w:t>layback</w:t>
      </w:r>
      <w:r>
        <w:t xml:space="preserve"> s</w:t>
      </w:r>
      <w:r w:rsidR="002F4EBC">
        <w:t>treams</w:t>
      </w:r>
      <w:r w:rsidR="00B125B2">
        <w:t xml:space="preserve"> flow</w:t>
      </w:r>
      <w:bookmarkEnd w:id="517"/>
    </w:p>
    <w:p w:rsidR="00B125B2" w:rsidRDefault="002F4EBC" w:rsidP="0023730B">
      <w:pPr>
        <w:pStyle w:val="3"/>
        <w:numPr>
          <w:ilvl w:val="2"/>
          <w:numId w:val="13"/>
        </w:numPr>
        <w:ind w:left="720" w:hanging="720"/>
      </w:pPr>
      <w:bookmarkStart w:id="518" w:name="_Toc530588316"/>
      <w:r>
        <w:t xml:space="preserve">Open a </w:t>
      </w:r>
      <w:r w:rsidR="001A33F7">
        <w:t>renderer</w:t>
      </w:r>
      <w:r w:rsidR="00C84D53">
        <w:t xml:space="preserve">/TDM </w:t>
      </w:r>
      <w:r w:rsidR="00403CBA">
        <w:t>r</w:t>
      </w:r>
      <w:r w:rsidR="00C84D53">
        <w:t>enderer</w:t>
      </w:r>
      <w:r>
        <w:t xml:space="preserve"> </w:t>
      </w:r>
      <w:proofErr w:type="spellStart"/>
      <w:r>
        <w:t>substream</w:t>
      </w:r>
      <w:bookmarkEnd w:id="518"/>
      <w:proofErr w:type="spellEnd"/>
    </w:p>
    <w:p w:rsidR="0037072D" w:rsidRDefault="0037072D" w:rsidP="0037072D"/>
    <w:p w:rsidR="007E35C1" w:rsidRDefault="00A52460" w:rsidP="0037072D">
      <w:r>
        <w:rPr>
          <w:noProof/>
        </w:rPr>
        <w:drawing>
          <wp:inline distT="0" distB="0" distL="0" distR="0">
            <wp:extent cx="5943600" cy="5055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_and_set_PC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55870"/>
                    </a:xfrm>
                    <a:prstGeom prst="rect">
                      <a:avLst/>
                    </a:prstGeom>
                  </pic:spPr>
                </pic:pic>
              </a:graphicData>
            </a:graphic>
          </wp:inline>
        </w:drawing>
      </w:r>
    </w:p>
    <w:p w:rsidR="0072430C" w:rsidRPr="0037072D" w:rsidRDefault="0072430C" w:rsidP="0072430C">
      <w:pPr>
        <w:pStyle w:val="a4"/>
      </w:pPr>
      <w:bookmarkStart w:id="519" w:name="_Toc530588371"/>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w:t>
      </w:r>
      <w:r w:rsidR="0086327A">
        <w:rPr>
          <w:noProof/>
        </w:rPr>
        <w:fldChar w:fldCharType="end"/>
      </w:r>
      <w:r>
        <w:t xml:space="preserve"> Open flow for playback</w:t>
      </w:r>
      <w:r w:rsidR="007E30B0">
        <w:t>/TDM playback</w:t>
      </w:r>
      <w:r>
        <w:t xml:space="preserve"> stream</w:t>
      </w:r>
      <w:bookmarkEnd w:id="519"/>
    </w:p>
    <w:p w:rsidR="0037072D" w:rsidRDefault="0037072D" w:rsidP="0072430C">
      <w:r>
        <w:br w:type="page"/>
      </w:r>
    </w:p>
    <w:p w:rsidR="0037072D" w:rsidRPr="0037072D" w:rsidRDefault="0037072D" w:rsidP="0037072D"/>
    <w:p w:rsidR="002F4EBC" w:rsidRDefault="007F634D" w:rsidP="0023730B">
      <w:pPr>
        <w:pStyle w:val="3"/>
        <w:numPr>
          <w:ilvl w:val="2"/>
          <w:numId w:val="13"/>
        </w:numPr>
        <w:ind w:left="720" w:hanging="720"/>
      </w:pPr>
      <w:bookmarkStart w:id="520" w:name="_Toc530588317"/>
      <w:r>
        <w:t>W</w:t>
      </w:r>
      <w:r w:rsidR="002F4EBC">
        <w:t>rite data flow</w:t>
      </w:r>
      <w:bookmarkEnd w:id="520"/>
    </w:p>
    <w:p w:rsidR="007E35C1" w:rsidRDefault="007E35C1" w:rsidP="007E35C1"/>
    <w:p w:rsidR="007E35C1" w:rsidRDefault="0079484D" w:rsidP="007E35C1">
      <w:r>
        <w:rPr>
          <w:noProof/>
        </w:rPr>
        <w:drawing>
          <wp:inline distT="0" distB="0" distL="0" distR="0">
            <wp:extent cx="5562600" cy="434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tion.JPG"/>
                    <pic:cNvPicPr/>
                  </pic:nvPicPr>
                  <pic:blipFill>
                    <a:blip r:embed="rId12">
                      <a:extLst>
                        <a:ext uri="{28A0092B-C50C-407E-A947-70E740481C1C}">
                          <a14:useLocalDpi xmlns:a14="http://schemas.microsoft.com/office/drawing/2010/main" val="0"/>
                        </a:ext>
                      </a:extLst>
                    </a:blip>
                    <a:stretch>
                      <a:fillRect/>
                    </a:stretch>
                  </pic:blipFill>
                  <pic:spPr>
                    <a:xfrm>
                      <a:off x="0" y="0"/>
                      <a:ext cx="5562600" cy="4343400"/>
                    </a:xfrm>
                    <a:prstGeom prst="rect">
                      <a:avLst/>
                    </a:prstGeom>
                  </pic:spPr>
                </pic:pic>
              </a:graphicData>
            </a:graphic>
          </wp:inline>
        </w:drawing>
      </w:r>
    </w:p>
    <w:p w:rsidR="003A65B1" w:rsidRPr="007E35C1" w:rsidRDefault="003A65B1" w:rsidP="003A65B1">
      <w:pPr>
        <w:pStyle w:val="a4"/>
      </w:pPr>
      <w:bookmarkStart w:id="521" w:name="_Toc530588372"/>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2</w:t>
      </w:r>
      <w:r w:rsidR="0086327A">
        <w:rPr>
          <w:noProof/>
        </w:rPr>
        <w:fldChar w:fldCharType="end"/>
      </w:r>
      <w:r>
        <w:t xml:space="preserve"> Write data flow</w:t>
      </w:r>
      <w:bookmarkEnd w:id="521"/>
    </w:p>
    <w:p w:rsidR="0037072D" w:rsidRDefault="0037072D">
      <w:r>
        <w:br w:type="page"/>
      </w:r>
    </w:p>
    <w:p w:rsidR="0037072D" w:rsidRPr="0037072D" w:rsidRDefault="0037072D" w:rsidP="0037072D"/>
    <w:p w:rsidR="002F4EBC" w:rsidRDefault="002F4EBC" w:rsidP="0023730B">
      <w:pPr>
        <w:pStyle w:val="3"/>
        <w:numPr>
          <w:ilvl w:val="2"/>
          <w:numId w:val="13"/>
        </w:numPr>
        <w:ind w:left="720" w:hanging="720"/>
      </w:pPr>
      <w:bookmarkStart w:id="522" w:name="_Toc530588318"/>
      <w:r>
        <w:t>Close a playback</w:t>
      </w:r>
      <w:r w:rsidR="000A5016">
        <w:t>/TDM playback</w:t>
      </w:r>
      <w:r>
        <w:t xml:space="preserve"> </w:t>
      </w:r>
      <w:proofErr w:type="spellStart"/>
      <w:r>
        <w:t>substream</w:t>
      </w:r>
      <w:bookmarkEnd w:id="522"/>
      <w:proofErr w:type="spellEnd"/>
    </w:p>
    <w:p w:rsidR="007E35C1" w:rsidRDefault="007E35C1" w:rsidP="007E35C1"/>
    <w:p w:rsidR="007E35C1" w:rsidRDefault="000F161F" w:rsidP="007E35C1">
      <w:r>
        <w:rPr>
          <w:noProof/>
        </w:rPr>
        <w:drawing>
          <wp:inline distT="0" distB="0" distL="0" distR="0">
            <wp:extent cx="5943600" cy="3291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se_RD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3A65B1" w:rsidRPr="007E35C1" w:rsidRDefault="003A65B1" w:rsidP="003A65B1">
      <w:pPr>
        <w:pStyle w:val="a4"/>
      </w:pPr>
      <w:bookmarkStart w:id="523" w:name="_Toc530588373"/>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3</w:t>
      </w:r>
      <w:r w:rsidR="0086327A">
        <w:rPr>
          <w:noProof/>
        </w:rPr>
        <w:fldChar w:fldCharType="end"/>
      </w:r>
      <w:r>
        <w:t xml:space="preserve"> Close flow for playback</w:t>
      </w:r>
      <w:r w:rsidR="002B6731">
        <w:t>/TDM playback</w:t>
      </w:r>
      <w:r>
        <w:t xml:space="preserve"> stream</w:t>
      </w:r>
      <w:bookmarkEnd w:id="523"/>
    </w:p>
    <w:p w:rsidR="0037072D" w:rsidRDefault="0037072D">
      <w:r>
        <w:br w:type="page"/>
      </w:r>
    </w:p>
    <w:p w:rsidR="0037072D" w:rsidRPr="0037072D" w:rsidRDefault="0037072D" w:rsidP="0037072D"/>
    <w:p w:rsidR="002F4EBC" w:rsidRDefault="002F4EBC" w:rsidP="0023730B">
      <w:pPr>
        <w:pStyle w:val="2"/>
        <w:numPr>
          <w:ilvl w:val="1"/>
          <w:numId w:val="13"/>
        </w:numPr>
      </w:pPr>
      <w:bookmarkStart w:id="524" w:name="_Toc530588319"/>
      <w:r>
        <w:t>Capture</w:t>
      </w:r>
      <w:r w:rsidR="0038726E">
        <w:t>/TDM capture</w:t>
      </w:r>
      <w:r>
        <w:t xml:space="preserve"> streams flow</w:t>
      </w:r>
      <w:bookmarkEnd w:id="524"/>
    </w:p>
    <w:p w:rsidR="002F4EBC" w:rsidRDefault="002F4EBC" w:rsidP="0023730B">
      <w:pPr>
        <w:pStyle w:val="3"/>
        <w:numPr>
          <w:ilvl w:val="2"/>
          <w:numId w:val="13"/>
        </w:numPr>
        <w:ind w:left="720" w:hanging="720"/>
      </w:pPr>
      <w:bookmarkStart w:id="525" w:name="_Toc530588320"/>
      <w:r>
        <w:t>Open a capture</w:t>
      </w:r>
      <w:r w:rsidR="0038726E">
        <w:t>/TDM capture</w:t>
      </w:r>
      <w:r>
        <w:t xml:space="preserve"> </w:t>
      </w:r>
      <w:proofErr w:type="spellStart"/>
      <w:r>
        <w:t>substream</w:t>
      </w:r>
      <w:bookmarkEnd w:id="525"/>
      <w:proofErr w:type="spellEnd"/>
    </w:p>
    <w:p w:rsidR="00D87674" w:rsidRDefault="00D87674" w:rsidP="00D87674"/>
    <w:p w:rsidR="00D87674" w:rsidRDefault="00A52460" w:rsidP="00D87674">
      <w:r>
        <w:rPr>
          <w:noProof/>
        </w:rPr>
        <w:drawing>
          <wp:inline distT="0" distB="0" distL="0" distR="0">
            <wp:extent cx="5943600" cy="51022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en_and_set_PCM_recor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2225"/>
                    </a:xfrm>
                    <a:prstGeom prst="rect">
                      <a:avLst/>
                    </a:prstGeom>
                  </pic:spPr>
                </pic:pic>
              </a:graphicData>
            </a:graphic>
          </wp:inline>
        </w:drawing>
      </w:r>
    </w:p>
    <w:p w:rsidR="003A65B1" w:rsidRPr="00D87674" w:rsidRDefault="003A65B1" w:rsidP="003A65B1">
      <w:pPr>
        <w:pStyle w:val="a4"/>
      </w:pPr>
      <w:bookmarkStart w:id="526" w:name="_Toc530588374"/>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4</w:t>
      </w:r>
      <w:r w:rsidR="0086327A">
        <w:rPr>
          <w:noProof/>
        </w:rPr>
        <w:fldChar w:fldCharType="end"/>
      </w:r>
      <w:r>
        <w:t xml:space="preserve"> Open flow for capture</w:t>
      </w:r>
      <w:r w:rsidR="0038726E">
        <w:t>/TDM capture</w:t>
      </w:r>
      <w:r>
        <w:t xml:space="preserve"> stream</w:t>
      </w:r>
      <w:bookmarkEnd w:id="526"/>
    </w:p>
    <w:p w:rsidR="0037072D" w:rsidRDefault="0037072D">
      <w:r>
        <w:br w:type="page"/>
      </w:r>
    </w:p>
    <w:p w:rsidR="0037072D" w:rsidRPr="0037072D" w:rsidRDefault="0037072D" w:rsidP="0037072D"/>
    <w:p w:rsidR="002F4EBC" w:rsidRDefault="002F4EBC" w:rsidP="0023730B">
      <w:pPr>
        <w:pStyle w:val="3"/>
        <w:numPr>
          <w:ilvl w:val="2"/>
          <w:numId w:val="13"/>
        </w:numPr>
        <w:ind w:left="720" w:hanging="720"/>
      </w:pPr>
      <w:bookmarkStart w:id="527" w:name="_Toc530588321"/>
      <w:r>
        <w:t>Read data flow</w:t>
      </w:r>
      <w:bookmarkEnd w:id="527"/>
    </w:p>
    <w:p w:rsidR="00307B43" w:rsidRPr="00307B43" w:rsidRDefault="00307B43" w:rsidP="00307B43"/>
    <w:p w:rsidR="00344579" w:rsidRDefault="0014319A" w:rsidP="00902884">
      <w:pPr>
        <w:ind w:left="720"/>
        <w:jc w:val="center"/>
        <w:rPr>
          <w:rFonts w:ascii="Verdana" w:hAnsi="Verdana"/>
          <w:sz w:val="20"/>
          <w:szCs w:val="20"/>
        </w:rPr>
      </w:pPr>
      <w:r>
        <w:rPr>
          <w:rFonts w:ascii="Verdana" w:hAnsi="Verdana"/>
          <w:noProof/>
          <w:sz w:val="20"/>
          <w:szCs w:val="20"/>
        </w:rPr>
        <w:drawing>
          <wp:inline distT="0" distB="0" distL="0" distR="0">
            <wp:extent cx="5400675" cy="4448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ration_record.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4448175"/>
                    </a:xfrm>
                    <a:prstGeom prst="rect">
                      <a:avLst/>
                    </a:prstGeom>
                  </pic:spPr>
                </pic:pic>
              </a:graphicData>
            </a:graphic>
          </wp:inline>
        </w:drawing>
      </w:r>
    </w:p>
    <w:p w:rsidR="009D0ECD" w:rsidRDefault="009D0ECD" w:rsidP="009D0ECD">
      <w:pPr>
        <w:pStyle w:val="a4"/>
        <w:rPr>
          <w:szCs w:val="20"/>
        </w:rPr>
      </w:pPr>
      <w:bookmarkStart w:id="528" w:name="_Toc530588375"/>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5</w:t>
      </w:r>
      <w:r w:rsidR="0086327A">
        <w:rPr>
          <w:noProof/>
        </w:rPr>
        <w:fldChar w:fldCharType="end"/>
      </w:r>
      <w:r>
        <w:t xml:space="preserve"> </w:t>
      </w:r>
      <w:r>
        <w:rPr>
          <w:szCs w:val="20"/>
        </w:rPr>
        <w:t>Read data flow</w:t>
      </w:r>
      <w:bookmarkEnd w:id="528"/>
    </w:p>
    <w:p w:rsidR="0037072D" w:rsidRDefault="0037072D">
      <w:r>
        <w:br w:type="page"/>
      </w:r>
    </w:p>
    <w:p w:rsidR="0037072D" w:rsidRPr="0037072D" w:rsidRDefault="0037072D" w:rsidP="0037072D"/>
    <w:p w:rsidR="002F4EBC" w:rsidRDefault="002F4EBC" w:rsidP="0023730B">
      <w:pPr>
        <w:pStyle w:val="3"/>
        <w:numPr>
          <w:ilvl w:val="2"/>
          <w:numId w:val="13"/>
        </w:numPr>
        <w:ind w:left="720" w:hanging="720"/>
      </w:pPr>
      <w:bookmarkStart w:id="529" w:name="_Toc530588322"/>
      <w:r>
        <w:t>Close a capture</w:t>
      </w:r>
      <w:r w:rsidR="0026433E">
        <w:t>/TDM capture</w:t>
      </w:r>
      <w:r>
        <w:t xml:space="preserve"> </w:t>
      </w:r>
      <w:proofErr w:type="spellStart"/>
      <w:r>
        <w:t>substream</w:t>
      </w:r>
      <w:bookmarkEnd w:id="529"/>
      <w:proofErr w:type="spellEnd"/>
    </w:p>
    <w:p w:rsidR="00473693" w:rsidRPr="00473693" w:rsidRDefault="00473693" w:rsidP="00473693"/>
    <w:p w:rsidR="009C1828" w:rsidRDefault="005E0311" w:rsidP="00A91785">
      <w:pPr>
        <w:jc w:val="center"/>
        <w:rPr>
          <w:rFonts w:ascii="Verdana" w:hAnsi="Verdana"/>
        </w:rPr>
      </w:pPr>
      <w:r>
        <w:rPr>
          <w:rFonts w:ascii="Verdana" w:hAnsi="Verdana"/>
          <w:noProof/>
        </w:rPr>
        <w:drawing>
          <wp:inline distT="0" distB="0" distL="0" distR="0">
            <wp:extent cx="594360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_CA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307B43" w:rsidRDefault="003A65B1" w:rsidP="003A65B1">
      <w:pPr>
        <w:pStyle w:val="a4"/>
      </w:pPr>
      <w:bookmarkStart w:id="530" w:name="_Toc530588376"/>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6</w:t>
      </w:r>
      <w:r w:rsidR="0086327A">
        <w:rPr>
          <w:noProof/>
        </w:rPr>
        <w:fldChar w:fldCharType="end"/>
      </w:r>
      <w:r>
        <w:t xml:space="preserve"> Close flow for capture</w:t>
      </w:r>
      <w:r w:rsidR="002B6731">
        <w:t>/TDM capture</w:t>
      </w:r>
      <w:r>
        <w:t xml:space="preserve"> stream</w:t>
      </w:r>
      <w:bookmarkEnd w:id="530"/>
    </w:p>
    <w:p w:rsidR="00501435" w:rsidRDefault="00DB3743">
      <w:r>
        <w:br w:type="page"/>
      </w:r>
    </w:p>
    <w:p w:rsidR="00595FC2" w:rsidRDefault="00595FC2"/>
    <w:p w:rsidR="00501435" w:rsidRDefault="00501435" w:rsidP="0023730B">
      <w:pPr>
        <w:pStyle w:val="2"/>
        <w:numPr>
          <w:ilvl w:val="1"/>
          <w:numId w:val="13"/>
        </w:numPr>
      </w:pPr>
      <w:bookmarkStart w:id="531" w:name="_Toc530588323"/>
      <w:r>
        <w:t>Volume Control Flow</w:t>
      </w:r>
      <w:bookmarkEnd w:id="531"/>
    </w:p>
    <w:p w:rsidR="00501435" w:rsidRDefault="00501435" w:rsidP="0023730B">
      <w:pPr>
        <w:pStyle w:val="3"/>
        <w:numPr>
          <w:ilvl w:val="2"/>
          <w:numId w:val="13"/>
        </w:numPr>
        <w:ind w:left="720" w:hanging="720"/>
      </w:pPr>
      <w:bookmarkStart w:id="532" w:name="_Toc530588324"/>
      <w:r>
        <w:t xml:space="preserve">Get </w:t>
      </w:r>
      <w:r w:rsidR="004D0CD1">
        <w:t>v</w:t>
      </w:r>
      <w:r>
        <w:t>olume</w:t>
      </w:r>
      <w:r w:rsidR="004D0CD1">
        <w:t xml:space="preserve"> value from hardware</w:t>
      </w:r>
      <w:bookmarkEnd w:id="532"/>
    </w:p>
    <w:p w:rsidR="00501435" w:rsidRPr="00553503" w:rsidRDefault="00AA572B" w:rsidP="00501435">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2420E4">
        <w:rPr>
          <w:rFonts w:ascii="Verdana" w:hAnsi="Verdana"/>
          <w:b/>
          <w:sz w:val="20"/>
          <w:szCs w:val="20"/>
        </w:rPr>
        <w:t>”</w:t>
      </w:r>
      <w:proofErr w:type="spellStart"/>
      <w:r w:rsidR="002420E4">
        <w:rPr>
          <w:rFonts w:ascii="Verdana" w:hAnsi="Verdana"/>
          <w:b/>
          <w:sz w:val="20"/>
          <w:szCs w:val="20"/>
        </w:rPr>
        <w:t>Playback</w:t>
      </w:r>
      <w:r w:rsidR="00C13532">
        <w:rPr>
          <w:rFonts w:ascii="Verdana" w:hAnsi="Verdana"/>
          <w:b/>
          <w:sz w:val="20"/>
          <w:szCs w:val="20"/>
        </w:rPr>
        <w:t>Volume</w:t>
      </w:r>
      <w:proofErr w:type="spellEnd"/>
      <w:proofErr w:type="gramEnd"/>
      <w:r w:rsidR="00C13532">
        <w:rPr>
          <w:rFonts w:ascii="Verdana" w:hAnsi="Verdana"/>
          <w:b/>
          <w:sz w:val="20"/>
          <w:szCs w:val="20"/>
        </w:rPr>
        <w:t>”</w:t>
      </w:r>
      <w:r w:rsidR="00AD781A">
        <w:rPr>
          <w:rFonts w:ascii="Verdana" w:hAnsi="Verdana"/>
          <w:sz w:val="20"/>
          <w:szCs w:val="20"/>
        </w:rPr>
        <w:t>,index=</w:t>
      </w:r>
      <w:r w:rsidR="00A25EBC">
        <w:rPr>
          <w:rFonts w:ascii="Verdana" w:hAnsi="Verdana"/>
          <w:sz w:val="20"/>
          <w:szCs w:val="20"/>
        </w:rPr>
        <w:t>n to get the volume value of n</w:t>
      </w:r>
      <w:r w:rsidR="00AD781A">
        <w:rPr>
          <w:rFonts w:ascii="Verdana" w:hAnsi="Verdana"/>
          <w:sz w:val="20"/>
          <w:szCs w:val="20"/>
        </w:rPr>
        <w:t>-</w:t>
      </w:r>
      <w:proofErr w:type="spellStart"/>
      <w:r w:rsidR="00AD781A">
        <w:rPr>
          <w:rFonts w:ascii="Verdana" w:hAnsi="Verdana"/>
          <w:sz w:val="20"/>
          <w:szCs w:val="20"/>
        </w:rPr>
        <w:t>th</w:t>
      </w:r>
      <w:proofErr w:type="spellEnd"/>
      <w:r w:rsidR="00AD781A">
        <w:rPr>
          <w:rFonts w:ascii="Verdana" w:hAnsi="Verdana"/>
          <w:sz w:val="20"/>
          <w:szCs w:val="20"/>
        </w:rPr>
        <w:t xml:space="preserve"> Renderer</w:t>
      </w:r>
      <w:r w:rsidR="00BD1F3B">
        <w:rPr>
          <w:rFonts w:ascii="Verdana" w:hAnsi="Verdana"/>
          <w:sz w:val="20"/>
          <w:szCs w:val="20"/>
        </w:rPr>
        <w:t xml:space="preserve"> (n = 0, 1, 2, 3)</w:t>
      </w:r>
      <w:r w:rsidR="00FC5593">
        <w:rPr>
          <w:rFonts w:ascii="Verdana" w:hAnsi="Verdana"/>
          <w:sz w:val="20"/>
          <w:szCs w:val="20"/>
        </w:rPr>
        <w:t xml:space="preserve">. This string maps </w:t>
      </w:r>
      <w:r w:rsidR="005A2168">
        <w:rPr>
          <w:rFonts w:ascii="Verdana" w:hAnsi="Verdana"/>
          <w:sz w:val="20"/>
          <w:szCs w:val="20"/>
        </w:rPr>
        <w:t xml:space="preserve">to </w:t>
      </w:r>
      <w:r w:rsidR="00FC5593">
        <w:rPr>
          <w:rFonts w:ascii="Verdana" w:hAnsi="Verdana"/>
          <w:sz w:val="20"/>
          <w:szCs w:val="20"/>
        </w:rPr>
        <w:t>the</w:t>
      </w:r>
      <w:r w:rsidRPr="00553503">
        <w:rPr>
          <w:rFonts w:ascii="Verdana" w:hAnsi="Verdana"/>
          <w:sz w:val="20"/>
          <w:szCs w:val="20"/>
        </w:rPr>
        <w:t xml:space="preserve"> control defined in ADSP ALSA Driver.</w:t>
      </w:r>
      <w:r w:rsidR="00BD1F3B">
        <w:rPr>
          <w:rFonts w:ascii="Verdana" w:hAnsi="Verdana"/>
          <w:sz w:val="20"/>
          <w:szCs w:val="20"/>
        </w:rPr>
        <w:t xml:space="preserve"> </w:t>
      </w:r>
    </w:p>
    <w:p w:rsidR="00AA572B" w:rsidRDefault="00AA572B" w:rsidP="00501435">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C13532">
        <w:rPr>
          <w:rFonts w:ascii="Verdana" w:hAnsi="Verdana"/>
          <w:b/>
          <w:sz w:val="20"/>
          <w:szCs w:val="20"/>
        </w:rPr>
        <w:t>”</w:t>
      </w:r>
      <w:proofErr w:type="spellStart"/>
      <w:r w:rsidR="00C13532">
        <w:rPr>
          <w:rFonts w:ascii="Verdana" w:hAnsi="Verdana"/>
          <w:b/>
          <w:sz w:val="20"/>
          <w:szCs w:val="20"/>
        </w:rPr>
        <w:t>CaptureVolume</w:t>
      </w:r>
      <w:proofErr w:type="spellEnd"/>
      <w:proofErr w:type="gramEnd"/>
      <w:r w:rsidR="00C13532">
        <w:rPr>
          <w:rFonts w:ascii="Verdana" w:hAnsi="Verdana"/>
          <w:b/>
          <w:sz w:val="20"/>
          <w:szCs w:val="20"/>
        </w:rPr>
        <w:t>”</w:t>
      </w:r>
      <w:r w:rsidR="00AF33F6">
        <w:rPr>
          <w:rFonts w:ascii="Verdana" w:hAnsi="Verdana"/>
          <w:sz w:val="20"/>
          <w:szCs w:val="20"/>
        </w:rPr>
        <w:t>,index=</w:t>
      </w:r>
      <w:r w:rsidR="00BD1F3B">
        <w:rPr>
          <w:rFonts w:ascii="Verdana" w:hAnsi="Verdana"/>
          <w:sz w:val="20"/>
          <w:szCs w:val="20"/>
        </w:rPr>
        <w:t>n</w:t>
      </w:r>
      <w:r w:rsidR="002E71EB">
        <w:rPr>
          <w:rFonts w:ascii="Verdana" w:hAnsi="Verdana"/>
          <w:sz w:val="20"/>
          <w:szCs w:val="20"/>
        </w:rPr>
        <w:t xml:space="preserve"> to get the volume value of n</w:t>
      </w:r>
      <w:r w:rsidR="00AF33F6">
        <w:rPr>
          <w:rFonts w:ascii="Verdana" w:hAnsi="Verdana"/>
          <w:sz w:val="20"/>
          <w:szCs w:val="20"/>
        </w:rPr>
        <w:t>-</w:t>
      </w:r>
      <w:proofErr w:type="spellStart"/>
      <w:r w:rsidR="00AF33F6">
        <w:rPr>
          <w:rFonts w:ascii="Verdana" w:hAnsi="Verdana"/>
          <w:sz w:val="20"/>
          <w:szCs w:val="20"/>
        </w:rPr>
        <w:t>th</w:t>
      </w:r>
      <w:proofErr w:type="spellEnd"/>
      <w:r w:rsidR="00AF33F6">
        <w:rPr>
          <w:rFonts w:ascii="Verdana" w:hAnsi="Verdana"/>
          <w:sz w:val="20"/>
          <w:szCs w:val="20"/>
        </w:rPr>
        <w:t xml:space="preserve"> Capture</w:t>
      </w:r>
      <w:r w:rsidR="002E71EB">
        <w:rPr>
          <w:rFonts w:ascii="Verdana" w:hAnsi="Verdana"/>
          <w:sz w:val="20"/>
          <w:szCs w:val="20"/>
        </w:rPr>
        <w:t xml:space="preserve"> (n = 0, 1, 2, 3)</w:t>
      </w:r>
      <w:r w:rsidR="00FC5593">
        <w:rPr>
          <w:rFonts w:ascii="Verdana" w:hAnsi="Verdana"/>
          <w:sz w:val="20"/>
          <w:szCs w:val="20"/>
        </w:rPr>
        <w:t xml:space="preserve">. This string maps </w:t>
      </w:r>
      <w:r w:rsidR="005A2168">
        <w:rPr>
          <w:rFonts w:ascii="Verdana" w:hAnsi="Verdana"/>
          <w:sz w:val="20"/>
          <w:szCs w:val="20"/>
        </w:rPr>
        <w:t xml:space="preserve">to </w:t>
      </w:r>
      <w:r w:rsidR="00FC5593">
        <w:rPr>
          <w:rFonts w:ascii="Verdana" w:hAnsi="Verdana"/>
          <w:sz w:val="20"/>
          <w:szCs w:val="20"/>
        </w:rPr>
        <w:t>the</w:t>
      </w:r>
      <w:r w:rsidRPr="00553503">
        <w:rPr>
          <w:rFonts w:ascii="Verdana" w:hAnsi="Verdana"/>
          <w:sz w:val="20"/>
          <w:szCs w:val="20"/>
        </w:rPr>
        <w:t xml:space="preserve"> control defined in ADSP ALSA Driver.</w:t>
      </w:r>
    </w:p>
    <w:p w:rsidR="00FC5593" w:rsidRDefault="00FC5593" w:rsidP="00501435">
      <w:pPr>
        <w:rPr>
          <w:rFonts w:ascii="Verdana" w:hAnsi="Verdana"/>
          <w:sz w:val="20"/>
          <w:szCs w:val="20"/>
        </w:rPr>
      </w:pPr>
      <w:r>
        <w:rPr>
          <w:rFonts w:ascii="Verdana" w:hAnsi="Verdana"/>
          <w:sz w:val="20"/>
          <w:szCs w:val="20"/>
        </w:rPr>
        <w:t xml:space="preserve">In TDM </w:t>
      </w:r>
      <w:r w:rsidR="00555B1F">
        <w:rPr>
          <w:rFonts w:ascii="Verdana" w:hAnsi="Verdana"/>
          <w:sz w:val="20"/>
          <w:szCs w:val="20"/>
        </w:rPr>
        <w:t>playback</w:t>
      </w:r>
      <w:r>
        <w:rPr>
          <w:rFonts w:ascii="Verdana" w:hAnsi="Verdana"/>
          <w:sz w:val="20"/>
          <w:szCs w:val="20"/>
        </w:rPr>
        <w:t xml:space="preserve"> case, </w:t>
      </w:r>
      <w:proofErr w:type="spellStart"/>
      <w:r>
        <w:rPr>
          <w:rFonts w:ascii="Verdana" w:hAnsi="Verdana"/>
          <w:sz w:val="20"/>
          <w:szCs w:val="20"/>
        </w:rPr>
        <w:t>amixer</w:t>
      </w:r>
      <w:proofErr w:type="spellEnd"/>
      <w:r>
        <w:rPr>
          <w:rFonts w:ascii="Verdana" w:hAnsi="Verdana"/>
          <w:sz w:val="20"/>
          <w:szCs w:val="20"/>
        </w:rPr>
        <w:t xml:space="preserve"> runs with argument: </w:t>
      </w:r>
      <w:proofErr w:type="spellStart"/>
      <w:r>
        <w:rPr>
          <w:rFonts w:ascii="Verdana" w:hAnsi="Verdana"/>
          <w:sz w:val="20"/>
          <w:szCs w:val="20"/>
        </w:rPr>
        <w:t>cget</w:t>
      </w:r>
      <w:proofErr w:type="spellEnd"/>
      <w:r>
        <w:rPr>
          <w:rFonts w:ascii="Verdana" w:hAnsi="Verdana"/>
          <w:sz w:val="20"/>
          <w:szCs w:val="20"/>
        </w:rPr>
        <w:t xml:space="preserve"> name=</w:t>
      </w:r>
      <w:r w:rsidR="00C13532">
        <w:rPr>
          <w:rFonts w:ascii="Verdana" w:hAnsi="Verdana"/>
          <w:b/>
          <w:sz w:val="20"/>
          <w:szCs w:val="20"/>
        </w:rPr>
        <w:t>”</w:t>
      </w:r>
      <w:proofErr w:type="spellStart"/>
      <w:r w:rsidRPr="00FC5593">
        <w:rPr>
          <w:rFonts w:ascii="Verdana" w:hAnsi="Verdana"/>
          <w:b/>
          <w:sz w:val="20"/>
          <w:szCs w:val="20"/>
        </w:rPr>
        <w:t>TDMPlaybackVolume</w:t>
      </w:r>
      <w:proofErr w:type="spellEnd"/>
      <w:r w:rsidR="00C13532">
        <w:rPr>
          <w:rFonts w:ascii="Verdana" w:hAnsi="Verdana"/>
          <w:b/>
          <w:sz w:val="20"/>
          <w:szCs w:val="20"/>
        </w:rPr>
        <w:t>”</w:t>
      </w:r>
      <w:r>
        <w:rPr>
          <w:rFonts w:ascii="Verdana" w:hAnsi="Verdana"/>
          <w:sz w:val="20"/>
          <w:szCs w:val="20"/>
        </w:rPr>
        <w:t xml:space="preserve">. This string maps </w:t>
      </w:r>
      <w:r w:rsidR="005A2168">
        <w:rPr>
          <w:rFonts w:ascii="Verdana" w:hAnsi="Verdana"/>
          <w:sz w:val="20"/>
          <w:szCs w:val="20"/>
        </w:rPr>
        <w:t xml:space="preserve">to </w:t>
      </w:r>
      <w:r>
        <w:rPr>
          <w:rFonts w:ascii="Verdana" w:hAnsi="Verdana"/>
          <w:sz w:val="20"/>
          <w:szCs w:val="20"/>
        </w:rPr>
        <w:t>the control defined in ADSP ALSA Driver.</w:t>
      </w:r>
    </w:p>
    <w:p w:rsidR="00FC5593" w:rsidRPr="00553503" w:rsidRDefault="00FC5593" w:rsidP="00501435">
      <w:pPr>
        <w:rPr>
          <w:rFonts w:ascii="Verdana" w:hAnsi="Verdana"/>
          <w:b/>
          <w:sz w:val="20"/>
          <w:szCs w:val="20"/>
        </w:rPr>
      </w:pPr>
      <w:r>
        <w:rPr>
          <w:rFonts w:ascii="Verdana" w:hAnsi="Verdana"/>
          <w:sz w:val="20"/>
          <w:szCs w:val="20"/>
        </w:rPr>
        <w:t xml:space="preserve">In TDM </w:t>
      </w:r>
      <w:r w:rsidR="00555B1F">
        <w:rPr>
          <w:rFonts w:ascii="Verdana" w:hAnsi="Verdana"/>
          <w:sz w:val="20"/>
          <w:szCs w:val="20"/>
        </w:rPr>
        <w:t>c</w:t>
      </w:r>
      <w:r>
        <w:rPr>
          <w:rFonts w:ascii="Verdana" w:hAnsi="Verdana"/>
          <w:sz w:val="20"/>
          <w:szCs w:val="20"/>
        </w:rPr>
        <w:t xml:space="preserve">apture case, </w:t>
      </w:r>
      <w:proofErr w:type="spellStart"/>
      <w:r>
        <w:rPr>
          <w:rFonts w:ascii="Verdana" w:hAnsi="Verdana"/>
          <w:sz w:val="20"/>
          <w:szCs w:val="20"/>
        </w:rPr>
        <w:t>amixer</w:t>
      </w:r>
      <w:proofErr w:type="spellEnd"/>
      <w:r>
        <w:rPr>
          <w:rFonts w:ascii="Verdana" w:hAnsi="Verdana"/>
          <w:sz w:val="20"/>
          <w:szCs w:val="20"/>
        </w:rPr>
        <w:t xml:space="preserve"> runs with argument: </w:t>
      </w:r>
      <w:proofErr w:type="spellStart"/>
      <w:r>
        <w:rPr>
          <w:rFonts w:ascii="Verdana" w:hAnsi="Verdana"/>
          <w:sz w:val="20"/>
          <w:szCs w:val="20"/>
        </w:rPr>
        <w:t>cget</w:t>
      </w:r>
      <w:proofErr w:type="spellEnd"/>
      <w:r>
        <w:rPr>
          <w:rFonts w:ascii="Verdana" w:hAnsi="Verdana"/>
          <w:sz w:val="20"/>
          <w:szCs w:val="20"/>
        </w:rPr>
        <w:t xml:space="preserve"> name=</w:t>
      </w:r>
      <w:r w:rsidR="004757CC">
        <w:rPr>
          <w:rFonts w:ascii="Verdana" w:hAnsi="Verdana"/>
          <w:b/>
          <w:sz w:val="20"/>
          <w:szCs w:val="20"/>
        </w:rPr>
        <w:t>”</w:t>
      </w:r>
      <w:proofErr w:type="spellStart"/>
      <w:r w:rsidR="004757CC">
        <w:rPr>
          <w:rFonts w:ascii="Verdana" w:hAnsi="Verdana"/>
          <w:b/>
          <w:sz w:val="20"/>
          <w:szCs w:val="20"/>
        </w:rPr>
        <w:t>TDM</w:t>
      </w:r>
      <w:r w:rsidR="00C13532">
        <w:rPr>
          <w:rFonts w:ascii="Verdana" w:hAnsi="Verdana"/>
          <w:b/>
          <w:sz w:val="20"/>
          <w:szCs w:val="20"/>
        </w:rPr>
        <w:t>CaptureVolume</w:t>
      </w:r>
      <w:proofErr w:type="spellEnd"/>
      <w:r w:rsidR="00C13532">
        <w:rPr>
          <w:rFonts w:ascii="Verdana" w:hAnsi="Verdana"/>
          <w:b/>
          <w:sz w:val="20"/>
          <w:szCs w:val="20"/>
        </w:rPr>
        <w:t>”</w:t>
      </w:r>
      <w:r>
        <w:rPr>
          <w:rFonts w:ascii="Verdana" w:hAnsi="Verdana"/>
          <w:sz w:val="20"/>
          <w:szCs w:val="20"/>
        </w:rPr>
        <w:t xml:space="preserve">. This string maps </w:t>
      </w:r>
      <w:r w:rsidR="005A2168">
        <w:rPr>
          <w:rFonts w:ascii="Verdana" w:hAnsi="Verdana"/>
          <w:sz w:val="20"/>
          <w:szCs w:val="20"/>
        </w:rPr>
        <w:t xml:space="preserve">to </w:t>
      </w:r>
      <w:r>
        <w:rPr>
          <w:rFonts w:ascii="Verdana" w:hAnsi="Verdana"/>
          <w:sz w:val="20"/>
          <w:szCs w:val="20"/>
        </w:rPr>
        <w:t>the control defined in ADSP ALSA Driver.</w:t>
      </w:r>
    </w:p>
    <w:p w:rsidR="00501435" w:rsidRDefault="00A304FF" w:rsidP="00501435">
      <w:r>
        <w:rPr>
          <w:noProof/>
        </w:rPr>
        <w:drawing>
          <wp:inline distT="0" distB="0" distL="0" distR="0">
            <wp:extent cx="5943600" cy="3926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olume_gett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rsidR="004D0CD1" w:rsidRDefault="004D0CD1" w:rsidP="004D0CD1">
      <w:pPr>
        <w:pStyle w:val="a4"/>
      </w:pPr>
      <w:bookmarkStart w:id="533" w:name="_Toc530588377"/>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7</w:t>
      </w:r>
      <w:r w:rsidR="0086327A">
        <w:rPr>
          <w:noProof/>
        </w:rPr>
        <w:fldChar w:fldCharType="end"/>
      </w:r>
      <w:r>
        <w:t xml:space="preserve"> Flow of getting volume information</w:t>
      </w:r>
      <w:r w:rsidR="00674246">
        <w:t xml:space="preserve"> </w:t>
      </w:r>
      <w:r w:rsidR="00620238">
        <w:t>from hardware</w:t>
      </w:r>
      <w:bookmarkEnd w:id="533"/>
    </w:p>
    <w:p w:rsidR="00501435" w:rsidRDefault="00501435">
      <w:r>
        <w:br w:type="page"/>
      </w:r>
    </w:p>
    <w:p w:rsidR="00501435" w:rsidRPr="00501435" w:rsidRDefault="00501435" w:rsidP="00501435"/>
    <w:p w:rsidR="00501435" w:rsidRDefault="00501435" w:rsidP="0023730B">
      <w:pPr>
        <w:pStyle w:val="3"/>
        <w:numPr>
          <w:ilvl w:val="2"/>
          <w:numId w:val="13"/>
        </w:numPr>
        <w:ind w:left="720" w:hanging="720"/>
      </w:pPr>
      <w:bookmarkStart w:id="534" w:name="_Toc530588325"/>
      <w:r>
        <w:t>Set</w:t>
      </w:r>
      <w:r w:rsidR="004D0CD1">
        <w:t xml:space="preserve"> v</w:t>
      </w:r>
      <w:r>
        <w:t>olume</w:t>
      </w:r>
      <w:r w:rsidR="004D0CD1">
        <w:t xml:space="preserve"> value to hardware</w:t>
      </w:r>
      <w:bookmarkEnd w:id="534"/>
    </w:p>
    <w:p w:rsidR="00AA572B" w:rsidRPr="00553503" w:rsidRDefault="00AA572B" w:rsidP="00AA572B">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cset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3E3BAD">
        <w:rPr>
          <w:rFonts w:ascii="Verdana" w:hAnsi="Verdana"/>
          <w:b/>
          <w:sz w:val="20"/>
          <w:szCs w:val="20"/>
        </w:rPr>
        <w:t>”</w:t>
      </w:r>
      <w:proofErr w:type="spellStart"/>
      <w:r w:rsidR="003E3BAD">
        <w:rPr>
          <w:rFonts w:ascii="Verdana" w:hAnsi="Verdana"/>
          <w:b/>
          <w:sz w:val="20"/>
          <w:szCs w:val="20"/>
        </w:rPr>
        <w:t>Playback</w:t>
      </w:r>
      <w:r w:rsidRPr="00553503">
        <w:rPr>
          <w:rFonts w:ascii="Verdana" w:hAnsi="Verdana"/>
          <w:b/>
          <w:sz w:val="20"/>
          <w:szCs w:val="20"/>
        </w:rPr>
        <w:t>Volume</w:t>
      </w:r>
      <w:proofErr w:type="spellEnd"/>
      <w:proofErr w:type="gramEnd"/>
      <w:r w:rsidR="003E3BAD">
        <w:rPr>
          <w:rFonts w:ascii="Verdana" w:hAnsi="Verdana"/>
          <w:b/>
          <w:sz w:val="20"/>
          <w:szCs w:val="20"/>
        </w:rPr>
        <w:t>”</w:t>
      </w:r>
      <w:r w:rsidR="00F77A34">
        <w:rPr>
          <w:rFonts w:ascii="Verdana" w:hAnsi="Verdana"/>
          <w:sz w:val="20"/>
          <w:szCs w:val="20"/>
        </w:rPr>
        <w:t>,index=n</w:t>
      </w:r>
      <w:r w:rsidR="00FE3811" w:rsidRPr="00553503">
        <w:rPr>
          <w:rFonts w:ascii="Verdana" w:hAnsi="Verdana"/>
          <w:sz w:val="20"/>
          <w:szCs w:val="20"/>
        </w:rPr>
        <w:t xml:space="preserve"> 200 to </w:t>
      </w:r>
      <w:r w:rsidR="003138D2">
        <w:rPr>
          <w:rFonts w:ascii="Verdana" w:hAnsi="Verdana"/>
          <w:sz w:val="20"/>
          <w:szCs w:val="20"/>
        </w:rPr>
        <w:t xml:space="preserve">turn up the </w:t>
      </w:r>
      <w:r w:rsidR="00FE3811" w:rsidRPr="00553503">
        <w:rPr>
          <w:rFonts w:ascii="Verdana" w:hAnsi="Verdana"/>
          <w:sz w:val="20"/>
          <w:szCs w:val="20"/>
        </w:rPr>
        <w:t xml:space="preserve">volume </w:t>
      </w:r>
      <w:r w:rsidR="001A72FD">
        <w:rPr>
          <w:rFonts w:ascii="Verdana" w:hAnsi="Verdana"/>
          <w:sz w:val="20"/>
          <w:szCs w:val="20"/>
        </w:rPr>
        <w:t xml:space="preserve">of the </w:t>
      </w:r>
      <w:r w:rsidR="00F77A34">
        <w:rPr>
          <w:rFonts w:ascii="Verdana" w:hAnsi="Verdana"/>
          <w:sz w:val="20"/>
          <w:szCs w:val="20"/>
        </w:rPr>
        <w:t>n</w:t>
      </w:r>
      <w:r w:rsidR="003E3BAD">
        <w:rPr>
          <w:rFonts w:ascii="Verdana" w:hAnsi="Verdana"/>
          <w:sz w:val="20"/>
          <w:szCs w:val="20"/>
        </w:rPr>
        <w:t>-</w:t>
      </w:r>
      <w:proofErr w:type="spellStart"/>
      <w:r w:rsidR="003E3BAD">
        <w:rPr>
          <w:rFonts w:ascii="Verdana" w:hAnsi="Verdana"/>
          <w:sz w:val="20"/>
          <w:szCs w:val="20"/>
        </w:rPr>
        <w:t>th</w:t>
      </w:r>
      <w:proofErr w:type="spellEnd"/>
      <w:r w:rsidR="001A72FD">
        <w:rPr>
          <w:rFonts w:ascii="Verdana" w:hAnsi="Verdana"/>
          <w:sz w:val="20"/>
          <w:szCs w:val="20"/>
        </w:rPr>
        <w:t xml:space="preserve"> playback stream </w:t>
      </w:r>
      <w:r w:rsidR="00FE3811" w:rsidRPr="00553503">
        <w:rPr>
          <w:rFonts w:ascii="Verdana" w:hAnsi="Verdana"/>
          <w:sz w:val="20"/>
          <w:szCs w:val="20"/>
        </w:rPr>
        <w:t>to 200%</w:t>
      </w:r>
      <w:r w:rsidR="00F77A34">
        <w:rPr>
          <w:rFonts w:ascii="Verdana" w:hAnsi="Verdana"/>
          <w:sz w:val="20"/>
          <w:szCs w:val="20"/>
        </w:rPr>
        <w:t xml:space="preserve"> (n = 0, 1, 2, 3)</w:t>
      </w:r>
      <w:r w:rsidR="003E3BAD">
        <w:rPr>
          <w:rFonts w:ascii="Verdana" w:hAnsi="Verdana"/>
          <w:sz w:val="20"/>
          <w:szCs w:val="20"/>
        </w:rPr>
        <w:t xml:space="preserve">. </w:t>
      </w:r>
      <w:r w:rsidR="003E3BAD" w:rsidRPr="003E3BAD">
        <w:rPr>
          <w:rFonts w:ascii="Verdana" w:hAnsi="Verdana"/>
          <w:b/>
          <w:sz w:val="20"/>
          <w:szCs w:val="20"/>
        </w:rPr>
        <w:t>“</w:t>
      </w:r>
      <w:proofErr w:type="spellStart"/>
      <w:r w:rsidR="00FE3811" w:rsidRPr="00553503">
        <w:rPr>
          <w:rFonts w:ascii="Verdana" w:hAnsi="Verdana"/>
          <w:b/>
          <w:sz w:val="20"/>
          <w:szCs w:val="20"/>
        </w:rPr>
        <w:t>PlaybackVolume</w:t>
      </w:r>
      <w:proofErr w:type="spellEnd"/>
      <w:r w:rsidR="003E3BAD">
        <w:rPr>
          <w:rFonts w:ascii="Verdana" w:hAnsi="Verdana"/>
          <w:b/>
          <w:sz w:val="20"/>
          <w:szCs w:val="20"/>
        </w:rPr>
        <w:t>”</w:t>
      </w:r>
      <w:r w:rsidR="00FE3811" w:rsidRPr="00553503">
        <w:rPr>
          <w:rFonts w:ascii="Verdana" w:hAnsi="Verdana"/>
          <w:sz w:val="20"/>
          <w:szCs w:val="20"/>
        </w:rPr>
        <w:t xml:space="preserve"> s</w:t>
      </w:r>
      <w:r w:rsidRPr="00553503">
        <w:rPr>
          <w:rFonts w:ascii="Verdana" w:hAnsi="Verdana"/>
          <w:sz w:val="20"/>
          <w:szCs w:val="20"/>
        </w:rPr>
        <w:t xml:space="preserve">tring maps </w:t>
      </w:r>
      <w:r w:rsidR="003138D2">
        <w:rPr>
          <w:rFonts w:ascii="Verdana" w:hAnsi="Verdana"/>
          <w:sz w:val="20"/>
          <w:szCs w:val="20"/>
        </w:rPr>
        <w:t>the</w:t>
      </w:r>
      <w:r w:rsidRPr="00553503">
        <w:rPr>
          <w:rFonts w:ascii="Verdana" w:hAnsi="Verdana"/>
          <w:sz w:val="20"/>
          <w:szCs w:val="20"/>
        </w:rPr>
        <w:t xml:space="preserve"> control defined in ADSP ALSA Driver. </w:t>
      </w:r>
    </w:p>
    <w:p w:rsidR="00AA572B" w:rsidRDefault="00AA572B" w:rsidP="00AA572B">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w:t>
      </w:r>
      <w:r w:rsidR="00FE3811" w:rsidRPr="00553503">
        <w:rPr>
          <w:rFonts w:ascii="Verdana" w:hAnsi="Verdana"/>
          <w:sz w:val="20"/>
          <w:szCs w:val="20"/>
        </w:rPr>
        <w:t xml:space="preserve">: </w:t>
      </w:r>
      <w:proofErr w:type="spellStart"/>
      <w:r w:rsidR="00FE3811" w:rsidRPr="00553503">
        <w:rPr>
          <w:rFonts w:ascii="Verdana" w:hAnsi="Verdana"/>
          <w:sz w:val="20"/>
          <w:szCs w:val="20"/>
        </w:rPr>
        <w:t>cs</w:t>
      </w:r>
      <w:r w:rsidRPr="00553503">
        <w:rPr>
          <w:rFonts w:ascii="Verdana" w:hAnsi="Verdana"/>
          <w:sz w:val="20"/>
          <w:szCs w:val="20"/>
        </w:rPr>
        <w:t>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3E3BAD">
        <w:rPr>
          <w:rFonts w:ascii="Verdana" w:hAnsi="Verdana"/>
          <w:sz w:val="20"/>
          <w:szCs w:val="20"/>
        </w:rPr>
        <w:t>”</w:t>
      </w:r>
      <w:proofErr w:type="spellStart"/>
      <w:r w:rsidRPr="00553503">
        <w:rPr>
          <w:rFonts w:ascii="Verdana" w:hAnsi="Verdana"/>
          <w:b/>
          <w:sz w:val="20"/>
          <w:szCs w:val="20"/>
        </w:rPr>
        <w:t>CaptureVolume</w:t>
      </w:r>
      <w:proofErr w:type="spellEnd"/>
      <w:proofErr w:type="gramEnd"/>
      <w:r w:rsidR="003E3BAD">
        <w:rPr>
          <w:rFonts w:ascii="Verdana" w:hAnsi="Verdana"/>
          <w:b/>
          <w:sz w:val="20"/>
          <w:szCs w:val="20"/>
        </w:rPr>
        <w:t>”</w:t>
      </w:r>
      <w:r w:rsidR="003E3BAD">
        <w:rPr>
          <w:rFonts w:ascii="Verdana" w:hAnsi="Verdana"/>
          <w:sz w:val="20"/>
          <w:szCs w:val="20"/>
        </w:rPr>
        <w:t>,index=</w:t>
      </w:r>
      <w:r w:rsidR="00F77A34">
        <w:rPr>
          <w:rFonts w:ascii="Verdana" w:hAnsi="Verdana"/>
          <w:sz w:val="20"/>
          <w:szCs w:val="20"/>
        </w:rPr>
        <w:t>n</w:t>
      </w:r>
      <w:r w:rsidR="003E3BAD">
        <w:rPr>
          <w:rFonts w:ascii="Verdana" w:hAnsi="Verdana"/>
          <w:sz w:val="20"/>
          <w:szCs w:val="20"/>
        </w:rPr>
        <w:t xml:space="preserve"> </w:t>
      </w:r>
      <w:r w:rsidR="00FE3811" w:rsidRPr="00553503">
        <w:rPr>
          <w:rFonts w:ascii="Verdana" w:hAnsi="Verdana"/>
          <w:sz w:val="20"/>
          <w:szCs w:val="20"/>
        </w:rPr>
        <w:t xml:space="preserve">50 to </w:t>
      </w:r>
      <w:r w:rsidR="003138D2">
        <w:rPr>
          <w:rFonts w:ascii="Verdana" w:hAnsi="Verdana"/>
          <w:sz w:val="20"/>
          <w:szCs w:val="20"/>
        </w:rPr>
        <w:t xml:space="preserve">turn down volume </w:t>
      </w:r>
      <w:r w:rsidR="003E3BAD">
        <w:rPr>
          <w:rFonts w:ascii="Verdana" w:hAnsi="Verdana"/>
          <w:sz w:val="20"/>
          <w:szCs w:val="20"/>
        </w:rPr>
        <w:t xml:space="preserve">of the </w:t>
      </w:r>
      <w:r w:rsidR="00F77A34">
        <w:rPr>
          <w:rFonts w:ascii="Verdana" w:hAnsi="Verdana"/>
          <w:sz w:val="20"/>
          <w:szCs w:val="20"/>
        </w:rPr>
        <w:t>n</w:t>
      </w:r>
      <w:r w:rsidR="003E3BAD">
        <w:rPr>
          <w:rFonts w:ascii="Verdana" w:hAnsi="Verdana"/>
          <w:sz w:val="20"/>
          <w:szCs w:val="20"/>
        </w:rPr>
        <w:t>-</w:t>
      </w:r>
      <w:proofErr w:type="spellStart"/>
      <w:r w:rsidR="003E3BAD">
        <w:rPr>
          <w:rFonts w:ascii="Verdana" w:hAnsi="Verdana"/>
          <w:sz w:val="20"/>
          <w:szCs w:val="20"/>
        </w:rPr>
        <w:t>th</w:t>
      </w:r>
      <w:proofErr w:type="spellEnd"/>
      <w:r w:rsidR="003E3BAD">
        <w:rPr>
          <w:rFonts w:ascii="Verdana" w:hAnsi="Verdana"/>
          <w:sz w:val="20"/>
          <w:szCs w:val="20"/>
        </w:rPr>
        <w:t xml:space="preserve"> record stream </w:t>
      </w:r>
      <w:r w:rsidR="003138D2">
        <w:rPr>
          <w:rFonts w:ascii="Verdana" w:hAnsi="Verdana"/>
          <w:sz w:val="20"/>
          <w:szCs w:val="20"/>
        </w:rPr>
        <w:t>to</w:t>
      </w:r>
      <w:r w:rsidR="00FE3811" w:rsidRPr="00553503">
        <w:rPr>
          <w:rFonts w:ascii="Verdana" w:hAnsi="Verdana"/>
          <w:sz w:val="20"/>
          <w:szCs w:val="20"/>
        </w:rPr>
        <w:t xml:space="preserve"> 50%</w:t>
      </w:r>
      <w:r w:rsidR="00F77A34">
        <w:rPr>
          <w:rFonts w:ascii="Verdana" w:hAnsi="Verdana"/>
          <w:sz w:val="20"/>
          <w:szCs w:val="20"/>
        </w:rPr>
        <w:t xml:space="preserve"> (n = 0, 1, 2, 3)</w:t>
      </w:r>
      <w:r w:rsidR="00FE3811" w:rsidRPr="00553503">
        <w:rPr>
          <w:rFonts w:ascii="Verdana" w:hAnsi="Verdana"/>
          <w:sz w:val="20"/>
          <w:szCs w:val="20"/>
        </w:rPr>
        <w:t xml:space="preserve">. </w:t>
      </w:r>
      <w:r w:rsidR="003E3BAD" w:rsidRPr="003E3BAD">
        <w:rPr>
          <w:rFonts w:ascii="Verdana" w:hAnsi="Verdana"/>
          <w:b/>
          <w:sz w:val="20"/>
          <w:szCs w:val="20"/>
        </w:rPr>
        <w:t>“</w:t>
      </w:r>
      <w:proofErr w:type="spellStart"/>
      <w:r w:rsidR="00FE3811" w:rsidRPr="00553503">
        <w:rPr>
          <w:rFonts w:ascii="Verdana" w:hAnsi="Verdana"/>
          <w:b/>
          <w:sz w:val="20"/>
          <w:szCs w:val="20"/>
        </w:rPr>
        <w:t>CaptureVolume</w:t>
      </w:r>
      <w:proofErr w:type="spellEnd"/>
      <w:r w:rsidR="003E3BAD">
        <w:rPr>
          <w:rFonts w:ascii="Verdana" w:hAnsi="Verdana"/>
          <w:b/>
          <w:sz w:val="20"/>
          <w:szCs w:val="20"/>
        </w:rPr>
        <w:t>”</w:t>
      </w:r>
      <w:r w:rsidRPr="00553503">
        <w:rPr>
          <w:rFonts w:ascii="Verdana" w:hAnsi="Verdana"/>
          <w:sz w:val="20"/>
          <w:szCs w:val="20"/>
        </w:rPr>
        <w:t xml:space="preserve"> string maps </w:t>
      </w:r>
      <w:r w:rsidR="003138D2">
        <w:rPr>
          <w:rFonts w:ascii="Verdana" w:hAnsi="Verdana"/>
          <w:sz w:val="20"/>
          <w:szCs w:val="20"/>
        </w:rPr>
        <w:t>the</w:t>
      </w:r>
      <w:r w:rsidRPr="00553503">
        <w:rPr>
          <w:rFonts w:ascii="Verdana" w:hAnsi="Verdana"/>
          <w:sz w:val="20"/>
          <w:szCs w:val="20"/>
        </w:rPr>
        <w:t xml:space="preserve"> control defined in ADSP ALSA Driver.</w:t>
      </w:r>
    </w:p>
    <w:p w:rsidR="003138D2" w:rsidRDefault="003138D2" w:rsidP="003138D2">
      <w:pPr>
        <w:rPr>
          <w:rFonts w:ascii="Verdana" w:hAnsi="Verdana"/>
          <w:sz w:val="20"/>
          <w:szCs w:val="20"/>
        </w:rPr>
      </w:pPr>
      <w:r>
        <w:rPr>
          <w:rFonts w:ascii="Verdana" w:hAnsi="Verdana"/>
          <w:sz w:val="20"/>
          <w:szCs w:val="20"/>
        </w:rPr>
        <w:t xml:space="preserve">In TDM </w:t>
      </w:r>
      <w:r w:rsidR="00283F73">
        <w:rPr>
          <w:rFonts w:ascii="Verdana" w:hAnsi="Verdana"/>
          <w:sz w:val="20"/>
          <w:szCs w:val="20"/>
        </w:rPr>
        <w:t>playback</w:t>
      </w:r>
      <w:r>
        <w:rPr>
          <w:rFonts w:ascii="Verdana" w:hAnsi="Verdana"/>
          <w:sz w:val="20"/>
          <w:szCs w:val="20"/>
        </w:rPr>
        <w:t xml:space="preserve"> case, </w:t>
      </w:r>
      <w:proofErr w:type="spellStart"/>
      <w:r>
        <w:rPr>
          <w:rFonts w:ascii="Verdana" w:hAnsi="Verdana"/>
          <w:sz w:val="20"/>
          <w:szCs w:val="20"/>
        </w:rPr>
        <w:t>amixer</w:t>
      </w:r>
      <w:proofErr w:type="spellEnd"/>
      <w:r>
        <w:rPr>
          <w:rFonts w:ascii="Verdana" w:hAnsi="Verdana"/>
          <w:sz w:val="20"/>
          <w:szCs w:val="20"/>
        </w:rPr>
        <w:t xml:space="preserve"> runs with argument: </w:t>
      </w:r>
      <w:proofErr w:type="spellStart"/>
      <w:r>
        <w:rPr>
          <w:rFonts w:ascii="Verdana" w:hAnsi="Verdana"/>
          <w:sz w:val="20"/>
          <w:szCs w:val="20"/>
        </w:rPr>
        <w:t>cset</w:t>
      </w:r>
      <w:proofErr w:type="spellEnd"/>
      <w:r>
        <w:rPr>
          <w:rFonts w:ascii="Verdana" w:hAnsi="Verdana"/>
          <w:sz w:val="20"/>
          <w:szCs w:val="20"/>
        </w:rPr>
        <w:t xml:space="preserve"> name=</w:t>
      </w:r>
      <w:r w:rsidR="003E3BAD">
        <w:rPr>
          <w:rFonts w:ascii="Verdana" w:hAnsi="Verdana"/>
          <w:b/>
          <w:sz w:val="20"/>
          <w:szCs w:val="20"/>
        </w:rPr>
        <w:t>”</w:t>
      </w:r>
      <w:proofErr w:type="spellStart"/>
      <w:r w:rsidR="003E3BAD">
        <w:rPr>
          <w:rFonts w:ascii="Verdana" w:hAnsi="Verdana"/>
          <w:b/>
          <w:sz w:val="20"/>
          <w:szCs w:val="20"/>
        </w:rPr>
        <w:t>TDMPlaybackVolume</w:t>
      </w:r>
      <w:proofErr w:type="spellEnd"/>
      <w:r w:rsidR="003E3BAD">
        <w:rPr>
          <w:rFonts w:ascii="Verdana" w:hAnsi="Verdana"/>
          <w:b/>
          <w:sz w:val="20"/>
          <w:szCs w:val="20"/>
        </w:rPr>
        <w:t>”</w:t>
      </w:r>
      <w:r>
        <w:rPr>
          <w:rFonts w:ascii="Verdana" w:hAnsi="Verdana"/>
          <w:b/>
          <w:sz w:val="20"/>
          <w:szCs w:val="20"/>
        </w:rPr>
        <w:t xml:space="preserve"> </w:t>
      </w:r>
      <w:r>
        <w:rPr>
          <w:rFonts w:ascii="Verdana" w:hAnsi="Verdana"/>
          <w:sz w:val="20"/>
          <w:szCs w:val="20"/>
        </w:rPr>
        <w:t xml:space="preserve">50 to turn down the volume to 50%. </w:t>
      </w:r>
      <w:r w:rsidR="003E3BAD">
        <w:rPr>
          <w:rFonts w:ascii="Verdana" w:hAnsi="Verdana"/>
          <w:b/>
          <w:sz w:val="20"/>
          <w:szCs w:val="20"/>
        </w:rPr>
        <w:t>”</w:t>
      </w:r>
      <w:proofErr w:type="spellStart"/>
      <w:r w:rsidR="003E3BAD">
        <w:rPr>
          <w:rFonts w:ascii="Verdana" w:hAnsi="Verdana"/>
          <w:b/>
          <w:sz w:val="20"/>
          <w:szCs w:val="20"/>
        </w:rPr>
        <w:t>TDMPlaybackVolume</w:t>
      </w:r>
      <w:proofErr w:type="spellEnd"/>
      <w:r w:rsidR="003E3BAD">
        <w:rPr>
          <w:rFonts w:ascii="Verdana" w:hAnsi="Verdana"/>
          <w:b/>
          <w:sz w:val="20"/>
          <w:szCs w:val="20"/>
        </w:rPr>
        <w:t>”</w:t>
      </w:r>
      <w:r>
        <w:rPr>
          <w:rFonts w:ascii="Verdana" w:hAnsi="Verdana"/>
          <w:b/>
          <w:sz w:val="20"/>
          <w:szCs w:val="20"/>
        </w:rPr>
        <w:t xml:space="preserve"> </w:t>
      </w:r>
      <w:r>
        <w:rPr>
          <w:rFonts w:ascii="Verdana" w:hAnsi="Verdana"/>
          <w:sz w:val="20"/>
          <w:szCs w:val="20"/>
        </w:rPr>
        <w:t>string maps the control defined in ADSP ALSA Driver.</w:t>
      </w:r>
    </w:p>
    <w:p w:rsidR="003138D2" w:rsidRPr="00553503" w:rsidRDefault="00B62715" w:rsidP="003138D2">
      <w:pPr>
        <w:rPr>
          <w:rFonts w:ascii="Verdana" w:hAnsi="Verdana"/>
          <w:b/>
          <w:sz w:val="20"/>
          <w:szCs w:val="20"/>
        </w:rPr>
      </w:pPr>
      <w:r>
        <w:rPr>
          <w:rFonts w:ascii="Verdana" w:hAnsi="Verdana"/>
          <w:sz w:val="20"/>
          <w:szCs w:val="20"/>
        </w:rPr>
        <w:t>In TDM capture</w:t>
      </w:r>
      <w:r w:rsidR="003138D2">
        <w:rPr>
          <w:rFonts w:ascii="Verdana" w:hAnsi="Verdana"/>
          <w:sz w:val="20"/>
          <w:szCs w:val="20"/>
        </w:rPr>
        <w:t xml:space="preserve"> case, </w:t>
      </w:r>
      <w:proofErr w:type="spellStart"/>
      <w:r w:rsidR="003138D2">
        <w:rPr>
          <w:rFonts w:ascii="Verdana" w:hAnsi="Verdana"/>
          <w:sz w:val="20"/>
          <w:szCs w:val="20"/>
        </w:rPr>
        <w:t>amixer</w:t>
      </w:r>
      <w:proofErr w:type="spellEnd"/>
      <w:r w:rsidR="003138D2">
        <w:rPr>
          <w:rFonts w:ascii="Verdana" w:hAnsi="Verdana"/>
          <w:sz w:val="20"/>
          <w:szCs w:val="20"/>
        </w:rPr>
        <w:t xml:space="preserve"> runs with argument: </w:t>
      </w:r>
      <w:proofErr w:type="spellStart"/>
      <w:r w:rsidR="003138D2">
        <w:rPr>
          <w:rFonts w:ascii="Verdana" w:hAnsi="Verdana"/>
          <w:sz w:val="20"/>
          <w:szCs w:val="20"/>
        </w:rPr>
        <w:t>cset</w:t>
      </w:r>
      <w:proofErr w:type="spellEnd"/>
      <w:r w:rsidR="003138D2">
        <w:rPr>
          <w:rFonts w:ascii="Verdana" w:hAnsi="Verdana"/>
          <w:sz w:val="20"/>
          <w:szCs w:val="20"/>
        </w:rPr>
        <w:t xml:space="preserve"> name=</w:t>
      </w:r>
      <w:r w:rsidR="003E3BAD">
        <w:rPr>
          <w:rFonts w:ascii="Verdana" w:hAnsi="Verdana"/>
          <w:b/>
          <w:sz w:val="20"/>
          <w:szCs w:val="20"/>
        </w:rPr>
        <w:t>”</w:t>
      </w:r>
      <w:proofErr w:type="spellStart"/>
      <w:r w:rsidR="003138D2" w:rsidRPr="00FC5593">
        <w:rPr>
          <w:rFonts w:ascii="Verdana" w:hAnsi="Verdana"/>
          <w:b/>
          <w:sz w:val="20"/>
          <w:szCs w:val="20"/>
        </w:rPr>
        <w:t>TDMCaptureVolume</w:t>
      </w:r>
      <w:proofErr w:type="spellEnd"/>
      <w:r w:rsidR="003E3BAD">
        <w:rPr>
          <w:rFonts w:ascii="Verdana" w:hAnsi="Verdana"/>
          <w:b/>
          <w:sz w:val="20"/>
          <w:szCs w:val="20"/>
        </w:rPr>
        <w:t>”</w:t>
      </w:r>
      <w:r w:rsidR="003138D2">
        <w:rPr>
          <w:rFonts w:ascii="Verdana" w:hAnsi="Verdana"/>
          <w:b/>
          <w:sz w:val="20"/>
          <w:szCs w:val="20"/>
        </w:rPr>
        <w:t xml:space="preserve"> </w:t>
      </w:r>
      <w:r w:rsidR="003138D2">
        <w:rPr>
          <w:rFonts w:ascii="Verdana" w:hAnsi="Verdana"/>
          <w:sz w:val="20"/>
          <w:szCs w:val="20"/>
        </w:rPr>
        <w:t xml:space="preserve">200 to turn up the volume to 200%. </w:t>
      </w:r>
      <w:r w:rsidR="003138D2" w:rsidRPr="00FC5593">
        <w:rPr>
          <w:rFonts w:ascii="Verdana" w:hAnsi="Verdana"/>
          <w:b/>
          <w:sz w:val="20"/>
          <w:szCs w:val="20"/>
        </w:rPr>
        <w:t>’</w:t>
      </w:r>
      <w:proofErr w:type="spellStart"/>
      <w:r w:rsidR="003138D2" w:rsidRPr="00FC5593">
        <w:rPr>
          <w:rFonts w:ascii="Verdana" w:hAnsi="Verdana"/>
          <w:b/>
          <w:sz w:val="20"/>
          <w:szCs w:val="20"/>
        </w:rPr>
        <w:t>TDMCaptureVolume</w:t>
      </w:r>
      <w:proofErr w:type="spellEnd"/>
      <w:r w:rsidR="003138D2" w:rsidRPr="00FC5593">
        <w:rPr>
          <w:rFonts w:ascii="Verdana" w:hAnsi="Verdana"/>
          <w:b/>
          <w:sz w:val="20"/>
          <w:szCs w:val="20"/>
        </w:rPr>
        <w:t>’</w:t>
      </w:r>
      <w:r w:rsidR="003138D2">
        <w:rPr>
          <w:rFonts w:ascii="Verdana" w:hAnsi="Verdana"/>
          <w:b/>
          <w:sz w:val="20"/>
          <w:szCs w:val="20"/>
        </w:rPr>
        <w:t xml:space="preserve"> </w:t>
      </w:r>
      <w:r w:rsidR="003138D2">
        <w:rPr>
          <w:rFonts w:ascii="Verdana" w:hAnsi="Verdana"/>
          <w:sz w:val="20"/>
          <w:szCs w:val="20"/>
        </w:rPr>
        <w:t>string maps the control defined in ADSP ALSA Driver.</w:t>
      </w:r>
    </w:p>
    <w:p w:rsidR="004D0CD1" w:rsidRDefault="004D0CD1" w:rsidP="004D0CD1"/>
    <w:p w:rsidR="00AA2F1B" w:rsidRDefault="0013592A" w:rsidP="004D0CD1">
      <w:r>
        <w:rPr>
          <w:noProof/>
        </w:rPr>
        <w:drawing>
          <wp:inline distT="0" distB="0" distL="0" distR="0">
            <wp:extent cx="5943600" cy="4170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olume_setti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rsidR="00AA2F1B" w:rsidRPr="004D0CD1" w:rsidRDefault="00AA2F1B" w:rsidP="00AA2F1B">
      <w:pPr>
        <w:pStyle w:val="a4"/>
      </w:pPr>
      <w:bookmarkStart w:id="535" w:name="_Toc530588378"/>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8</w:t>
      </w:r>
      <w:r w:rsidR="0086327A">
        <w:rPr>
          <w:noProof/>
        </w:rPr>
        <w:fldChar w:fldCharType="end"/>
      </w:r>
      <w:r>
        <w:t xml:space="preserve"> Flow of setting volume </w:t>
      </w:r>
      <w:r w:rsidR="00620238">
        <w:t>of hardware</w:t>
      </w:r>
      <w:bookmarkEnd w:id="535"/>
    </w:p>
    <w:p w:rsidR="00501435" w:rsidRDefault="00501435">
      <w:r>
        <w:br w:type="page"/>
      </w:r>
    </w:p>
    <w:p w:rsidR="00501435" w:rsidRDefault="00501435" w:rsidP="0023730B">
      <w:pPr>
        <w:pStyle w:val="2"/>
        <w:numPr>
          <w:ilvl w:val="1"/>
          <w:numId w:val="13"/>
        </w:numPr>
      </w:pPr>
      <w:bookmarkStart w:id="536" w:name="_Toc530588326"/>
      <w:r>
        <w:lastRenderedPageBreak/>
        <w:t>Sample Rate Converter Control Flow</w:t>
      </w:r>
      <w:bookmarkEnd w:id="536"/>
    </w:p>
    <w:p w:rsidR="00A96FB4" w:rsidRDefault="00A96FB4" w:rsidP="0023730B">
      <w:pPr>
        <w:pStyle w:val="3"/>
        <w:numPr>
          <w:ilvl w:val="2"/>
          <w:numId w:val="13"/>
        </w:numPr>
        <w:ind w:left="720" w:hanging="720"/>
      </w:pPr>
      <w:bookmarkStart w:id="537" w:name="_Toc530588327"/>
      <w:r>
        <w:t>Get</w:t>
      </w:r>
      <w:r w:rsidR="009078AD">
        <w:t xml:space="preserve"> sample rate of hardware</w:t>
      </w:r>
      <w:bookmarkEnd w:id="537"/>
    </w:p>
    <w:p w:rsidR="00892061" w:rsidRPr="00553503" w:rsidRDefault="00892061" w:rsidP="00892061">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C13532">
        <w:rPr>
          <w:rFonts w:ascii="Verdana" w:hAnsi="Verdana"/>
          <w:b/>
          <w:sz w:val="20"/>
          <w:szCs w:val="20"/>
        </w:rPr>
        <w:t>”</w:t>
      </w:r>
      <w:proofErr w:type="spellStart"/>
      <w:r w:rsidR="00C13532">
        <w:rPr>
          <w:rFonts w:ascii="Verdana" w:hAnsi="Verdana"/>
          <w:b/>
          <w:sz w:val="20"/>
          <w:szCs w:val="20"/>
        </w:rPr>
        <w:t>PlaybackOutRate</w:t>
      </w:r>
      <w:proofErr w:type="spellEnd"/>
      <w:proofErr w:type="gramEnd"/>
      <w:r w:rsidR="00C13532">
        <w:rPr>
          <w:rFonts w:ascii="Verdana" w:hAnsi="Verdana"/>
          <w:b/>
          <w:sz w:val="20"/>
          <w:szCs w:val="20"/>
        </w:rPr>
        <w:t>”</w:t>
      </w:r>
      <w:r w:rsidR="00C5427B">
        <w:rPr>
          <w:rFonts w:ascii="Verdana" w:hAnsi="Verdana"/>
          <w:sz w:val="20"/>
          <w:szCs w:val="20"/>
        </w:rPr>
        <w:t>,index=</w:t>
      </w:r>
      <w:r w:rsidR="007E3DC0">
        <w:rPr>
          <w:rFonts w:ascii="Verdana" w:hAnsi="Verdana"/>
          <w:sz w:val="20"/>
          <w:szCs w:val="20"/>
        </w:rPr>
        <w:t>n</w:t>
      </w:r>
      <w:r w:rsidR="00C5427B">
        <w:rPr>
          <w:rFonts w:ascii="Verdana" w:hAnsi="Verdana"/>
          <w:sz w:val="20"/>
          <w:szCs w:val="20"/>
        </w:rPr>
        <w:t xml:space="preserve"> to get </w:t>
      </w:r>
      <w:r w:rsidR="007E3DC0">
        <w:rPr>
          <w:rFonts w:ascii="Verdana" w:hAnsi="Verdana"/>
          <w:sz w:val="20"/>
          <w:szCs w:val="20"/>
        </w:rPr>
        <w:t>n</w:t>
      </w:r>
      <w:r w:rsidR="00C5427B">
        <w:rPr>
          <w:rFonts w:ascii="Verdana" w:hAnsi="Verdana"/>
          <w:sz w:val="20"/>
          <w:szCs w:val="20"/>
        </w:rPr>
        <w:t>-</w:t>
      </w:r>
      <w:proofErr w:type="spellStart"/>
      <w:r w:rsidR="00C5427B">
        <w:rPr>
          <w:rFonts w:ascii="Verdana" w:hAnsi="Verdana"/>
          <w:sz w:val="20"/>
          <w:szCs w:val="20"/>
        </w:rPr>
        <w:t>th</w:t>
      </w:r>
      <w:proofErr w:type="spellEnd"/>
      <w:r w:rsidR="00C5427B">
        <w:rPr>
          <w:rFonts w:ascii="Verdana" w:hAnsi="Verdana"/>
          <w:sz w:val="20"/>
          <w:szCs w:val="20"/>
        </w:rPr>
        <w:t xml:space="preserve"> Renderer’s output sample rate</w:t>
      </w:r>
      <w:r w:rsidR="007E3DC0">
        <w:rPr>
          <w:rFonts w:ascii="Verdana" w:hAnsi="Verdana"/>
          <w:sz w:val="20"/>
          <w:szCs w:val="20"/>
        </w:rPr>
        <w:t xml:space="preserve"> (n = 0, 1, 2, 3)</w:t>
      </w:r>
      <w:r w:rsidRPr="00553503">
        <w:rPr>
          <w:rFonts w:ascii="Verdana" w:hAnsi="Verdana"/>
          <w:sz w:val="20"/>
          <w:szCs w:val="20"/>
        </w:rPr>
        <w:t xml:space="preserve">. This string maps </w:t>
      </w:r>
      <w:r w:rsidR="00406215">
        <w:rPr>
          <w:rFonts w:ascii="Verdana" w:hAnsi="Verdana"/>
          <w:sz w:val="20"/>
          <w:szCs w:val="20"/>
        </w:rPr>
        <w:t>to the</w:t>
      </w:r>
      <w:r w:rsidRPr="00553503">
        <w:rPr>
          <w:rFonts w:ascii="Verdana" w:hAnsi="Verdana"/>
          <w:sz w:val="20"/>
          <w:szCs w:val="20"/>
        </w:rPr>
        <w:t xml:space="preserve"> control defined in ADSP ALSA Driver.</w:t>
      </w:r>
    </w:p>
    <w:p w:rsidR="00892061" w:rsidRDefault="00892061" w:rsidP="00892061">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C13532">
        <w:rPr>
          <w:rFonts w:ascii="Verdana" w:hAnsi="Verdana"/>
          <w:b/>
          <w:sz w:val="20"/>
          <w:szCs w:val="20"/>
        </w:rPr>
        <w:t>”</w:t>
      </w:r>
      <w:proofErr w:type="spellStart"/>
      <w:r w:rsidRPr="00553503">
        <w:rPr>
          <w:rFonts w:ascii="Verdana" w:hAnsi="Verdana"/>
          <w:b/>
          <w:sz w:val="20"/>
          <w:szCs w:val="20"/>
        </w:rPr>
        <w:t>CaptureInRate</w:t>
      </w:r>
      <w:proofErr w:type="spellEnd"/>
      <w:proofErr w:type="gramEnd"/>
      <w:r w:rsidR="00C13532">
        <w:rPr>
          <w:rFonts w:ascii="Verdana" w:hAnsi="Verdana"/>
          <w:b/>
          <w:sz w:val="20"/>
          <w:szCs w:val="20"/>
        </w:rPr>
        <w:t>”</w:t>
      </w:r>
      <w:r w:rsidR="007E3DC0">
        <w:rPr>
          <w:rFonts w:ascii="Verdana" w:hAnsi="Verdana"/>
          <w:sz w:val="20"/>
          <w:szCs w:val="20"/>
        </w:rPr>
        <w:t>,index=n to get n</w:t>
      </w:r>
      <w:r w:rsidR="00E25F87">
        <w:rPr>
          <w:rFonts w:ascii="Verdana" w:hAnsi="Verdana"/>
          <w:sz w:val="20"/>
          <w:szCs w:val="20"/>
        </w:rPr>
        <w:t>-</w:t>
      </w:r>
      <w:proofErr w:type="spellStart"/>
      <w:r w:rsidR="00E25F87">
        <w:rPr>
          <w:rFonts w:ascii="Verdana" w:hAnsi="Verdana"/>
          <w:sz w:val="20"/>
          <w:szCs w:val="20"/>
        </w:rPr>
        <w:t>th</w:t>
      </w:r>
      <w:proofErr w:type="spellEnd"/>
      <w:r w:rsidR="00E25F87">
        <w:rPr>
          <w:rFonts w:ascii="Verdana" w:hAnsi="Verdana"/>
          <w:sz w:val="20"/>
          <w:szCs w:val="20"/>
        </w:rPr>
        <w:t xml:space="preserve"> Capture’s input sample rate</w:t>
      </w:r>
      <w:r w:rsidR="007E3DC0">
        <w:rPr>
          <w:rFonts w:ascii="Verdana" w:hAnsi="Verdana"/>
          <w:sz w:val="20"/>
          <w:szCs w:val="20"/>
        </w:rPr>
        <w:t xml:space="preserve"> (n = 0, 1, 2, 3)</w:t>
      </w:r>
      <w:r w:rsidRPr="00553503">
        <w:rPr>
          <w:rFonts w:ascii="Verdana" w:hAnsi="Verdana"/>
          <w:sz w:val="20"/>
          <w:szCs w:val="20"/>
        </w:rPr>
        <w:t xml:space="preserve">. This string maps </w:t>
      </w:r>
      <w:r w:rsidR="007406A4">
        <w:rPr>
          <w:rFonts w:ascii="Verdana" w:hAnsi="Verdana"/>
          <w:sz w:val="20"/>
          <w:szCs w:val="20"/>
        </w:rPr>
        <w:t xml:space="preserve">to the </w:t>
      </w:r>
      <w:r w:rsidRPr="00553503">
        <w:rPr>
          <w:rFonts w:ascii="Verdana" w:hAnsi="Verdana"/>
          <w:sz w:val="20"/>
          <w:szCs w:val="20"/>
        </w:rPr>
        <w:t>control defined in ADSP ALSA Driver.</w:t>
      </w:r>
    </w:p>
    <w:p w:rsidR="00E45AE4" w:rsidRPr="00553503" w:rsidRDefault="00E45AE4" w:rsidP="00E45AE4">
      <w:pPr>
        <w:rPr>
          <w:rFonts w:ascii="Verdana" w:hAnsi="Verdana"/>
          <w:sz w:val="20"/>
          <w:szCs w:val="20"/>
        </w:rPr>
      </w:pPr>
      <w:r w:rsidRPr="00553503">
        <w:rPr>
          <w:rFonts w:ascii="Verdana" w:hAnsi="Verdana"/>
          <w:sz w:val="20"/>
          <w:szCs w:val="20"/>
        </w:rPr>
        <w:t xml:space="preserve">In </w:t>
      </w:r>
      <w:r w:rsidR="00B00A16">
        <w:rPr>
          <w:rFonts w:ascii="Verdana" w:hAnsi="Verdana"/>
          <w:sz w:val="20"/>
          <w:szCs w:val="20"/>
        </w:rPr>
        <w:t xml:space="preserve">TDM </w:t>
      </w:r>
      <w:r w:rsidRPr="00553503">
        <w:rPr>
          <w:rFonts w:ascii="Verdana" w:hAnsi="Verdana"/>
          <w:sz w:val="20"/>
          <w:szCs w:val="20"/>
        </w:rPr>
        <w:t xml:space="preserve">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r w:rsidR="00C13532">
        <w:rPr>
          <w:rFonts w:ascii="Verdana" w:hAnsi="Verdana"/>
          <w:b/>
          <w:sz w:val="20"/>
          <w:szCs w:val="20"/>
        </w:rPr>
        <w:t>”</w:t>
      </w:r>
      <w:proofErr w:type="spellStart"/>
      <w:r w:rsidR="00C13532">
        <w:rPr>
          <w:rFonts w:ascii="Verdana" w:hAnsi="Verdana"/>
          <w:b/>
          <w:sz w:val="20"/>
          <w:szCs w:val="20"/>
        </w:rPr>
        <w:t>TDM</w:t>
      </w:r>
      <w:r w:rsidRPr="00553503">
        <w:rPr>
          <w:rFonts w:ascii="Verdana" w:hAnsi="Verdana"/>
          <w:b/>
          <w:sz w:val="20"/>
          <w:szCs w:val="20"/>
        </w:rPr>
        <w:t>PlaybackOutRate</w:t>
      </w:r>
      <w:proofErr w:type="spellEnd"/>
      <w:r w:rsidR="00C13532">
        <w:rPr>
          <w:rFonts w:ascii="Verdana" w:hAnsi="Verdana"/>
          <w:b/>
          <w:sz w:val="20"/>
          <w:szCs w:val="20"/>
        </w:rPr>
        <w:t>”</w:t>
      </w:r>
      <w:r w:rsidRPr="00553503">
        <w:rPr>
          <w:rFonts w:ascii="Verdana" w:hAnsi="Verdana"/>
          <w:sz w:val="20"/>
          <w:szCs w:val="20"/>
        </w:rPr>
        <w:t xml:space="preserve">. This string maps </w:t>
      </w:r>
      <w:r>
        <w:rPr>
          <w:rFonts w:ascii="Verdana" w:hAnsi="Verdana"/>
          <w:sz w:val="20"/>
          <w:szCs w:val="20"/>
        </w:rPr>
        <w:t>to the</w:t>
      </w:r>
      <w:r w:rsidRPr="00553503">
        <w:rPr>
          <w:rFonts w:ascii="Verdana" w:hAnsi="Verdana"/>
          <w:sz w:val="20"/>
          <w:szCs w:val="20"/>
        </w:rPr>
        <w:t xml:space="preserve"> control defined in ADSP ALSA Driver.</w:t>
      </w:r>
    </w:p>
    <w:p w:rsidR="00E45AE4" w:rsidRPr="00553503" w:rsidRDefault="00E45AE4" w:rsidP="00E45AE4">
      <w:pPr>
        <w:rPr>
          <w:rFonts w:ascii="Verdana" w:hAnsi="Verdana"/>
          <w:b/>
          <w:sz w:val="20"/>
          <w:szCs w:val="20"/>
        </w:rPr>
      </w:pPr>
      <w:r w:rsidRPr="00553503">
        <w:rPr>
          <w:rFonts w:ascii="Verdana" w:hAnsi="Verdana"/>
          <w:sz w:val="20"/>
          <w:szCs w:val="20"/>
        </w:rPr>
        <w:t xml:space="preserve">In </w:t>
      </w:r>
      <w:r w:rsidR="00B00A16">
        <w:rPr>
          <w:rFonts w:ascii="Verdana" w:hAnsi="Verdana"/>
          <w:sz w:val="20"/>
          <w:szCs w:val="20"/>
        </w:rPr>
        <w:t xml:space="preserve">TDM </w:t>
      </w:r>
      <w:r w:rsidRPr="00553503">
        <w:rPr>
          <w:rFonts w:ascii="Verdana" w:hAnsi="Verdana"/>
          <w:sz w:val="20"/>
          <w:szCs w:val="20"/>
        </w:rPr>
        <w:t xml:space="preserve">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r w:rsidR="00C13532">
        <w:rPr>
          <w:rFonts w:ascii="Verdana" w:hAnsi="Verdana"/>
          <w:sz w:val="20"/>
          <w:szCs w:val="20"/>
        </w:rPr>
        <w:t>”</w:t>
      </w:r>
      <w:proofErr w:type="spellStart"/>
      <w:r w:rsidR="00424CBB">
        <w:rPr>
          <w:rFonts w:ascii="Verdana" w:hAnsi="Verdana"/>
          <w:b/>
          <w:sz w:val="20"/>
          <w:szCs w:val="20"/>
        </w:rPr>
        <w:t>TDM</w:t>
      </w:r>
      <w:r w:rsidRPr="00553503">
        <w:rPr>
          <w:rFonts w:ascii="Verdana" w:hAnsi="Verdana"/>
          <w:b/>
          <w:sz w:val="20"/>
          <w:szCs w:val="20"/>
        </w:rPr>
        <w:t>CaptureInRate</w:t>
      </w:r>
      <w:proofErr w:type="spellEnd"/>
      <w:r w:rsidR="00C13532">
        <w:rPr>
          <w:rFonts w:ascii="Verdana" w:hAnsi="Verdana"/>
          <w:b/>
          <w:sz w:val="20"/>
          <w:szCs w:val="20"/>
        </w:rPr>
        <w:t>”</w:t>
      </w:r>
      <w:r w:rsidRPr="00553503">
        <w:rPr>
          <w:rFonts w:ascii="Verdana" w:hAnsi="Verdana"/>
          <w:sz w:val="20"/>
          <w:szCs w:val="20"/>
        </w:rPr>
        <w:t xml:space="preserve">. This string maps </w:t>
      </w:r>
      <w:r w:rsidR="009B470B">
        <w:rPr>
          <w:rFonts w:ascii="Verdana" w:hAnsi="Verdana"/>
          <w:sz w:val="20"/>
          <w:szCs w:val="20"/>
        </w:rPr>
        <w:t>to the</w:t>
      </w:r>
      <w:r w:rsidRPr="00553503">
        <w:rPr>
          <w:rFonts w:ascii="Verdana" w:hAnsi="Verdana"/>
          <w:sz w:val="20"/>
          <w:szCs w:val="20"/>
        </w:rPr>
        <w:t xml:space="preserve"> control defined in ADSP ALSA Driver.</w:t>
      </w:r>
    </w:p>
    <w:p w:rsidR="00A96FB4" w:rsidRPr="00A96FB4" w:rsidRDefault="00A96FB4" w:rsidP="00A96FB4"/>
    <w:p w:rsidR="00A96FB4" w:rsidRDefault="003C256D" w:rsidP="00A96FB4">
      <w:r>
        <w:rPr>
          <w:noProof/>
        </w:rPr>
        <w:drawing>
          <wp:inline distT="0" distB="0" distL="0" distR="0">
            <wp:extent cx="5943600" cy="3278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RC_Gettin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rsidR="005A45D3" w:rsidRDefault="005A45D3" w:rsidP="005A45D3">
      <w:pPr>
        <w:pStyle w:val="a4"/>
      </w:pPr>
      <w:bookmarkStart w:id="538" w:name="_Toc530588379"/>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9</w:t>
      </w:r>
      <w:r w:rsidR="0086327A">
        <w:rPr>
          <w:noProof/>
        </w:rPr>
        <w:fldChar w:fldCharType="end"/>
      </w:r>
      <w:r>
        <w:t xml:space="preserve"> Flow of getting sample rate information from hardware</w:t>
      </w:r>
      <w:bookmarkEnd w:id="538"/>
    </w:p>
    <w:p w:rsidR="005A45D3" w:rsidRDefault="005A45D3" w:rsidP="00A96FB4"/>
    <w:p w:rsidR="00A96FB4" w:rsidRDefault="00A96FB4">
      <w:r>
        <w:br w:type="page"/>
      </w:r>
    </w:p>
    <w:p w:rsidR="00A96FB4" w:rsidRPr="00A96FB4" w:rsidRDefault="00A96FB4" w:rsidP="00A96FB4"/>
    <w:p w:rsidR="00AA2F1B" w:rsidRPr="00A96FB4" w:rsidRDefault="00AA2F1B" w:rsidP="0023730B">
      <w:pPr>
        <w:pStyle w:val="3"/>
        <w:numPr>
          <w:ilvl w:val="2"/>
          <w:numId w:val="13"/>
        </w:numPr>
        <w:ind w:left="720" w:hanging="720"/>
      </w:pPr>
      <w:bookmarkStart w:id="539" w:name="_Toc530588328"/>
      <w:r w:rsidRPr="00A96FB4">
        <w:t xml:space="preserve">Set </w:t>
      </w:r>
      <w:r w:rsidR="009078AD">
        <w:t>sample rate of hardware</w:t>
      </w:r>
      <w:bookmarkEnd w:id="539"/>
    </w:p>
    <w:p w:rsidR="00892061" w:rsidRPr="00553503" w:rsidRDefault="00892061" w:rsidP="00892061">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cset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C972D8">
        <w:rPr>
          <w:rFonts w:ascii="Verdana" w:hAnsi="Verdana"/>
          <w:sz w:val="20"/>
          <w:szCs w:val="20"/>
        </w:rPr>
        <w:t>”</w:t>
      </w:r>
      <w:proofErr w:type="spellStart"/>
      <w:r w:rsidR="00C972D8">
        <w:rPr>
          <w:rFonts w:ascii="Verdana" w:hAnsi="Verdana"/>
          <w:b/>
          <w:sz w:val="20"/>
          <w:szCs w:val="20"/>
        </w:rPr>
        <w:t>Playback</w:t>
      </w:r>
      <w:r w:rsidRPr="00553503">
        <w:rPr>
          <w:rFonts w:ascii="Verdana" w:hAnsi="Verdana"/>
          <w:b/>
          <w:sz w:val="20"/>
          <w:szCs w:val="20"/>
        </w:rPr>
        <w:t>OutRate</w:t>
      </w:r>
      <w:proofErr w:type="spellEnd"/>
      <w:proofErr w:type="gramEnd"/>
      <w:r w:rsidR="00C972D8">
        <w:rPr>
          <w:rFonts w:ascii="Verdana" w:hAnsi="Verdana"/>
          <w:b/>
          <w:sz w:val="20"/>
          <w:szCs w:val="20"/>
        </w:rPr>
        <w:t>”</w:t>
      </w:r>
      <w:r w:rsidR="00A825DC">
        <w:rPr>
          <w:rFonts w:ascii="Verdana" w:hAnsi="Verdana"/>
          <w:sz w:val="20"/>
          <w:szCs w:val="20"/>
        </w:rPr>
        <w:t>,index=n</w:t>
      </w:r>
      <w:r w:rsidRPr="00553503">
        <w:rPr>
          <w:rFonts w:ascii="Verdana" w:hAnsi="Verdana"/>
          <w:sz w:val="20"/>
          <w:szCs w:val="20"/>
        </w:rPr>
        <w:t xml:space="preserve"> 44100 to set </w:t>
      </w:r>
      <w:r w:rsidR="00C972D8">
        <w:rPr>
          <w:rFonts w:ascii="Verdana" w:hAnsi="Verdana"/>
          <w:sz w:val="20"/>
          <w:szCs w:val="20"/>
        </w:rPr>
        <w:t xml:space="preserve">output </w:t>
      </w:r>
      <w:r w:rsidRPr="00553503">
        <w:rPr>
          <w:rFonts w:ascii="Verdana" w:hAnsi="Verdana"/>
          <w:sz w:val="20"/>
          <w:szCs w:val="20"/>
        </w:rPr>
        <w:t xml:space="preserve">sample rate of </w:t>
      </w:r>
      <w:r w:rsidR="00A825DC">
        <w:rPr>
          <w:rFonts w:ascii="Verdana" w:hAnsi="Verdana"/>
          <w:sz w:val="20"/>
          <w:szCs w:val="20"/>
        </w:rPr>
        <w:t>n</w:t>
      </w:r>
      <w:r w:rsidR="00C972D8">
        <w:rPr>
          <w:rFonts w:ascii="Verdana" w:hAnsi="Verdana"/>
          <w:sz w:val="20"/>
          <w:szCs w:val="20"/>
        </w:rPr>
        <w:t>-</w:t>
      </w:r>
      <w:proofErr w:type="spellStart"/>
      <w:r w:rsidR="00C972D8">
        <w:rPr>
          <w:rFonts w:ascii="Verdana" w:hAnsi="Verdana"/>
          <w:sz w:val="20"/>
          <w:szCs w:val="20"/>
        </w:rPr>
        <w:t>th</w:t>
      </w:r>
      <w:proofErr w:type="spellEnd"/>
      <w:r w:rsidR="00C972D8">
        <w:rPr>
          <w:rFonts w:ascii="Verdana" w:hAnsi="Verdana"/>
          <w:sz w:val="20"/>
          <w:szCs w:val="20"/>
        </w:rPr>
        <w:t xml:space="preserve"> Renderer </w:t>
      </w:r>
      <w:r w:rsidRPr="00553503">
        <w:rPr>
          <w:rFonts w:ascii="Verdana" w:hAnsi="Verdana"/>
          <w:sz w:val="20"/>
          <w:szCs w:val="20"/>
        </w:rPr>
        <w:t>to 44100</w:t>
      </w:r>
      <w:r w:rsidR="00A825DC">
        <w:rPr>
          <w:rFonts w:ascii="Verdana" w:hAnsi="Verdana"/>
          <w:sz w:val="20"/>
          <w:szCs w:val="20"/>
        </w:rPr>
        <w:t xml:space="preserve"> (n = 0, 1, 2, 3)</w:t>
      </w:r>
      <w:r w:rsidR="002B4113">
        <w:rPr>
          <w:rFonts w:ascii="Verdana" w:hAnsi="Verdana"/>
          <w:sz w:val="20"/>
          <w:szCs w:val="20"/>
        </w:rPr>
        <w:t>.</w:t>
      </w:r>
      <w:r w:rsidRPr="00553503">
        <w:rPr>
          <w:rFonts w:ascii="Verdana" w:hAnsi="Verdana"/>
          <w:sz w:val="20"/>
          <w:szCs w:val="20"/>
        </w:rPr>
        <w:t xml:space="preserve"> </w:t>
      </w:r>
      <w:r w:rsidR="00C972D8" w:rsidRPr="00C972D8">
        <w:rPr>
          <w:rFonts w:ascii="Verdana" w:hAnsi="Verdana"/>
          <w:b/>
          <w:sz w:val="20"/>
          <w:szCs w:val="20"/>
        </w:rPr>
        <w:t>“</w:t>
      </w:r>
      <w:proofErr w:type="spellStart"/>
      <w:r w:rsidRPr="00553503">
        <w:rPr>
          <w:rFonts w:ascii="Verdana" w:hAnsi="Verdana"/>
          <w:b/>
          <w:sz w:val="20"/>
          <w:szCs w:val="20"/>
        </w:rPr>
        <w:t>PlaybackOutRate</w:t>
      </w:r>
      <w:proofErr w:type="spellEnd"/>
      <w:r w:rsidR="00C972D8">
        <w:rPr>
          <w:rFonts w:ascii="Verdana" w:hAnsi="Verdana"/>
          <w:b/>
          <w:sz w:val="20"/>
          <w:szCs w:val="20"/>
        </w:rPr>
        <w:t>”</w:t>
      </w:r>
      <w:r w:rsidRPr="00553503">
        <w:rPr>
          <w:rFonts w:ascii="Verdana" w:hAnsi="Verdana"/>
          <w:sz w:val="20"/>
          <w:szCs w:val="20"/>
        </w:rPr>
        <w:t xml:space="preserve"> string maps </w:t>
      </w:r>
      <w:r w:rsidR="00B866F2">
        <w:rPr>
          <w:rFonts w:ascii="Verdana" w:hAnsi="Verdana"/>
          <w:sz w:val="20"/>
          <w:szCs w:val="20"/>
        </w:rPr>
        <w:t xml:space="preserve">to </w:t>
      </w:r>
      <w:r w:rsidR="002B4113">
        <w:rPr>
          <w:rFonts w:ascii="Verdana" w:hAnsi="Verdana"/>
          <w:sz w:val="20"/>
          <w:szCs w:val="20"/>
        </w:rPr>
        <w:t>the</w:t>
      </w:r>
      <w:r w:rsidRPr="00553503">
        <w:rPr>
          <w:rFonts w:ascii="Verdana" w:hAnsi="Verdana"/>
          <w:sz w:val="20"/>
          <w:szCs w:val="20"/>
        </w:rPr>
        <w:t xml:space="preserve"> control defined in ADSP ALSA Driver. </w:t>
      </w:r>
    </w:p>
    <w:p w:rsidR="00892061" w:rsidRPr="00553503" w:rsidRDefault="00892061" w:rsidP="00892061">
      <w:pPr>
        <w:rPr>
          <w:rFonts w:ascii="Verdana" w:hAnsi="Verdana"/>
          <w:b/>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cset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C972D8">
        <w:rPr>
          <w:rFonts w:ascii="Verdana" w:hAnsi="Verdana"/>
          <w:sz w:val="20"/>
          <w:szCs w:val="20"/>
        </w:rPr>
        <w:t>”</w:t>
      </w:r>
      <w:proofErr w:type="spellStart"/>
      <w:r w:rsidR="00C972D8">
        <w:rPr>
          <w:rFonts w:ascii="Verdana" w:hAnsi="Verdana"/>
          <w:b/>
          <w:sz w:val="20"/>
          <w:szCs w:val="20"/>
        </w:rPr>
        <w:t>Capture</w:t>
      </w:r>
      <w:r w:rsidRPr="00553503">
        <w:rPr>
          <w:rFonts w:ascii="Verdana" w:hAnsi="Verdana"/>
          <w:b/>
          <w:sz w:val="20"/>
          <w:szCs w:val="20"/>
        </w:rPr>
        <w:t>InRate</w:t>
      </w:r>
      <w:proofErr w:type="spellEnd"/>
      <w:proofErr w:type="gramEnd"/>
      <w:r w:rsidR="00C972D8">
        <w:rPr>
          <w:rFonts w:ascii="Verdana" w:hAnsi="Verdana"/>
          <w:b/>
          <w:sz w:val="20"/>
          <w:szCs w:val="20"/>
        </w:rPr>
        <w:t>”</w:t>
      </w:r>
      <w:r w:rsidR="00C972D8">
        <w:rPr>
          <w:rFonts w:ascii="Verdana" w:hAnsi="Verdana"/>
          <w:sz w:val="20"/>
          <w:szCs w:val="20"/>
        </w:rPr>
        <w:t>,index=</w:t>
      </w:r>
      <w:r w:rsidR="00190D6F">
        <w:rPr>
          <w:rFonts w:ascii="Verdana" w:hAnsi="Verdana"/>
          <w:sz w:val="20"/>
          <w:szCs w:val="20"/>
        </w:rPr>
        <w:t>n</w:t>
      </w:r>
      <w:r w:rsidRPr="00553503">
        <w:rPr>
          <w:rFonts w:ascii="Verdana" w:hAnsi="Verdana"/>
          <w:sz w:val="20"/>
          <w:szCs w:val="20"/>
        </w:rPr>
        <w:t xml:space="preserve"> 48000 to set </w:t>
      </w:r>
      <w:r w:rsidR="00C972D8">
        <w:rPr>
          <w:rFonts w:ascii="Verdana" w:hAnsi="Verdana"/>
          <w:sz w:val="20"/>
          <w:szCs w:val="20"/>
        </w:rPr>
        <w:t xml:space="preserve">input </w:t>
      </w:r>
      <w:r w:rsidRPr="00553503">
        <w:rPr>
          <w:rFonts w:ascii="Verdana" w:hAnsi="Verdana"/>
          <w:sz w:val="20"/>
          <w:szCs w:val="20"/>
        </w:rPr>
        <w:t xml:space="preserve">sample rate of </w:t>
      </w:r>
      <w:r w:rsidR="00223D07">
        <w:rPr>
          <w:rFonts w:ascii="Verdana" w:hAnsi="Verdana"/>
          <w:sz w:val="20"/>
          <w:szCs w:val="20"/>
        </w:rPr>
        <w:t>n</w:t>
      </w:r>
      <w:r w:rsidR="00C972D8">
        <w:rPr>
          <w:rFonts w:ascii="Verdana" w:hAnsi="Verdana"/>
          <w:sz w:val="20"/>
          <w:szCs w:val="20"/>
        </w:rPr>
        <w:t>-</w:t>
      </w:r>
      <w:proofErr w:type="spellStart"/>
      <w:r w:rsidR="00C972D8">
        <w:rPr>
          <w:rFonts w:ascii="Verdana" w:hAnsi="Verdana"/>
          <w:sz w:val="20"/>
          <w:szCs w:val="20"/>
        </w:rPr>
        <w:t>th</w:t>
      </w:r>
      <w:proofErr w:type="spellEnd"/>
      <w:r w:rsidR="00C972D8">
        <w:rPr>
          <w:rFonts w:ascii="Verdana" w:hAnsi="Verdana"/>
          <w:sz w:val="20"/>
          <w:szCs w:val="20"/>
        </w:rPr>
        <w:t xml:space="preserve"> Capture</w:t>
      </w:r>
      <w:r w:rsidRPr="00553503">
        <w:rPr>
          <w:rFonts w:ascii="Verdana" w:hAnsi="Verdana"/>
          <w:sz w:val="20"/>
          <w:szCs w:val="20"/>
        </w:rPr>
        <w:t xml:space="preserve"> input to 48000</w:t>
      </w:r>
      <w:r w:rsidR="00223D07">
        <w:rPr>
          <w:rFonts w:ascii="Verdana" w:hAnsi="Verdana"/>
          <w:sz w:val="20"/>
          <w:szCs w:val="20"/>
        </w:rPr>
        <w:t xml:space="preserve"> (n = 0, 1, 2, 3)</w:t>
      </w:r>
      <w:r w:rsidRPr="00553503">
        <w:rPr>
          <w:rFonts w:ascii="Verdana" w:hAnsi="Verdana"/>
          <w:sz w:val="20"/>
          <w:szCs w:val="20"/>
        </w:rPr>
        <w:t xml:space="preserve">. </w:t>
      </w:r>
      <w:r w:rsidR="00C972D8">
        <w:rPr>
          <w:rFonts w:ascii="Verdana" w:hAnsi="Verdana"/>
          <w:sz w:val="20"/>
          <w:szCs w:val="20"/>
        </w:rPr>
        <w:t>“</w:t>
      </w:r>
      <w:proofErr w:type="spellStart"/>
      <w:r w:rsidRPr="00553503">
        <w:rPr>
          <w:rFonts w:ascii="Verdana" w:hAnsi="Verdana"/>
          <w:b/>
          <w:sz w:val="20"/>
          <w:szCs w:val="20"/>
        </w:rPr>
        <w:t>CaptureInRate</w:t>
      </w:r>
      <w:proofErr w:type="spellEnd"/>
      <w:r w:rsidR="00C972D8">
        <w:rPr>
          <w:rFonts w:ascii="Verdana" w:hAnsi="Verdana"/>
          <w:b/>
          <w:sz w:val="20"/>
          <w:szCs w:val="20"/>
        </w:rPr>
        <w:t>”</w:t>
      </w:r>
      <w:r w:rsidRPr="00553503">
        <w:rPr>
          <w:rFonts w:ascii="Verdana" w:hAnsi="Verdana"/>
          <w:sz w:val="20"/>
          <w:szCs w:val="20"/>
        </w:rPr>
        <w:t xml:space="preserve"> string maps</w:t>
      </w:r>
      <w:r w:rsidR="002B4113">
        <w:rPr>
          <w:rFonts w:ascii="Verdana" w:hAnsi="Verdana"/>
          <w:sz w:val="20"/>
          <w:szCs w:val="20"/>
        </w:rPr>
        <w:t xml:space="preserve"> </w:t>
      </w:r>
      <w:r w:rsidR="00B866F2">
        <w:rPr>
          <w:rFonts w:ascii="Verdana" w:hAnsi="Verdana"/>
          <w:sz w:val="20"/>
          <w:szCs w:val="20"/>
        </w:rPr>
        <w:t xml:space="preserve">to </w:t>
      </w:r>
      <w:r w:rsidR="002B4113">
        <w:rPr>
          <w:rFonts w:ascii="Verdana" w:hAnsi="Verdana"/>
          <w:sz w:val="20"/>
          <w:szCs w:val="20"/>
        </w:rPr>
        <w:t>the</w:t>
      </w:r>
      <w:r w:rsidRPr="00553503">
        <w:rPr>
          <w:rFonts w:ascii="Verdana" w:hAnsi="Verdana"/>
          <w:sz w:val="20"/>
          <w:szCs w:val="20"/>
        </w:rPr>
        <w:t xml:space="preserve"> control defined in ADSP ALSA Driver.</w:t>
      </w:r>
    </w:p>
    <w:p w:rsidR="009B36C6" w:rsidRPr="00553503" w:rsidRDefault="009B36C6" w:rsidP="009B36C6">
      <w:pPr>
        <w:rPr>
          <w:rFonts w:ascii="Verdana" w:hAnsi="Verdana"/>
          <w:sz w:val="20"/>
          <w:szCs w:val="20"/>
        </w:rPr>
      </w:pPr>
      <w:r w:rsidRPr="00553503">
        <w:rPr>
          <w:rFonts w:ascii="Verdana" w:hAnsi="Verdana"/>
          <w:sz w:val="20"/>
          <w:szCs w:val="20"/>
        </w:rPr>
        <w:t xml:space="preserve">In </w:t>
      </w:r>
      <w:r>
        <w:rPr>
          <w:rFonts w:ascii="Verdana" w:hAnsi="Verdana"/>
          <w:sz w:val="20"/>
          <w:szCs w:val="20"/>
        </w:rPr>
        <w:t xml:space="preserve">TDM </w:t>
      </w:r>
      <w:r w:rsidRPr="00553503">
        <w:rPr>
          <w:rFonts w:ascii="Verdana" w:hAnsi="Verdana"/>
          <w:sz w:val="20"/>
          <w:szCs w:val="20"/>
        </w:rPr>
        <w:t xml:space="preserve">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cset</w:t>
      </w:r>
      <w:proofErr w:type="spellEnd"/>
      <w:r w:rsidRPr="00553503">
        <w:rPr>
          <w:rFonts w:ascii="Verdana" w:hAnsi="Verdana"/>
          <w:sz w:val="20"/>
          <w:szCs w:val="20"/>
        </w:rPr>
        <w:t xml:space="preserve"> name=</w:t>
      </w:r>
      <w:r w:rsidR="00C972D8">
        <w:rPr>
          <w:rFonts w:ascii="Verdana" w:hAnsi="Verdana"/>
          <w:sz w:val="20"/>
          <w:szCs w:val="20"/>
        </w:rPr>
        <w:t>”</w:t>
      </w:r>
      <w:proofErr w:type="spellStart"/>
      <w:r>
        <w:rPr>
          <w:rFonts w:ascii="Verdana" w:hAnsi="Verdana"/>
          <w:b/>
          <w:sz w:val="20"/>
          <w:szCs w:val="20"/>
        </w:rPr>
        <w:t>TDM</w:t>
      </w:r>
      <w:r w:rsidRPr="00553503">
        <w:rPr>
          <w:rFonts w:ascii="Verdana" w:hAnsi="Verdana"/>
          <w:b/>
          <w:sz w:val="20"/>
          <w:szCs w:val="20"/>
        </w:rPr>
        <w:t>PlaybackOutRate</w:t>
      </w:r>
      <w:proofErr w:type="spellEnd"/>
      <w:r w:rsidR="00C972D8">
        <w:rPr>
          <w:rFonts w:ascii="Verdana" w:hAnsi="Verdana"/>
          <w:b/>
          <w:sz w:val="20"/>
          <w:szCs w:val="20"/>
        </w:rPr>
        <w:t>”</w:t>
      </w:r>
      <w:r w:rsidRPr="00553503">
        <w:rPr>
          <w:rFonts w:ascii="Verdana" w:hAnsi="Verdana"/>
          <w:sz w:val="20"/>
          <w:szCs w:val="20"/>
        </w:rPr>
        <w:t xml:space="preserve"> 44100 to set sample rate of hardware output to 44100</w:t>
      </w:r>
      <w:r>
        <w:rPr>
          <w:rFonts w:ascii="Verdana" w:hAnsi="Verdana"/>
          <w:sz w:val="20"/>
          <w:szCs w:val="20"/>
        </w:rPr>
        <w:t>.</w:t>
      </w:r>
      <w:r w:rsidRPr="00553503">
        <w:rPr>
          <w:rFonts w:ascii="Verdana" w:hAnsi="Verdana"/>
          <w:sz w:val="20"/>
          <w:szCs w:val="20"/>
        </w:rPr>
        <w:t xml:space="preserve"> </w:t>
      </w:r>
      <w:r w:rsidR="00C972D8">
        <w:rPr>
          <w:rFonts w:ascii="Verdana" w:hAnsi="Verdana"/>
          <w:sz w:val="20"/>
          <w:szCs w:val="20"/>
        </w:rPr>
        <w:t>“</w:t>
      </w:r>
      <w:proofErr w:type="spellStart"/>
      <w:r>
        <w:rPr>
          <w:rFonts w:ascii="Verdana" w:hAnsi="Verdana"/>
          <w:b/>
          <w:sz w:val="20"/>
          <w:szCs w:val="20"/>
        </w:rPr>
        <w:t>TDM</w:t>
      </w:r>
      <w:r w:rsidRPr="00553503">
        <w:rPr>
          <w:rFonts w:ascii="Verdana" w:hAnsi="Verdana"/>
          <w:b/>
          <w:sz w:val="20"/>
          <w:szCs w:val="20"/>
        </w:rPr>
        <w:t>PlaybackOut</w:t>
      </w:r>
      <w:r w:rsidR="00C972D8">
        <w:rPr>
          <w:rFonts w:ascii="Verdana" w:hAnsi="Verdana"/>
          <w:b/>
          <w:sz w:val="20"/>
          <w:szCs w:val="20"/>
        </w:rPr>
        <w:t>Rate</w:t>
      </w:r>
      <w:proofErr w:type="spellEnd"/>
      <w:r w:rsidR="00C972D8">
        <w:rPr>
          <w:rFonts w:ascii="Verdana" w:hAnsi="Verdana"/>
          <w:b/>
          <w:sz w:val="20"/>
          <w:szCs w:val="20"/>
        </w:rPr>
        <w:t>”</w:t>
      </w:r>
      <w:r w:rsidRPr="00553503">
        <w:rPr>
          <w:rFonts w:ascii="Verdana" w:hAnsi="Verdana"/>
          <w:sz w:val="20"/>
          <w:szCs w:val="20"/>
        </w:rPr>
        <w:t xml:space="preserve"> string maps </w:t>
      </w:r>
      <w:r w:rsidR="00DE6BC2">
        <w:rPr>
          <w:rFonts w:ascii="Verdana" w:hAnsi="Verdana"/>
          <w:sz w:val="20"/>
          <w:szCs w:val="20"/>
        </w:rPr>
        <w:t xml:space="preserve">to </w:t>
      </w:r>
      <w:r>
        <w:rPr>
          <w:rFonts w:ascii="Verdana" w:hAnsi="Verdana"/>
          <w:sz w:val="20"/>
          <w:szCs w:val="20"/>
        </w:rPr>
        <w:t>the</w:t>
      </w:r>
      <w:r w:rsidRPr="00553503">
        <w:rPr>
          <w:rFonts w:ascii="Verdana" w:hAnsi="Verdana"/>
          <w:sz w:val="20"/>
          <w:szCs w:val="20"/>
        </w:rPr>
        <w:t xml:space="preserve"> control defined in ADSP ALSA Driver. </w:t>
      </w:r>
    </w:p>
    <w:p w:rsidR="009B36C6" w:rsidRPr="00553503" w:rsidRDefault="009B36C6" w:rsidP="009B36C6">
      <w:pPr>
        <w:rPr>
          <w:rFonts w:ascii="Verdana" w:hAnsi="Verdana"/>
          <w:b/>
          <w:sz w:val="20"/>
          <w:szCs w:val="20"/>
        </w:rPr>
      </w:pPr>
      <w:r w:rsidRPr="00553503">
        <w:rPr>
          <w:rFonts w:ascii="Verdana" w:hAnsi="Verdana"/>
          <w:sz w:val="20"/>
          <w:szCs w:val="20"/>
        </w:rPr>
        <w:t xml:space="preserve">In </w:t>
      </w:r>
      <w:r>
        <w:rPr>
          <w:rFonts w:ascii="Verdana" w:hAnsi="Verdana"/>
          <w:sz w:val="20"/>
          <w:szCs w:val="20"/>
        </w:rPr>
        <w:t xml:space="preserve">TDM </w:t>
      </w:r>
      <w:r w:rsidRPr="00553503">
        <w:rPr>
          <w:rFonts w:ascii="Verdana" w:hAnsi="Verdana"/>
          <w:sz w:val="20"/>
          <w:szCs w:val="20"/>
        </w:rPr>
        <w:t xml:space="preserve">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cset</w:t>
      </w:r>
      <w:proofErr w:type="spellEnd"/>
      <w:r w:rsidRPr="00553503">
        <w:rPr>
          <w:rFonts w:ascii="Verdana" w:hAnsi="Verdana"/>
          <w:sz w:val="20"/>
          <w:szCs w:val="20"/>
        </w:rPr>
        <w:t xml:space="preserve"> name=</w:t>
      </w:r>
      <w:r w:rsidR="00C972D8" w:rsidRPr="00C972D8">
        <w:rPr>
          <w:rFonts w:ascii="Verdana" w:hAnsi="Verdana"/>
          <w:b/>
          <w:sz w:val="20"/>
          <w:szCs w:val="20"/>
        </w:rPr>
        <w:t>”</w:t>
      </w:r>
      <w:proofErr w:type="spellStart"/>
      <w:r>
        <w:rPr>
          <w:rFonts w:ascii="Verdana" w:hAnsi="Verdana"/>
          <w:b/>
          <w:sz w:val="20"/>
          <w:szCs w:val="20"/>
        </w:rPr>
        <w:t>TDM</w:t>
      </w:r>
      <w:r w:rsidRPr="00553503">
        <w:rPr>
          <w:rFonts w:ascii="Verdana" w:hAnsi="Verdana"/>
          <w:b/>
          <w:sz w:val="20"/>
          <w:szCs w:val="20"/>
        </w:rPr>
        <w:t>CaptureInRate</w:t>
      </w:r>
      <w:proofErr w:type="spellEnd"/>
      <w:r w:rsidR="00C972D8">
        <w:rPr>
          <w:rFonts w:ascii="Verdana" w:hAnsi="Verdana"/>
          <w:b/>
          <w:sz w:val="20"/>
          <w:szCs w:val="20"/>
        </w:rPr>
        <w:t>”</w:t>
      </w:r>
      <w:r w:rsidRPr="00553503">
        <w:rPr>
          <w:rFonts w:ascii="Verdana" w:hAnsi="Verdana"/>
          <w:sz w:val="20"/>
          <w:szCs w:val="20"/>
        </w:rPr>
        <w:t xml:space="preserve"> 48000 to set sample rate of hardware input to 48000. </w:t>
      </w:r>
      <w:r w:rsidR="00C972D8">
        <w:rPr>
          <w:rFonts w:ascii="Verdana" w:hAnsi="Verdana"/>
          <w:sz w:val="20"/>
          <w:szCs w:val="20"/>
        </w:rPr>
        <w:t>“</w:t>
      </w:r>
      <w:proofErr w:type="spellStart"/>
      <w:r>
        <w:rPr>
          <w:rFonts w:ascii="Verdana" w:hAnsi="Verdana"/>
          <w:b/>
          <w:sz w:val="20"/>
          <w:szCs w:val="20"/>
        </w:rPr>
        <w:t>TDM</w:t>
      </w:r>
      <w:r w:rsidR="00C972D8">
        <w:rPr>
          <w:rFonts w:ascii="Verdana" w:hAnsi="Verdana"/>
          <w:b/>
          <w:sz w:val="20"/>
          <w:szCs w:val="20"/>
        </w:rPr>
        <w:t>Capture</w:t>
      </w:r>
      <w:r w:rsidRPr="00553503">
        <w:rPr>
          <w:rFonts w:ascii="Verdana" w:hAnsi="Verdana"/>
          <w:b/>
          <w:sz w:val="20"/>
          <w:szCs w:val="20"/>
        </w:rPr>
        <w:t>InRate</w:t>
      </w:r>
      <w:proofErr w:type="spellEnd"/>
      <w:r w:rsidR="00C972D8">
        <w:rPr>
          <w:rFonts w:ascii="Verdana" w:hAnsi="Verdana"/>
          <w:b/>
          <w:sz w:val="20"/>
          <w:szCs w:val="20"/>
        </w:rPr>
        <w:t>”</w:t>
      </w:r>
      <w:r w:rsidRPr="00553503">
        <w:rPr>
          <w:rFonts w:ascii="Verdana" w:hAnsi="Verdana"/>
          <w:sz w:val="20"/>
          <w:szCs w:val="20"/>
        </w:rPr>
        <w:t xml:space="preserve"> string maps</w:t>
      </w:r>
      <w:r>
        <w:rPr>
          <w:rFonts w:ascii="Verdana" w:hAnsi="Verdana"/>
          <w:sz w:val="20"/>
          <w:szCs w:val="20"/>
        </w:rPr>
        <w:t xml:space="preserve"> </w:t>
      </w:r>
      <w:r w:rsidR="000F24A3">
        <w:rPr>
          <w:rFonts w:ascii="Verdana" w:hAnsi="Verdana"/>
          <w:sz w:val="20"/>
          <w:szCs w:val="20"/>
        </w:rPr>
        <w:t xml:space="preserve">to </w:t>
      </w:r>
      <w:r>
        <w:rPr>
          <w:rFonts w:ascii="Verdana" w:hAnsi="Verdana"/>
          <w:sz w:val="20"/>
          <w:szCs w:val="20"/>
        </w:rPr>
        <w:t>the</w:t>
      </w:r>
      <w:r w:rsidRPr="00553503">
        <w:rPr>
          <w:rFonts w:ascii="Verdana" w:hAnsi="Verdana"/>
          <w:sz w:val="20"/>
          <w:szCs w:val="20"/>
        </w:rPr>
        <w:t xml:space="preserve"> control defined in ADSP ALSA Driver.</w:t>
      </w:r>
    </w:p>
    <w:p w:rsidR="00A96FB4" w:rsidRDefault="00A96FB4" w:rsidP="00A96FB4"/>
    <w:p w:rsidR="009078AD" w:rsidRDefault="007D56DE" w:rsidP="00A96FB4">
      <w:r>
        <w:rPr>
          <w:noProof/>
        </w:rPr>
        <w:drawing>
          <wp:inline distT="0" distB="0" distL="0" distR="0">
            <wp:extent cx="5943600"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RC_Settin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rsidR="005A45D3" w:rsidRDefault="005A45D3" w:rsidP="005A45D3">
      <w:pPr>
        <w:pStyle w:val="a4"/>
      </w:pPr>
      <w:bookmarkStart w:id="540" w:name="_Toc530588380"/>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10</w:t>
      </w:r>
      <w:r w:rsidR="0086327A">
        <w:rPr>
          <w:noProof/>
        </w:rPr>
        <w:fldChar w:fldCharType="end"/>
      </w:r>
      <w:r>
        <w:t xml:space="preserve"> Flow of setting sample rate </w:t>
      </w:r>
      <w:r w:rsidR="00620238">
        <w:t>of</w:t>
      </w:r>
      <w:r>
        <w:t xml:space="preserve"> hardware</w:t>
      </w:r>
      <w:bookmarkEnd w:id="540"/>
    </w:p>
    <w:p w:rsidR="006C5864" w:rsidRDefault="00501435">
      <w:r>
        <w:br w:type="page"/>
      </w:r>
    </w:p>
    <w:p w:rsidR="001E06B3" w:rsidRDefault="001E06B3"/>
    <w:p w:rsidR="006C5864" w:rsidRDefault="006C5864" w:rsidP="006C5864">
      <w:pPr>
        <w:pStyle w:val="2"/>
        <w:numPr>
          <w:ilvl w:val="1"/>
          <w:numId w:val="13"/>
        </w:numPr>
      </w:pPr>
      <w:bookmarkStart w:id="541" w:name="_Toc530588329"/>
      <w:r>
        <w:t>Output Channel Control Flow</w:t>
      </w:r>
      <w:bookmarkEnd w:id="541"/>
    </w:p>
    <w:p w:rsidR="006C5864" w:rsidRDefault="006C5864" w:rsidP="006C5864">
      <w:pPr>
        <w:pStyle w:val="3"/>
        <w:numPr>
          <w:ilvl w:val="2"/>
          <w:numId w:val="13"/>
        </w:numPr>
        <w:ind w:left="720" w:hanging="720"/>
      </w:pPr>
      <w:bookmarkStart w:id="542" w:name="_Toc530588330"/>
      <w:r>
        <w:t xml:space="preserve">Get </w:t>
      </w:r>
      <w:r w:rsidR="00B34E48">
        <w:t>output channel of Renderer</w:t>
      </w:r>
      <w:bookmarkEnd w:id="542"/>
    </w:p>
    <w:p w:rsidR="00501435" w:rsidRDefault="006C5864">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sidR="00382832">
        <w:rPr>
          <w:rFonts w:ascii="Verdana" w:hAnsi="Verdana"/>
          <w:b/>
          <w:sz w:val="20"/>
          <w:szCs w:val="20"/>
        </w:rPr>
        <w:t>”</w:t>
      </w:r>
      <w:proofErr w:type="spellStart"/>
      <w:r w:rsidRPr="00553503">
        <w:rPr>
          <w:rFonts w:ascii="Verdana" w:hAnsi="Verdana"/>
          <w:b/>
          <w:sz w:val="20"/>
          <w:szCs w:val="20"/>
        </w:rPr>
        <w:t>Playback</w:t>
      </w:r>
      <w:r w:rsidR="00382832">
        <w:rPr>
          <w:rFonts w:ascii="Verdana" w:hAnsi="Verdana"/>
          <w:b/>
          <w:sz w:val="20"/>
          <w:szCs w:val="20"/>
        </w:rPr>
        <w:t>Out</w:t>
      </w:r>
      <w:r w:rsidR="009A3E0F">
        <w:rPr>
          <w:rFonts w:ascii="Verdana" w:hAnsi="Verdana"/>
          <w:b/>
          <w:sz w:val="20"/>
          <w:szCs w:val="20"/>
        </w:rPr>
        <w:t>Channel</w:t>
      </w:r>
      <w:proofErr w:type="spellEnd"/>
      <w:proofErr w:type="gramEnd"/>
      <w:r w:rsidR="00382832">
        <w:rPr>
          <w:rFonts w:ascii="Verdana" w:hAnsi="Verdana"/>
          <w:b/>
          <w:sz w:val="20"/>
          <w:szCs w:val="20"/>
        </w:rPr>
        <w:t>”</w:t>
      </w:r>
      <w:r w:rsidR="00E809F3">
        <w:rPr>
          <w:rFonts w:ascii="Verdana" w:hAnsi="Verdana"/>
          <w:sz w:val="20"/>
          <w:szCs w:val="20"/>
        </w:rPr>
        <w:t>,index=n to get the output channel of n</w:t>
      </w:r>
      <w:r w:rsidR="00E83C6B">
        <w:rPr>
          <w:rFonts w:ascii="Verdana" w:hAnsi="Verdana"/>
          <w:sz w:val="20"/>
          <w:szCs w:val="20"/>
        </w:rPr>
        <w:t>-</w:t>
      </w:r>
      <w:proofErr w:type="spellStart"/>
      <w:r w:rsidR="00E83C6B">
        <w:rPr>
          <w:rFonts w:ascii="Verdana" w:hAnsi="Verdana"/>
          <w:sz w:val="20"/>
          <w:szCs w:val="20"/>
        </w:rPr>
        <w:t>th</w:t>
      </w:r>
      <w:proofErr w:type="spellEnd"/>
      <w:r w:rsidR="00E83C6B">
        <w:rPr>
          <w:rFonts w:ascii="Verdana" w:hAnsi="Verdana"/>
          <w:sz w:val="20"/>
          <w:szCs w:val="20"/>
        </w:rPr>
        <w:t xml:space="preserve"> Renderer</w:t>
      </w:r>
      <w:r w:rsidR="00E809F3">
        <w:rPr>
          <w:rFonts w:ascii="Verdana" w:hAnsi="Verdana"/>
          <w:sz w:val="20"/>
          <w:szCs w:val="20"/>
        </w:rPr>
        <w:t xml:space="preserve"> (n = 0, 1, 2, 3)</w:t>
      </w:r>
      <w:r w:rsidRPr="00553503">
        <w:rPr>
          <w:rFonts w:ascii="Verdana" w:hAnsi="Verdana"/>
          <w:sz w:val="20"/>
          <w:szCs w:val="20"/>
        </w:rPr>
        <w:t xml:space="preserve">. This string maps </w:t>
      </w:r>
      <w:r>
        <w:rPr>
          <w:rFonts w:ascii="Verdana" w:hAnsi="Verdana"/>
          <w:sz w:val="20"/>
          <w:szCs w:val="20"/>
        </w:rPr>
        <w:t>to the</w:t>
      </w:r>
      <w:r w:rsidRPr="00553503">
        <w:rPr>
          <w:rFonts w:ascii="Verdana" w:hAnsi="Verdana"/>
          <w:sz w:val="20"/>
          <w:szCs w:val="20"/>
        </w:rPr>
        <w:t xml:space="preserve"> control defined in ADSP ALSA Driver.</w:t>
      </w:r>
    </w:p>
    <w:p w:rsidR="002777ED" w:rsidRDefault="002777ED">
      <w:pPr>
        <w:rPr>
          <w:rFonts w:ascii="Verdana" w:hAnsi="Verdana"/>
          <w:sz w:val="20"/>
          <w:szCs w:val="20"/>
        </w:rPr>
      </w:pPr>
    </w:p>
    <w:p w:rsidR="00B16A1D" w:rsidRDefault="00EC1A8D">
      <w:pPr>
        <w:rPr>
          <w:rFonts w:ascii="Verdana" w:hAnsi="Verdana"/>
          <w:sz w:val="20"/>
          <w:szCs w:val="20"/>
        </w:rPr>
      </w:pPr>
      <w:r>
        <w:rPr>
          <w:rFonts w:ascii="Verdana" w:hAnsi="Verdana"/>
          <w:noProof/>
          <w:sz w:val="20"/>
          <w:szCs w:val="20"/>
        </w:rPr>
        <w:drawing>
          <wp:inline distT="0" distB="0" distL="0" distR="0">
            <wp:extent cx="5943600" cy="318897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DR_out_channel_ge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B16A1D" w:rsidRDefault="00B16A1D" w:rsidP="00B16A1D">
      <w:pPr>
        <w:pStyle w:val="a4"/>
      </w:pPr>
      <w:bookmarkStart w:id="543" w:name="_Toc530588381"/>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11</w:t>
      </w:r>
      <w:r w:rsidR="0086327A">
        <w:rPr>
          <w:noProof/>
        </w:rPr>
        <w:fldChar w:fldCharType="end"/>
      </w:r>
      <w:r>
        <w:t xml:space="preserve"> Flow of getting Renderer output channel information</w:t>
      </w:r>
      <w:bookmarkEnd w:id="543"/>
    </w:p>
    <w:p w:rsidR="00B16A1D" w:rsidRDefault="00B16A1D">
      <w:pPr>
        <w:rPr>
          <w:rFonts w:ascii="Verdana" w:hAnsi="Verdana"/>
          <w:sz w:val="20"/>
          <w:szCs w:val="20"/>
        </w:rPr>
      </w:pPr>
      <w:r>
        <w:rPr>
          <w:rFonts w:ascii="Verdana" w:hAnsi="Verdana"/>
          <w:sz w:val="20"/>
          <w:szCs w:val="20"/>
        </w:rPr>
        <w:br w:type="page"/>
      </w:r>
    </w:p>
    <w:p w:rsidR="00E20EB9" w:rsidRDefault="00E20EB9">
      <w:pPr>
        <w:rPr>
          <w:rFonts w:ascii="Verdana" w:hAnsi="Verdana"/>
          <w:sz w:val="20"/>
          <w:szCs w:val="20"/>
        </w:rPr>
      </w:pPr>
    </w:p>
    <w:p w:rsidR="00B25A67" w:rsidRDefault="00B25A67" w:rsidP="00B25A67">
      <w:pPr>
        <w:pStyle w:val="3"/>
        <w:numPr>
          <w:ilvl w:val="2"/>
          <w:numId w:val="13"/>
        </w:numPr>
        <w:ind w:left="720" w:hanging="720"/>
      </w:pPr>
      <w:bookmarkStart w:id="544" w:name="_Toc530588331"/>
      <w:r>
        <w:t>Set output channel of Renderer</w:t>
      </w:r>
      <w:bookmarkEnd w:id="544"/>
    </w:p>
    <w:p w:rsidR="00190892" w:rsidRDefault="00190892" w:rsidP="00B25A67">
      <w:pPr>
        <w:rPr>
          <w:rFonts w:ascii="Verdana" w:hAnsi="Verdana"/>
          <w:sz w:val="20"/>
          <w:szCs w:val="20"/>
        </w:rPr>
      </w:pPr>
    </w:p>
    <w:p w:rsidR="00B25A67" w:rsidRDefault="00B25A67" w:rsidP="00B25A67">
      <w:pPr>
        <w:rPr>
          <w:rFonts w:ascii="Verdana" w:hAnsi="Verdana"/>
          <w:sz w:val="20"/>
          <w:szCs w:val="20"/>
        </w:rPr>
      </w:pPr>
      <w:r w:rsidRPr="00B25A67">
        <w:rPr>
          <w:rFonts w:ascii="Verdana" w:hAnsi="Verdana"/>
          <w:sz w:val="20"/>
          <w:szCs w:val="20"/>
        </w:rPr>
        <w:t xml:space="preserve">In playback case, </w:t>
      </w:r>
      <w:proofErr w:type="spellStart"/>
      <w:r w:rsidRPr="00B25A67">
        <w:rPr>
          <w:rFonts w:ascii="Verdana" w:hAnsi="Verdana"/>
          <w:sz w:val="20"/>
          <w:szCs w:val="20"/>
        </w:rPr>
        <w:t>amixer</w:t>
      </w:r>
      <w:proofErr w:type="spellEnd"/>
      <w:r w:rsidRPr="00B25A67">
        <w:rPr>
          <w:rFonts w:ascii="Verdana" w:hAnsi="Verdana"/>
          <w:sz w:val="20"/>
          <w:szCs w:val="20"/>
        </w:rPr>
        <w:t xml:space="preserve"> runs with argument: </w:t>
      </w:r>
      <w:proofErr w:type="spellStart"/>
      <w:r w:rsidRPr="00B25A67">
        <w:rPr>
          <w:rFonts w:ascii="Verdana" w:hAnsi="Verdana"/>
          <w:sz w:val="20"/>
          <w:szCs w:val="20"/>
        </w:rPr>
        <w:t>cset</w:t>
      </w:r>
      <w:proofErr w:type="spellEnd"/>
      <w:r w:rsidRPr="00B25A67">
        <w:rPr>
          <w:rFonts w:ascii="Verdana" w:hAnsi="Verdana"/>
          <w:sz w:val="20"/>
          <w:szCs w:val="20"/>
        </w:rPr>
        <w:t xml:space="preserve"> name</w:t>
      </w:r>
      <w:proofErr w:type="gramStart"/>
      <w:r w:rsidRPr="00B25A67">
        <w:rPr>
          <w:rFonts w:ascii="Verdana" w:hAnsi="Verdana"/>
          <w:sz w:val="20"/>
          <w:szCs w:val="20"/>
        </w:rPr>
        <w:t>=</w:t>
      </w:r>
      <w:r w:rsidR="00382832">
        <w:rPr>
          <w:rFonts w:ascii="Verdana" w:hAnsi="Verdana"/>
          <w:b/>
          <w:sz w:val="20"/>
          <w:szCs w:val="20"/>
        </w:rPr>
        <w:t>”</w:t>
      </w:r>
      <w:proofErr w:type="spellStart"/>
      <w:r w:rsidRPr="00B25A67">
        <w:rPr>
          <w:rFonts w:ascii="Verdana" w:hAnsi="Verdana"/>
          <w:b/>
          <w:sz w:val="20"/>
          <w:szCs w:val="20"/>
        </w:rPr>
        <w:t>PlaybackOut</w:t>
      </w:r>
      <w:r>
        <w:rPr>
          <w:rFonts w:ascii="Verdana" w:hAnsi="Verdana"/>
          <w:b/>
          <w:sz w:val="20"/>
          <w:szCs w:val="20"/>
        </w:rPr>
        <w:t>Channel</w:t>
      </w:r>
      <w:proofErr w:type="spellEnd"/>
      <w:proofErr w:type="gramEnd"/>
      <w:r w:rsidR="00382832">
        <w:rPr>
          <w:rFonts w:ascii="Verdana" w:hAnsi="Verdana"/>
          <w:b/>
          <w:sz w:val="20"/>
          <w:szCs w:val="20"/>
        </w:rPr>
        <w:t>”</w:t>
      </w:r>
      <w:r w:rsidR="00382832">
        <w:rPr>
          <w:rFonts w:ascii="Verdana" w:hAnsi="Verdana"/>
          <w:sz w:val="20"/>
          <w:szCs w:val="20"/>
        </w:rPr>
        <w:t>,index=</w:t>
      </w:r>
      <w:r w:rsidR="002A7D42">
        <w:rPr>
          <w:rFonts w:ascii="Verdana" w:hAnsi="Verdana"/>
          <w:sz w:val="20"/>
          <w:szCs w:val="20"/>
        </w:rPr>
        <w:t>n</w:t>
      </w:r>
      <w:r w:rsidR="00AD1C45">
        <w:rPr>
          <w:rFonts w:ascii="Verdana" w:hAnsi="Verdana"/>
          <w:sz w:val="20"/>
          <w:szCs w:val="20"/>
        </w:rPr>
        <w:t xml:space="preserve"> 2</w:t>
      </w:r>
      <w:r w:rsidRPr="00B25A67">
        <w:rPr>
          <w:rFonts w:ascii="Verdana" w:hAnsi="Verdana"/>
          <w:sz w:val="20"/>
          <w:szCs w:val="20"/>
        </w:rPr>
        <w:t xml:space="preserve"> to set</w:t>
      </w:r>
      <w:r w:rsidR="00382832">
        <w:rPr>
          <w:rFonts w:ascii="Verdana" w:hAnsi="Verdana"/>
          <w:sz w:val="20"/>
          <w:szCs w:val="20"/>
        </w:rPr>
        <w:t xml:space="preserve"> </w:t>
      </w:r>
      <w:r w:rsidR="002A7D42">
        <w:rPr>
          <w:rFonts w:ascii="Verdana" w:hAnsi="Verdana"/>
          <w:sz w:val="20"/>
          <w:szCs w:val="20"/>
        </w:rPr>
        <w:t>n</w:t>
      </w:r>
      <w:r w:rsidR="00382832">
        <w:rPr>
          <w:rFonts w:ascii="Verdana" w:hAnsi="Verdana"/>
          <w:sz w:val="20"/>
          <w:szCs w:val="20"/>
        </w:rPr>
        <w:t>-</w:t>
      </w:r>
      <w:proofErr w:type="spellStart"/>
      <w:r w:rsidR="00382832">
        <w:rPr>
          <w:rFonts w:ascii="Verdana" w:hAnsi="Verdana"/>
          <w:sz w:val="20"/>
          <w:szCs w:val="20"/>
        </w:rPr>
        <w:t>th</w:t>
      </w:r>
      <w:proofErr w:type="spellEnd"/>
      <w:r w:rsidRPr="00B25A67">
        <w:rPr>
          <w:rFonts w:ascii="Verdana" w:hAnsi="Verdana"/>
          <w:sz w:val="20"/>
          <w:szCs w:val="20"/>
        </w:rPr>
        <w:t xml:space="preserve"> </w:t>
      </w:r>
      <w:r w:rsidR="00AD1C45">
        <w:rPr>
          <w:rFonts w:ascii="Verdana" w:hAnsi="Verdana"/>
          <w:sz w:val="20"/>
          <w:szCs w:val="20"/>
        </w:rPr>
        <w:t>Renderer output channel to 2</w:t>
      </w:r>
      <w:r w:rsidR="002A7D42">
        <w:rPr>
          <w:rFonts w:ascii="Verdana" w:hAnsi="Verdana"/>
          <w:sz w:val="20"/>
          <w:szCs w:val="20"/>
        </w:rPr>
        <w:t xml:space="preserve"> (n = 0, 1, 2, 3)</w:t>
      </w:r>
      <w:r w:rsidRPr="00B25A67">
        <w:rPr>
          <w:rFonts w:ascii="Verdana" w:hAnsi="Verdana"/>
          <w:sz w:val="20"/>
          <w:szCs w:val="20"/>
        </w:rPr>
        <w:t xml:space="preserve">. </w:t>
      </w:r>
      <w:r w:rsidR="00382832" w:rsidRPr="00382832">
        <w:rPr>
          <w:rFonts w:ascii="Verdana" w:hAnsi="Verdana"/>
          <w:b/>
          <w:sz w:val="20"/>
          <w:szCs w:val="20"/>
        </w:rPr>
        <w:t>“</w:t>
      </w:r>
      <w:proofErr w:type="spellStart"/>
      <w:r w:rsidRPr="00B25A67">
        <w:rPr>
          <w:rFonts w:ascii="Verdana" w:hAnsi="Verdana"/>
          <w:b/>
          <w:sz w:val="20"/>
          <w:szCs w:val="20"/>
        </w:rPr>
        <w:t>PlaybackOut</w:t>
      </w:r>
      <w:r>
        <w:rPr>
          <w:rFonts w:ascii="Verdana" w:hAnsi="Verdana"/>
          <w:b/>
          <w:sz w:val="20"/>
          <w:szCs w:val="20"/>
        </w:rPr>
        <w:t>Channel</w:t>
      </w:r>
      <w:proofErr w:type="spellEnd"/>
      <w:r w:rsidR="00382832">
        <w:rPr>
          <w:rFonts w:ascii="Verdana" w:hAnsi="Verdana"/>
          <w:b/>
          <w:sz w:val="20"/>
          <w:szCs w:val="20"/>
        </w:rPr>
        <w:t>”</w:t>
      </w:r>
      <w:r w:rsidRPr="00B25A67">
        <w:rPr>
          <w:rFonts w:ascii="Verdana" w:hAnsi="Verdana"/>
          <w:sz w:val="20"/>
          <w:szCs w:val="20"/>
        </w:rPr>
        <w:t xml:space="preserve"> string maps to the control defined in ADSP ALSA Driver. </w:t>
      </w:r>
    </w:p>
    <w:p w:rsidR="003405E7" w:rsidRPr="00B25A67" w:rsidRDefault="003405E7" w:rsidP="00B25A67">
      <w:pPr>
        <w:rPr>
          <w:rFonts w:ascii="Verdana" w:hAnsi="Verdana"/>
          <w:sz w:val="20"/>
          <w:szCs w:val="20"/>
        </w:rPr>
      </w:pPr>
    </w:p>
    <w:p w:rsidR="00B16A1D" w:rsidRDefault="004C7785">
      <w:pPr>
        <w:rPr>
          <w:rFonts w:ascii="Verdana" w:hAnsi="Verdana"/>
          <w:sz w:val="20"/>
          <w:szCs w:val="20"/>
        </w:rPr>
      </w:pPr>
      <w:r>
        <w:rPr>
          <w:rFonts w:ascii="Verdana" w:hAnsi="Verdana"/>
          <w:noProof/>
          <w:sz w:val="20"/>
          <w:szCs w:val="20"/>
        </w:rPr>
        <w:drawing>
          <wp:inline distT="0" distB="0" distL="0" distR="0">
            <wp:extent cx="5943600" cy="3308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DR_out_channel_se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rsidR="00B16A1D" w:rsidRDefault="001A70D0" w:rsidP="001A70D0">
      <w:pPr>
        <w:pStyle w:val="a4"/>
      </w:pPr>
      <w:bookmarkStart w:id="545" w:name="_Toc530588382"/>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12</w:t>
      </w:r>
      <w:r w:rsidR="0086327A">
        <w:rPr>
          <w:noProof/>
        </w:rPr>
        <w:fldChar w:fldCharType="end"/>
      </w:r>
      <w:r>
        <w:t xml:space="preserve"> Flow of setting Renderer output channel</w:t>
      </w:r>
      <w:bookmarkEnd w:id="545"/>
    </w:p>
    <w:p w:rsidR="001A70D0" w:rsidRDefault="001A70D0">
      <w:pPr>
        <w:rPr>
          <w:rFonts w:ascii="Verdana" w:hAnsi="Verdana"/>
          <w:sz w:val="20"/>
          <w:szCs w:val="20"/>
        </w:rPr>
      </w:pPr>
      <w:r>
        <w:rPr>
          <w:rFonts w:ascii="Verdana" w:hAnsi="Verdana"/>
          <w:sz w:val="20"/>
          <w:szCs w:val="20"/>
        </w:rPr>
        <w:br w:type="page"/>
      </w:r>
    </w:p>
    <w:p w:rsidR="00205BBF" w:rsidRDefault="00205BBF" w:rsidP="0023730B">
      <w:pPr>
        <w:pStyle w:val="2"/>
        <w:numPr>
          <w:ilvl w:val="1"/>
          <w:numId w:val="13"/>
        </w:numPr>
      </w:pPr>
      <w:bookmarkStart w:id="546" w:name="_Toc530588332"/>
      <w:r>
        <w:lastRenderedPageBreak/>
        <w:t>Equalizer Control Flow</w:t>
      </w:r>
      <w:bookmarkEnd w:id="546"/>
    </w:p>
    <w:p w:rsidR="00F8402A" w:rsidRDefault="00C73C0C" w:rsidP="0023730B">
      <w:pPr>
        <w:pStyle w:val="3"/>
        <w:numPr>
          <w:ilvl w:val="2"/>
          <w:numId w:val="13"/>
        </w:numPr>
        <w:ind w:left="720" w:hanging="720"/>
      </w:pPr>
      <w:bookmarkStart w:id="547" w:name="_Toc530588333"/>
      <w:r>
        <w:t>Get status of Equalizer control</w:t>
      </w:r>
      <w:bookmarkEnd w:id="547"/>
    </w:p>
    <w:p w:rsidR="00D8113B" w:rsidRDefault="00D8113B" w:rsidP="00D8113B"/>
    <w:p w:rsidR="002420E4" w:rsidRPr="00553503" w:rsidRDefault="002420E4" w:rsidP="002420E4">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Playback</w:t>
      </w:r>
      <w:r w:rsidR="00A352AE">
        <w:rPr>
          <w:rFonts w:ascii="Verdana" w:hAnsi="Verdana"/>
          <w:b/>
          <w:sz w:val="20"/>
          <w:szCs w:val="20"/>
        </w:rPr>
        <w:t>EQZSwitch</w:t>
      </w:r>
      <w:proofErr w:type="spellEnd"/>
      <w:proofErr w:type="gramEnd"/>
      <w:r>
        <w:rPr>
          <w:rFonts w:ascii="Verdana" w:hAnsi="Verdana"/>
          <w:b/>
          <w:sz w:val="20"/>
          <w:szCs w:val="20"/>
        </w:rPr>
        <w:t>”</w:t>
      </w:r>
      <w:r>
        <w:rPr>
          <w:rFonts w:ascii="Verdana" w:hAnsi="Verdana"/>
          <w:sz w:val="20"/>
          <w:szCs w:val="20"/>
        </w:rPr>
        <w:t>,index=</w:t>
      </w:r>
      <w:r w:rsidR="00764BA0">
        <w:rPr>
          <w:rFonts w:ascii="Verdana" w:hAnsi="Verdana"/>
          <w:sz w:val="20"/>
          <w:szCs w:val="20"/>
        </w:rPr>
        <w:t>n</w:t>
      </w:r>
      <w:r>
        <w:rPr>
          <w:rFonts w:ascii="Verdana" w:hAnsi="Verdana"/>
          <w:sz w:val="20"/>
          <w:szCs w:val="20"/>
        </w:rPr>
        <w:t xml:space="preserve"> to get </w:t>
      </w:r>
      <w:r w:rsidR="007A724C">
        <w:rPr>
          <w:rFonts w:ascii="Verdana" w:hAnsi="Verdana"/>
          <w:sz w:val="20"/>
          <w:szCs w:val="20"/>
        </w:rPr>
        <w:t xml:space="preserve">Equalizer status </w:t>
      </w:r>
      <w:r>
        <w:rPr>
          <w:rFonts w:ascii="Verdana" w:hAnsi="Verdana"/>
          <w:sz w:val="20"/>
          <w:szCs w:val="20"/>
        </w:rPr>
        <w:t xml:space="preserve">of </w:t>
      </w:r>
      <w:r w:rsidR="00764BA0">
        <w:rPr>
          <w:rFonts w:ascii="Verdana" w:hAnsi="Verdana"/>
          <w:sz w:val="20"/>
          <w:szCs w:val="20"/>
        </w:rPr>
        <w:t>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Renderer</w:t>
      </w:r>
      <w:r w:rsidR="00764BA0">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2420E4" w:rsidRDefault="002420E4" w:rsidP="002420E4">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Capture</w:t>
      </w:r>
      <w:r w:rsidR="007A724C">
        <w:rPr>
          <w:rFonts w:ascii="Verdana" w:hAnsi="Verdana"/>
          <w:b/>
          <w:sz w:val="20"/>
          <w:szCs w:val="20"/>
        </w:rPr>
        <w:t>EQZSwitch</w:t>
      </w:r>
      <w:proofErr w:type="spellEnd"/>
      <w:proofErr w:type="gramEnd"/>
      <w:r>
        <w:rPr>
          <w:rFonts w:ascii="Verdana" w:hAnsi="Verdana"/>
          <w:b/>
          <w:sz w:val="20"/>
          <w:szCs w:val="20"/>
        </w:rPr>
        <w:t>”</w:t>
      </w:r>
      <w:r w:rsidR="00726756">
        <w:rPr>
          <w:rFonts w:ascii="Verdana" w:hAnsi="Verdana"/>
          <w:sz w:val="20"/>
          <w:szCs w:val="20"/>
        </w:rPr>
        <w:t>,index=n</w:t>
      </w:r>
      <w:r>
        <w:rPr>
          <w:rFonts w:ascii="Verdana" w:hAnsi="Verdana"/>
          <w:sz w:val="20"/>
          <w:szCs w:val="20"/>
        </w:rPr>
        <w:t xml:space="preserve"> to get </w:t>
      </w:r>
      <w:r w:rsidR="00893A61">
        <w:rPr>
          <w:rFonts w:ascii="Verdana" w:hAnsi="Verdana"/>
          <w:sz w:val="20"/>
          <w:szCs w:val="20"/>
        </w:rPr>
        <w:t xml:space="preserve">Equalizer status </w:t>
      </w:r>
      <w:r>
        <w:rPr>
          <w:rFonts w:ascii="Verdana" w:hAnsi="Verdana"/>
          <w:sz w:val="20"/>
          <w:szCs w:val="20"/>
        </w:rPr>
        <w:t xml:space="preserve">of </w:t>
      </w:r>
      <w:r w:rsidR="00726756">
        <w:rPr>
          <w:rFonts w:ascii="Verdana" w:hAnsi="Verdana"/>
          <w:sz w:val="20"/>
          <w:szCs w:val="20"/>
        </w:rPr>
        <w:t>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Capture</w:t>
      </w:r>
      <w:r w:rsidR="00726756">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E127B9" w:rsidRDefault="0096406E" w:rsidP="00E127B9">
      <w:r>
        <w:rPr>
          <w:noProof/>
        </w:rPr>
        <w:drawing>
          <wp:inline distT="0" distB="0" distL="0" distR="0">
            <wp:extent cx="5943600" cy="343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Z__switch_gett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CA7E88" w:rsidRDefault="00610970" w:rsidP="00610970">
      <w:pPr>
        <w:pStyle w:val="a4"/>
      </w:pPr>
      <w:bookmarkStart w:id="548" w:name="_Toc530588383"/>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13</w:t>
      </w:r>
      <w:r w:rsidR="0086327A">
        <w:rPr>
          <w:noProof/>
        </w:rPr>
        <w:fldChar w:fldCharType="end"/>
      </w:r>
      <w:r>
        <w:t xml:space="preserve"> </w:t>
      </w:r>
      <w:r w:rsidRPr="005A106A">
        <w:t>Flow of Equalizer control’s status getting</w:t>
      </w:r>
      <w:bookmarkEnd w:id="548"/>
    </w:p>
    <w:p w:rsidR="00BC1863" w:rsidRPr="00BC1863" w:rsidRDefault="00BC1863" w:rsidP="00BC1863"/>
    <w:p w:rsidR="00CA7E88" w:rsidRDefault="00CA7E88" w:rsidP="00CA7E88">
      <w:pPr>
        <w:rPr>
          <w:rFonts w:ascii="Verdana" w:hAnsi="Verdana"/>
          <w:color w:val="000000" w:themeColor="text1"/>
          <w:sz w:val="20"/>
          <w:szCs w:val="18"/>
        </w:rPr>
      </w:pPr>
      <w:r>
        <w:br w:type="page"/>
      </w:r>
    </w:p>
    <w:p w:rsidR="00C73C0C" w:rsidRDefault="00C73C0C" w:rsidP="0023730B">
      <w:pPr>
        <w:pStyle w:val="3"/>
        <w:numPr>
          <w:ilvl w:val="2"/>
          <w:numId w:val="13"/>
        </w:numPr>
        <w:ind w:left="720" w:hanging="720"/>
      </w:pPr>
      <w:bookmarkStart w:id="549" w:name="_Toc530588334"/>
      <w:r>
        <w:lastRenderedPageBreak/>
        <w:t>Enable Equalizer control</w:t>
      </w:r>
      <w:bookmarkEnd w:id="549"/>
    </w:p>
    <w:p w:rsidR="00D8113B" w:rsidRDefault="00D8113B" w:rsidP="00D8113B"/>
    <w:p w:rsidR="001D36AB" w:rsidRPr="00553503" w:rsidRDefault="001D36AB" w:rsidP="001D36AB">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w:t>
      </w:r>
      <w:r>
        <w:rPr>
          <w:rFonts w:ascii="Verdana" w:hAnsi="Verdana"/>
          <w:sz w:val="20"/>
          <w:szCs w:val="20"/>
        </w:rPr>
        <w:t>s</w:t>
      </w:r>
      <w:r w:rsidRPr="00553503">
        <w:rPr>
          <w:rFonts w:ascii="Verdana" w:hAnsi="Verdana"/>
          <w:sz w:val="20"/>
          <w:szCs w:val="20"/>
        </w:rPr>
        <w:t>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PlaybackEQZSwitch</w:t>
      </w:r>
      <w:proofErr w:type="spellEnd"/>
      <w:proofErr w:type="gramEnd"/>
      <w:r>
        <w:rPr>
          <w:rFonts w:ascii="Verdana" w:hAnsi="Verdana"/>
          <w:b/>
          <w:sz w:val="20"/>
          <w:szCs w:val="20"/>
        </w:rPr>
        <w:t>”</w:t>
      </w:r>
      <w:r>
        <w:rPr>
          <w:rFonts w:ascii="Verdana" w:hAnsi="Verdana"/>
          <w:sz w:val="20"/>
          <w:szCs w:val="20"/>
        </w:rPr>
        <w:t>,index=</w:t>
      </w:r>
      <w:r w:rsidR="00C542BA">
        <w:rPr>
          <w:rFonts w:ascii="Verdana" w:hAnsi="Verdana"/>
          <w:sz w:val="20"/>
          <w:szCs w:val="20"/>
        </w:rPr>
        <w:t>n</w:t>
      </w:r>
      <w:r>
        <w:rPr>
          <w:rFonts w:ascii="Verdana" w:hAnsi="Verdana"/>
          <w:sz w:val="20"/>
          <w:szCs w:val="20"/>
        </w:rPr>
        <w:t xml:space="preserve"> 1 to enable Equalizer status of </w:t>
      </w:r>
      <w:r w:rsidR="00C542BA">
        <w:rPr>
          <w:rFonts w:ascii="Verdana" w:hAnsi="Verdana"/>
          <w:sz w:val="20"/>
          <w:szCs w:val="20"/>
        </w:rPr>
        <w:t>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Renderer</w:t>
      </w:r>
      <w:r w:rsidR="00C542BA">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1D36AB" w:rsidRDefault="001D36AB" w:rsidP="001D36AB">
      <w:pPr>
        <w:rPr>
          <w:rFonts w:ascii="Verdana" w:hAnsi="Verdana"/>
          <w:sz w:val="20"/>
          <w:szCs w:val="20"/>
        </w:rPr>
      </w:pPr>
      <w:r w:rsidRPr="00553503">
        <w:rPr>
          <w:rFonts w:ascii="Verdana" w:hAnsi="Verdana"/>
          <w:sz w:val="20"/>
          <w:szCs w:val="20"/>
        </w:rPr>
        <w:t>In capture cas</w:t>
      </w:r>
      <w:r w:rsidR="00591566">
        <w:rPr>
          <w:rFonts w:ascii="Verdana" w:hAnsi="Verdana"/>
          <w:sz w:val="20"/>
          <w:szCs w:val="20"/>
        </w:rPr>
        <w:t xml:space="preserve">e, </w:t>
      </w:r>
      <w:proofErr w:type="spellStart"/>
      <w:r w:rsidR="00591566">
        <w:rPr>
          <w:rFonts w:ascii="Verdana" w:hAnsi="Verdana"/>
          <w:sz w:val="20"/>
          <w:szCs w:val="20"/>
        </w:rPr>
        <w:t>amixer</w:t>
      </w:r>
      <w:proofErr w:type="spellEnd"/>
      <w:r w:rsidR="00591566">
        <w:rPr>
          <w:rFonts w:ascii="Verdana" w:hAnsi="Verdana"/>
          <w:sz w:val="20"/>
          <w:szCs w:val="20"/>
        </w:rPr>
        <w:t xml:space="preserve"> runs with argument: </w:t>
      </w:r>
      <w:proofErr w:type="spellStart"/>
      <w:r w:rsidR="00591566">
        <w:rPr>
          <w:rFonts w:ascii="Verdana" w:hAnsi="Verdana"/>
          <w:sz w:val="20"/>
          <w:szCs w:val="20"/>
        </w:rPr>
        <w:t>cs</w:t>
      </w:r>
      <w:r w:rsidRPr="00553503">
        <w:rPr>
          <w:rFonts w:ascii="Verdana" w:hAnsi="Verdana"/>
          <w:sz w:val="20"/>
          <w:szCs w:val="20"/>
        </w:rPr>
        <w:t>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CaptureEQZSwitch</w:t>
      </w:r>
      <w:proofErr w:type="spellEnd"/>
      <w:proofErr w:type="gramEnd"/>
      <w:r>
        <w:rPr>
          <w:rFonts w:ascii="Verdana" w:hAnsi="Verdana"/>
          <w:b/>
          <w:sz w:val="20"/>
          <w:szCs w:val="20"/>
        </w:rPr>
        <w:t>”</w:t>
      </w:r>
      <w:r>
        <w:rPr>
          <w:rFonts w:ascii="Verdana" w:hAnsi="Verdana"/>
          <w:sz w:val="20"/>
          <w:szCs w:val="20"/>
        </w:rPr>
        <w:t>,index=</w:t>
      </w:r>
      <w:r w:rsidR="00D16707">
        <w:rPr>
          <w:rFonts w:ascii="Verdana" w:hAnsi="Verdana"/>
          <w:sz w:val="20"/>
          <w:szCs w:val="20"/>
        </w:rPr>
        <w:t>n</w:t>
      </w:r>
      <w:r>
        <w:rPr>
          <w:rFonts w:ascii="Verdana" w:hAnsi="Verdana"/>
          <w:sz w:val="20"/>
          <w:szCs w:val="20"/>
        </w:rPr>
        <w:t xml:space="preserve"> </w:t>
      </w:r>
      <w:r w:rsidR="00591566">
        <w:rPr>
          <w:rFonts w:ascii="Verdana" w:hAnsi="Verdana"/>
          <w:sz w:val="20"/>
          <w:szCs w:val="20"/>
        </w:rPr>
        <w:t xml:space="preserve">1 </w:t>
      </w:r>
      <w:r>
        <w:rPr>
          <w:rFonts w:ascii="Verdana" w:hAnsi="Verdana"/>
          <w:sz w:val="20"/>
          <w:szCs w:val="20"/>
        </w:rPr>
        <w:t xml:space="preserve">to </w:t>
      </w:r>
      <w:r w:rsidR="00591566">
        <w:rPr>
          <w:rFonts w:ascii="Verdana" w:hAnsi="Verdana"/>
          <w:sz w:val="20"/>
          <w:szCs w:val="20"/>
        </w:rPr>
        <w:t>enable</w:t>
      </w:r>
      <w:r>
        <w:rPr>
          <w:rFonts w:ascii="Verdana" w:hAnsi="Verdana"/>
          <w:sz w:val="20"/>
          <w:szCs w:val="20"/>
        </w:rPr>
        <w:t xml:space="preserve"> Equalizer status of </w:t>
      </w:r>
      <w:r w:rsidR="00D16707">
        <w:rPr>
          <w:rFonts w:ascii="Verdana" w:hAnsi="Verdana"/>
          <w:sz w:val="20"/>
          <w:szCs w:val="20"/>
        </w:rPr>
        <w:t>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Capture</w:t>
      </w:r>
      <w:r w:rsidR="00D16707">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1060AD" w:rsidRDefault="00C54884" w:rsidP="00E127B9">
      <w:pPr>
        <w:pStyle w:val="a4"/>
      </w:pPr>
      <w:r>
        <w:rPr>
          <w:noProof/>
        </w:rPr>
        <w:drawing>
          <wp:inline distT="0" distB="0" distL="0" distR="0">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Z__switch_setti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CA7E88" w:rsidRDefault="00D538C3" w:rsidP="00D538C3">
      <w:pPr>
        <w:pStyle w:val="a4"/>
      </w:pPr>
      <w:bookmarkStart w:id="550" w:name="_Toc530588384"/>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14</w:t>
      </w:r>
      <w:r w:rsidR="0086327A">
        <w:rPr>
          <w:noProof/>
        </w:rPr>
        <w:fldChar w:fldCharType="end"/>
      </w:r>
      <w:r>
        <w:t xml:space="preserve"> </w:t>
      </w:r>
      <w:r w:rsidRPr="00121BEC">
        <w:t>Flow of Equalizer activation setting</w:t>
      </w:r>
      <w:bookmarkEnd w:id="550"/>
      <w:r w:rsidR="00CA7E88">
        <w:br w:type="page"/>
      </w:r>
    </w:p>
    <w:p w:rsidR="00CA7E88" w:rsidRPr="00CA7E88" w:rsidRDefault="00CA7E88" w:rsidP="00CA7E88"/>
    <w:p w:rsidR="00ED2B0D" w:rsidRDefault="00ED2B0D" w:rsidP="0023730B">
      <w:pPr>
        <w:pStyle w:val="3"/>
        <w:numPr>
          <w:ilvl w:val="2"/>
          <w:numId w:val="13"/>
        </w:numPr>
        <w:ind w:left="720" w:hanging="720"/>
      </w:pPr>
      <w:bookmarkStart w:id="551" w:name="_Toc530588335"/>
      <w:r>
        <w:t>Get Equalizer parameters of hardware</w:t>
      </w:r>
      <w:bookmarkEnd w:id="551"/>
    </w:p>
    <w:p w:rsidR="00ED2B0D" w:rsidRDefault="00ED2B0D" w:rsidP="00ED2B0D"/>
    <w:p w:rsidR="004077FD" w:rsidRPr="00553503" w:rsidRDefault="004077FD" w:rsidP="004077FD">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PlaybackEQZControl</w:t>
      </w:r>
      <w:proofErr w:type="spellEnd"/>
      <w:proofErr w:type="gramEnd"/>
      <w:r>
        <w:rPr>
          <w:rFonts w:ascii="Verdana" w:hAnsi="Verdana"/>
          <w:b/>
          <w:sz w:val="20"/>
          <w:szCs w:val="20"/>
        </w:rPr>
        <w:t>”</w:t>
      </w:r>
      <w:r w:rsidR="00726D23">
        <w:rPr>
          <w:rFonts w:ascii="Verdana" w:hAnsi="Verdana"/>
          <w:sz w:val="20"/>
          <w:szCs w:val="20"/>
        </w:rPr>
        <w:t>,index=n</w:t>
      </w:r>
      <w:r w:rsidR="008C6A8D">
        <w:rPr>
          <w:rFonts w:ascii="Verdana" w:hAnsi="Verdana"/>
          <w:sz w:val="20"/>
          <w:szCs w:val="20"/>
        </w:rPr>
        <w:t xml:space="preserve"> to get </w:t>
      </w:r>
      <w:r w:rsidR="00726D23">
        <w:rPr>
          <w:rFonts w:ascii="Verdana" w:hAnsi="Verdana"/>
          <w:sz w:val="20"/>
          <w:szCs w:val="20"/>
        </w:rPr>
        <w:t>parameters’ values of 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w:t>
      </w:r>
      <w:r w:rsidR="008C6A8D">
        <w:rPr>
          <w:rFonts w:ascii="Verdana" w:hAnsi="Verdana"/>
          <w:sz w:val="20"/>
          <w:szCs w:val="20"/>
        </w:rPr>
        <w:t>Equalizer</w:t>
      </w:r>
      <w:r w:rsidR="00726D23">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4077FD" w:rsidRPr="004077FD" w:rsidRDefault="004077FD" w:rsidP="00ED2B0D">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cget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CaptureEQZControl</w:t>
      </w:r>
      <w:proofErr w:type="spellEnd"/>
      <w:proofErr w:type="gramEnd"/>
      <w:r>
        <w:rPr>
          <w:rFonts w:ascii="Verdana" w:hAnsi="Verdana"/>
          <w:b/>
          <w:sz w:val="20"/>
          <w:szCs w:val="20"/>
        </w:rPr>
        <w:t>”</w:t>
      </w:r>
      <w:r>
        <w:rPr>
          <w:rFonts w:ascii="Verdana" w:hAnsi="Verdana"/>
          <w:sz w:val="20"/>
          <w:szCs w:val="20"/>
        </w:rPr>
        <w:t>,index=</w:t>
      </w:r>
      <w:r w:rsidR="00A4673E">
        <w:rPr>
          <w:rFonts w:ascii="Verdana" w:hAnsi="Verdana"/>
          <w:sz w:val="20"/>
          <w:szCs w:val="20"/>
        </w:rPr>
        <w:t>n</w:t>
      </w:r>
      <w:r>
        <w:rPr>
          <w:rFonts w:ascii="Verdana" w:hAnsi="Verdana"/>
          <w:sz w:val="20"/>
          <w:szCs w:val="20"/>
        </w:rPr>
        <w:t xml:space="preserve"> to get </w:t>
      </w:r>
      <w:r w:rsidR="00811B03">
        <w:rPr>
          <w:rFonts w:ascii="Verdana" w:hAnsi="Verdana"/>
          <w:sz w:val="20"/>
          <w:szCs w:val="20"/>
        </w:rPr>
        <w:t>parameter</w:t>
      </w:r>
      <w:r>
        <w:rPr>
          <w:rFonts w:ascii="Verdana" w:hAnsi="Verdana"/>
          <w:sz w:val="20"/>
          <w:szCs w:val="20"/>
        </w:rPr>
        <w:t>s</w:t>
      </w:r>
      <w:r w:rsidR="00811B03">
        <w:rPr>
          <w:rFonts w:ascii="Verdana" w:hAnsi="Verdana"/>
          <w:sz w:val="20"/>
          <w:szCs w:val="20"/>
        </w:rPr>
        <w:t>’ value</w:t>
      </w:r>
      <w:r>
        <w:rPr>
          <w:rFonts w:ascii="Verdana" w:hAnsi="Verdana"/>
          <w:sz w:val="20"/>
          <w:szCs w:val="20"/>
        </w:rPr>
        <w:t xml:space="preserve">s of </w:t>
      </w:r>
      <w:r w:rsidR="00A4673E">
        <w:rPr>
          <w:rFonts w:ascii="Verdana" w:hAnsi="Verdana"/>
          <w:sz w:val="20"/>
          <w:szCs w:val="20"/>
        </w:rPr>
        <w:t>n</w:t>
      </w:r>
      <w:r>
        <w:rPr>
          <w:rFonts w:ascii="Verdana" w:hAnsi="Verdana"/>
          <w:sz w:val="20"/>
          <w:szCs w:val="20"/>
        </w:rPr>
        <w:t>-</w:t>
      </w:r>
      <w:proofErr w:type="spellStart"/>
      <w:r>
        <w:rPr>
          <w:rFonts w:ascii="Verdana" w:hAnsi="Verdana"/>
          <w:sz w:val="20"/>
          <w:szCs w:val="20"/>
        </w:rPr>
        <w:t>th</w:t>
      </w:r>
      <w:proofErr w:type="spellEnd"/>
      <w:r>
        <w:rPr>
          <w:rFonts w:ascii="Verdana" w:hAnsi="Verdana"/>
          <w:sz w:val="20"/>
          <w:szCs w:val="20"/>
        </w:rPr>
        <w:t xml:space="preserve"> </w:t>
      </w:r>
      <w:r w:rsidR="00EB546D">
        <w:rPr>
          <w:rFonts w:ascii="Verdana" w:hAnsi="Verdana"/>
          <w:sz w:val="20"/>
          <w:szCs w:val="20"/>
        </w:rPr>
        <w:t>Equalizer</w:t>
      </w:r>
      <w:r w:rsidR="00A4673E">
        <w:rPr>
          <w:rFonts w:ascii="Verdana" w:hAnsi="Verdana"/>
          <w:sz w:val="20"/>
          <w:szCs w:val="20"/>
        </w:rPr>
        <w:t xml:space="preserve"> (n = 0, 1, 2, 3)</w:t>
      </w:r>
      <w:r>
        <w:rPr>
          <w:rFonts w:ascii="Verdana" w:hAnsi="Verdana"/>
          <w:sz w:val="20"/>
          <w:szCs w:val="20"/>
        </w:rPr>
        <w:t>. This string maps to the</w:t>
      </w:r>
      <w:r w:rsidRPr="00553503">
        <w:rPr>
          <w:rFonts w:ascii="Verdana" w:hAnsi="Verdana"/>
          <w:sz w:val="20"/>
          <w:szCs w:val="20"/>
        </w:rPr>
        <w:t xml:space="preserve"> control defined in ADSP ALSA Driver.</w:t>
      </w:r>
    </w:p>
    <w:p w:rsidR="00ED2B0D" w:rsidRDefault="005E6DB9" w:rsidP="00ED2B0D">
      <w:r>
        <w:rPr>
          <w:noProof/>
        </w:rPr>
        <w:drawing>
          <wp:inline distT="0" distB="0" distL="0" distR="0">
            <wp:extent cx="5943600" cy="34785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QZ_getti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rsidR="00ED2B0D" w:rsidRDefault="00B9026C" w:rsidP="00B9026C">
      <w:pPr>
        <w:pStyle w:val="a4"/>
      </w:pPr>
      <w:bookmarkStart w:id="552" w:name="_Toc530588385"/>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15</w:t>
      </w:r>
      <w:r w:rsidR="0086327A">
        <w:rPr>
          <w:noProof/>
        </w:rPr>
        <w:fldChar w:fldCharType="end"/>
      </w:r>
      <w:r>
        <w:t xml:space="preserve"> </w:t>
      </w:r>
      <w:r w:rsidRPr="006037E0">
        <w:t>Flow of getting Equalizer parameters of hardware</w:t>
      </w:r>
      <w:bookmarkEnd w:id="552"/>
      <w:r w:rsidR="00ED2B0D">
        <w:br w:type="page"/>
      </w:r>
    </w:p>
    <w:p w:rsidR="00ED2B0D" w:rsidRDefault="00ED2B0D" w:rsidP="0023730B">
      <w:pPr>
        <w:pStyle w:val="3"/>
        <w:numPr>
          <w:ilvl w:val="2"/>
          <w:numId w:val="13"/>
        </w:numPr>
        <w:ind w:left="720" w:hanging="720"/>
      </w:pPr>
      <w:bookmarkStart w:id="553" w:name="_Toc530588336"/>
      <w:r>
        <w:lastRenderedPageBreak/>
        <w:t>Set Equalizer parameters of hardware</w:t>
      </w:r>
      <w:bookmarkEnd w:id="553"/>
    </w:p>
    <w:p w:rsidR="0043118F" w:rsidRPr="00553503" w:rsidRDefault="0043118F" w:rsidP="0043118F">
      <w:pPr>
        <w:rPr>
          <w:rFonts w:ascii="Verdana" w:hAnsi="Verdana"/>
          <w:sz w:val="20"/>
          <w:szCs w:val="20"/>
        </w:rPr>
      </w:pPr>
      <w:r w:rsidRPr="00553503">
        <w:rPr>
          <w:rFonts w:ascii="Verdana" w:hAnsi="Verdana"/>
          <w:sz w:val="20"/>
          <w:szCs w:val="20"/>
        </w:rPr>
        <w:t xml:space="preserve">In playback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w:t>
      </w:r>
      <w:r>
        <w:rPr>
          <w:rFonts w:ascii="Verdana" w:hAnsi="Verdana"/>
          <w:sz w:val="20"/>
          <w:szCs w:val="20"/>
        </w:rPr>
        <w:t>s</w:t>
      </w:r>
      <w:r w:rsidRPr="00553503">
        <w:rPr>
          <w:rFonts w:ascii="Verdana" w:hAnsi="Verdana"/>
          <w:sz w:val="20"/>
          <w:szCs w:val="20"/>
        </w:rPr>
        <w:t>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PlaybackEQZControl</w:t>
      </w:r>
      <w:proofErr w:type="spellEnd"/>
      <w:proofErr w:type="gramEnd"/>
      <w:r>
        <w:rPr>
          <w:rFonts w:ascii="Verdana" w:hAnsi="Verdana"/>
          <w:b/>
          <w:sz w:val="20"/>
          <w:szCs w:val="20"/>
        </w:rPr>
        <w:t>”</w:t>
      </w:r>
      <w:r>
        <w:rPr>
          <w:rFonts w:ascii="Verdana" w:hAnsi="Verdana"/>
          <w:sz w:val="20"/>
          <w:szCs w:val="20"/>
        </w:rPr>
        <w:t xml:space="preserve">,index=n 1,1,…,1 (55 values) to set parameters’ values of </w:t>
      </w:r>
      <w:r w:rsidR="002373AC">
        <w:rPr>
          <w:rFonts w:ascii="Verdana" w:hAnsi="Verdana"/>
          <w:sz w:val="20"/>
          <w:szCs w:val="20"/>
        </w:rPr>
        <w:t>n-</w:t>
      </w:r>
      <w:proofErr w:type="spellStart"/>
      <w:r w:rsidR="002373AC">
        <w:rPr>
          <w:rFonts w:ascii="Verdana" w:hAnsi="Verdana"/>
          <w:sz w:val="20"/>
          <w:szCs w:val="20"/>
        </w:rPr>
        <w:t>th</w:t>
      </w:r>
      <w:proofErr w:type="spellEnd"/>
      <w:r w:rsidR="002373AC">
        <w:rPr>
          <w:rFonts w:ascii="Verdana" w:hAnsi="Verdana"/>
          <w:sz w:val="20"/>
          <w:szCs w:val="20"/>
        </w:rPr>
        <w:t xml:space="preserve"> Equalizer </w:t>
      </w:r>
      <w:r>
        <w:rPr>
          <w:rFonts w:ascii="Verdana" w:hAnsi="Verdana"/>
          <w:sz w:val="20"/>
          <w:szCs w:val="20"/>
        </w:rPr>
        <w:t>(n = 0, 1, 2, 3). This string maps to the</w:t>
      </w:r>
      <w:r w:rsidRPr="00553503">
        <w:rPr>
          <w:rFonts w:ascii="Verdana" w:hAnsi="Verdana"/>
          <w:sz w:val="20"/>
          <w:szCs w:val="20"/>
        </w:rPr>
        <w:t xml:space="preserve"> control defined in ADSP ALSA Driver.</w:t>
      </w:r>
    </w:p>
    <w:p w:rsidR="0043118F" w:rsidRDefault="0043118F" w:rsidP="00ED2B0D">
      <w:pPr>
        <w:rPr>
          <w:rFonts w:ascii="Verdana" w:hAnsi="Verdana"/>
          <w:sz w:val="20"/>
          <w:szCs w:val="20"/>
        </w:rPr>
      </w:pPr>
      <w:r w:rsidRPr="00553503">
        <w:rPr>
          <w:rFonts w:ascii="Verdana" w:hAnsi="Verdana"/>
          <w:sz w:val="20"/>
          <w:szCs w:val="20"/>
        </w:rPr>
        <w:t xml:space="preserve">In capture case, </w:t>
      </w:r>
      <w:proofErr w:type="spellStart"/>
      <w:r w:rsidRPr="00553503">
        <w:rPr>
          <w:rFonts w:ascii="Verdana" w:hAnsi="Verdana"/>
          <w:sz w:val="20"/>
          <w:szCs w:val="20"/>
        </w:rPr>
        <w:t>amixer</w:t>
      </w:r>
      <w:proofErr w:type="spellEnd"/>
      <w:r w:rsidRPr="00553503">
        <w:rPr>
          <w:rFonts w:ascii="Verdana" w:hAnsi="Verdana"/>
          <w:sz w:val="20"/>
          <w:szCs w:val="20"/>
        </w:rPr>
        <w:t xml:space="preserve"> runs with argument: </w:t>
      </w:r>
      <w:proofErr w:type="spellStart"/>
      <w:r w:rsidRPr="00553503">
        <w:rPr>
          <w:rFonts w:ascii="Verdana" w:hAnsi="Verdana"/>
          <w:sz w:val="20"/>
          <w:szCs w:val="20"/>
        </w:rPr>
        <w:t>c</w:t>
      </w:r>
      <w:r w:rsidR="00717C6E">
        <w:rPr>
          <w:rFonts w:ascii="Verdana" w:hAnsi="Verdana"/>
          <w:sz w:val="20"/>
          <w:szCs w:val="20"/>
        </w:rPr>
        <w:t>s</w:t>
      </w:r>
      <w:r w:rsidRPr="00553503">
        <w:rPr>
          <w:rFonts w:ascii="Verdana" w:hAnsi="Verdana"/>
          <w:sz w:val="20"/>
          <w:szCs w:val="20"/>
        </w:rPr>
        <w:t>et</w:t>
      </w:r>
      <w:proofErr w:type="spellEnd"/>
      <w:r w:rsidRPr="00553503">
        <w:rPr>
          <w:rFonts w:ascii="Verdana" w:hAnsi="Verdana"/>
          <w:sz w:val="20"/>
          <w:szCs w:val="20"/>
        </w:rPr>
        <w:t xml:space="preserve"> name</w:t>
      </w:r>
      <w:proofErr w:type="gramStart"/>
      <w:r w:rsidRPr="00553503">
        <w:rPr>
          <w:rFonts w:ascii="Verdana" w:hAnsi="Verdana"/>
          <w:sz w:val="20"/>
          <w:szCs w:val="20"/>
        </w:rPr>
        <w:t>=</w:t>
      </w:r>
      <w:r>
        <w:rPr>
          <w:rFonts w:ascii="Verdana" w:hAnsi="Verdana"/>
          <w:b/>
          <w:sz w:val="20"/>
          <w:szCs w:val="20"/>
        </w:rPr>
        <w:t>”</w:t>
      </w:r>
      <w:proofErr w:type="spellStart"/>
      <w:r>
        <w:rPr>
          <w:rFonts w:ascii="Verdana" w:hAnsi="Verdana"/>
          <w:b/>
          <w:sz w:val="20"/>
          <w:szCs w:val="20"/>
        </w:rPr>
        <w:t>CaptureEQZControl</w:t>
      </w:r>
      <w:proofErr w:type="spellEnd"/>
      <w:proofErr w:type="gramEnd"/>
      <w:r>
        <w:rPr>
          <w:rFonts w:ascii="Verdana" w:hAnsi="Verdana"/>
          <w:b/>
          <w:sz w:val="20"/>
          <w:szCs w:val="20"/>
        </w:rPr>
        <w:t>”</w:t>
      </w:r>
      <w:r>
        <w:rPr>
          <w:rFonts w:ascii="Verdana" w:hAnsi="Verdana"/>
          <w:sz w:val="20"/>
          <w:szCs w:val="20"/>
        </w:rPr>
        <w:t xml:space="preserve">,index=n </w:t>
      </w:r>
      <w:r w:rsidR="00687D7D">
        <w:rPr>
          <w:rFonts w:ascii="Verdana" w:hAnsi="Verdana"/>
          <w:sz w:val="20"/>
          <w:szCs w:val="20"/>
        </w:rPr>
        <w:t xml:space="preserve">1,1,…,1 (55 values) </w:t>
      </w:r>
      <w:r>
        <w:rPr>
          <w:rFonts w:ascii="Verdana" w:hAnsi="Verdana"/>
          <w:sz w:val="20"/>
          <w:szCs w:val="20"/>
        </w:rPr>
        <w:t xml:space="preserve">to </w:t>
      </w:r>
      <w:r w:rsidR="0092120D">
        <w:rPr>
          <w:rFonts w:ascii="Verdana" w:hAnsi="Verdana"/>
          <w:sz w:val="20"/>
          <w:szCs w:val="20"/>
        </w:rPr>
        <w:t>s</w:t>
      </w:r>
      <w:r>
        <w:rPr>
          <w:rFonts w:ascii="Verdana" w:hAnsi="Verdana"/>
          <w:sz w:val="20"/>
          <w:szCs w:val="20"/>
        </w:rPr>
        <w:t xml:space="preserve">et parameters’ values of </w:t>
      </w:r>
      <w:r w:rsidR="004D1949">
        <w:rPr>
          <w:rFonts w:ascii="Verdana" w:hAnsi="Verdana"/>
          <w:sz w:val="20"/>
          <w:szCs w:val="20"/>
        </w:rPr>
        <w:t>n-</w:t>
      </w:r>
      <w:proofErr w:type="spellStart"/>
      <w:r w:rsidR="004D1949">
        <w:rPr>
          <w:rFonts w:ascii="Verdana" w:hAnsi="Verdana"/>
          <w:sz w:val="20"/>
          <w:szCs w:val="20"/>
        </w:rPr>
        <w:t>th</w:t>
      </w:r>
      <w:proofErr w:type="spellEnd"/>
      <w:r w:rsidR="004D1949">
        <w:rPr>
          <w:rFonts w:ascii="Verdana" w:hAnsi="Verdana"/>
          <w:sz w:val="20"/>
          <w:szCs w:val="20"/>
        </w:rPr>
        <w:t xml:space="preserve"> </w:t>
      </w:r>
      <w:r w:rsidR="009F5C55">
        <w:rPr>
          <w:rFonts w:ascii="Verdana" w:hAnsi="Verdana"/>
          <w:sz w:val="20"/>
          <w:szCs w:val="20"/>
        </w:rPr>
        <w:t>Equalizer</w:t>
      </w:r>
      <w:r>
        <w:rPr>
          <w:rFonts w:ascii="Verdana" w:hAnsi="Verdana"/>
          <w:sz w:val="20"/>
          <w:szCs w:val="20"/>
        </w:rPr>
        <w:t xml:space="preserve"> (n = 0, 1, 2, 3). This string maps to the</w:t>
      </w:r>
      <w:r w:rsidRPr="00553503">
        <w:rPr>
          <w:rFonts w:ascii="Verdana" w:hAnsi="Verdana"/>
          <w:sz w:val="20"/>
          <w:szCs w:val="20"/>
        </w:rPr>
        <w:t xml:space="preserve"> control defined in ADSP ALSA Driver.</w:t>
      </w:r>
    </w:p>
    <w:p w:rsidR="0023617C" w:rsidRDefault="0023617C" w:rsidP="00ED2B0D">
      <w:pPr>
        <w:rPr>
          <w:rFonts w:ascii="Verdana" w:hAnsi="Verdana"/>
          <w:sz w:val="20"/>
          <w:szCs w:val="20"/>
        </w:rPr>
      </w:pPr>
      <w:r>
        <w:rPr>
          <w:rFonts w:ascii="Verdana" w:hAnsi="Verdana"/>
          <w:sz w:val="20"/>
          <w:szCs w:val="20"/>
        </w:rPr>
        <w:t xml:space="preserve">In Parametric Equalizer, there are 9 filters. Each filter has its own parameters: frequency </w:t>
      </w:r>
      <w:proofErr w:type="spellStart"/>
      <w:r>
        <w:rPr>
          <w:rFonts w:ascii="Verdana" w:hAnsi="Verdana"/>
          <w:sz w:val="20"/>
          <w:szCs w:val="20"/>
        </w:rPr>
        <w:t>centre</w:t>
      </w:r>
      <w:proofErr w:type="spellEnd"/>
      <w:r>
        <w:rPr>
          <w:rFonts w:ascii="Verdana" w:hAnsi="Verdana"/>
          <w:sz w:val="20"/>
          <w:szCs w:val="20"/>
        </w:rPr>
        <w:t xml:space="preserve">, bandwidth, filter type, gain base, gain. Therefore, there are 55 values to set as </w:t>
      </w:r>
      <w:r w:rsidR="00505C55">
        <w:rPr>
          <w:rFonts w:ascii="Verdana" w:hAnsi="Verdana"/>
          <w:sz w:val="20"/>
          <w:szCs w:val="20"/>
        </w:rPr>
        <w:t>the table</w:t>
      </w:r>
      <w:r>
        <w:rPr>
          <w:rFonts w:ascii="Verdana" w:hAnsi="Verdana"/>
          <w:sz w:val="20"/>
          <w:szCs w:val="20"/>
        </w:rPr>
        <w:t xml:space="preserve"> below:</w:t>
      </w:r>
    </w:p>
    <w:tbl>
      <w:tblPr>
        <w:tblStyle w:val="a6"/>
        <w:tblW w:w="9090" w:type="dxa"/>
        <w:tblInd w:w="-5" w:type="dxa"/>
        <w:tblLook w:val="04A0" w:firstRow="1" w:lastRow="0" w:firstColumn="1" w:lastColumn="0" w:noHBand="0" w:noVBand="1"/>
      </w:tblPr>
      <w:tblGrid>
        <w:gridCol w:w="2250"/>
        <w:gridCol w:w="3960"/>
        <w:gridCol w:w="2880"/>
      </w:tblGrid>
      <w:tr w:rsidR="00091728" w:rsidRPr="00A425E9" w:rsidTr="00091728">
        <w:tc>
          <w:tcPr>
            <w:tcW w:w="2250" w:type="dxa"/>
            <w:vAlign w:val="center"/>
          </w:tcPr>
          <w:p w:rsidR="00091728" w:rsidRPr="00C450E2" w:rsidRDefault="00091728" w:rsidP="008728F4">
            <w:pPr>
              <w:rPr>
                <w:rFonts w:ascii="Verdana" w:eastAsia="ＭＳ ゴシック" w:hAnsi="Verdana"/>
                <w:b/>
                <w:sz w:val="20"/>
                <w:szCs w:val="20"/>
              </w:rPr>
            </w:pPr>
            <w:r w:rsidRPr="00C450E2">
              <w:rPr>
                <w:rFonts w:ascii="Verdana" w:eastAsia="ＭＳ ゴシック" w:hAnsi="Verdana"/>
                <w:b/>
                <w:sz w:val="20"/>
                <w:szCs w:val="20"/>
              </w:rPr>
              <w:t>Parameter</w:t>
            </w:r>
            <w:r w:rsidR="00C450E2" w:rsidRPr="00C450E2">
              <w:rPr>
                <w:rFonts w:ascii="Verdana" w:eastAsia="ＭＳ ゴシック" w:hAnsi="Verdana"/>
                <w:b/>
                <w:sz w:val="20"/>
                <w:szCs w:val="20"/>
              </w:rPr>
              <w:t>s</w:t>
            </w:r>
          </w:p>
        </w:tc>
        <w:tc>
          <w:tcPr>
            <w:tcW w:w="3960" w:type="dxa"/>
          </w:tcPr>
          <w:p w:rsidR="00091728" w:rsidRPr="00C450E2" w:rsidRDefault="00091728" w:rsidP="008728F4">
            <w:pPr>
              <w:rPr>
                <w:rFonts w:ascii="Verdana" w:hAnsi="Verdana"/>
                <w:b/>
                <w:sz w:val="20"/>
                <w:szCs w:val="20"/>
              </w:rPr>
            </w:pPr>
            <w:r w:rsidRPr="00C450E2">
              <w:rPr>
                <w:rFonts w:ascii="Verdana" w:hAnsi="Verdana"/>
                <w:b/>
                <w:sz w:val="20"/>
                <w:szCs w:val="20"/>
              </w:rPr>
              <w:t>Value range</w:t>
            </w:r>
          </w:p>
        </w:tc>
        <w:tc>
          <w:tcPr>
            <w:tcW w:w="2880" w:type="dxa"/>
          </w:tcPr>
          <w:p w:rsidR="00091728" w:rsidRPr="00C450E2" w:rsidRDefault="00091728" w:rsidP="008728F4">
            <w:pPr>
              <w:rPr>
                <w:rFonts w:ascii="Verdana" w:eastAsia="ＭＳ ゴシック" w:hAnsi="Verdana"/>
                <w:b/>
                <w:sz w:val="20"/>
                <w:szCs w:val="20"/>
              </w:rPr>
            </w:pPr>
            <w:r w:rsidRPr="00C450E2">
              <w:rPr>
                <w:rFonts w:ascii="Verdana" w:hAnsi="Verdana"/>
                <w:b/>
                <w:sz w:val="20"/>
                <w:szCs w:val="20"/>
              </w:rPr>
              <w:t>Number</w:t>
            </w:r>
          </w:p>
        </w:tc>
      </w:tr>
      <w:tr w:rsidR="00091728" w:rsidRPr="00A425E9" w:rsidTr="00091728">
        <w:tc>
          <w:tcPr>
            <w:tcW w:w="2250" w:type="dxa"/>
            <w:vAlign w:val="center"/>
          </w:tcPr>
          <w:p w:rsidR="00091728" w:rsidRPr="00A425E9" w:rsidRDefault="00091728" w:rsidP="008728F4">
            <w:pPr>
              <w:rPr>
                <w:rFonts w:ascii="Verdana" w:eastAsia="ＭＳ ゴシック" w:hAnsi="Verdana"/>
                <w:sz w:val="20"/>
                <w:szCs w:val="20"/>
              </w:rPr>
            </w:pPr>
            <w:r>
              <w:rPr>
                <w:rFonts w:ascii="Verdana" w:eastAsia="ＭＳ ゴシック" w:hAnsi="Verdana"/>
                <w:sz w:val="20"/>
                <w:szCs w:val="20"/>
              </w:rPr>
              <w:t>Equalizer type</w:t>
            </w:r>
          </w:p>
        </w:tc>
        <w:tc>
          <w:tcPr>
            <w:tcW w:w="3960" w:type="dxa"/>
          </w:tcPr>
          <w:p w:rsidR="00091728" w:rsidRDefault="00091728" w:rsidP="008728F4">
            <w:pPr>
              <w:rPr>
                <w:rFonts w:ascii="Verdana" w:hAnsi="Verdana"/>
                <w:sz w:val="20"/>
                <w:szCs w:val="20"/>
              </w:rPr>
            </w:pPr>
            <w:r>
              <w:rPr>
                <w:rFonts w:ascii="Verdana" w:hAnsi="Verdana"/>
                <w:sz w:val="20"/>
                <w:szCs w:val="20"/>
              </w:rPr>
              <w:t>0</w:t>
            </w:r>
            <w:r w:rsidR="00B229C7">
              <w:rPr>
                <w:rFonts w:ascii="Verdana" w:hAnsi="Verdana"/>
                <w:sz w:val="20"/>
                <w:szCs w:val="20"/>
              </w:rPr>
              <w:t xml:space="preserve"> (for Parametric)</w:t>
            </w:r>
          </w:p>
        </w:tc>
        <w:tc>
          <w:tcPr>
            <w:tcW w:w="2880" w:type="dxa"/>
          </w:tcPr>
          <w:p w:rsidR="00091728" w:rsidRPr="00A425E9" w:rsidRDefault="00091728" w:rsidP="008728F4">
            <w:pPr>
              <w:rPr>
                <w:rFonts w:ascii="Verdana" w:hAnsi="Verdana"/>
                <w:sz w:val="20"/>
                <w:szCs w:val="20"/>
              </w:rPr>
            </w:pPr>
            <w:r>
              <w:rPr>
                <w:rFonts w:ascii="Verdana" w:hAnsi="Verdana"/>
                <w:sz w:val="20"/>
                <w:szCs w:val="20"/>
              </w:rPr>
              <w:t>1</w:t>
            </w:r>
          </w:p>
        </w:tc>
      </w:tr>
      <w:tr w:rsidR="00091728" w:rsidRPr="00A425E9" w:rsidTr="00091728">
        <w:trPr>
          <w:trHeight w:val="128"/>
        </w:trPr>
        <w:tc>
          <w:tcPr>
            <w:tcW w:w="2250" w:type="dxa"/>
          </w:tcPr>
          <w:p w:rsidR="00091728" w:rsidRPr="00A425E9" w:rsidRDefault="00091728" w:rsidP="008728F4">
            <w:pPr>
              <w:rPr>
                <w:rFonts w:ascii="Verdana" w:eastAsia="ＭＳ ゴシック" w:hAnsi="Verdana"/>
                <w:sz w:val="20"/>
                <w:szCs w:val="20"/>
              </w:rPr>
            </w:pPr>
            <w:r>
              <w:rPr>
                <w:rFonts w:ascii="Verdana" w:eastAsia="ＭＳ ゴシック" w:hAnsi="Verdana"/>
                <w:sz w:val="20"/>
                <w:szCs w:val="20"/>
              </w:rPr>
              <w:t>Filter index</w:t>
            </w:r>
          </w:p>
        </w:tc>
        <w:tc>
          <w:tcPr>
            <w:tcW w:w="3960" w:type="dxa"/>
          </w:tcPr>
          <w:p w:rsidR="00091728" w:rsidRPr="001433BE" w:rsidRDefault="00091728" w:rsidP="008728F4">
            <w:pPr>
              <w:rPr>
                <w:rFonts w:ascii="Verdana" w:eastAsia="ＭＳ ゴシック" w:hAnsi="Verdana"/>
                <w:sz w:val="20"/>
                <w:szCs w:val="20"/>
              </w:rPr>
            </w:pPr>
            <w:r>
              <w:rPr>
                <w:rFonts w:ascii="Verdana" w:eastAsia="ＭＳ ゴシック" w:hAnsi="Verdana"/>
                <w:sz w:val="20"/>
                <w:szCs w:val="20"/>
              </w:rPr>
              <w:t>1 - 9</w:t>
            </w:r>
          </w:p>
        </w:tc>
        <w:tc>
          <w:tcPr>
            <w:tcW w:w="2880" w:type="dxa"/>
          </w:tcPr>
          <w:p w:rsidR="00091728" w:rsidRPr="00A425E9" w:rsidRDefault="00091728" w:rsidP="008728F4">
            <w:pPr>
              <w:rPr>
                <w:rFonts w:ascii="Verdana" w:eastAsia="ＭＳ ゴシック" w:hAnsi="Verdana"/>
                <w:sz w:val="20"/>
                <w:szCs w:val="20"/>
              </w:rPr>
            </w:pPr>
            <w:r>
              <w:rPr>
                <w:rFonts w:ascii="Verdana" w:eastAsia="ＭＳ ゴシック" w:hAnsi="Verdana"/>
                <w:sz w:val="20"/>
                <w:szCs w:val="20"/>
              </w:rPr>
              <w:t>9</w:t>
            </w:r>
          </w:p>
        </w:tc>
      </w:tr>
      <w:tr w:rsidR="00091728" w:rsidRPr="00A425E9" w:rsidTr="00091728">
        <w:trPr>
          <w:trHeight w:val="127"/>
        </w:trPr>
        <w:tc>
          <w:tcPr>
            <w:tcW w:w="225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 xml:space="preserve">Frequency </w:t>
            </w:r>
            <w:proofErr w:type="spellStart"/>
            <w:r>
              <w:rPr>
                <w:rFonts w:ascii="Verdana" w:eastAsia="ＭＳ ゴシック" w:hAnsi="Verdana"/>
                <w:sz w:val="20"/>
                <w:szCs w:val="20"/>
              </w:rPr>
              <w:t>centre</w:t>
            </w:r>
            <w:proofErr w:type="spellEnd"/>
          </w:p>
        </w:tc>
        <w:tc>
          <w:tcPr>
            <w:tcW w:w="3960" w:type="dxa"/>
          </w:tcPr>
          <w:p w:rsidR="00091728" w:rsidRDefault="00091728" w:rsidP="001433BE">
            <w:pPr>
              <w:rPr>
                <w:rFonts w:ascii="Verdana" w:hAnsi="Verdana"/>
                <w:sz w:val="20"/>
                <w:szCs w:val="20"/>
              </w:rPr>
            </w:pPr>
            <w:r>
              <w:rPr>
                <w:rFonts w:ascii="Verdana" w:hAnsi="Verdana"/>
                <w:sz w:val="20"/>
                <w:szCs w:val="20"/>
              </w:rPr>
              <w:t>20 – 20000</w:t>
            </w:r>
          </w:p>
        </w:tc>
        <w:tc>
          <w:tcPr>
            <w:tcW w:w="288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9</w:t>
            </w:r>
          </w:p>
        </w:tc>
      </w:tr>
      <w:tr w:rsidR="00091728" w:rsidRPr="00A425E9" w:rsidTr="00091728">
        <w:trPr>
          <w:trHeight w:val="127"/>
        </w:trPr>
        <w:tc>
          <w:tcPr>
            <w:tcW w:w="225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Bandwidth</w:t>
            </w:r>
          </w:p>
        </w:tc>
        <w:tc>
          <w:tcPr>
            <w:tcW w:w="3960" w:type="dxa"/>
          </w:tcPr>
          <w:p w:rsidR="00091728" w:rsidRPr="001433BE" w:rsidRDefault="00091728" w:rsidP="001433BE">
            <w:pPr>
              <w:rPr>
                <w:rFonts w:ascii="Verdana" w:eastAsia="ＭＳ ゴシック" w:hAnsi="Verdana"/>
                <w:sz w:val="20"/>
                <w:szCs w:val="20"/>
                <w:vertAlign w:val="superscript"/>
              </w:rPr>
            </w:pPr>
            <w:r>
              <w:rPr>
                <w:rFonts w:ascii="Verdana" w:eastAsia="ＭＳ ゴシック" w:hAnsi="Verdana"/>
                <w:sz w:val="20"/>
                <w:szCs w:val="20"/>
              </w:rPr>
              <w:t>0.2 x 2</w:t>
            </w:r>
            <w:r>
              <w:rPr>
                <w:rFonts w:ascii="Verdana" w:eastAsia="ＭＳ ゴシック" w:hAnsi="Verdana"/>
                <w:sz w:val="20"/>
                <w:szCs w:val="20"/>
                <w:vertAlign w:val="superscript"/>
              </w:rPr>
              <w:t>27</w:t>
            </w:r>
            <w:r>
              <w:rPr>
                <w:rFonts w:ascii="Verdana" w:eastAsia="ＭＳ ゴシック" w:hAnsi="Verdana"/>
                <w:sz w:val="20"/>
                <w:szCs w:val="20"/>
              </w:rPr>
              <w:t xml:space="preserve"> – 15 x 2</w:t>
            </w:r>
            <w:r>
              <w:rPr>
                <w:rFonts w:ascii="Verdana" w:eastAsia="ＭＳ ゴシック" w:hAnsi="Verdana"/>
                <w:sz w:val="20"/>
                <w:szCs w:val="20"/>
                <w:vertAlign w:val="superscript"/>
              </w:rPr>
              <w:t>27</w:t>
            </w:r>
          </w:p>
        </w:tc>
        <w:tc>
          <w:tcPr>
            <w:tcW w:w="288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9</w:t>
            </w:r>
          </w:p>
        </w:tc>
      </w:tr>
      <w:tr w:rsidR="00091728" w:rsidRPr="00A425E9" w:rsidTr="00091728">
        <w:trPr>
          <w:trHeight w:val="127"/>
        </w:trPr>
        <w:tc>
          <w:tcPr>
            <w:tcW w:w="2250" w:type="dxa"/>
          </w:tcPr>
          <w:p w:rsidR="00091728" w:rsidRDefault="00091728" w:rsidP="001433BE">
            <w:pPr>
              <w:rPr>
                <w:rFonts w:ascii="Verdana" w:eastAsia="ＭＳ ゴシック" w:hAnsi="Verdana"/>
                <w:sz w:val="20"/>
                <w:szCs w:val="20"/>
              </w:rPr>
            </w:pPr>
            <w:r>
              <w:rPr>
                <w:rFonts w:ascii="Verdana" w:eastAsia="ＭＳ ゴシック" w:hAnsi="Verdana"/>
                <w:sz w:val="20"/>
                <w:szCs w:val="20"/>
              </w:rPr>
              <w:t>Filter type</w:t>
            </w:r>
          </w:p>
        </w:tc>
        <w:tc>
          <w:tcPr>
            <w:tcW w:w="3960" w:type="dxa"/>
          </w:tcPr>
          <w:p w:rsidR="00091728" w:rsidRDefault="00091728" w:rsidP="001433BE">
            <w:pPr>
              <w:rPr>
                <w:rFonts w:ascii="Verdana" w:eastAsia="ＭＳ ゴシック" w:hAnsi="Verdana"/>
                <w:sz w:val="20"/>
                <w:szCs w:val="20"/>
              </w:rPr>
            </w:pPr>
            <w:r>
              <w:rPr>
                <w:rFonts w:ascii="Verdana" w:eastAsia="ＭＳ ゴシック" w:hAnsi="Verdana"/>
                <w:sz w:val="20"/>
                <w:szCs w:val="20"/>
              </w:rPr>
              <w:t>0 – 2</w:t>
            </w:r>
          </w:p>
        </w:tc>
        <w:tc>
          <w:tcPr>
            <w:tcW w:w="2880" w:type="dxa"/>
          </w:tcPr>
          <w:p w:rsidR="00091728" w:rsidRDefault="00091728" w:rsidP="001433BE">
            <w:pPr>
              <w:rPr>
                <w:rFonts w:ascii="Verdana" w:eastAsia="ＭＳ ゴシック" w:hAnsi="Verdana"/>
                <w:sz w:val="20"/>
                <w:szCs w:val="20"/>
              </w:rPr>
            </w:pPr>
            <w:r>
              <w:rPr>
                <w:rFonts w:ascii="Verdana" w:eastAsia="ＭＳ ゴシック" w:hAnsi="Verdana"/>
                <w:sz w:val="20"/>
                <w:szCs w:val="20"/>
              </w:rPr>
              <w:t>9</w:t>
            </w:r>
          </w:p>
        </w:tc>
      </w:tr>
      <w:tr w:rsidR="00091728" w:rsidRPr="00A425E9" w:rsidTr="00091728">
        <w:trPr>
          <w:trHeight w:val="127"/>
        </w:trPr>
        <w:tc>
          <w:tcPr>
            <w:tcW w:w="225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Gain base</w:t>
            </w:r>
          </w:p>
        </w:tc>
        <w:tc>
          <w:tcPr>
            <w:tcW w:w="3960" w:type="dxa"/>
          </w:tcPr>
          <w:p w:rsidR="00091728" w:rsidRDefault="00091728" w:rsidP="001433BE">
            <w:pPr>
              <w:rPr>
                <w:rFonts w:ascii="Verdana" w:eastAsia="ＭＳ ゴシック" w:hAnsi="Verdana"/>
                <w:sz w:val="20"/>
                <w:szCs w:val="20"/>
              </w:rPr>
            </w:pPr>
            <w:r>
              <w:rPr>
                <w:rFonts w:ascii="Verdana" w:eastAsia="ＭＳ ゴシック" w:hAnsi="Verdana"/>
                <w:sz w:val="20"/>
                <w:szCs w:val="20"/>
              </w:rPr>
              <w:t>20 - 20000</w:t>
            </w:r>
          </w:p>
        </w:tc>
        <w:tc>
          <w:tcPr>
            <w:tcW w:w="288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9</w:t>
            </w:r>
          </w:p>
        </w:tc>
      </w:tr>
      <w:tr w:rsidR="00091728" w:rsidRPr="00A425E9" w:rsidTr="00091728">
        <w:trPr>
          <w:trHeight w:val="127"/>
        </w:trPr>
        <w:tc>
          <w:tcPr>
            <w:tcW w:w="225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Gain</w:t>
            </w:r>
          </w:p>
        </w:tc>
        <w:tc>
          <w:tcPr>
            <w:tcW w:w="3960" w:type="dxa"/>
          </w:tcPr>
          <w:p w:rsidR="00091728" w:rsidRPr="00091728" w:rsidRDefault="00091728" w:rsidP="001433BE">
            <w:pPr>
              <w:rPr>
                <w:rFonts w:ascii="Verdana" w:eastAsia="ＭＳ ゴシック" w:hAnsi="Verdana"/>
                <w:sz w:val="20"/>
                <w:szCs w:val="20"/>
                <w:vertAlign w:val="superscript"/>
              </w:rPr>
            </w:pPr>
            <w:r>
              <w:rPr>
                <w:rFonts w:ascii="Verdana" w:eastAsia="ＭＳ ゴシック" w:hAnsi="Verdana"/>
                <w:sz w:val="20"/>
                <w:szCs w:val="20"/>
              </w:rPr>
              <w:t>10</w:t>
            </w:r>
            <w:r>
              <w:rPr>
                <w:rFonts w:ascii="Verdana" w:eastAsia="ＭＳ ゴシック" w:hAnsi="Verdana"/>
                <w:sz w:val="20"/>
                <w:szCs w:val="20"/>
                <w:vertAlign w:val="superscript"/>
              </w:rPr>
              <w:t xml:space="preserve">-10/20 </w:t>
            </w:r>
            <w:r>
              <w:rPr>
                <w:rFonts w:ascii="Verdana" w:eastAsia="ＭＳ ゴシック" w:hAnsi="Verdana"/>
                <w:sz w:val="20"/>
                <w:szCs w:val="20"/>
              </w:rPr>
              <w:t>x 2</w:t>
            </w:r>
            <w:r>
              <w:rPr>
                <w:rFonts w:ascii="Verdana" w:eastAsia="ＭＳ ゴシック" w:hAnsi="Verdana"/>
                <w:sz w:val="20"/>
                <w:szCs w:val="20"/>
                <w:vertAlign w:val="superscript"/>
              </w:rPr>
              <w:t>28</w:t>
            </w:r>
            <w:r>
              <w:rPr>
                <w:rFonts w:ascii="Verdana" w:eastAsia="ＭＳ ゴシック" w:hAnsi="Verdana"/>
                <w:sz w:val="20"/>
                <w:szCs w:val="20"/>
              </w:rPr>
              <w:t xml:space="preserve"> – 10</w:t>
            </w:r>
            <w:r>
              <w:rPr>
                <w:rFonts w:ascii="Verdana" w:eastAsia="ＭＳ ゴシック" w:hAnsi="Verdana"/>
                <w:sz w:val="20"/>
                <w:szCs w:val="20"/>
                <w:vertAlign w:val="superscript"/>
              </w:rPr>
              <w:t>10/20</w:t>
            </w:r>
            <w:r>
              <w:rPr>
                <w:rFonts w:ascii="Verdana" w:eastAsia="ＭＳ ゴシック" w:hAnsi="Verdana"/>
                <w:sz w:val="20"/>
                <w:szCs w:val="20"/>
              </w:rPr>
              <w:t xml:space="preserve"> x 2</w:t>
            </w:r>
            <w:r>
              <w:rPr>
                <w:rFonts w:ascii="Verdana" w:eastAsia="ＭＳ ゴシック" w:hAnsi="Verdana"/>
                <w:sz w:val="20"/>
                <w:szCs w:val="20"/>
                <w:vertAlign w:val="superscript"/>
              </w:rPr>
              <w:t>28</w:t>
            </w:r>
          </w:p>
        </w:tc>
        <w:tc>
          <w:tcPr>
            <w:tcW w:w="2880" w:type="dxa"/>
          </w:tcPr>
          <w:p w:rsidR="00091728" w:rsidRPr="00A425E9" w:rsidRDefault="00091728" w:rsidP="001433BE">
            <w:pPr>
              <w:rPr>
                <w:rFonts w:ascii="Verdana" w:eastAsia="ＭＳ ゴシック" w:hAnsi="Verdana"/>
                <w:sz w:val="20"/>
                <w:szCs w:val="20"/>
              </w:rPr>
            </w:pPr>
            <w:r>
              <w:rPr>
                <w:rFonts w:ascii="Verdana" w:eastAsia="ＭＳ ゴシック" w:hAnsi="Verdana"/>
                <w:sz w:val="20"/>
                <w:szCs w:val="20"/>
              </w:rPr>
              <w:t>9</w:t>
            </w:r>
          </w:p>
        </w:tc>
      </w:tr>
      <w:tr w:rsidR="00894FF0" w:rsidRPr="00A425E9" w:rsidTr="008728F4">
        <w:trPr>
          <w:trHeight w:val="127"/>
        </w:trPr>
        <w:tc>
          <w:tcPr>
            <w:tcW w:w="6210" w:type="dxa"/>
            <w:gridSpan w:val="2"/>
          </w:tcPr>
          <w:p w:rsidR="00894FF0" w:rsidRDefault="00894FF0" w:rsidP="001433BE">
            <w:pPr>
              <w:rPr>
                <w:rFonts w:ascii="Verdana" w:eastAsia="ＭＳ ゴシック" w:hAnsi="Verdana"/>
                <w:sz w:val="20"/>
                <w:szCs w:val="20"/>
              </w:rPr>
            </w:pPr>
          </w:p>
        </w:tc>
        <w:tc>
          <w:tcPr>
            <w:tcW w:w="2880" w:type="dxa"/>
          </w:tcPr>
          <w:p w:rsidR="00894FF0" w:rsidRDefault="00894FF0" w:rsidP="001433BE">
            <w:pPr>
              <w:rPr>
                <w:rFonts w:ascii="Verdana" w:eastAsia="ＭＳ ゴシック" w:hAnsi="Verdana"/>
                <w:sz w:val="20"/>
                <w:szCs w:val="20"/>
              </w:rPr>
            </w:pPr>
            <w:r>
              <w:rPr>
                <w:rFonts w:ascii="Verdana" w:eastAsia="ＭＳ ゴシック" w:hAnsi="Verdana"/>
                <w:sz w:val="20"/>
                <w:szCs w:val="20"/>
              </w:rPr>
              <w:t>Total: 55</w:t>
            </w:r>
          </w:p>
        </w:tc>
      </w:tr>
    </w:tbl>
    <w:p w:rsidR="00505C55" w:rsidRDefault="00505C55" w:rsidP="00ED2B0D">
      <w:pPr>
        <w:rPr>
          <w:rFonts w:ascii="Verdana" w:hAnsi="Verdana"/>
          <w:sz w:val="20"/>
          <w:szCs w:val="20"/>
        </w:rPr>
      </w:pPr>
    </w:p>
    <w:p w:rsidR="00E003D0" w:rsidRDefault="00E003D0" w:rsidP="00ED2B0D">
      <w:pPr>
        <w:rPr>
          <w:rFonts w:ascii="Verdana" w:hAnsi="Verdana"/>
          <w:sz w:val="20"/>
          <w:szCs w:val="20"/>
        </w:rPr>
      </w:pPr>
      <w:r>
        <w:rPr>
          <w:rFonts w:ascii="Verdana" w:hAnsi="Verdana"/>
          <w:sz w:val="20"/>
          <w:szCs w:val="20"/>
        </w:rPr>
        <w:t>Order of parameters to set for Parametric Equalizer:</w:t>
      </w:r>
    </w:p>
    <w:p w:rsidR="0023617C" w:rsidRDefault="00E003D0" w:rsidP="00ED2B0D">
      <w:pPr>
        <w:rPr>
          <w:rFonts w:ascii="Verdana" w:hAnsi="Verdana"/>
          <w:i/>
          <w:sz w:val="20"/>
          <w:szCs w:val="20"/>
        </w:rPr>
      </w:pPr>
      <w:r>
        <w:rPr>
          <w:rFonts w:ascii="Verdana" w:hAnsi="Verdana"/>
          <w:i/>
          <w:sz w:val="20"/>
          <w:szCs w:val="20"/>
        </w:rPr>
        <w:t>Equalizer type, 9 x (filter index, f</w:t>
      </w:r>
      <w:r w:rsidR="0023617C" w:rsidRPr="0023617C">
        <w:rPr>
          <w:rFonts w:ascii="Verdana" w:hAnsi="Verdana"/>
          <w:i/>
          <w:sz w:val="20"/>
          <w:szCs w:val="20"/>
        </w:rPr>
        <w:t xml:space="preserve">requency </w:t>
      </w:r>
      <w:proofErr w:type="spellStart"/>
      <w:r w:rsidR="0023617C" w:rsidRPr="0023617C">
        <w:rPr>
          <w:rFonts w:ascii="Verdana" w:hAnsi="Verdana"/>
          <w:i/>
          <w:sz w:val="20"/>
          <w:szCs w:val="20"/>
        </w:rPr>
        <w:t>centre</w:t>
      </w:r>
      <w:proofErr w:type="spellEnd"/>
      <w:r w:rsidR="0023617C" w:rsidRPr="0023617C">
        <w:rPr>
          <w:rFonts w:ascii="Verdana" w:hAnsi="Verdana"/>
          <w:i/>
          <w:sz w:val="20"/>
          <w:szCs w:val="20"/>
        </w:rPr>
        <w:t>,</w:t>
      </w:r>
      <w:r>
        <w:rPr>
          <w:rFonts w:ascii="Verdana" w:hAnsi="Verdana"/>
          <w:i/>
          <w:sz w:val="20"/>
          <w:szCs w:val="20"/>
        </w:rPr>
        <w:t xml:space="preserve"> </w:t>
      </w:r>
      <w:r w:rsidR="0023617C" w:rsidRPr="0023617C">
        <w:rPr>
          <w:rFonts w:ascii="Verdana" w:hAnsi="Verdana"/>
          <w:i/>
          <w:sz w:val="20"/>
          <w:szCs w:val="20"/>
        </w:rPr>
        <w:t>bandwidth,</w:t>
      </w:r>
      <w:r>
        <w:rPr>
          <w:rFonts w:ascii="Verdana" w:hAnsi="Verdana"/>
          <w:i/>
          <w:sz w:val="20"/>
          <w:szCs w:val="20"/>
        </w:rPr>
        <w:t xml:space="preserve"> </w:t>
      </w:r>
      <w:r w:rsidR="0023617C" w:rsidRPr="0023617C">
        <w:rPr>
          <w:rFonts w:ascii="Verdana" w:hAnsi="Verdana"/>
          <w:i/>
          <w:sz w:val="20"/>
          <w:szCs w:val="20"/>
        </w:rPr>
        <w:t>f</w:t>
      </w:r>
      <w:r w:rsidR="00505C55">
        <w:rPr>
          <w:rFonts w:ascii="Verdana" w:hAnsi="Verdana"/>
          <w:i/>
          <w:sz w:val="20"/>
          <w:szCs w:val="20"/>
        </w:rPr>
        <w:t>ilter type,</w:t>
      </w:r>
      <w:r>
        <w:rPr>
          <w:rFonts w:ascii="Verdana" w:hAnsi="Verdana"/>
          <w:i/>
          <w:sz w:val="20"/>
          <w:szCs w:val="20"/>
        </w:rPr>
        <w:t xml:space="preserve"> </w:t>
      </w:r>
      <w:proofErr w:type="spellStart"/>
      <w:r w:rsidR="00505C55">
        <w:rPr>
          <w:rFonts w:ascii="Verdana" w:hAnsi="Verdana"/>
          <w:i/>
          <w:sz w:val="20"/>
          <w:szCs w:val="20"/>
        </w:rPr>
        <w:t>gainbase</w:t>
      </w:r>
      <w:proofErr w:type="spellEnd"/>
      <w:r w:rsidR="00505C55">
        <w:rPr>
          <w:rFonts w:ascii="Verdana" w:hAnsi="Verdana"/>
          <w:i/>
          <w:sz w:val="20"/>
          <w:szCs w:val="20"/>
        </w:rPr>
        <w:t>,</w:t>
      </w:r>
      <w:r>
        <w:rPr>
          <w:rFonts w:ascii="Verdana" w:hAnsi="Verdana"/>
          <w:i/>
          <w:sz w:val="20"/>
          <w:szCs w:val="20"/>
        </w:rPr>
        <w:t xml:space="preserve"> gain)</w:t>
      </w:r>
    </w:p>
    <w:p w:rsidR="006C34C0" w:rsidRDefault="006C34C0" w:rsidP="00ED2B0D">
      <w:pPr>
        <w:rPr>
          <w:rFonts w:ascii="Verdana" w:hAnsi="Verdana"/>
          <w:sz w:val="20"/>
          <w:szCs w:val="20"/>
        </w:rPr>
      </w:pPr>
      <w:r>
        <w:rPr>
          <w:rFonts w:ascii="Verdana" w:hAnsi="Verdana"/>
          <w:sz w:val="20"/>
          <w:szCs w:val="20"/>
        </w:rPr>
        <w:t>In Graphic Equalizer, there are 5 filters, each of which has its own parameter: graphic gain. The settings are described below:</w:t>
      </w:r>
    </w:p>
    <w:tbl>
      <w:tblPr>
        <w:tblStyle w:val="a6"/>
        <w:tblW w:w="9090" w:type="dxa"/>
        <w:tblInd w:w="-5" w:type="dxa"/>
        <w:tblLook w:val="04A0" w:firstRow="1" w:lastRow="0" w:firstColumn="1" w:lastColumn="0" w:noHBand="0" w:noVBand="1"/>
      </w:tblPr>
      <w:tblGrid>
        <w:gridCol w:w="2250"/>
        <w:gridCol w:w="3960"/>
        <w:gridCol w:w="2880"/>
      </w:tblGrid>
      <w:tr w:rsidR="006C34C0" w:rsidRPr="00A425E9" w:rsidTr="008728F4">
        <w:tc>
          <w:tcPr>
            <w:tcW w:w="2250" w:type="dxa"/>
            <w:vAlign w:val="center"/>
          </w:tcPr>
          <w:p w:rsidR="006C34C0" w:rsidRPr="00C450E2" w:rsidRDefault="006C34C0" w:rsidP="008728F4">
            <w:pPr>
              <w:rPr>
                <w:rFonts w:ascii="Verdana" w:eastAsia="ＭＳ ゴシック" w:hAnsi="Verdana"/>
                <w:b/>
                <w:sz w:val="20"/>
                <w:szCs w:val="20"/>
              </w:rPr>
            </w:pPr>
            <w:r w:rsidRPr="00C450E2">
              <w:rPr>
                <w:rFonts w:ascii="Verdana" w:eastAsia="ＭＳ ゴシック" w:hAnsi="Verdana"/>
                <w:b/>
                <w:sz w:val="20"/>
                <w:szCs w:val="20"/>
              </w:rPr>
              <w:t>Parameters</w:t>
            </w:r>
          </w:p>
        </w:tc>
        <w:tc>
          <w:tcPr>
            <w:tcW w:w="3960" w:type="dxa"/>
          </w:tcPr>
          <w:p w:rsidR="006C34C0" w:rsidRPr="00C450E2" w:rsidRDefault="006C34C0" w:rsidP="008728F4">
            <w:pPr>
              <w:rPr>
                <w:rFonts w:ascii="Verdana" w:hAnsi="Verdana"/>
                <w:b/>
                <w:sz w:val="20"/>
                <w:szCs w:val="20"/>
              </w:rPr>
            </w:pPr>
            <w:r w:rsidRPr="00C450E2">
              <w:rPr>
                <w:rFonts w:ascii="Verdana" w:hAnsi="Verdana"/>
                <w:b/>
                <w:sz w:val="20"/>
                <w:szCs w:val="20"/>
              </w:rPr>
              <w:t>Value range</w:t>
            </w:r>
          </w:p>
        </w:tc>
        <w:tc>
          <w:tcPr>
            <w:tcW w:w="2880" w:type="dxa"/>
          </w:tcPr>
          <w:p w:rsidR="006C34C0" w:rsidRPr="00C450E2" w:rsidRDefault="006C34C0" w:rsidP="008728F4">
            <w:pPr>
              <w:rPr>
                <w:rFonts w:ascii="Verdana" w:eastAsia="ＭＳ ゴシック" w:hAnsi="Verdana"/>
                <w:b/>
                <w:sz w:val="20"/>
                <w:szCs w:val="20"/>
              </w:rPr>
            </w:pPr>
            <w:r w:rsidRPr="00C450E2">
              <w:rPr>
                <w:rFonts w:ascii="Verdana" w:hAnsi="Verdana"/>
                <w:b/>
                <w:sz w:val="20"/>
                <w:szCs w:val="20"/>
              </w:rPr>
              <w:t>Number</w:t>
            </w:r>
          </w:p>
        </w:tc>
      </w:tr>
      <w:tr w:rsidR="006C34C0" w:rsidRPr="00A425E9" w:rsidTr="008728F4">
        <w:tc>
          <w:tcPr>
            <w:tcW w:w="2250" w:type="dxa"/>
            <w:vAlign w:val="center"/>
          </w:tcPr>
          <w:p w:rsidR="006C34C0" w:rsidRPr="00A425E9" w:rsidRDefault="006C34C0" w:rsidP="008728F4">
            <w:pPr>
              <w:rPr>
                <w:rFonts w:ascii="Verdana" w:eastAsia="ＭＳ ゴシック" w:hAnsi="Verdana"/>
                <w:sz w:val="20"/>
                <w:szCs w:val="20"/>
              </w:rPr>
            </w:pPr>
            <w:r>
              <w:rPr>
                <w:rFonts w:ascii="Verdana" w:eastAsia="ＭＳ ゴシック" w:hAnsi="Verdana"/>
                <w:sz w:val="20"/>
                <w:szCs w:val="20"/>
              </w:rPr>
              <w:t>Equalizer type</w:t>
            </w:r>
          </w:p>
        </w:tc>
        <w:tc>
          <w:tcPr>
            <w:tcW w:w="3960" w:type="dxa"/>
          </w:tcPr>
          <w:p w:rsidR="006C34C0" w:rsidRDefault="006C34C0" w:rsidP="008728F4">
            <w:pPr>
              <w:rPr>
                <w:rFonts w:ascii="Verdana" w:hAnsi="Verdana"/>
                <w:sz w:val="20"/>
                <w:szCs w:val="20"/>
              </w:rPr>
            </w:pPr>
            <w:r>
              <w:rPr>
                <w:rFonts w:ascii="Verdana" w:hAnsi="Verdana"/>
                <w:sz w:val="20"/>
                <w:szCs w:val="20"/>
              </w:rPr>
              <w:t>1</w:t>
            </w:r>
            <w:r w:rsidR="00B229C7">
              <w:rPr>
                <w:rFonts w:ascii="Verdana" w:hAnsi="Verdana"/>
                <w:sz w:val="20"/>
                <w:szCs w:val="20"/>
              </w:rPr>
              <w:t xml:space="preserve"> (for Graphic)</w:t>
            </w:r>
          </w:p>
        </w:tc>
        <w:tc>
          <w:tcPr>
            <w:tcW w:w="2880" w:type="dxa"/>
          </w:tcPr>
          <w:p w:rsidR="006C34C0" w:rsidRPr="00A425E9" w:rsidRDefault="006C34C0" w:rsidP="008728F4">
            <w:pPr>
              <w:rPr>
                <w:rFonts w:ascii="Verdana" w:hAnsi="Verdana"/>
                <w:sz w:val="20"/>
                <w:szCs w:val="20"/>
              </w:rPr>
            </w:pPr>
            <w:r>
              <w:rPr>
                <w:rFonts w:ascii="Verdana" w:hAnsi="Verdana"/>
                <w:sz w:val="20"/>
                <w:szCs w:val="20"/>
              </w:rPr>
              <w:t>1</w:t>
            </w:r>
          </w:p>
        </w:tc>
      </w:tr>
      <w:tr w:rsidR="006C34C0" w:rsidRPr="00A425E9" w:rsidTr="008728F4">
        <w:trPr>
          <w:trHeight w:val="128"/>
        </w:trPr>
        <w:tc>
          <w:tcPr>
            <w:tcW w:w="2250" w:type="dxa"/>
          </w:tcPr>
          <w:p w:rsidR="006C34C0" w:rsidRPr="00A425E9" w:rsidRDefault="006C34C0" w:rsidP="008728F4">
            <w:pPr>
              <w:rPr>
                <w:rFonts w:ascii="Verdana" w:eastAsia="ＭＳ ゴシック" w:hAnsi="Verdana"/>
                <w:sz w:val="20"/>
                <w:szCs w:val="20"/>
              </w:rPr>
            </w:pPr>
            <w:r>
              <w:rPr>
                <w:rFonts w:ascii="Verdana" w:eastAsia="ＭＳ ゴシック" w:hAnsi="Verdana"/>
                <w:sz w:val="20"/>
                <w:szCs w:val="20"/>
              </w:rPr>
              <w:t>Filter index</w:t>
            </w:r>
          </w:p>
        </w:tc>
        <w:tc>
          <w:tcPr>
            <w:tcW w:w="3960" w:type="dxa"/>
          </w:tcPr>
          <w:p w:rsidR="006C34C0" w:rsidRPr="001433BE" w:rsidRDefault="006C34C0" w:rsidP="008728F4">
            <w:pPr>
              <w:rPr>
                <w:rFonts w:ascii="Verdana" w:eastAsia="ＭＳ ゴシック" w:hAnsi="Verdana"/>
                <w:sz w:val="20"/>
                <w:szCs w:val="20"/>
              </w:rPr>
            </w:pPr>
            <w:r>
              <w:rPr>
                <w:rFonts w:ascii="Verdana" w:eastAsia="ＭＳ ゴシック" w:hAnsi="Verdana"/>
                <w:sz w:val="20"/>
                <w:szCs w:val="20"/>
              </w:rPr>
              <w:t xml:space="preserve">1 - </w:t>
            </w:r>
            <w:r w:rsidR="00052489">
              <w:rPr>
                <w:rFonts w:ascii="Verdana" w:eastAsia="ＭＳ ゴシック" w:hAnsi="Verdana"/>
                <w:sz w:val="20"/>
                <w:szCs w:val="20"/>
              </w:rPr>
              <w:t>5</w:t>
            </w:r>
          </w:p>
        </w:tc>
        <w:tc>
          <w:tcPr>
            <w:tcW w:w="2880" w:type="dxa"/>
          </w:tcPr>
          <w:p w:rsidR="006C34C0" w:rsidRPr="00A425E9" w:rsidRDefault="00052489" w:rsidP="008728F4">
            <w:pPr>
              <w:rPr>
                <w:rFonts w:ascii="Verdana" w:eastAsia="ＭＳ ゴシック" w:hAnsi="Verdana"/>
                <w:sz w:val="20"/>
                <w:szCs w:val="20"/>
              </w:rPr>
            </w:pPr>
            <w:r>
              <w:rPr>
                <w:rFonts w:ascii="Verdana" w:eastAsia="ＭＳ ゴシック" w:hAnsi="Verdana"/>
                <w:sz w:val="20"/>
                <w:szCs w:val="20"/>
              </w:rPr>
              <w:t>5</w:t>
            </w:r>
          </w:p>
        </w:tc>
      </w:tr>
      <w:tr w:rsidR="006C34C0" w:rsidRPr="00A425E9" w:rsidTr="008728F4">
        <w:trPr>
          <w:trHeight w:val="127"/>
        </w:trPr>
        <w:tc>
          <w:tcPr>
            <w:tcW w:w="2250" w:type="dxa"/>
          </w:tcPr>
          <w:p w:rsidR="006C34C0" w:rsidRPr="00A425E9" w:rsidRDefault="00052489" w:rsidP="008728F4">
            <w:pPr>
              <w:rPr>
                <w:rFonts w:ascii="Verdana" w:eastAsia="ＭＳ ゴシック" w:hAnsi="Verdana"/>
                <w:sz w:val="20"/>
                <w:szCs w:val="20"/>
              </w:rPr>
            </w:pPr>
            <w:r>
              <w:rPr>
                <w:rFonts w:ascii="Verdana" w:eastAsia="ＭＳ ゴシック" w:hAnsi="Verdana"/>
                <w:sz w:val="20"/>
                <w:szCs w:val="20"/>
              </w:rPr>
              <w:t>Graphic gain</w:t>
            </w:r>
          </w:p>
        </w:tc>
        <w:tc>
          <w:tcPr>
            <w:tcW w:w="3960" w:type="dxa"/>
          </w:tcPr>
          <w:p w:rsidR="006C34C0" w:rsidRDefault="004F2749" w:rsidP="008728F4">
            <w:pPr>
              <w:rPr>
                <w:rFonts w:ascii="Verdana" w:hAnsi="Verdana"/>
                <w:sz w:val="20"/>
                <w:szCs w:val="20"/>
              </w:rPr>
            </w:pPr>
            <w:r>
              <w:rPr>
                <w:rFonts w:ascii="Verdana" w:eastAsia="ＭＳ ゴシック" w:hAnsi="Verdana"/>
                <w:sz w:val="20"/>
                <w:szCs w:val="20"/>
              </w:rPr>
              <w:t>10</w:t>
            </w:r>
            <w:r>
              <w:rPr>
                <w:rFonts w:ascii="Verdana" w:eastAsia="ＭＳ ゴシック" w:hAnsi="Verdana"/>
                <w:sz w:val="20"/>
                <w:szCs w:val="20"/>
                <w:vertAlign w:val="superscript"/>
              </w:rPr>
              <w:t xml:space="preserve">-10/20 </w:t>
            </w:r>
            <w:r>
              <w:rPr>
                <w:rFonts w:ascii="Verdana" w:eastAsia="ＭＳ ゴシック" w:hAnsi="Verdana"/>
                <w:sz w:val="20"/>
                <w:szCs w:val="20"/>
              </w:rPr>
              <w:t>x 2</w:t>
            </w:r>
            <w:r>
              <w:rPr>
                <w:rFonts w:ascii="Verdana" w:eastAsia="ＭＳ ゴシック" w:hAnsi="Verdana"/>
                <w:sz w:val="20"/>
                <w:szCs w:val="20"/>
                <w:vertAlign w:val="superscript"/>
              </w:rPr>
              <w:t>28</w:t>
            </w:r>
            <w:r>
              <w:rPr>
                <w:rFonts w:ascii="Verdana" w:eastAsia="ＭＳ ゴシック" w:hAnsi="Verdana"/>
                <w:sz w:val="20"/>
                <w:szCs w:val="20"/>
              </w:rPr>
              <w:t xml:space="preserve"> – 10</w:t>
            </w:r>
            <w:r>
              <w:rPr>
                <w:rFonts w:ascii="Verdana" w:eastAsia="ＭＳ ゴシック" w:hAnsi="Verdana"/>
                <w:sz w:val="20"/>
                <w:szCs w:val="20"/>
                <w:vertAlign w:val="superscript"/>
              </w:rPr>
              <w:t>10/20</w:t>
            </w:r>
            <w:r>
              <w:rPr>
                <w:rFonts w:ascii="Verdana" w:eastAsia="ＭＳ ゴシック" w:hAnsi="Verdana"/>
                <w:sz w:val="20"/>
                <w:szCs w:val="20"/>
              </w:rPr>
              <w:t xml:space="preserve"> x 2</w:t>
            </w:r>
            <w:r>
              <w:rPr>
                <w:rFonts w:ascii="Verdana" w:eastAsia="ＭＳ ゴシック" w:hAnsi="Verdana"/>
                <w:sz w:val="20"/>
                <w:szCs w:val="20"/>
                <w:vertAlign w:val="superscript"/>
              </w:rPr>
              <w:t>28</w:t>
            </w:r>
          </w:p>
        </w:tc>
        <w:tc>
          <w:tcPr>
            <w:tcW w:w="2880" w:type="dxa"/>
          </w:tcPr>
          <w:p w:rsidR="006C34C0" w:rsidRPr="00A425E9" w:rsidRDefault="004F2749" w:rsidP="008728F4">
            <w:pPr>
              <w:rPr>
                <w:rFonts w:ascii="Verdana" w:eastAsia="ＭＳ ゴシック" w:hAnsi="Verdana"/>
                <w:sz w:val="20"/>
                <w:szCs w:val="20"/>
              </w:rPr>
            </w:pPr>
            <w:r>
              <w:rPr>
                <w:rFonts w:ascii="Verdana" w:eastAsia="ＭＳ ゴシック" w:hAnsi="Verdana"/>
                <w:sz w:val="20"/>
                <w:szCs w:val="20"/>
              </w:rPr>
              <w:t>5</w:t>
            </w:r>
          </w:p>
        </w:tc>
      </w:tr>
      <w:tr w:rsidR="006C34C0" w:rsidRPr="00A425E9" w:rsidTr="008728F4">
        <w:trPr>
          <w:trHeight w:val="127"/>
        </w:trPr>
        <w:tc>
          <w:tcPr>
            <w:tcW w:w="6210" w:type="dxa"/>
            <w:gridSpan w:val="2"/>
          </w:tcPr>
          <w:p w:rsidR="006C34C0" w:rsidRDefault="006C34C0" w:rsidP="008728F4">
            <w:pPr>
              <w:rPr>
                <w:rFonts w:ascii="Verdana" w:eastAsia="ＭＳ ゴシック" w:hAnsi="Verdana"/>
                <w:sz w:val="20"/>
                <w:szCs w:val="20"/>
              </w:rPr>
            </w:pPr>
          </w:p>
        </w:tc>
        <w:tc>
          <w:tcPr>
            <w:tcW w:w="2880" w:type="dxa"/>
          </w:tcPr>
          <w:p w:rsidR="006C34C0" w:rsidRDefault="009C0BDB" w:rsidP="008728F4">
            <w:pPr>
              <w:rPr>
                <w:rFonts w:ascii="Verdana" w:eastAsia="ＭＳ ゴシック" w:hAnsi="Verdana"/>
                <w:sz w:val="20"/>
                <w:szCs w:val="20"/>
              </w:rPr>
            </w:pPr>
            <w:r>
              <w:rPr>
                <w:rFonts w:ascii="Verdana" w:eastAsia="ＭＳ ゴシック" w:hAnsi="Verdana"/>
                <w:sz w:val="20"/>
                <w:szCs w:val="20"/>
              </w:rPr>
              <w:t>Total: 11</w:t>
            </w:r>
          </w:p>
        </w:tc>
      </w:tr>
    </w:tbl>
    <w:p w:rsidR="006C34C0" w:rsidRDefault="006C34C0" w:rsidP="00ED2B0D">
      <w:pPr>
        <w:rPr>
          <w:rFonts w:ascii="Verdana" w:hAnsi="Verdana"/>
          <w:sz w:val="20"/>
          <w:szCs w:val="20"/>
        </w:rPr>
      </w:pPr>
    </w:p>
    <w:p w:rsidR="003A3E0E" w:rsidRDefault="003A3E0E" w:rsidP="003A3E0E">
      <w:pPr>
        <w:rPr>
          <w:rFonts w:ascii="Verdana" w:hAnsi="Verdana"/>
          <w:sz w:val="20"/>
          <w:szCs w:val="20"/>
        </w:rPr>
      </w:pPr>
      <w:r>
        <w:rPr>
          <w:rFonts w:ascii="Verdana" w:hAnsi="Verdana"/>
          <w:sz w:val="20"/>
          <w:szCs w:val="20"/>
        </w:rPr>
        <w:t>Order of parameters to set for Graphic Equalizer:</w:t>
      </w:r>
    </w:p>
    <w:p w:rsidR="003A3E0E" w:rsidRDefault="003A3E0E" w:rsidP="003A3E0E">
      <w:pPr>
        <w:rPr>
          <w:rFonts w:ascii="Verdana" w:hAnsi="Verdana"/>
          <w:i/>
          <w:sz w:val="20"/>
          <w:szCs w:val="20"/>
        </w:rPr>
      </w:pPr>
      <w:r>
        <w:rPr>
          <w:rFonts w:ascii="Verdana" w:hAnsi="Verdana"/>
          <w:i/>
          <w:sz w:val="20"/>
          <w:szCs w:val="20"/>
        </w:rPr>
        <w:t xml:space="preserve">Equalizer type, </w:t>
      </w:r>
      <w:r w:rsidR="00406EF6">
        <w:rPr>
          <w:rFonts w:ascii="Verdana" w:hAnsi="Verdana"/>
          <w:i/>
          <w:sz w:val="20"/>
          <w:szCs w:val="20"/>
        </w:rPr>
        <w:t>5</w:t>
      </w:r>
      <w:r>
        <w:rPr>
          <w:rFonts w:ascii="Verdana" w:hAnsi="Verdana"/>
          <w:i/>
          <w:sz w:val="20"/>
          <w:szCs w:val="20"/>
        </w:rPr>
        <w:t xml:space="preserve"> x (filter index, </w:t>
      </w:r>
      <w:r w:rsidR="00406EF6">
        <w:rPr>
          <w:rFonts w:ascii="Verdana" w:hAnsi="Verdana"/>
          <w:i/>
          <w:sz w:val="20"/>
          <w:szCs w:val="20"/>
        </w:rPr>
        <w:t>graphic</w:t>
      </w:r>
      <w:r>
        <w:rPr>
          <w:rFonts w:ascii="Verdana" w:hAnsi="Verdana"/>
          <w:i/>
          <w:sz w:val="20"/>
          <w:szCs w:val="20"/>
        </w:rPr>
        <w:t xml:space="preserve"> gain)</w:t>
      </w:r>
    </w:p>
    <w:p w:rsidR="003A3E0E" w:rsidRPr="006C34C0" w:rsidRDefault="003A3E0E" w:rsidP="00ED2B0D">
      <w:pPr>
        <w:rPr>
          <w:rFonts w:ascii="Verdana" w:hAnsi="Verdana"/>
          <w:sz w:val="20"/>
          <w:szCs w:val="20"/>
        </w:rPr>
      </w:pPr>
    </w:p>
    <w:p w:rsidR="0095171C" w:rsidRDefault="00D31C26" w:rsidP="00ED2B0D">
      <w:r>
        <w:rPr>
          <w:noProof/>
        </w:rPr>
        <w:lastRenderedPageBreak/>
        <w:drawing>
          <wp:inline distT="0" distB="0" distL="0" distR="0">
            <wp:extent cx="5943600" cy="3538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Z_setting.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rsidR="00E5756C" w:rsidRDefault="00787FBD" w:rsidP="00787FBD">
      <w:pPr>
        <w:pStyle w:val="a4"/>
      </w:pPr>
      <w:bookmarkStart w:id="554" w:name="_Toc530588386"/>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16</w:t>
      </w:r>
      <w:r w:rsidR="0086327A">
        <w:rPr>
          <w:noProof/>
        </w:rPr>
        <w:fldChar w:fldCharType="end"/>
      </w:r>
      <w:r>
        <w:t xml:space="preserve"> </w:t>
      </w:r>
      <w:r w:rsidRPr="004F41B5">
        <w:t>Flow of setting Equalizer parameters of hardware</w:t>
      </w:r>
      <w:bookmarkEnd w:id="554"/>
      <w:r w:rsidR="00E5756C">
        <w:br w:type="page"/>
      </w:r>
    </w:p>
    <w:p w:rsidR="002A3CD8" w:rsidRDefault="002A3CD8" w:rsidP="002A3CD8">
      <w:pPr>
        <w:pStyle w:val="2"/>
        <w:numPr>
          <w:ilvl w:val="1"/>
          <w:numId w:val="13"/>
        </w:numPr>
      </w:pPr>
      <w:bookmarkStart w:id="555" w:name="_Toc530588337"/>
      <w:r>
        <w:lastRenderedPageBreak/>
        <w:t>MIX Control Flow</w:t>
      </w:r>
      <w:bookmarkEnd w:id="555"/>
    </w:p>
    <w:p w:rsidR="00324A87" w:rsidRDefault="00324A87"/>
    <w:p w:rsidR="002A3CD8" w:rsidRDefault="002A3CD8">
      <w:r>
        <w:t xml:space="preserve">This flow describes how MIX control flag is raised. In playback/capture case, </w:t>
      </w:r>
      <w:r w:rsidR="00B71B1B">
        <w:t xml:space="preserve">from the second capture/playback on, </w:t>
      </w:r>
      <w:r>
        <w:t xml:space="preserve">MIX control flag is raised when the CPU DAI for </w:t>
      </w:r>
      <w:r w:rsidR="00B71B1B">
        <w:t xml:space="preserve">it </w:t>
      </w:r>
      <w:r>
        <w:t>is registered.</w:t>
      </w:r>
    </w:p>
    <w:p w:rsidR="002A3CD8" w:rsidRDefault="004E2F2E">
      <w:r>
        <w:rPr>
          <w:noProof/>
        </w:rPr>
        <w:drawing>
          <wp:inline distT="0" distB="0" distL="0" distR="0">
            <wp:extent cx="5943600"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X_Contr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rsidR="002D4F8A" w:rsidRDefault="004673DA" w:rsidP="004673DA">
      <w:pPr>
        <w:pStyle w:val="a4"/>
      </w:pPr>
      <w:bookmarkStart w:id="556" w:name="_Toc530588387"/>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17</w:t>
      </w:r>
      <w:r w:rsidR="0086327A">
        <w:rPr>
          <w:noProof/>
        </w:rPr>
        <w:fldChar w:fldCharType="end"/>
      </w:r>
      <w:r>
        <w:t xml:space="preserve"> Flow of activating MIX control usage</w:t>
      </w:r>
      <w:bookmarkEnd w:id="556"/>
    </w:p>
    <w:p w:rsidR="004673DA" w:rsidRDefault="004673DA">
      <w:r>
        <w:br w:type="page"/>
      </w:r>
    </w:p>
    <w:p w:rsidR="000966AD" w:rsidRDefault="009C5178" w:rsidP="000966AD">
      <w:pPr>
        <w:pStyle w:val="1"/>
        <w:numPr>
          <w:ilvl w:val="0"/>
          <w:numId w:val="14"/>
        </w:numPr>
      </w:pPr>
      <w:bookmarkStart w:id="557" w:name="_Toc530588338"/>
      <w:r>
        <w:lastRenderedPageBreak/>
        <w:t>List of Usage</w:t>
      </w:r>
      <w:bookmarkEnd w:id="557"/>
    </w:p>
    <w:p w:rsidR="006A1B9D" w:rsidRDefault="006A1B9D" w:rsidP="006A1B9D">
      <w:pPr>
        <w:spacing w:after="0"/>
      </w:pPr>
      <w:r>
        <w:rPr>
          <w:rFonts w:hint="eastAsia"/>
        </w:rPr>
        <w:t>T</w:t>
      </w:r>
      <w:r>
        <w:t xml:space="preserve">his section is to help user </w:t>
      </w:r>
      <w:r w:rsidRPr="003A32A4">
        <w:t>understand the usage</w:t>
      </w:r>
      <w:r>
        <w:t xml:space="preserve"> </w:t>
      </w:r>
      <w:r w:rsidRPr="003A32A4">
        <w:t xml:space="preserve">of </w:t>
      </w:r>
      <w:r>
        <w:t xml:space="preserve">the </w:t>
      </w:r>
      <w:r w:rsidR="002768A2">
        <w:t xml:space="preserve">ADSP </w:t>
      </w:r>
      <w:r w:rsidR="002077EF">
        <w:t>ALSA</w:t>
      </w:r>
      <w:r>
        <w:t xml:space="preserve"> interface.</w:t>
      </w:r>
    </w:p>
    <w:p w:rsidR="006A1B9D" w:rsidRDefault="006A1B9D" w:rsidP="006A1B9D">
      <w:pPr>
        <w:spacing w:after="0"/>
      </w:pPr>
      <w:r>
        <w:t>Below table show target platforms support for each use case.</w:t>
      </w:r>
    </w:p>
    <w:p w:rsidR="006A1B9D" w:rsidRPr="009676D2" w:rsidRDefault="006A1B9D" w:rsidP="00D372D9">
      <w:pPr>
        <w:pStyle w:val="a4"/>
        <w:spacing w:after="0"/>
        <w:jc w:val="left"/>
      </w:pPr>
    </w:p>
    <w:tbl>
      <w:tblPr>
        <w:tblStyle w:val="a6"/>
        <w:tblW w:w="0" w:type="auto"/>
        <w:tblLook w:val="04A0" w:firstRow="1" w:lastRow="0" w:firstColumn="1" w:lastColumn="0" w:noHBand="0" w:noVBand="1"/>
      </w:tblPr>
      <w:tblGrid>
        <w:gridCol w:w="3510"/>
        <w:gridCol w:w="2127"/>
        <w:gridCol w:w="3713"/>
      </w:tblGrid>
      <w:tr w:rsidR="006A1B9D" w:rsidTr="00750A31">
        <w:tc>
          <w:tcPr>
            <w:tcW w:w="3510" w:type="dxa"/>
          </w:tcPr>
          <w:p w:rsidR="006A1B9D" w:rsidRDefault="006A1B9D" w:rsidP="00C31E80">
            <w:r>
              <w:t>Use case</w:t>
            </w:r>
          </w:p>
        </w:tc>
        <w:tc>
          <w:tcPr>
            <w:tcW w:w="2127" w:type="dxa"/>
          </w:tcPr>
          <w:p w:rsidR="006A1B9D" w:rsidRDefault="006A1B9D" w:rsidP="00C31E80">
            <w:r>
              <w:t>Chip</w:t>
            </w:r>
          </w:p>
        </w:tc>
        <w:tc>
          <w:tcPr>
            <w:tcW w:w="3713" w:type="dxa"/>
          </w:tcPr>
          <w:p w:rsidR="006A1B9D" w:rsidRDefault="006A1B9D" w:rsidP="00C31E80">
            <w:r>
              <w:t>Board</w:t>
            </w:r>
          </w:p>
        </w:tc>
      </w:tr>
      <w:tr w:rsidR="006A1B9D" w:rsidTr="00750A31">
        <w:tc>
          <w:tcPr>
            <w:tcW w:w="3510" w:type="dxa"/>
          </w:tcPr>
          <w:p w:rsidR="006A1B9D" w:rsidRDefault="006A1B9D" w:rsidP="00544776">
            <w:r>
              <w:t>Playback/</w:t>
            </w:r>
            <w:r w:rsidR="00C56893">
              <w:t>Capture</w:t>
            </w:r>
          </w:p>
        </w:tc>
        <w:tc>
          <w:tcPr>
            <w:tcW w:w="2127" w:type="dxa"/>
          </w:tcPr>
          <w:p w:rsidR="006A1B9D" w:rsidRDefault="006A1B9D" w:rsidP="00C31E80">
            <w:r>
              <w:t>H3/M3/M3N/E3</w:t>
            </w:r>
          </w:p>
        </w:tc>
        <w:tc>
          <w:tcPr>
            <w:tcW w:w="3713" w:type="dxa"/>
          </w:tcPr>
          <w:p w:rsidR="006A1B9D" w:rsidRDefault="006A1B9D" w:rsidP="00C31E80">
            <w:proofErr w:type="spellStart"/>
            <w:r>
              <w:t>Salvator</w:t>
            </w:r>
            <w:proofErr w:type="spellEnd"/>
            <w:r>
              <w:t>, Ebisu board</w:t>
            </w:r>
          </w:p>
        </w:tc>
      </w:tr>
      <w:tr w:rsidR="006A1B9D" w:rsidTr="00750A31">
        <w:tc>
          <w:tcPr>
            <w:tcW w:w="3510" w:type="dxa"/>
          </w:tcPr>
          <w:p w:rsidR="006A1B9D" w:rsidRDefault="006A1B9D" w:rsidP="00C31E80">
            <w:r>
              <w:t>TDM</w:t>
            </w:r>
            <w:r w:rsidR="00C56893">
              <w:t xml:space="preserve"> Playback/ TDM Capture</w:t>
            </w:r>
          </w:p>
        </w:tc>
        <w:tc>
          <w:tcPr>
            <w:tcW w:w="2127" w:type="dxa"/>
          </w:tcPr>
          <w:p w:rsidR="006A1B9D" w:rsidRDefault="006A1B9D" w:rsidP="00C31E80">
            <w:r>
              <w:t>H3/M3</w:t>
            </w:r>
          </w:p>
        </w:tc>
        <w:tc>
          <w:tcPr>
            <w:tcW w:w="3713" w:type="dxa"/>
          </w:tcPr>
          <w:p w:rsidR="006A1B9D" w:rsidRDefault="006A1B9D" w:rsidP="00C31E80">
            <w:r>
              <w:t>Starter KIT –Kingfisher board</w:t>
            </w:r>
          </w:p>
        </w:tc>
      </w:tr>
    </w:tbl>
    <w:p w:rsidR="006A1B9D" w:rsidRDefault="00750A31" w:rsidP="00C56EB8">
      <w:pPr>
        <w:pStyle w:val="a4"/>
        <w:rPr>
          <w:rFonts w:ascii="Cambria" w:hAnsi="Cambria"/>
          <w:sz w:val="22"/>
          <w:szCs w:val="22"/>
        </w:rPr>
      </w:pPr>
      <w:bookmarkStart w:id="558" w:name="_Toc530586849"/>
      <w:bookmarkStart w:id="559" w:name="_Toc530588402"/>
      <w:r>
        <w:t xml:space="preserve">Table </w:t>
      </w:r>
      <w:r w:rsidR="007F6EBC">
        <w:rPr>
          <w:noProof/>
        </w:rPr>
        <w:fldChar w:fldCharType="begin"/>
      </w:r>
      <w:r w:rsidR="007F6EBC">
        <w:rPr>
          <w:noProof/>
        </w:rPr>
        <w:instrText xml:space="preserve"> STYLEREF 1 \s </w:instrText>
      </w:r>
      <w:r w:rsidR="007F6EBC">
        <w:rPr>
          <w:noProof/>
        </w:rPr>
        <w:fldChar w:fldCharType="separate"/>
      </w:r>
      <w:r>
        <w:rPr>
          <w:noProof/>
        </w:rPr>
        <w:t>5</w:t>
      </w:r>
      <w:r w:rsidR="007F6EBC">
        <w:rPr>
          <w:noProof/>
        </w:rPr>
        <w:fldChar w:fldCharType="end"/>
      </w:r>
      <w:r>
        <w:noBreakHyphen/>
      </w:r>
      <w:r w:rsidR="007F6EBC">
        <w:rPr>
          <w:noProof/>
        </w:rPr>
        <w:fldChar w:fldCharType="begin"/>
      </w:r>
      <w:r w:rsidR="007F6EBC">
        <w:rPr>
          <w:noProof/>
        </w:rPr>
        <w:instrText xml:space="preserve"> SEQ Table \* ARABIC \s 1 </w:instrText>
      </w:r>
      <w:r w:rsidR="007F6EBC">
        <w:rPr>
          <w:noProof/>
        </w:rPr>
        <w:fldChar w:fldCharType="separate"/>
      </w:r>
      <w:r>
        <w:rPr>
          <w:noProof/>
        </w:rPr>
        <w:t>1</w:t>
      </w:r>
      <w:r w:rsidR="007F6EBC">
        <w:rPr>
          <w:noProof/>
        </w:rPr>
        <w:fldChar w:fldCharType="end"/>
      </w:r>
      <w:r>
        <w:t xml:space="preserve"> </w:t>
      </w:r>
      <w:r w:rsidRPr="006A1B9D">
        <w:rPr>
          <w:rFonts w:asciiTheme="minorHAnsi" w:hAnsiTheme="minorHAnsi" w:cstheme="minorHAnsi"/>
          <w:sz w:val="22"/>
          <w:szCs w:val="22"/>
        </w:rPr>
        <w:t>Target environment for each use case</w:t>
      </w:r>
      <w:r w:rsidRPr="006A1B9D">
        <w:rPr>
          <w:rFonts w:ascii="Cambria" w:hAnsi="Cambria"/>
          <w:sz w:val="22"/>
          <w:szCs w:val="22"/>
        </w:rPr>
        <w:t>.</w:t>
      </w:r>
      <w:bookmarkEnd w:id="558"/>
      <w:bookmarkEnd w:id="559"/>
    </w:p>
    <w:p w:rsidR="00530290" w:rsidRDefault="00530290" w:rsidP="00BF03A8"/>
    <w:p w:rsidR="00BF03A8" w:rsidRDefault="00BF03A8" w:rsidP="00BF03A8">
      <w:r>
        <w:t xml:space="preserve">[Note] ADSP sound does not support to handle XRUN </w:t>
      </w:r>
      <w:r w:rsidR="004310FD">
        <w:t>state</w:t>
      </w:r>
      <w:r w:rsidR="00144500">
        <w:t xml:space="preserve"> (buffer underrun/buffer overrun).</w:t>
      </w:r>
    </w:p>
    <w:p w:rsidR="00530290" w:rsidRDefault="00530290" w:rsidP="00BF03A8">
      <w:r>
        <w:t xml:space="preserve">(Refer to </w:t>
      </w:r>
      <w:r w:rsidR="00E8699B">
        <w:t xml:space="preserve">ALSA wiki </w:t>
      </w:r>
      <w:r w:rsidRPr="00530290">
        <w:rPr>
          <w:i/>
        </w:rPr>
        <w:t>https://alsa.opensrc.org/Xruns</w:t>
      </w:r>
      <w:r>
        <w:t xml:space="preserve"> for more information)</w:t>
      </w:r>
    </w:p>
    <w:p w:rsidR="00234C66" w:rsidRPr="00BF03A8" w:rsidRDefault="00234C66" w:rsidP="00BF03A8"/>
    <w:p w:rsidR="000966AD" w:rsidRDefault="000966AD" w:rsidP="000966AD">
      <w:pPr>
        <w:pStyle w:val="2"/>
      </w:pPr>
      <w:bookmarkStart w:id="560" w:name="_Ref530584367"/>
      <w:bookmarkStart w:id="561" w:name="_Toc530588339"/>
      <w:r>
        <w:t>Playback</w:t>
      </w:r>
      <w:bookmarkEnd w:id="560"/>
      <w:bookmarkEnd w:id="561"/>
    </w:p>
    <w:p w:rsidR="000966AD" w:rsidRDefault="000966AD" w:rsidP="000966AD">
      <w:r>
        <w:rPr>
          <w:noProof/>
        </w:rPr>
        <mc:AlternateContent>
          <mc:Choice Requires="wpc">
            <w:drawing>
              <wp:inline distT="0" distB="0" distL="0" distR="0" wp14:anchorId="6DBC993D" wp14:editId="774FA7FA">
                <wp:extent cx="5943600" cy="1272540"/>
                <wp:effectExtent l="0" t="0" r="0" b="3810"/>
                <wp:docPr id="252" name="Canvas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8"/>
                        <wps:cNvSpPr>
                          <a:spLocks noChangeArrowheads="1"/>
                        </wps:cNvSpPr>
                        <wps:spPr bwMode="auto">
                          <a:xfrm>
                            <a:off x="414845" y="410644"/>
                            <a:ext cx="1228055" cy="59817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0966AD">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 name="AutoShape 17"/>
                        <wps:cNvCnPr>
                          <a:cxnSpLocks noChangeShapeType="1"/>
                        </wps:cNvCnPr>
                        <wps:spPr bwMode="auto">
                          <a:xfrm flipV="1">
                            <a:off x="1642896" y="707198"/>
                            <a:ext cx="548640" cy="253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5" name="Sound"/>
                        <wps:cNvSpPr>
                          <a:spLocks noEditPoints="1" noChangeArrowheads="1"/>
                        </wps:cNvSpPr>
                        <wps:spPr bwMode="auto">
                          <a:xfrm rot="10800000" flipH="1">
                            <a:off x="5286346" y="393000"/>
                            <a:ext cx="511483" cy="634578"/>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9" name="Text Box 19"/>
                        <wps:cNvSpPr txBox="1">
                          <a:spLocks noChangeArrowheads="1"/>
                        </wps:cNvSpPr>
                        <wps:spPr bwMode="auto">
                          <a:xfrm>
                            <a:off x="5145735" y="182015"/>
                            <a:ext cx="65209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0966AD">
                              <w:pPr>
                                <w:rPr>
                                  <w:sz w:val="18"/>
                                  <w:szCs w:val="18"/>
                                </w:rPr>
                              </w:pPr>
                              <w:r>
                                <w:rPr>
                                  <w:rFonts w:hint="eastAsia"/>
                                  <w:sz w:val="18"/>
                                  <w:szCs w:val="18"/>
                                </w:rPr>
                                <w:t>Speaker</w:t>
                              </w:r>
                            </w:p>
                          </w:txbxContent>
                        </wps:txbx>
                        <wps:bodyPr rot="0" vert="horz" wrap="square" lIns="70209" tIns="8401" rIns="70209" bIns="8401" anchor="t" anchorCtr="0" upright="1">
                          <a:noAutofit/>
                        </wps:bodyPr>
                      </wps:wsp>
                      <wps:wsp>
                        <wps:cNvPr id="29" name="Rectangle 22"/>
                        <wps:cNvSpPr>
                          <a:spLocks noChangeArrowheads="1"/>
                        </wps:cNvSpPr>
                        <wps:spPr bwMode="auto">
                          <a:xfrm>
                            <a:off x="2192856" y="502728"/>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226" name="AutoShape 23"/>
                        <wps:cNvCnPr>
                          <a:cxnSpLocks noChangeShapeType="1"/>
                        </wps:cNvCnPr>
                        <wps:spPr bwMode="auto">
                          <a:xfrm flipV="1">
                            <a:off x="2598536" y="706881"/>
                            <a:ext cx="152253" cy="317"/>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34" name="Rectangle 22"/>
                        <wps:cNvSpPr>
                          <a:spLocks noChangeArrowheads="1"/>
                        </wps:cNvSpPr>
                        <wps:spPr bwMode="auto">
                          <a:xfrm>
                            <a:off x="3816432" y="502092"/>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235" name="AutoShape 23"/>
                        <wps:cNvCnPr>
                          <a:cxnSpLocks noChangeShapeType="1"/>
                        </wps:cNvCnPr>
                        <wps:spPr bwMode="auto">
                          <a:xfrm flipV="1">
                            <a:off x="4240816" y="706561"/>
                            <a:ext cx="457200" cy="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36" name="Rectangle 236"/>
                        <wps:cNvSpPr/>
                        <wps:spPr>
                          <a:xfrm>
                            <a:off x="2114902" y="451605"/>
                            <a:ext cx="2170997"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0966AD">
                              <w:pPr>
                                <w:rPr>
                                  <w:sz w:val="18"/>
                                  <w:szCs w:val="18"/>
                                </w:rPr>
                              </w:pPr>
                              <w:r>
                                <w:rPr>
                                  <w:sz w:val="18"/>
                                  <w:szCs w:val="18"/>
                                </w:rPr>
                                <w:t>SCU</w:t>
                              </w:r>
                            </w:p>
                          </w:txbxContent>
                        </wps:txbx>
                        <wps:bodyPr rot="0" vert="horz" wrap="square" lIns="70209" tIns="8401" rIns="70209" bIns="8401" anchor="t" anchorCtr="0" upright="1">
                          <a:noAutofit/>
                        </wps:bodyPr>
                      </wps:wsp>
                      <wps:wsp>
                        <wps:cNvPr id="242" name="Rectangle 16"/>
                        <wps:cNvSpPr>
                          <a:spLocks noChangeArrowheads="1"/>
                        </wps:cNvSpPr>
                        <wps:spPr bwMode="auto">
                          <a:xfrm>
                            <a:off x="4714993" y="502091"/>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243" name="AutoShape 23"/>
                        <wps:cNvCnPr>
                          <a:cxnSpLocks noChangeShapeType="1"/>
                        </wps:cNvCnPr>
                        <wps:spPr bwMode="auto">
                          <a:xfrm>
                            <a:off x="5148620" y="706552"/>
                            <a:ext cx="128349"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4" name="AutoShape 23"/>
                        <wps:cNvCnPr>
                          <a:cxnSpLocks noChangeShapeType="1"/>
                        </wps:cNvCnPr>
                        <wps:spPr bwMode="auto">
                          <a:xfrm>
                            <a:off x="3682330" y="706245"/>
                            <a:ext cx="134102" cy="317"/>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5" name="Rectangle 22"/>
                        <wps:cNvSpPr>
                          <a:spLocks noChangeArrowheads="1"/>
                        </wps:cNvSpPr>
                        <wps:spPr bwMode="auto">
                          <a:xfrm>
                            <a:off x="2750789" y="499793"/>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CTU</w:t>
                              </w:r>
                            </w:p>
                          </w:txbxContent>
                        </wps:txbx>
                        <wps:bodyPr rot="0" vert="horz" wrap="square" lIns="70209" tIns="8401" rIns="70209" bIns="8401" anchor="ctr" anchorCtr="0" upright="1">
                          <a:noAutofit/>
                        </wps:bodyPr>
                      </wps:wsp>
                      <wps:wsp>
                        <wps:cNvPr id="246" name="Text Box 19"/>
                        <wps:cNvSpPr txBox="1">
                          <a:spLocks noChangeArrowheads="1"/>
                        </wps:cNvSpPr>
                        <wps:spPr bwMode="auto">
                          <a:xfrm>
                            <a:off x="1642900" y="576073"/>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w:t>
                              </w:r>
                              <w:r>
                                <w:rPr>
                                  <w:sz w:val="14"/>
                                  <w:szCs w:val="18"/>
                                </w:rPr>
                                <w:t>C</w:t>
                              </w:r>
                              <w:r>
                                <w:rPr>
                                  <w:sz w:val="14"/>
                                  <w:szCs w:val="18"/>
                                </w:rPr>
                                <w:br/>
                              </w:r>
                            </w:p>
                          </w:txbxContent>
                        </wps:txbx>
                        <wps:bodyPr rot="0" vert="horz" wrap="square" lIns="70209" tIns="8401" rIns="70209" bIns="8401" anchor="t" anchorCtr="0" upright="1">
                          <a:noAutofit/>
                        </wps:bodyPr>
                      </wps:wsp>
                      <wps:wsp>
                        <wps:cNvPr id="247" name="AutoShape 23"/>
                        <wps:cNvCnPr>
                          <a:cxnSpLocks noChangeShapeType="1"/>
                        </wps:cNvCnPr>
                        <wps:spPr bwMode="auto">
                          <a:xfrm flipV="1">
                            <a:off x="3156469" y="701867"/>
                            <a:ext cx="120731" cy="2369"/>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8" name="Text Box 19"/>
                        <wps:cNvSpPr txBox="1">
                          <a:spLocks noChangeArrowheads="1"/>
                        </wps:cNvSpPr>
                        <wps:spPr bwMode="auto">
                          <a:xfrm>
                            <a:off x="4263459" y="594575"/>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s:wsp>
                        <wps:cNvPr id="249" name="AutoShape 23"/>
                        <wps:cNvCnPr>
                          <a:cxnSpLocks noChangeShapeType="1"/>
                        </wps:cNvCnPr>
                        <wps:spPr bwMode="auto">
                          <a:xfrm>
                            <a:off x="4157981" y="1148711"/>
                            <a:ext cx="274320"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50" name="Text Box 19"/>
                        <wps:cNvSpPr txBox="1">
                          <a:spLocks noChangeArrowheads="1"/>
                        </wps:cNvSpPr>
                        <wps:spPr bwMode="auto">
                          <a:xfrm>
                            <a:off x="4387851" y="1068705"/>
                            <a:ext cx="760769"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0966AD">
                              <w:pPr>
                                <w:rPr>
                                  <w:sz w:val="18"/>
                                  <w:szCs w:val="18"/>
                                </w:rPr>
                              </w:pPr>
                              <w:r>
                                <w:rPr>
                                  <w:sz w:val="18"/>
                                  <w:szCs w:val="18"/>
                                </w:rPr>
                                <w:t>PCM data</w:t>
                              </w:r>
                            </w:p>
                          </w:txbxContent>
                        </wps:txbx>
                        <wps:bodyPr rot="0" vert="horz" wrap="square" lIns="70209" tIns="8401" rIns="70209" bIns="8401" anchor="t" anchorCtr="0" upright="1">
                          <a:noAutofit/>
                        </wps:bodyPr>
                      </wps:wsp>
                      <wps:wsp>
                        <wps:cNvPr id="251" name="Rectangle 22"/>
                        <wps:cNvSpPr>
                          <a:spLocks noChangeArrowheads="1"/>
                        </wps:cNvSpPr>
                        <wps:spPr bwMode="auto">
                          <a:xfrm>
                            <a:off x="3277200" y="499793"/>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MIX</w:t>
                              </w:r>
                            </w:p>
                          </w:txbxContent>
                        </wps:txbx>
                        <wps:bodyPr rot="0" vert="horz" wrap="square" lIns="70209" tIns="8401" rIns="70209" bIns="8401" anchor="ctr" anchorCtr="0" upright="1">
                          <a:noAutofit/>
                        </wps:bodyPr>
                      </wps:wsp>
                    </wpc:wpc>
                  </a:graphicData>
                </a:graphic>
              </wp:inline>
            </w:drawing>
          </mc:Choice>
          <mc:Fallback>
            <w:pict>
              <v:group w14:anchorId="6DBC993D" id="Canvas 252" o:spid="_x0000_s1125"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">
                <v:shape id="_x0000_s1126" type="#_x0000_t75" style="position:absolute;width:59436;height:12725;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8" o:spid="_x0000_s1127"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" fillcolor="#fbe4d5">
                  <v:textbox inset="1.95025mm,.23336mm,1.95025mm,.23336mm">
                    <w:txbxContent>
                      <w:p w:rsidR="00C31E80" w:rsidRPr="005E694E" w:rsidRDefault="00C31E80" w:rsidP="000966AD">
                        <w:pPr>
                          <w:spacing w:line="276" w:lineRule="auto"/>
                          <w:jc w:val="center"/>
                          <w:rPr>
                            <w:sz w:val="18"/>
                            <w:szCs w:val="18"/>
                          </w:rPr>
                        </w:pPr>
                        <w:r>
                          <w:rPr>
                            <w:sz w:val="18"/>
                            <w:szCs w:val="18"/>
                          </w:rPr>
                          <w:t>External Memory</w:t>
                        </w:r>
                      </w:p>
                    </w:txbxContent>
                  </v:textbox>
                </v:shape>
                <v:shape id="AutoShape 17" o:spid="_x0000_s1128" type="#_x0000_t32" style="position:absolute;left:16428;top:7071;width:548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" strokecolor="#8496b0 [1951]" strokeweight="1.5pt">
                  <v:stroke endarrow="block"/>
                </v:shape>
                <v:shape id="Sound" o:spid="_x0000_s1129" style="position:absolute;left:52863;top:3930;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361,621622;264361,0;0,317289;511483,317289" o:connectangles="0,0,0,0" textboxrect="761,22454,21069,28282"/>
                  <o:lock v:ext="edit" verticies="t"/>
                </v:shape>
                <v:shape id="Text Box 19" o:spid="_x0000_s1130" type="#_x0000_t202" style="position:absolute;left:51457;top:1820;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" filled="f" stroked="f">
                  <v:textbox inset="1.95025mm,.23336mm,1.95025mm,.23336mm">
                    <w:txbxContent>
                      <w:p w:rsidR="00C31E80" w:rsidRPr="005E694E" w:rsidRDefault="00C31E80" w:rsidP="000966AD">
                        <w:pPr>
                          <w:rPr>
                            <w:sz w:val="18"/>
                            <w:szCs w:val="18"/>
                          </w:rPr>
                        </w:pPr>
                        <w:r>
                          <w:rPr>
                            <w:rFonts w:hint="eastAsia"/>
                            <w:sz w:val="18"/>
                            <w:szCs w:val="18"/>
                          </w:rPr>
                          <w:t>Speaker</w:t>
                        </w:r>
                      </w:p>
                    </w:txbxContent>
                  </v:textbox>
                </v:shape>
                <v:rect id="Rectangle 22" o:spid="_x0000_s1131" style="position:absolute;left:21928;top:5027;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SRC</w:t>
                        </w:r>
                      </w:p>
                    </w:txbxContent>
                  </v:textbox>
                </v:rect>
                <v:shape id="AutoShape 23" o:spid="_x0000_s1132" type="#_x0000_t32" style="position:absolute;left:25985;top:7068;width:15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" strokecolor="#5b9bd5 [3204]" strokeweight="1.5pt">
                  <v:stroke endarrow="block"/>
                </v:shape>
                <v:rect id="Rectangle 22" o:spid="_x0000_s1133" style="position:absolute;left:38164;top:5020;width:4131;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DVC</w:t>
                        </w:r>
                      </w:p>
                    </w:txbxContent>
                  </v:textbox>
                </v:rect>
                <v:shape id="AutoShape 23" o:spid="_x0000_s1134" type="#_x0000_t32" style="position:absolute;left:42408;top:7065;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" strokecolor="#8496b0 [1951]" strokeweight="1.5pt">
                  <v:stroke endarrow="block"/>
                </v:shape>
                <v:rect id="Rectangle 236" o:spid="_x0000_s1135" style="position:absolute;left:21149;top:4516;width:2170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" filled="f" strokecolor="black [3213]" strokeweight="1.5pt"/>
                <v:shape id="Text Box 15" o:spid="_x0000_s1136"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" filled="f" stroked="f">
                  <v:textbox inset="1.95025mm,.23336mm,1.95025mm,.23336mm">
                    <w:txbxContent>
                      <w:p w:rsidR="00C31E80" w:rsidRPr="005E694E" w:rsidRDefault="00C31E80" w:rsidP="000966AD">
                        <w:pPr>
                          <w:rPr>
                            <w:sz w:val="18"/>
                            <w:szCs w:val="18"/>
                          </w:rPr>
                        </w:pPr>
                        <w:r>
                          <w:rPr>
                            <w:sz w:val="18"/>
                            <w:szCs w:val="18"/>
                          </w:rPr>
                          <w:t>SCU</w:t>
                        </w:r>
                      </w:p>
                    </w:txbxContent>
                  </v:textbox>
                </v:shape>
                <v:rect id="Rectangle 16" o:spid="_x0000_s1137" style="position:absolute;left:47149;top:5020;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SSI</w:t>
                        </w:r>
                      </w:p>
                    </w:txbxContent>
                  </v:textbox>
                </v:rect>
                <v:shape id="AutoShape 23" o:spid="_x0000_s1138" type="#_x0000_t32" style="position:absolute;left:51486;top:7065;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" strokecolor="#5b9bd5 [3204]" strokeweight="1.5pt">
                  <v:stroke endarrow="block"/>
                </v:shape>
                <v:shape id="AutoShape 23" o:spid="_x0000_s1139" type="#_x0000_t32" style="position:absolute;left:36823;top:70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" strokecolor="#5b9bd5 [3204]" strokeweight="1.5pt">
                  <v:stroke endarrow="block"/>
                </v:shape>
                <v:rect id="Rectangle 22" o:spid="_x0000_s1140" style="position:absolute;left:27507;top:4997;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CTU</w:t>
                        </w:r>
                      </w:p>
                    </w:txbxContent>
                  </v:textbox>
                </v:rect>
                <v:shape id="Text Box 19" o:spid="_x0000_s1141" type="#_x0000_t202" style="position:absolute;left:16429;top:5760;width:555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w:t>
                        </w:r>
                        <w:r>
                          <w:rPr>
                            <w:sz w:val="14"/>
                            <w:szCs w:val="18"/>
                          </w:rPr>
                          <w:t>C</w:t>
                        </w:r>
                        <w:r>
                          <w:rPr>
                            <w:sz w:val="14"/>
                            <w:szCs w:val="18"/>
                          </w:rPr>
                          <w:br/>
                        </w:r>
                      </w:p>
                    </w:txbxContent>
                  </v:textbox>
                </v:shape>
                <v:shape id="AutoShape 23" o:spid="_x0000_s1142" type="#_x0000_t32" style="position:absolute;left:31564;top:7018;width:120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" strokecolor="#5b9bd5 [3204]" strokeweight="1.5pt">
                  <v:stroke endarrow="block"/>
                </v:shape>
                <v:shape id="Text Box 19" o:spid="_x0000_s1143" type="#_x0000_t202" style="position:absolute;left:42634;top:5945;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" filled="f" stroked="f">
                  <v:textbox inset="1.95025mm,.23336mm,1.95025mm,.23336mm">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v:textbox>
                </v:shape>
                <v:shape id="AutoShape 23" o:spid="_x0000_s1144" type="#_x0000_t32" style="position:absolute;left:41579;top:11487;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" strokecolor="#5b9bd5 [3204]" strokeweight="1.5pt">
                  <v:stroke endarrow="block"/>
                </v:shape>
                <v:shape id="Text Box 19" o:spid="_x0000_s1145" type="#_x0000_t202" style="position:absolute;left:43878;top:10687;width:760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" filled="f" stroked="f">
                  <v:textbox inset="1.95025mm,.23336mm,1.95025mm,.23336mm">
                    <w:txbxContent>
                      <w:p w:rsidR="00C31E80" w:rsidRPr="005E694E" w:rsidRDefault="00C31E80" w:rsidP="000966AD">
                        <w:pPr>
                          <w:rPr>
                            <w:sz w:val="18"/>
                            <w:szCs w:val="18"/>
                          </w:rPr>
                        </w:pPr>
                        <w:r>
                          <w:rPr>
                            <w:sz w:val="18"/>
                            <w:szCs w:val="18"/>
                          </w:rPr>
                          <w:t>PCM data</w:t>
                        </w:r>
                      </w:p>
                    </w:txbxContent>
                  </v:textbox>
                </v:shape>
                <v:rect id="Rectangle 22" o:spid="_x0000_s1146" style="position:absolute;left:32772;top:4997;width:405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MIX</w:t>
                        </w:r>
                      </w:p>
                    </w:txbxContent>
                  </v:textbox>
                </v:rect>
                <w10:anchorlock/>
              </v:group>
            </w:pict>
          </mc:Fallback>
        </mc:AlternateContent>
      </w:r>
    </w:p>
    <w:p w:rsidR="000966AD" w:rsidRDefault="0027142D" w:rsidP="0027142D">
      <w:pPr>
        <w:pStyle w:val="a4"/>
      </w:pPr>
      <w:bookmarkStart w:id="562" w:name="_Toc530588388"/>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1</w:t>
      </w:r>
      <w:r w:rsidR="0086327A">
        <w:rPr>
          <w:noProof/>
        </w:rPr>
        <w:fldChar w:fldCharType="end"/>
      </w:r>
      <w:r>
        <w:t xml:space="preserve"> </w:t>
      </w:r>
      <w:r w:rsidR="00AF3E2F">
        <w:t>Data path</w:t>
      </w:r>
      <w:r w:rsidR="000966AD">
        <w:t xml:space="preserve"> for playback</w:t>
      </w:r>
      <w:bookmarkEnd w:id="562"/>
    </w:p>
    <w:p w:rsidR="00CC2D4E" w:rsidRDefault="00CC2D4E" w:rsidP="00CC2D4E">
      <w:r>
        <w:t>Below table shows information of ADSP ALSA Driver sound card.</w:t>
      </w:r>
    </w:p>
    <w:tbl>
      <w:tblPr>
        <w:tblStyle w:val="a6"/>
        <w:tblW w:w="0" w:type="auto"/>
        <w:tblLook w:val="04A0" w:firstRow="1" w:lastRow="0" w:firstColumn="1" w:lastColumn="0" w:noHBand="0" w:noVBand="1"/>
      </w:tblPr>
      <w:tblGrid>
        <w:gridCol w:w="1525"/>
        <w:gridCol w:w="7825"/>
      </w:tblGrid>
      <w:tr w:rsidR="00CC2D4E" w:rsidTr="00CC2D4E">
        <w:tc>
          <w:tcPr>
            <w:tcW w:w="1525" w:type="dxa"/>
          </w:tcPr>
          <w:p w:rsidR="00CC2D4E" w:rsidRDefault="00DC64E6" w:rsidP="002C374D">
            <w:pPr>
              <w:rPr>
                <w:rFonts w:ascii="Arial" w:hAnsi="Arial" w:cs="Arial"/>
                <w:sz w:val="20"/>
                <w:szCs w:val="20"/>
              </w:rPr>
            </w:pPr>
            <w:r>
              <w:rPr>
                <w:rFonts w:ascii="Arial" w:hAnsi="Arial" w:cs="Arial"/>
                <w:sz w:val="20"/>
                <w:szCs w:val="20"/>
              </w:rPr>
              <w:t>Sound card</w:t>
            </w:r>
          </w:p>
        </w:tc>
        <w:tc>
          <w:tcPr>
            <w:tcW w:w="7825" w:type="dxa"/>
          </w:tcPr>
          <w:p w:rsidR="00CC2D4E" w:rsidRDefault="00CC2D4E" w:rsidP="002C374D">
            <w:r>
              <w:t>Description</w:t>
            </w:r>
          </w:p>
        </w:tc>
      </w:tr>
      <w:tr w:rsidR="00CC2D4E" w:rsidTr="00CC2D4E">
        <w:tc>
          <w:tcPr>
            <w:tcW w:w="1525" w:type="dxa"/>
          </w:tcPr>
          <w:p w:rsidR="00CC2D4E" w:rsidRDefault="00CC2D4E" w:rsidP="002C374D">
            <w:r>
              <w:rPr>
                <w:rFonts w:ascii="Arial" w:hAnsi="Arial" w:cs="Arial"/>
                <w:sz w:val="20"/>
                <w:szCs w:val="20"/>
              </w:rPr>
              <w:t>hw:0,0</w:t>
            </w:r>
            <w:r w:rsidRPr="002B70EF">
              <w:rPr>
                <w:rFonts w:ascii="Arial" w:hAnsi="Arial" w:cs="Arial"/>
                <w:sz w:val="20"/>
                <w:szCs w:val="20"/>
              </w:rPr>
              <w:t>,0</w:t>
            </w:r>
          </w:p>
        </w:tc>
        <w:tc>
          <w:tcPr>
            <w:tcW w:w="7825" w:type="dxa"/>
          </w:tcPr>
          <w:p w:rsidR="00CC2D4E" w:rsidRDefault="00CC2D4E" w:rsidP="002C374D">
            <w:r>
              <w:t xml:space="preserve">ADSP ALSA sound card </w:t>
            </w:r>
            <w:r w:rsidR="006707B5">
              <w:t xml:space="preserve">(card 0) </w:t>
            </w:r>
            <w:r>
              <w:t xml:space="preserve">with DAI 0 </w:t>
            </w:r>
          </w:p>
        </w:tc>
      </w:tr>
      <w:tr w:rsidR="00CC2D4E" w:rsidTr="00CC2D4E">
        <w:tc>
          <w:tcPr>
            <w:tcW w:w="1525" w:type="dxa"/>
          </w:tcPr>
          <w:p w:rsidR="00CC2D4E" w:rsidRDefault="00CC2D4E" w:rsidP="002C374D">
            <w:r>
              <w:rPr>
                <w:rFonts w:ascii="Arial" w:hAnsi="Arial" w:cs="Arial"/>
                <w:sz w:val="20"/>
                <w:szCs w:val="20"/>
              </w:rPr>
              <w:t>hw:0,1</w:t>
            </w:r>
            <w:r w:rsidRPr="002B70EF">
              <w:rPr>
                <w:rFonts w:ascii="Arial" w:hAnsi="Arial" w:cs="Arial"/>
                <w:sz w:val="20"/>
                <w:szCs w:val="20"/>
              </w:rPr>
              <w:t>,0</w:t>
            </w:r>
          </w:p>
        </w:tc>
        <w:tc>
          <w:tcPr>
            <w:tcW w:w="7825" w:type="dxa"/>
          </w:tcPr>
          <w:p w:rsidR="00CC2D4E" w:rsidRDefault="00CC2D4E" w:rsidP="002C374D">
            <w:r>
              <w:t xml:space="preserve">ADSP ALSA sound card </w:t>
            </w:r>
            <w:r w:rsidR="006707B5">
              <w:t xml:space="preserve">(card 0) </w:t>
            </w:r>
            <w:r>
              <w:t>with DAI 1</w:t>
            </w:r>
          </w:p>
        </w:tc>
      </w:tr>
      <w:tr w:rsidR="00CC2D4E" w:rsidTr="00CC2D4E">
        <w:tc>
          <w:tcPr>
            <w:tcW w:w="1525" w:type="dxa"/>
          </w:tcPr>
          <w:p w:rsidR="00CC2D4E" w:rsidRDefault="00CC2D4E" w:rsidP="002C374D">
            <w:r>
              <w:rPr>
                <w:rFonts w:ascii="Arial" w:hAnsi="Arial" w:cs="Arial"/>
                <w:sz w:val="20"/>
                <w:szCs w:val="20"/>
              </w:rPr>
              <w:t>hw:0,2</w:t>
            </w:r>
            <w:r w:rsidRPr="002B70EF">
              <w:rPr>
                <w:rFonts w:ascii="Arial" w:hAnsi="Arial" w:cs="Arial"/>
                <w:sz w:val="20"/>
                <w:szCs w:val="20"/>
              </w:rPr>
              <w:t>,0</w:t>
            </w:r>
          </w:p>
        </w:tc>
        <w:tc>
          <w:tcPr>
            <w:tcW w:w="7825" w:type="dxa"/>
          </w:tcPr>
          <w:p w:rsidR="00CC2D4E" w:rsidRDefault="00CC2D4E" w:rsidP="002C374D">
            <w:r>
              <w:t xml:space="preserve">ADSP ALSA sound card </w:t>
            </w:r>
            <w:r w:rsidR="006707B5">
              <w:t xml:space="preserve">(card 0) </w:t>
            </w:r>
            <w:r>
              <w:t>with DAI 2</w:t>
            </w:r>
          </w:p>
        </w:tc>
      </w:tr>
      <w:tr w:rsidR="00CC2D4E" w:rsidTr="00CC2D4E">
        <w:tc>
          <w:tcPr>
            <w:tcW w:w="1525" w:type="dxa"/>
          </w:tcPr>
          <w:p w:rsidR="00CC2D4E" w:rsidRDefault="00CC2D4E" w:rsidP="002C374D">
            <w:r>
              <w:rPr>
                <w:rFonts w:ascii="Arial" w:hAnsi="Arial" w:cs="Arial"/>
                <w:sz w:val="20"/>
                <w:szCs w:val="20"/>
              </w:rPr>
              <w:t>hw:0,3</w:t>
            </w:r>
            <w:r w:rsidRPr="002B70EF">
              <w:rPr>
                <w:rFonts w:ascii="Arial" w:hAnsi="Arial" w:cs="Arial"/>
                <w:sz w:val="20"/>
                <w:szCs w:val="20"/>
              </w:rPr>
              <w:t>,0</w:t>
            </w:r>
          </w:p>
        </w:tc>
        <w:tc>
          <w:tcPr>
            <w:tcW w:w="7825" w:type="dxa"/>
          </w:tcPr>
          <w:p w:rsidR="00CC2D4E" w:rsidRDefault="00CC2D4E" w:rsidP="002C374D">
            <w:r>
              <w:t xml:space="preserve">ADSP ALSA sound card </w:t>
            </w:r>
            <w:r w:rsidR="006707B5">
              <w:t xml:space="preserve">(card 0) </w:t>
            </w:r>
            <w:r>
              <w:t>with DAI 3</w:t>
            </w:r>
          </w:p>
        </w:tc>
      </w:tr>
    </w:tbl>
    <w:p w:rsidR="0027142D" w:rsidRDefault="0027142D" w:rsidP="0027142D">
      <w:pPr>
        <w:pStyle w:val="a4"/>
      </w:pPr>
      <w:bookmarkStart w:id="563" w:name="_Toc530588403"/>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2</w:t>
      </w:r>
      <w:r w:rsidR="007F6EBC">
        <w:rPr>
          <w:noProof/>
        </w:rPr>
        <w:fldChar w:fldCharType="end"/>
      </w:r>
      <w:r>
        <w:t xml:space="preserve"> Detailed information of ADSP ALSA sound card</w:t>
      </w:r>
      <w:bookmarkEnd w:id="563"/>
    </w:p>
    <w:p w:rsidR="00CC2D4E" w:rsidRDefault="0018210F" w:rsidP="00CC2D4E">
      <w:r>
        <w:t>The</w:t>
      </w:r>
      <w:r w:rsidR="00DC64E6">
        <w:t xml:space="preserve"> sound card is configured in device tree</w:t>
      </w:r>
      <w:r w:rsidR="00AA0566">
        <w:t xml:space="preserve"> as default card (card 0)</w:t>
      </w:r>
      <w:r w:rsidR="00DC64E6">
        <w:t>. U</w:t>
      </w:r>
      <w:r w:rsidR="00C13659">
        <w:t>ser can run multi playback stream with different DAI</w:t>
      </w:r>
      <w:r w:rsidR="00D700A4">
        <w:t>s</w:t>
      </w:r>
      <w:r w:rsidR="00C13659">
        <w:t>. More inform</w:t>
      </w:r>
      <w:r>
        <w:t xml:space="preserve">ation about mixing multi stream, </w:t>
      </w:r>
      <w:r w:rsidR="00C13659">
        <w:t xml:space="preserve">please refer </w:t>
      </w:r>
      <w:r w:rsidR="0055441E">
        <w:fldChar w:fldCharType="begin"/>
      </w:r>
      <w:r w:rsidR="0055441E">
        <w:instrText xml:space="preserve"> REF _Ref528954426 \r \h </w:instrText>
      </w:r>
      <w:r w:rsidR="0055441E">
        <w:fldChar w:fldCharType="separate"/>
      </w:r>
      <w:r w:rsidR="0055441E">
        <w:t>5.1.5</w:t>
      </w:r>
      <w:r w:rsidR="0055441E">
        <w:fldChar w:fldCharType="end"/>
      </w:r>
    </w:p>
    <w:p w:rsidR="00EA0591" w:rsidRDefault="00EA0591" w:rsidP="00CC2D4E">
      <w:r>
        <w:t>[Note] Codec ak4613 only sup</w:t>
      </w:r>
      <w:r w:rsidR="008E144F">
        <w:t>ports data with 24 bit</w:t>
      </w:r>
      <w:r>
        <w:t xml:space="preserve">. </w:t>
      </w:r>
      <w:r w:rsidR="00B72950">
        <w:t>Therefore,</w:t>
      </w:r>
      <w:r>
        <w:t xml:space="preserve"> when playback </w:t>
      </w:r>
      <w:r w:rsidR="00B72950">
        <w:t>16-bit</w:t>
      </w:r>
      <w:r>
        <w:t xml:space="preserve"> stream user must use “</w:t>
      </w:r>
      <w:proofErr w:type="spellStart"/>
      <w:r w:rsidRPr="008D6A2E">
        <w:rPr>
          <w:b/>
        </w:rPr>
        <w:t>plughw</w:t>
      </w:r>
      <w:proofErr w:type="spellEnd"/>
      <w:r>
        <w:t>” card instead of “</w:t>
      </w:r>
      <w:proofErr w:type="spellStart"/>
      <w:r w:rsidRPr="008D6A2E">
        <w:rPr>
          <w:b/>
        </w:rPr>
        <w:t>hw</w:t>
      </w:r>
      <w:proofErr w:type="spellEnd"/>
      <w:r w:rsidR="008E144F">
        <w:t>” card for the conversion. And the monaural format cannot be used due to this conversion (unsupported 24-bit/monaural).</w:t>
      </w:r>
    </w:p>
    <w:p w:rsidR="00BF03A8" w:rsidRDefault="00BF03A8">
      <w:r>
        <w:br w:type="page"/>
      </w:r>
    </w:p>
    <w:p w:rsidR="000966AD" w:rsidRDefault="000966AD" w:rsidP="000966AD">
      <w:pPr>
        <w:pStyle w:val="3"/>
        <w:ind w:left="540" w:hanging="540"/>
      </w:pPr>
      <w:bookmarkStart w:id="564" w:name="_Toc530588340"/>
      <w:r>
        <w:lastRenderedPageBreak/>
        <w:t>Playback stream</w:t>
      </w:r>
      <w:bookmarkEnd w:id="564"/>
    </w:p>
    <w:p w:rsidR="000966AD" w:rsidRDefault="000966AD" w:rsidP="000966AD">
      <w:r>
        <w:t>ADSP ALSA Driver supports playback stream (PCM width 16/24, sample rate 32/44.1/48 KHz, frame size 1024</w:t>
      </w:r>
      <w:r w:rsidR="00674819">
        <w:t>, 1/2 channels</w:t>
      </w:r>
      <w:r>
        <w:t>).</w:t>
      </w:r>
    </w:p>
    <w:p w:rsidR="000966AD" w:rsidRDefault="000966AD" w:rsidP="008D7FF2">
      <w:pPr>
        <w:pStyle w:val="a3"/>
        <w:numPr>
          <w:ilvl w:val="0"/>
          <w:numId w:val="16"/>
        </w:numPr>
        <w:spacing w:after="0" w:line="240" w:lineRule="auto"/>
      </w:pPr>
      <w:r>
        <w:t>User setting:</w:t>
      </w:r>
    </w:p>
    <w:p w:rsidR="003A0D61" w:rsidRPr="00BF03A8" w:rsidRDefault="000966AD" w:rsidP="00BF03A8">
      <w:pPr>
        <w:spacing w:after="0" w:line="240" w:lineRule="auto"/>
        <w:ind w:left="1260"/>
        <w:rPr>
          <w:rFonts w:ascii="Arial" w:hAnsi="Arial" w:cs="Arial"/>
          <w:sz w:val="20"/>
          <w:szCs w:val="20"/>
        </w:rPr>
      </w:pPr>
      <w:proofErr w:type="spellStart"/>
      <w:r>
        <w:rPr>
          <w:rFonts w:ascii="Arial" w:hAnsi="Arial" w:cs="Arial"/>
          <w:sz w:val="20"/>
          <w:szCs w:val="20"/>
        </w:rPr>
        <w:t>aplay</w:t>
      </w:r>
      <w:proofErr w:type="spellEnd"/>
      <w:r>
        <w:rPr>
          <w:rFonts w:ascii="Arial" w:hAnsi="Arial" w:cs="Arial"/>
          <w:sz w:val="20"/>
          <w:szCs w:val="20"/>
        </w:rPr>
        <w:t xml:space="preserve"> -D plughw:0,0</w:t>
      </w:r>
      <w:r w:rsidRPr="002B70EF">
        <w:rPr>
          <w:rFonts w:ascii="Arial" w:hAnsi="Arial" w:cs="Arial"/>
          <w:sz w:val="20"/>
          <w:szCs w:val="20"/>
        </w:rPr>
        <w:t>,0 -c2 -r32000 -fS24_3LE thetest_FULL_s_32000_24.pcm</w:t>
      </w:r>
    </w:p>
    <w:p w:rsidR="00674819" w:rsidRDefault="00674819" w:rsidP="00674819">
      <w:pPr>
        <w:spacing w:after="0" w:line="240" w:lineRule="auto"/>
        <w:rPr>
          <w:rFonts w:ascii="Arial" w:hAnsi="Arial" w:cs="Arial"/>
          <w:sz w:val="20"/>
          <w:szCs w:val="20"/>
        </w:rPr>
      </w:pPr>
    </w:p>
    <w:p w:rsidR="000966AD" w:rsidRDefault="000966AD" w:rsidP="000966AD">
      <w:pPr>
        <w:pStyle w:val="3"/>
        <w:ind w:left="720"/>
      </w:pPr>
      <w:bookmarkStart w:id="565" w:name="_Toc530588341"/>
      <w:r>
        <w:t>Setting Playback Volume</w:t>
      </w:r>
      <w:bookmarkEnd w:id="565"/>
    </w:p>
    <w:p w:rsidR="000966AD" w:rsidRPr="00792093" w:rsidRDefault="000966AD" w:rsidP="000966AD">
      <w:r>
        <w:t>ADSP ALSA Driver support</w:t>
      </w:r>
      <w:r w:rsidR="0018210F">
        <w:t>s</w:t>
      </w:r>
      <w:r>
        <w:t xml:space="preserve"> setting volume with range from 0 to 800. Value 800 means that increase volume to 8 time.</w:t>
      </w:r>
    </w:p>
    <w:p w:rsidR="000966AD" w:rsidRDefault="000966AD" w:rsidP="00864B7E">
      <w:pPr>
        <w:pStyle w:val="a3"/>
        <w:numPr>
          <w:ilvl w:val="0"/>
          <w:numId w:val="16"/>
        </w:numPr>
      </w:pPr>
      <w:r>
        <w:t xml:space="preserve">User setting: perform below steps to set volume </w:t>
      </w:r>
    </w:p>
    <w:p w:rsidR="000966AD" w:rsidRDefault="000966AD" w:rsidP="008D7FF2">
      <w:pPr>
        <w:pStyle w:val="a3"/>
        <w:numPr>
          <w:ilvl w:val="0"/>
          <w:numId w:val="17"/>
        </w:numPr>
        <w:spacing w:after="0"/>
        <w:ind w:left="900" w:hanging="180"/>
      </w:pPr>
      <w:r>
        <w:t>Run stream</w:t>
      </w:r>
    </w:p>
    <w:p w:rsidR="000966AD" w:rsidRDefault="005B2DC3" w:rsidP="008D7FF2">
      <w:pPr>
        <w:spacing w:after="0"/>
        <w:ind w:left="1260"/>
      </w:pPr>
      <w:proofErr w:type="spellStart"/>
      <w:r>
        <w:t>aplay</w:t>
      </w:r>
      <w:proofErr w:type="spellEnd"/>
      <w:r>
        <w:t xml:space="preserve"> -D plughw:0,0,0 –c2 -r48000 -fS16_LE thetest_FULL_s</w:t>
      </w:r>
      <w:r w:rsidR="000966AD">
        <w:t>_48000_16.pcm</w:t>
      </w:r>
    </w:p>
    <w:p w:rsidR="000966AD" w:rsidRDefault="000966AD" w:rsidP="008D7FF2">
      <w:pPr>
        <w:pStyle w:val="a3"/>
        <w:numPr>
          <w:ilvl w:val="0"/>
          <w:numId w:val="17"/>
        </w:numPr>
        <w:spacing w:after="0" w:line="240" w:lineRule="auto"/>
        <w:ind w:left="900" w:hanging="180"/>
      </w:pPr>
      <w:r>
        <w:t>Set volume</w:t>
      </w:r>
    </w:p>
    <w:p w:rsidR="000966AD" w:rsidRDefault="000966AD" w:rsidP="008D7FF2">
      <w:pPr>
        <w:spacing w:after="0" w:line="240" w:lineRule="auto"/>
        <w:ind w:left="1260"/>
      </w:pPr>
      <w:proofErr w:type="spellStart"/>
      <w:r w:rsidRPr="008D01E6">
        <w:t>amixer</w:t>
      </w:r>
      <w:proofErr w:type="spellEnd"/>
      <w:r w:rsidRPr="008D01E6">
        <w:t xml:space="preserve"> -c 0 </w:t>
      </w:r>
      <w:proofErr w:type="spellStart"/>
      <w:r w:rsidRPr="008D01E6">
        <w:t>cset</w:t>
      </w:r>
      <w:proofErr w:type="spellEnd"/>
      <w:r>
        <w:t xml:space="preserve"> name="</w:t>
      </w:r>
      <w:proofErr w:type="spellStart"/>
      <w:r>
        <w:t>PlaybackVolume</w:t>
      </w:r>
      <w:proofErr w:type="spellEnd"/>
      <w:proofErr w:type="gramStart"/>
      <w:r>
        <w:t>",index</w:t>
      </w:r>
      <w:proofErr w:type="gramEnd"/>
      <w:r>
        <w:t>=0 100</w:t>
      </w:r>
    </w:p>
    <w:p w:rsidR="00371E46" w:rsidRDefault="00371E46" w:rsidP="008D7FF2">
      <w:pPr>
        <w:pStyle w:val="a3"/>
        <w:numPr>
          <w:ilvl w:val="0"/>
          <w:numId w:val="17"/>
        </w:numPr>
        <w:spacing w:after="0" w:line="240" w:lineRule="auto"/>
        <w:ind w:left="900" w:hanging="180"/>
      </w:pPr>
      <w:r>
        <w:t>Get volume information</w:t>
      </w:r>
    </w:p>
    <w:p w:rsidR="008D7FF2" w:rsidRDefault="00371E46" w:rsidP="003A0D61">
      <w:pPr>
        <w:spacing w:after="0" w:line="240" w:lineRule="auto"/>
        <w:ind w:left="1260"/>
      </w:pPr>
      <w:proofErr w:type="spellStart"/>
      <w:r>
        <w:t>amixer</w:t>
      </w:r>
      <w:proofErr w:type="spellEnd"/>
      <w:r>
        <w:t xml:space="preserve"> -c 0 </w:t>
      </w:r>
      <w:proofErr w:type="spellStart"/>
      <w:r>
        <w:t>cg</w:t>
      </w:r>
      <w:r w:rsidRPr="008D01E6">
        <w:t>et</w:t>
      </w:r>
      <w:proofErr w:type="spellEnd"/>
      <w:r>
        <w:t xml:space="preserve"> name="</w:t>
      </w:r>
      <w:proofErr w:type="spellStart"/>
      <w:r>
        <w:t>PlaybackVolume</w:t>
      </w:r>
      <w:proofErr w:type="spellEnd"/>
      <w:proofErr w:type="gramStart"/>
      <w:r>
        <w:t>",index</w:t>
      </w:r>
      <w:proofErr w:type="gramEnd"/>
      <w:r>
        <w:t>=0</w:t>
      </w:r>
    </w:p>
    <w:p w:rsidR="003A0D61" w:rsidRDefault="003A0D61" w:rsidP="003A0D61">
      <w:pPr>
        <w:spacing w:after="0" w:line="240" w:lineRule="auto"/>
        <w:ind w:left="1260"/>
      </w:pPr>
    </w:p>
    <w:p w:rsidR="000966AD" w:rsidRDefault="000966AD" w:rsidP="000966AD">
      <w:pPr>
        <w:pStyle w:val="3"/>
        <w:ind w:left="720"/>
      </w:pPr>
      <w:bookmarkStart w:id="566" w:name="_Toc530588342"/>
      <w:r>
        <w:t>Setting Output Sample Rate</w:t>
      </w:r>
      <w:bookmarkEnd w:id="566"/>
    </w:p>
    <w:p w:rsidR="000966AD" w:rsidRPr="00772415" w:rsidRDefault="000966AD" w:rsidP="000966AD">
      <w:r>
        <w:t xml:space="preserve">ADSP ALSA Driver supports converting data’s sample rate to other </w:t>
      </w:r>
      <w:r w:rsidR="00EA0591">
        <w:t>value</w:t>
      </w:r>
      <w:r>
        <w:t>. Sample rate su</w:t>
      </w:r>
      <w:r w:rsidR="00D2204D">
        <w:t>pported with range (32/44.1/48 k</w:t>
      </w:r>
      <w:r>
        <w:t>Hz).</w:t>
      </w:r>
    </w:p>
    <w:p w:rsidR="000966AD" w:rsidRDefault="000966AD" w:rsidP="008D7FF2">
      <w:pPr>
        <w:pStyle w:val="a3"/>
        <w:numPr>
          <w:ilvl w:val="0"/>
          <w:numId w:val="16"/>
        </w:numPr>
        <w:spacing w:after="0" w:line="240" w:lineRule="auto"/>
      </w:pPr>
      <w:r>
        <w:t>User setting</w:t>
      </w:r>
    </w:p>
    <w:p w:rsidR="000966AD" w:rsidRDefault="000966AD" w:rsidP="008D7FF2">
      <w:pPr>
        <w:pStyle w:val="a3"/>
        <w:numPr>
          <w:ilvl w:val="0"/>
          <w:numId w:val="17"/>
        </w:numPr>
        <w:spacing w:after="0" w:line="240" w:lineRule="auto"/>
        <w:ind w:left="900" w:hanging="180"/>
      </w:pPr>
      <w:r>
        <w:t xml:space="preserve">Set output sample rate </w:t>
      </w:r>
    </w:p>
    <w:p w:rsidR="000966AD" w:rsidRDefault="000966AD" w:rsidP="008D7FF2">
      <w:pPr>
        <w:spacing w:after="0" w:line="240" w:lineRule="auto"/>
        <w:ind w:firstLine="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=0 48000</w:t>
      </w:r>
    </w:p>
    <w:p w:rsidR="000966AD" w:rsidRDefault="000966AD" w:rsidP="008D7FF2">
      <w:pPr>
        <w:pStyle w:val="a3"/>
        <w:numPr>
          <w:ilvl w:val="0"/>
          <w:numId w:val="17"/>
        </w:numPr>
        <w:spacing w:after="0" w:line="240" w:lineRule="auto"/>
        <w:ind w:left="900" w:hanging="180"/>
      </w:pPr>
      <w:r>
        <w:t>Run stream</w:t>
      </w:r>
    </w:p>
    <w:p w:rsidR="000966AD" w:rsidRDefault="000966AD" w:rsidP="008D7FF2">
      <w:pPr>
        <w:spacing w:after="0" w:line="240" w:lineRule="auto"/>
        <w:ind w:left="1260"/>
      </w:pPr>
      <w:proofErr w:type="spellStart"/>
      <w:r>
        <w:t>aplay</w:t>
      </w:r>
      <w:proofErr w:type="spellEnd"/>
      <w:r>
        <w:t xml:space="preserve"> -D plughw:0,0,0 -c2 -r32000 -fS24_3LE thetest_FULL_s_32000_24.pcm</w:t>
      </w:r>
    </w:p>
    <w:p w:rsidR="00F20754" w:rsidRDefault="00F20754" w:rsidP="008D7FF2">
      <w:pPr>
        <w:pStyle w:val="a3"/>
        <w:numPr>
          <w:ilvl w:val="0"/>
          <w:numId w:val="17"/>
        </w:numPr>
        <w:spacing w:after="0" w:line="240" w:lineRule="auto"/>
        <w:ind w:left="900" w:hanging="180"/>
      </w:pPr>
      <w:r>
        <w:t>Get information output sample rate</w:t>
      </w:r>
    </w:p>
    <w:p w:rsidR="00F20754" w:rsidRDefault="00F20754" w:rsidP="008D7FF2">
      <w:pPr>
        <w:spacing w:after="0" w:line="240" w:lineRule="auto"/>
        <w:ind w:left="1260"/>
      </w:pPr>
      <w:proofErr w:type="spellStart"/>
      <w:r>
        <w:t>amixer</w:t>
      </w:r>
      <w:proofErr w:type="spellEnd"/>
      <w:r>
        <w:t xml:space="preserve"> -c 0 </w:t>
      </w:r>
      <w:proofErr w:type="spellStart"/>
      <w:r>
        <w:t>cget</w:t>
      </w:r>
      <w:proofErr w:type="spellEnd"/>
      <w:r>
        <w:t xml:space="preserve"> name="</w:t>
      </w:r>
      <w:proofErr w:type="spellStart"/>
      <w:r>
        <w:t>PlaybackOutRate</w:t>
      </w:r>
      <w:proofErr w:type="spellEnd"/>
      <w:proofErr w:type="gramStart"/>
      <w:r>
        <w:t>",index</w:t>
      </w:r>
      <w:proofErr w:type="gramEnd"/>
      <w:r>
        <w:t>=0</w:t>
      </w:r>
    </w:p>
    <w:p w:rsidR="000966AD" w:rsidRDefault="000966AD" w:rsidP="000966AD">
      <w:r>
        <w:br w:type="page"/>
      </w:r>
    </w:p>
    <w:p w:rsidR="000966AD" w:rsidRDefault="000966AD" w:rsidP="000966AD"/>
    <w:p w:rsidR="000966AD" w:rsidRDefault="000966AD" w:rsidP="000966AD">
      <w:pPr>
        <w:pStyle w:val="3"/>
        <w:ind w:left="720"/>
      </w:pPr>
      <w:bookmarkStart w:id="567" w:name="_Toc530588343"/>
      <w:r>
        <w:t>Setting Output Channel</w:t>
      </w:r>
      <w:bookmarkEnd w:id="567"/>
    </w:p>
    <w:p w:rsidR="000966AD" w:rsidRDefault="000966AD" w:rsidP="000966AD">
      <w:r>
        <w:t xml:space="preserve">ADSP ALSA Driver supports convert data’s channel number to other </w:t>
      </w:r>
      <w:r w:rsidR="00EA0591">
        <w:t xml:space="preserve">value </w:t>
      </w:r>
      <w:r>
        <w:t>as below table.</w:t>
      </w:r>
    </w:p>
    <w:tbl>
      <w:tblPr>
        <w:tblStyle w:val="a6"/>
        <w:tblW w:w="0" w:type="auto"/>
        <w:tblLook w:val="04A0" w:firstRow="1" w:lastRow="0" w:firstColumn="1" w:lastColumn="0" w:noHBand="0" w:noVBand="1"/>
      </w:tblPr>
      <w:tblGrid>
        <w:gridCol w:w="1165"/>
        <w:gridCol w:w="2880"/>
        <w:gridCol w:w="2849"/>
        <w:gridCol w:w="2456"/>
      </w:tblGrid>
      <w:tr w:rsidR="000966AD" w:rsidTr="00D00D20">
        <w:tc>
          <w:tcPr>
            <w:tcW w:w="1165" w:type="dxa"/>
          </w:tcPr>
          <w:p w:rsidR="000966AD" w:rsidRDefault="0026558B" w:rsidP="0026558B">
            <w:pPr>
              <w:jc w:val="center"/>
            </w:pPr>
            <w:r>
              <w:t>N</w:t>
            </w:r>
            <w:r w:rsidR="000966AD">
              <w:t>umber</w:t>
            </w:r>
          </w:p>
        </w:tc>
        <w:tc>
          <w:tcPr>
            <w:tcW w:w="2880" w:type="dxa"/>
          </w:tcPr>
          <w:p w:rsidR="000966AD" w:rsidRDefault="000966AD" w:rsidP="0026558B">
            <w:pPr>
              <w:jc w:val="center"/>
            </w:pPr>
            <w:r>
              <w:t>Input data</w:t>
            </w:r>
          </w:p>
        </w:tc>
        <w:tc>
          <w:tcPr>
            <w:tcW w:w="2849" w:type="dxa"/>
          </w:tcPr>
          <w:p w:rsidR="000966AD" w:rsidRDefault="000966AD" w:rsidP="0026558B">
            <w:pPr>
              <w:jc w:val="center"/>
            </w:pPr>
            <w:r>
              <w:t>Output data</w:t>
            </w:r>
          </w:p>
        </w:tc>
        <w:tc>
          <w:tcPr>
            <w:tcW w:w="2456" w:type="dxa"/>
          </w:tcPr>
          <w:p w:rsidR="000966AD" w:rsidRDefault="000966AD" w:rsidP="0026558B">
            <w:pPr>
              <w:jc w:val="center"/>
            </w:pPr>
            <w:r>
              <w:t>Supported</w:t>
            </w:r>
          </w:p>
        </w:tc>
      </w:tr>
      <w:tr w:rsidR="000966AD" w:rsidTr="00D00D20">
        <w:tc>
          <w:tcPr>
            <w:tcW w:w="1165" w:type="dxa"/>
          </w:tcPr>
          <w:p w:rsidR="000966AD" w:rsidRDefault="000966AD" w:rsidP="0026558B">
            <w:pPr>
              <w:jc w:val="center"/>
            </w:pPr>
            <w:r>
              <w:t>1</w:t>
            </w:r>
          </w:p>
        </w:tc>
        <w:tc>
          <w:tcPr>
            <w:tcW w:w="2880" w:type="dxa"/>
          </w:tcPr>
          <w:p w:rsidR="000966AD" w:rsidRDefault="000966AD" w:rsidP="0026558B">
            <w:pPr>
              <w:jc w:val="center"/>
            </w:pPr>
            <w:r>
              <w:t>16 bit &amp; 1 channel</w:t>
            </w:r>
          </w:p>
        </w:tc>
        <w:tc>
          <w:tcPr>
            <w:tcW w:w="2849" w:type="dxa"/>
          </w:tcPr>
          <w:p w:rsidR="000966AD" w:rsidRDefault="000966AD" w:rsidP="0026558B">
            <w:pPr>
              <w:jc w:val="center"/>
            </w:pPr>
            <w:r>
              <w:t>16 bit &amp; 2 channel</w:t>
            </w:r>
          </w:p>
        </w:tc>
        <w:tc>
          <w:tcPr>
            <w:tcW w:w="2456" w:type="dxa"/>
          </w:tcPr>
          <w:p w:rsidR="000966AD" w:rsidRDefault="000966AD" w:rsidP="0026558B">
            <w:pPr>
              <w:jc w:val="center"/>
            </w:pPr>
            <w:r>
              <w:t>O</w:t>
            </w:r>
          </w:p>
        </w:tc>
      </w:tr>
      <w:tr w:rsidR="000966AD" w:rsidTr="00D00D20">
        <w:tc>
          <w:tcPr>
            <w:tcW w:w="1165" w:type="dxa"/>
          </w:tcPr>
          <w:p w:rsidR="000966AD" w:rsidRDefault="000966AD" w:rsidP="0026558B">
            <w:pPr>
              <w:jc w:val="center"/>
            </w:pPr>
            <w:r>
              <w:t>2</w:t>
            </w:r>
          </w:p>
        </w:tc>
        <w:tc>
          <w:tcPr>
            <w:tcW w:w="2880" w:type="dxa"/>
          </w:tcPr>
          <w:p w:rsidR="000966AD" w:rsidRDefault="000966AD" w:rsidP="0026558B">
            <w:pPr>
              <w:jc w:val="center"/>
            </w:pPr>
            <w:r>
              <w:t>16 bit &amp; 2 channel</w:t>
            </w:r>
          </w:p>
        </w:tc>
        <w:tc>
          <w:tcPr>
            <w:tcW w:w="2849" w:type="dxa"/>
          </w:tcPr>
          <w:p w:rsidR="000966AD" w:rsidRDefault="000966AD" w:rsidP="0026558B">
            <w:pPr>
              <w:jc w:val="center"/>
            </w:pPr>
            <w:r>
              <w:t>16 bit &amp; 1 channel</w:t>
            </w:r>
          </w:p>
        </w:tc>
        <w:tc>
          <w:tcPr>
            <w:tcW w:w="2456" w:type="dxa"/>
          </w:tcPr>
          <w:p w:rsidR="000966AD" w:rsidRDefault="000966AD" w:rsidP="0026558B">
            <w:pPr>
              <w:jc w:val="center"/>
            </w:pPr>
            <w:r>
              <w:t>O</w:t>
            </w:r>
          </w:p>
        </w:tc>
      </w:tr>
      <w:tr w:rsidR="000966AD" w:rsidTr="00D00D20">
        <w:tc>
          <w:tcPr>
            <w:tcW w:w="1165" w:type="dxa"/>
          </w:tcPr>
          <w:p w:rsidR="000966AD" w:rsidRDefault="000966AD" w:rsidP="0026558B">
            <w:pPr>
              <w:jc w:val="center"/>
            </w:pPr>
            <w:r>
              <w:t>3</w:t>
            </w:r>
          </w:p>
        </w:tc>
        <w:tc>
          <w:tcPr>
            <w:tcW w:w="2880" w:type="dxa"/>
          </w:tcPr>
          <w:p w:rsidR="000966AD" w:rsidRDefault="000966AD" w:rsidP="0026558B">
            <w:pPr>
              <w:jc w:val="center"/>
            </w:pPr>
            <w:r>
              <w:t>24 bit &amp; 2 channel</w:t>
            </w:r>
          </w:p>
        </w:tc>
        <w:tc>
          <w:tcPr>
            <w:tcW w:w="2849" w:type="dxa"/>
          </w:tcPr>
          <w:p w:rsidR="000966AD" w:rsidRDefault="000966AD" w:rsidP="0026558B">
            <w:pPr>
              <w:jc w:val="center"/>
            </w:pPr>
            <w:r>
              <w:t>24 bit &amp; 1 channel</w:t>
            </w:r>
          </w:p>
        </w:tc>
        <w:tc>
          <w:tcPr>
            <w:tcW w:w="2456" w:type="dxa"/>
          </w:tcPr>
          <w:p w:rsidR="000966AD" w:rsidRDefault="000966AD" w:rsidP="0026558B">
            <w:pPr>
              <w:jc w:val="center"/>
            </w:pPr>
            <w:r>
              <w:t>X</w:t>
            </w:r>
          </w:p>
        </w:tc>
      </w:tr>
    </w:tbl>
    <w:p w:rsidR="000966AD" w:rsidRDefault="00550FBD" w:rsidP="00550FBD">
      <w:pPr>
        <w:pStyle w:val="a4"/>
      </w:pPr>
      <w:bookmarkStart w:id="568" w:name="_Toc530588404"/>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3</w:t>
      </w:r>
      <w:r w:rsidR="007F6EBC">
        <w:rPr>
          <w:noProof/>
        </w:rPr>
        <w:fldChar w:fldCharType="end"/>
      </w:r>
      <w:r>
        <w:t xml:space="preserve"> </w:t>
      </w:r>
      <w:r w:rsidR="000966AD">
        <w:t>List of channel number conversation</w:t>
      </w:r>
      <w:bookmarkEnd w:id="568"/>
    </w:p>
    <w:p w:rsidR="000966AD" w:rsidRDefault="000966AD" w:rsidP="00C52BC9">
      <w:pPr>
        <w:spacing w:after="0"/>
      </w:pPr>
      <w:r>
        <w:t>O means supported</w:t>
      </w:r>
    </w:p>
    <w:p w:rsidR="000966AD" w:rsidRDefault="000966AD" w:rsidP="000966AD">
      <w:r>
        <w:t>X means unsupported</w:t>
      </w:r>
    </w:p>
    <w:p w:rsidR="000966AD" w:rsidRDefault="000966AD" w:rsidP="000966AD">
      <w:r>
        <w:t xml:space="preserve">[Note] </w:t>
      </w:r>
      <w:r w:rsidR="001F7B7E">
        <w:t xml:space="preserve">Due to the limitation of AK4613 which noted in </w:t>
      </w:r>
      <w:r w:rsidR="001F7B7E">
        <w:fldChar w:fldCharType="begin"/>
      </w:r>
      <w:r w:rsidR="001F7B7E">
        <w:instrText xml:space="preserve"> REF _Ref530584367 \r \h </w:instrText>
      </w:r>
      <w:r w:rsidR="001F7B7E">
        <w:fldChar w:fldCharType="separate"/>
      </w:r>
      <w:r w:rsidR="001F7B7E">
        <w:t>5.1</w:t>
      </w:r>
      <w:r w:rsidR="001F7B7E">
        <w:fldChar w:fldCharType="end"/>
      </w:r>
      <w:r w:rsidR="001F7B7E">
        <w:t xml:space="preserve">, </w:t>
      </w:r>
      <w:r>
        <w:t xml:space="preserve">case 1 and </w:t>
      </w:r>
      <w:r w:rsidR="001F7B7E">
        <w:t>case 2 are also unsupported.</w:t>
      </w:r>
    </w:p>
    <w:p w:rsidR="001F7B7E" w:rsidRPr="00085CEB" w:rsidRDefault="001F7B7E" w:rsidP="000966AD"/>
    <w:p w:rsidR="000966AD" w:rsidRDefault="000966AD" w:rsidP="008D7FF2">
      <w:pPr>
        <w:pStyle w:val="a3"/>
        <w:numPr>
          <w:ilvl w:val="0"/>
          <w:numId w:val="18"/>
        </w:numPr>
        <w:spacing w:after="0" w:line="240" w:lineRule="auto"/>
      </w:pPr>
      <w:r>
        <w:t>User setting:</w:t>
      </w:r>
    </w:p>
    <w:p w:rsidR="00441F96" w:rsidRDefault="00441F96" w:rsidP="008D7FF2">
      <w:pPr>
        <w:pStyle w:val="a3"/>
        <w:numPr>
          <w:ilvl w:val="0"/>
          <w:numId w:val="17"/>
        </w:numPr>
        <w:spacing w:after="0" w:line="240" w:lineRule="auto"/>
        <w:ind w:left="900" w:hanging="180"/>
      </w:pPr>
      <w:r>
        <w:t>Set output channel number</w:t>
      </w:r>
    </w:p>
    <w:p w:rsidR="000966AD" w:rsidRDefault="000966AD" w:rsidP="008D7FF2">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PlaybackOutChannel</w:t>
      </w:r>
      <w:proofErr w:type="spellEnd"/>
      <w:proofErr w:type="gramStart"/>
      <w:r>
        <w:t>",index</w:t>
      </w:r>
      <w:proofErr w:type="gramEnd"/>
      <w:r>
        <w:t>=0 2</w:t>
      </w:r>
    </w:p>
    <w:p w:rsidR="00441F96" w:rsidRDefault="00441F96" w:rsidP="008D7FF2">
      <w:pPr>
        <w:pStyle w:val="a3"/>
        <w:numPr>
          <w:ilvl w:val="0"/>
          <w:numId w:val="17"/>
        </w:numPr>
        <w:spacing w:after="0" w:line="240" w:lineRule="auto"/>
        <w:ind w:left="900" w:hanging="180"/>
      </w:pPr>
      <w:r>
        <w:t>Run stream</w:t>
      </w:r>
    </w:p>
    <w:p w:rsidR="000966AD" w:rsidRDefault="000966AD" w:rsidP="008D7FF2">
      <w:pPr>
        <w:spacing w:after="0" w:line="240" w:lineRule="auto"/>
        <w:ind w:left="1260"/>
      </w:pPr>
      <w:proofErr w:type="spellStart"/>
      <w:r>
        <w:t>aplay</w:t>
      </w:r>
      <w:proofErr w:type="spellEnd"/>
      <w:r>
        <w:t xml:space="preserve"> -D plughw:0,0,0 -c2 -r48000 -fS24_3LE thetest_FULL_s_48000_24.pcm</w:t>
      </w:r>
    </w:p>
    <w:p w:rsidR="00441F96" w:rsidRDefault="00441F96" w:rsidP="008D7FF2">
      <w:pPr>
        <w:pStyle w:val="a3"/>
        <w:numPr>
          <w:ilvl w:val="0"/>
          <w:numId w:val="17"/>
        </w:numPr>
        <w:spacing w:after="0" w:line="240" w:lineRule="auto"/>
        <w:ind w:left="900" w:hanging="180"/>
      </w:pPr>
      <w:r>
        <w:t>Get information about channel number</w:t>
      </w:r>
    </w:p>
    <w:p w:rsidR="000966AD" w:rsidRDefault="000966AD" w:rsidP="008D7FF2">
      <w:pPr>
        <w:spacing w:after="0" w:line="240" w:lineRule="auto"/>
        <w:ind w:left="1260"/>
      </w:pPr>
      <w:proofErr w:type="spellStart"/>
      <w:r>
        <w:t>amixer</w:t>
      </w:r>
      <w:proofErr w:type="spellEnd"/>
      <w:r>
        <w:t xml:space="preserve"> -c 0 </w:t>
      </w:r>
      <w:proofErr w:type="spellStart"/>
      <w:r>
        <w:t>cget</w:t>
      </w:r>
      <w:proofErr w:type="spellEnd"/>
      <w:r>
        <w:t xml:space="preserve"> name="</w:t>
      </w:r>
      <w:proofErr w:type="spellStart"/>
      <w:r>
        <w:t>PlaybackOutChannel</w:t>
      </w:r>
      <w:proofErr w:type="spellEnd"/>
      <w:proofErr w:type="gramStart"/>
      <w:r>
        <w:t>",index</w:t>
      </w:r>
      <w:proofErr w:type="gramEnd"/>
      <w:r>
        <w:t>=0</w:t>
      </w:r>
    </w:p>
    <w:p w:rsidR="001F7B7E" w:rsidRDefault="001F7B7E" w:rsidP="008D7FF2">
      <w:pPr>
        <w:spacing w:after="0" w:line="240" w:lineRule="auto"/>
        <w:ind w:left="1260"/>
      </w:pPr>
    </w:p>
    <w:p w:rsidR="000966AD" w:rsidRDefault="000966AD" w:rsidP="00D00D20">
      <w:pPr>
        <w:pStyle w:val="3"/>
        <w:ind w:left="0" w:firstLine="0"/>
      </w:pPr>
      <w:bookmarkStart w:id="569" w:name="_Ref528954426"/>
      <w:bookmarkStart w:id="570" w:name="_Toc530588344"/>
      <w:r>
        <w:t>MIX function</w:t>
      </w:r>
      <w:bookmarkEnd w:id="569"/>
      <w:bookmarkEnd w:id="570"/>
    </w:p>
    <w:p w:rsidR="00C52BC9" w:rsidRDefault="000966AD" w:rsidP="00C52BC9">
      <w:pPr>
        <w:spacing w:after="0"/>
      </w:pPr>
      <w:r>
        <w:t>ADSP ALSA Driver supports mixing multi (2/3/4) playback stream</w:t>
      </w:r>
      <w:r w:rsidR="000A47A7">
        <w:t xml:space="preserve"> with same sample rate</w:t>
      </w:r>
      <w:r>
        <w:t>.</w:t>
      </w:r>
    </w:p>
    <w:p w:rsidR="000966AD" w:rsidRDefault="000966AD" w:rsidP="000966AD">
      <w:r>
        <w:t xml:space="preserve">But due to hardware performance, H3 can support mixing </w:t>
      </w:r>
      <w:r w:rsidR="00AD7B6D">
        <w:t xml:space="preserve">2, </w:t>
      </w:r>
      <w:r>
        <w:t>3 or 4 stream but M3/E3 only supports mixing 2 stream.</w:t>
      </w:r>
    </w:p>
    <w:p w:rsidR="000966AD" w:rsidRDefault="000966AD" w:rsidP="002C374D">
      <w:pPr>
        <w:pStyle w:val="4"/>
        <w:ind w:left="0" w:firstLine="0"/>
      </w:pPr>
      <w:r>
        <w:t>Mix 2 playback stream</w:t>
      </w:r>
    </w:p>
    <w:p w:rsidR="000966AD" w:rsidRDefault="000966AD" w:rsidP="000966AD">
      <w:r w:rsidRPr="00AC06E5">
        <w:rPr>
          <w:noProof/>
        </w:rPr>
        <mc:AlternateContent>
          <mc:Choice Requires="wpg">
            <w:drawing>
              <wp:anchor distT="0" distB="0" distL="114300" distR="114300" simplePos="0" relativeHeight="251662336" behindDoc="0" locked="0" layoutInCell="1" allowOverlap="1" wp14:anchorId="45EC1489" wp14:editId="0CDCA935">
                <wp:simplePos x="0" y="0"/>
                <wp:positionH relativeFrom="column">
                  <wp:posOffset>12700</wp:posOffset>
                </wp:positionH>
                <wp:positionV relativeFrom="paragraph">
                  <wp:posOffset>67161</wp:posOffset>
                </wp:positionV>
                <wp:extent cx="5210175" cy="991235"/>
                <wp:effectExtent l="0" t="0" r="123825" b="94615"/>
                <wp:wrapSquare wrapText="bothSides"/>
                <wp:docPr id="64" name="Group 64"/>
                <wp:cNvGraphicFramePr/>
                <a:graphic xmlns:a="http://schemas.openxmlformats.org/drawingml/2006/main">
                  <a:graphicData uri="http://schemas.microsoft.com/office/word/2010/wordprocessingGroup">
                    <wpg:wgp>
                      <wpg:cNvGrpSpPr/>
                      <wpg:grpSpPr>
                        <a:xfrm>
                          <a:off x="0" y="0"/>
                          <a:ext cx="5210175" cy="991235"/>
                          <a:chOff x="0" y="552450"/>
                          <a:chExt cx="5210175" cy="991235"/>
                        </a:xfrm>
                      </wpg:grpSpPr>
                      <wps:wsp>
                        <wps:cNvPr id="65"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6" name="Rectangle 66"/>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SSI</w:t>
                              </w:r>
                            </w:p>
                          </w:txbxContent>
                        </wps:txbx>
                        <wps:bodyPr rot="0" vert="horz" wrap="square" lIns="70209" tIns="8401" rIns="70209" bIns="8401" anchor="ctr" anchorCtr="0" upright="1">
                          <a:noAutofit/>
                        </wps:bodyPr>
                      </wps:wsp>
                      <wps:wsp>
                        <wps:cNvPr id="67" name="Straight Arrow Connector 67"/>
                        <wps:cNvCnPr/>
                        <wps:spPr>
                          <a:xfrm>
                            <a:off x="4425950" y="1054100"/>
                            <a:ext cx="274320" cy="0"/>
                          </a:xfrm>
                          <a:prstGeom prst="straightConnector1">
                            <a:avLst/>
                          </a:prstGeom>
                          <a:noFill/>
                          <a:ln w="19050" cap="flat" cmpd="sng" algn="ctr">
                            <a:solidFill>
                              <a:srgbClr val="5B9BD5"/>
                            </a:solidFill>
                            <a:prstDash val="solid"/>
                            <a:miter lim="800000"/>
                            <a:tailEnd type="triangle"/>
                          </a:ln>
                          <a:effectLst/>
                        </wps:spPr>
                        <wps:bodyPr/>
                      </wps:wsp>
                      <wpg:grpSp>
                        <wpg:cNvPr id="68" name="Group 68"/>
                        <wpg:cNvGrpSpPr/>
                        <wpg:grpSpPr>
                          <a:xfrm>
                            <a:off x="0" y="552450"/>
                            <a:ext cx="4120896" cy="991235"/>
                            <a:chOff x="0" y="552450"/>
                            <a:chExt cx="4120896" cy="991235"/>
                          </a:xfrm>
                        </wpg:grpSpPr>
                        <wps:wsp>
                          <wps:cNvPr id="69" name="Straight Arrow Connector 69"/>
                          <wps:cNvCnPr/>
                          <wps:spPr>
                            <a:xfrm>
                              <a:off x="3473450" y="1028700"/>
                              <a:ext cx="548640" cy="0"/>
                            </a:xfrm>
                            <a:prstGeom prst="straightConnector1">
                              <a:avLst/>
                            </a:prstGeom>
                            <a:noFill/>
                            <a:ln w="19050" cap="flat" cmpd="sng" algn="ctr">
                              <a:solidFill>
                                <a:srgbClr val="5B9BD5"/>
                              </a:solidFill>
                              <a:prstDash val="solid"/>
                              <a:miter lim="800000"/>
                              <a:tailEnd type="triangle"/>
                            </a:ln>
                            <a:effectLst/>
                          </wps:spPr>
                          <wps:bodyPr/>
                        </wps:wsp>
                        <wpg:grpSp>
                          <wpg:cNvPr id="70" name="Group 70"/>
                          <wpg:cNvGrpSpPr/>
                          <wpg:grpSpPr>
                            <a:xfrm>
                              <a:off x="0" y="552450"/>
                              <a:ext cx="4120896" cy="991235"/>
                              <a:chOff x="0" y="552450"/>
                              <a:chExt cx="4120896" cy="991235"/>
                            </a:xfrm>
                          </wpg:grpSpPr>
                          <wps:wsp>
                            <wps:cNvPr id="71" name="Rectangle 71"/>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MIX</w:t>
                                  </w:r>
                                </w:p>
                              </w:txbxContent>
                            </wps:txbx>
                            <wps:bodyPr rot="0" vert="horz" wrap="square" lIns="70209" tIns="8401" rIns="70209" bIns="8401" anchor="ctr" anchorCtr="0" upright="1">
                              <a:noAutofit/>
                            </wps:bodyPr>
                          </wps:wsp>
                          <wpg:grpSp>
                            <wpg:cNvPr id="72" name="Group 72"/>
                            <wpg:cNvGrpSpPr/>
                            <wpg:grpSpPr>
                              <a:xfrm>
                                <a:off x="0" y="552450"/>
                                <a:ext cx="4120896" cy="991235"/>
                                <a:chOff x="0" y="552450"/>
                                <a:chExt cx="4120896" cy="991235"/>
                              </a:xfrm>
                            </wpg:grpSpPr>
                            <wpg:grpSp>
                              <wpg:cNvPr id="73" name="Group 73"/>
                              <wpg:cNvGrpSpPr/>
                              <wpg:grpSpPr>
                                <a:xfrm>
                                  <a:off x="1190879" y="644133"/>
                                  <a:ext cx="2930017" cy="896377"/>
                                  <a:chOff x="1190879" y="644133"/>
                                  <a:chExt cx="2930017" cy="896377"/>
                                </a:xfrm>
                              </wpg:grpSpPr>
                              <wps:wsp>
                                <wps:cNvPr id="81" name="Text Box 19"/>
                                <wps:cNvSpPr txBox="1">
                                  <a:spLocks noChangeArrowheads="1"/>
                                </wps:cNvSpPr>
                                <wps:spPr bwMode="auto">
                                  <a:xfrm>
                                    <a:off x="1190879" y="6441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82" name="Text Box 19"/>
                                <wps:cNvSpPr txBox="1">
                                  <a:spLocks noChangeArrowheads="1"/>
                                </wps:cNvSpPr>
                                <wps:spPr bwMode="auto">
                                  <a:xfrm>
                                    <a:off x="1203579" y="1234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84" name="Text Box 19"/>
                                <wps:cNvSpPr txBox="1">
                                  <a:spLocks noChangeArrowheads="1"/>
                                </wps:cNvSpPr>
                                <wps:spPr bwMode="auto">
                                  <a:xfrm>
                                    <a:off x="3565525" y="92250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sidRPr="00356C05">
                                        <w:rPr>
                                          <w:sz w:val="14"/>
                                          <w:szCs w:val="18"/>
                                        </w:rPr>
                                        <w:t>ADMAC</w:t>
                                      </w:r>
                                      <w:r>
                                        <w:rPr>
                                          <w:sz w:val="14"/>
                                          <w:szCs w:val="18"/>
                                        </w:rPr>
                                        <w:t>pp</w:t>
                                      </w:r>
                                      <w:proofErr w:type="spellEnd"/>
                                    </w:p>
                                  </w:txbxContent>
                                </wps:txbx>
                                <wps:bodyPr rot="0" vert="horz" wrap="square" lIns="70209" tIns="8401" rIns="70209" bIns="8401" anchor="t" anchorCtr="0" upright="1">
                                  <a:noAutofit/>
                                </wps:bodyPr>
                              </wps:wsp>
                            </wpg:grpSp>
                            <wpg:grpSp>
                              <wpg:cNvPr id="85" name="Group 85"/>
                              <wpg:cNvGrpSpPr/>
                              <wpg:grpSpPr>
                                <a:xfrm>
                                  <a:off x="12700" y="1098550"/>
                                  <a:ext cx="3149600" cy="445135"/>
                                  <a:chOff x="0" y="0"/>
                                  <a:chExt cx="3149600" cy="445135"/>
                                </a:xfrm>
                              </wpg:grpSpPr>
                              <wpg:grpSp>
                                <wpg:cNvPr id="86" name="Group 86"/>
                                <wpg:cNvGrpSpPr/>
                                <wpg:grpSpPr>
                                  <a:xfrm>
                                    <a:off x="1714500" y="0"/>
                                    <a:ext cx="1435100" cy="445135"/>
                                    <a:chOff x="0" y="0"/>
                                    <a:chExt cx="1435100" cy="445135"/>
                                  </a:xfrm>
                                </wpg:grpSpPr>
                                <wps:wsp>
                                  <wps:cNvPr id="87" name="Straight Arrow Connector 87"/>
                                  <wps:cNvCnPr/>
                                  <wps:spPr>
                                    <a:xfrm>
                                      <a:off x="323850" y="228600"/>
                                      <a:ext cx="274320" cy="0"/>
                                    </a:xfrm>
                                    <a:prstGeom prst="straightConnector1">
                                      <a:avLst/>
                                    </a:prstGeom>
                                    <a:noFill/>
                                    <a:ln w="19050" cap="flat" cmpd="sng" algn="ctr">
                                      <a:solidFill>
                                        <a:srgbClr val="5B9BD5"/>
                                      </a:solidFill>
                                      <a:prstDash val="solid"/>
                                      <a:miter lim="800000"/>
                                      <a:tailEnd type="triangle"/>
                                    </a:ln>
                                    <a:effectLst/>
                                  </wps:spPr>
                                  <wps:bodyPr/>
                                </wps:wsp>
                                <wps:wsp>
                                  <wps:cNvPr id="88" name="Elbow Connector 88"/>
                                  <wps:cNvCnPr/>
                                  <wps:spPr>
                                    <a:xfrm flipV="1">
                                      <a:off x="984250" y="0"/>
                                      <a:ext cx="450850" cy="194945"/>
                                    </a:xfrm>
                                    <a:prstGeom prst="bentConnector3">
                                      <a:avLst>
                                        <a:gd name="adj1" fmla="val 54957"/>
                                      </a:avLst>
                                    </a:prstGeom>
                                    <a:noFill/>
                                    <a:ln w="19050" cap="flat" cmpd="sng" algn="ctr">
                                      <a:solidFill>
                                        <a:srgbClr val="5B9BD5"/>
                                      </a:solidFill>
                                      <a:prstDash val="solid"/>
                                      <a:miter lim="800000"/>
                                      <a:tailEnd type="triangle"/>
                                    </a:ln>
                                    <a:effectLst/>
                                  </wps:spPr>
                                  <wps:bodyPr/>
                                </wps:wsp>
                                <wps:wsp>
                                  <wps:cNvPr id="89" name="Rectangle 89"/>
                                  <wps:cNvSpPr>
                                    <a:spLocks noChangeArrowheads="1"/>
                                  </wps:cNvSpPr>
                                  <wps:spPr bwMode="auto">
                                    <a:xfrm>
                                      <a:off x="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90" name="Rectangle 90"/>
                                  <wps:cNvSpPr>
                                    <a:spLocks noChangeArrowheads="1"/>
                                  </wps:cNvSpPr>
                                  <wps:spPr bwMode="auto">
                                    <a:xfrm>
                                      <a:off x="58420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s:wsp>
                                <wps:cNvPr id="93" name="AutoShape 8"/>
                                <wps:cNvSpPr>
                                  <a:spLocks noChangeArrowheads="1"/>
                                </wps:cNvSpPr>
                                <wps:spPr bwMode="auto">
                                  <a:xfrm>
                                    <a:off x="0" y="5715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g:grpSp>
                            <wpg:grpSp>
                              <wpg:cNvPr id="101" name="Group 101"/>
                              <wpg:cNvGrpSpPr/>
                              <wpg:grpSpPr>
                                <a:xfrm>
                                  <a:off x="0" y="552450"/>
                                  <a:ext cx="3163570" cy="795506"/>
                                  <a:chOff x="0" y="87144"/>
                                  <a:chExt cx="3163570" cy="795506"/>
                                </a:xfrm>
                              </wpg:grpSpPr>
                              <wps:wsp>
                                <wps:cNvPr id="102" name="Straight Arrow Connector 102"/>
                                <wps:cNvCnPr/>
                                <wps:spPr>
                                  <a:xfrm>
                                    <a:off x="1212850" y="292100"/>
                                    <a:ext cx="533400" cy="0"/>
                                  </a:xfrm>
                                  <a:prstGeom prst="straightConnector1">
                                    <a:avLst/>
                                  </a:prstGeom>
                                  <a:noFill/>
                                  <a:ln w="19050" cap="flat" cmpd="sng" algn="ctr">
                                    <a:solidFill>
                                      <a:srgbClr val="5B9BD5"/>
                                    </a:solidFill>
                                    <a:prstDash val="solid"/>
                                    <a:miter lim="800000"/>
                                    <a:tailEnd type="triangle"/>
                                  </a:ln>
                                  <a:effectLst/>
                                </wps:spPr>
                                <wps:bodyPr/>
                              </wps:wsp>
                              <wpg:grpSp>
                                <wpg:cNvPr id="103" name="Group 103"/>
                                <wpg:cNvGrpSpPr/>
                                <wpg:grpSpPr>
                                  <a:xfrm>
                                    <a:off x="0" y="87144"/>
                                    <a:ext cx="3163570" cy="449580"/>
                                    <a:chOff x="0" y="0"/>
                                    <a:chExt cx="3163570" cy="449580"/>
                                  </a:xfrm>
                                </wpg:grpSpPr>
                                <wps:wsp>
                                  <wps:cNvPr id="104" name="Straight Arrow Connector 104"/>
                                  <wps:cNvCnPr/>
                                  <wps:spPr>
                                    <a:xfrm>
                                      <a:off x="2051050" y="203200"/>
                                      <a:ext cx="274320" cy="0"/>
                                    </a:xfrm>
                                    <a:prstGeom prst="straightConnector1">
                                      <a:avLst/>
                                    </a:prstGeom>
                                    <a:noFill/>
                                    <a:ln w="19050" cap="flat" cmpd="sng" algn="ctr">
                                      <a:solidFill>
                                        <a:srgbClr val="5B9BD5"/>
                                      </a:solidFill>
                                      <a:prstDash val="solid"/>
                                      <a:miter lim="800000"/>
                                      <a:tailEnd type="triangle"/>
                                    </a:ln>
                                    <a:effectLst/>
                                  </wps:spPr>
                                  <wps:bodyPr/>
                                </wps:wsp>
                                <wps:wsp>
                                  <wps:cNvPr id="107" name="Rectangle 107"/>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108" name="Rectangle 108"/>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109"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113" name="Elbow Connector 113"/>
                                  <wps:cNvCnPr/>
                                  <wps:spPr>
                                    <a:xfrm>
                                      <a:off x="2724150" y="209550"/>
                                      <a:ext cx="439420" cy="240030"/>
                                    </a:xfrm>
                                    <a:prstGeom prst="bentConnector3">
                                      <a:avLst>
                                        <a:gd name="adj1" fmla="val 53260"/>
                                      </a:avLst>
                                    </a:prstGeom>
                                    <a:noFill/>
                                    <a:ln w="19050" cap="flat" cmpd="sng" algn="ctr">
                                      <a:solidFill>
                                        <a:srgbClr val="5B9BD5"/>
                                      </a:solidFill>
                                      <a:prstDash val="solid"/>
                                      <a:miter lim="800000"/>
                                      <a:tailEnd type="triangle"/>
                                    </a:ln>
                                    <a:effectLst/>
                                  </wps:spPr>
                                  <wps:bodyPr/>
                                </wps:wsp>
                              </wpg:grpSp>
                              <wps:wsp>
                                <wps:cNvPr id="114" name="Straight Arrow Connector 114"/>
                                <wps:cNvCnPr>
                                  <a:endCxn id="89" idx="1"/>
                                </wps:cNvCnPr>
                                <wps:spPr>
                                  <a:xfrm flipV="1">
                                    <a:off x="1247521" y="874862"/>
                                    <a:ext cx="479679" cy="7788"/>
                                  </a:xfrm>
                                  <a:prstGeom prst="straightConnector1">
                                    <a:avLst/>
                                  </a:prstGeom>
                                  <a:noFill/>
                                  <a:ln w="19050" cap="flat" cmpd="sng" algn="ctr">
                                    <a:solidFill>
                                      <a:srgbClr val="5B9BD5"/>
                                    </a:solidFill>
                                    <a:prstDash val="solid"/>
                                    <a:miter lim="800000"/>
                                    <a:tailEnd type="triangle"/>
                                  </a:ln>
                                  <a:effectLst/>
                                </wps:spPr>
                                <wps:bodyPr/>
                              </wps:wsp>
                            </wpg:grpSp>
                          </wpg:grpSp>
                        </wpg:grpSp>
                      </wpg:grpSp>
                    </wpg:wgp>
                  </a:graphicData>
                </a:graphic>
                <wp14:sizeRelV relativeFrom="margin">
                  <wp14:pctHeight>0</wp14:pctHeight>
                </wp14:sizeRelV>
              </wp:anchor>
            </w:drawing>
          </mc:Choice>
          <mc:Fallback>
            <w:pict>
              <v:group w14:anchorId="45EC1489" id="Group 64" o:spid="_x0000_s1147" style="position:absolute;margin-left:1pt;margin-top:5.3pt;width:410.25pt;height:78.05pt;z-index:251662336;mso-position-horizontal-relative:text;mso-position-vertical-relative:text;mso-height-relative:margin" coordorigin=",5524" coordsize="5210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">
                <v:shape id="Sound" o:spid="_x0000_s1148"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66" o:spid="_x0000_s1149"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" fillcolor="#f2f2f2">
                  <v:shadow on="t" opacity=".5" offset="6pt,6pt"/>
                  <v:textbox inset="1.95025mm,.23336mm,1.95025mm,.23336mm">
                    <w:txbxContent>
                      <w:p w:rsidR="00C31E80" w:rsidRPr="00B6004C" w:rsidRDefault="00C31E80" w:rsidP="000966AD">
                        <w:pPr>
                          <w:pStyle w:val="af0"/>
                          <w:ind w:right="-48"/>
                        </w:pPr>
                        <w:r>
                          <w:rPr>
                            <w:rFonts w:cs="Arial"/>
                            <w:szCs w:val="18"/>
                          </w:rPr>
                          <w:t>SSI</w:t>
                        </w:r>
                      </w:p>
                    </w:txbxContent>
                  </v:textbox>
                </v:rect>
                <v:shape id="Straight Arrow Connector 67" o:spid="_x0000_s1150"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" strokecolor="#5b9bd5" strokeweight="1.5pt">
                  <v:stroke endarrow="block" joinstyle="miter"/>
                </v:shape>
                <v:group id="Group 68" o:spid="_x0000_s1151"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152"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" strokecolor="#5b9bd5" strokeweight="1.5pt">
                    <v:stroke endarrow="block" joinstyle="miter"/>
                  </v:shape>
                  <v:group id="Group 70" o:spid="_x0000_s1153"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154"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" fillcolor="#f2f2f2">
                      <v:shadow on="t" opacity=".5" offset="6pt,6pt"/>
                      <v:textbox inset="1.95025mm,.23336mm,1.95025mm,.23336mm">
                        <w:txbxContent>
                          <w:p w:rsidR="00C31E80" w:rsidRPr="00B6004C" w:rsidRDefault="00C31E80" w:rsidP="000966AD">
                            <w:pPr>
                              <w:pStyle w:val="af0"/>
                              <w:ind w:right="-48"/>
                            </w:pPr>
                            <w:r>
                              <w:rPr>
                                <w:rFonts w:cs="Arial"/>
                                <w:szCs w:val="18"/>
                              </w:rPr>
                              <w:t>MIX</w:t>
                            </w:r>
                          </w:p>
                        </w:txbxContent>
                      </v:textbox>
                    </v:rect>
                    <v:group id="Group 72" o:spid="_x0000_s1155"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3" o:spid="_x0000_s1156" style="position:absolute;left:11908;top:6441;width:29300;height:8964" coordorigin="11908,6441" coordsize="29300,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9" o:spid="_x0000_s1157" type="#_x0000_t202" style="position:absolute;left:11908;top:6441;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158" type="#_x0000_t202" style="position:absolute;left:12035;top:1234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159" type="#_x0000_t202" style="position:absolute;left:35655;top:9225;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" filled="f" stroked="f">
                          <v:textbox inset="1.95025mm,.23336mm,1.95025mm,.23336mm">
                            <w:txbxContent>
                              <w:p w:rsidR="00C31E80" w:rsidRPr="00356C05" w:rsidRDefault="00C31E80" w:rsidP="000966AD">
                                <w:pPr>
                                  <w:spacing w:line="276" w:lineRule="auto"/>
                                  <w:rPr>
                                    <w:sz w:val="14"/>
                                    <w:szCs w:val="18"/>
                                  </w:rPr>
                                </w:pPr>
                                <w:proofErr w:type="spellStart"/>
                                <w:r w:rsidRPr="00356C05">
                                  <w:rPr>
                                    <w:sz w:val="14"/>
                                    <w:szCs w:val="18"/>
                                  </w:rPr>
                                  <w:t>ADMAC</w:t>
                                </w:r>
                                <w:r>
                                  <w:rPr>
                                    <w:sz w:val="14"/>
                                    <w:szCs w:val="18"/>
                                  </w:rPr>
                                  <w:t>pp</w:t>
                                </w:r>
                                <w:proofErr w:type="spellEnd"/>
                              </w:p>
                            </w:txbxContent>
                          </v:textbox>
                        </v:shape>
                      </v:group>
                      <v:group id="Group 85" o:spid="_x0000_s1160" style="position:absolute;left:127;top:10985;width:31496;height:4451" coordsize="31496,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6" o:spid="_x0000_s1161" style="position:absolute;left:17145;width:14351;height:4451" coordsize="1435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Straight Arrow Connector 87" o:spid="_x0000_s1162" type="#_x0000_t32" style="position:absolute;left:3238;top:228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" strokecolor="#5b9bd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163" type="#_x0000_t34" style="position:absolute;left:9842;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" adj="11871" strokecolor="#5b9bd5" strokeweight="1.5pt">
                            <v:stroke endarrow="block"/>
                          </v:shape>
                          <v:rect id="Rectangle 89" o:spid="_x0000_s1164" style="position:absolute;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90" o:spid="_x0000_s1165" style="position:absolute;left:5842;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group>
                        <v:shape id="AutoShape 8" o:spid="_x0000_s1166" type="#_x0000_t112" style="position:absolute;top:571;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group>
                      <v:group id="Group 101" o:spid="_x0000_s1167" style="position:absolute;top:5524;width:31635;height:7955" coordorigin=",871" coordsize="3163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Straight Arrow Connector 102" o:spid="_x0000_s1168" type="#_x0000_t32" style="position:absolute;left:12128;top:29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" strokecolor="#5b9bd5" strokeweight="1.5pt">
                          <v:stroke endarrow="block" joinstyle="miter"/>
                        </v:shape>
                        <v:group id="Group 103" o:spid="_x0000_s1169" style="position:absolute;top:871;width:31635;height:4496"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Straight Arrow Connector 104" o:spid="_x0000_s1170"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" strokecolor="#5b9bd5" strokeweight="1.5pt">
                            <v:stroke endarrow="block" joinstyle="miter"/>
                          </v:shape>
                          <v:rect id="Rectangle 107" o:spid="_x0000_s1171"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108" o:spid="_x0000_s1172"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shape id="AutoShape 8" o:spid="_x0000_s1173"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shape id="Elbow Connector 113" o:spid="_x0000_s1174"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" adj="11504" strokecolor="#5b9bd5" strokeweight="1.5pt">
                            <v:stroke endarrow="block"/>
                          </v:shape>
                        </v:group>
                        <v:shape id="Straight Arrow Connector 114" o:spid="_x0000_s1175" type="#_x0000_t32" style="position:absolute;left:12475;top:8748;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" strokecolor="#5b9bd5" strokeweight="1.5pt">
                          <v:stroke endarrow="block" joinstyle="miter"/>
                        </v:shape>
                      </v:group>
                    </v:group>
                  </v:group>
                </v:group>
                <w10:wrap type="square"/>
              </v:group>
            </w:pict>
          </mc:Fallback>
        </mc:AlternateContent>
      </w:r>
    </w:p>
    <w:p w:rsidR="000966AD" w:rsidRDefault="000966AD" w:rsidP="000966AD"/>
    <w:p w:rsidR="000966AD" w:rsidRDefault="000966AD" w:rsidP="000966AD"/>
    <w:p w:rsidR="000966AD" w:rsidRDefault="000966AD" w:rsidP="000966AD"/>
    <w:p w:rsidR="000966AD" w:rsidRDefault="000966AD" w:rsidP="000966AD"/>
    <w:p w:rsidR="000966AD" w:rsidRDefault="00C52BC9" w:rsidP="00C52BC9">
      <w:pPr>
        <w:pStyle w:val="a4"/>
      </w:pPr>
      <w:bookmarkStart w:id="571" w:name="_Toc530588389"/>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2</w:t>
      </w:r>
      <w:r w:rsidR="0086327A">
        <w:rPr>
          <w:noProof/>
        </w:rPr>
        <w:fldChar w:fldCharType="end"/>
      </w:r>
      <w:r>
        <w:t xml:space="preserve"> </w:t>
      </w:r>
      <w:r w:rsidR="000966AD">
        <w:t>Data path when mixing 2 streams</w:t>
      </w:r>
      <w:bookmarkEnd w:id="571"/>
    </w:p>
    <w:p w:rsidR="000966AD" w:rsidRDefault="000966AD" w:rsidP="00C52BC9">
      <w:pPr>
        <w:pStyle w:val="a3"/>
        <w:numPr>
          <w:ilvl w:val="0"/>
          <w:numId w:val="18"/>
        </w:numPr>
      </w:pPr>
      <w:r>
        <w:t>User setting</w:t>
      </w:r>
    </w:p>
    <w:p w:rsidR="00C52BC9" w:rsidRDefault="00C52BC9" w:rsidP="008D7FF2">
      <w:pPr>
        <w:pStyle w:val="a3"/>
        <w:numPr>
          <w:ilvl w:val="0"/>
          <w:numId w:val="17"/>
        </w:numPr>
        <w:spacing w:after="0" w:line="240" w:lineRule="auto"/>
        <w:ind w:left="900" w:hanging="180"/>
      </w:pPr>
      <w:r>
        <w:t>Playback 1</w:t>
      </w:r>
      <w:r w:rsidRPr="00C52BC9">
        <w:rPr>
          <w:vertAlign w:val="superscript"/>
        </w:rPr>
        <w:t>st</w:t>
      </w:r>
      <w:r>
        <w:t xml:space="preserve"> stream:</w:t>
      </w:r>
    </w:p>
    <w:p w:rsidR="000966AD" w:rsidRDefault="000966AD" w:rsidP="008D7FF2">
      <w:pPr>
        <w:spacing w:after="0" w:line="240" w:lineRule="auto"/>
        <w:ind w:left="1260"/>
      </w:pPr>
      <w:proofErr w:type="spellStart"/>
      <w:r>
        <w:t>aplay</w:t>
      </w:r>
      <w:proofErr w:type="spellEnd"/>
      <w:r>
        <w:t xml:space="preserve"> -D plughw:0,0,0 </w:t>
      </w:r>
      <w:r w:rsidR="00320366">
        <w:t>–</w:t>
      </w:r>
      <w:r>
        <w:t>c</w:t>
      </w:r>
      <w:r w:rsidR="00320366">
        <w:t>2</w:t>
      </w:r>
      <w:r w:rsidR="00F80317">
        <w:t xml:space="preserve"> –</w:t>
      </w:r>
      <w:r w:rsidR="000E11DD">
        <w:t>r441</w:t>
      </w:r>
      <w:r w:rsidR="00320366">
        <w:t>00 -fS16_LE thetest_FULL</w:t>
      </w:r>
      <w:r w:rsidR="00BC3F2E">
        <w:t>1</w:t>
      </w:r>
      <w:r w:rsidR="00320366">
        <w:t>_s</w:t>
      </w:r>
      <w:r w:rsidR="000E11DD">
        <w:t>_441</w:t>
      </w:r>
      <w:r>
        <w:t>00_16.pcm</w:t>
      </w:r>
    </w:p>
    <w:p w:rsidR="00C52BC9" w:rsidRDefault="00C52BC9" w:rsidP="008D7FF2">
      <w:pPr>
        <w:pStyle w:val="a3"/>
        <w:numPr>
          <w:ilvl w:val="0"/>
          <w:numId w:val="17"/>
        </w:numPr>
        <w:spacing w:after="0" w:line="240" w:lineRule="auto"/>
        <w:ind w:left="900" w:hanging="180"/>
      </w:pPr>
      <w:r>
        <w:t>Playback 2</w:t>
      </w:r>
      <w:r w:rsidRPr="008D7FF2">
        <w:rPr>
          <w:vertAlign w:val="superscript"/>
        </w:rPr>
        <w:t>nd</w:t>
      </w:r>
      <w:r>
        <w:t xml:space="preserve"> stream:</w:t>
      </w:r>
    </w:p>
    <w:p w:rsidR="000966AD" w:rsidRDefault="000966AD" w:rsidP="008D7FF2">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PlaybackOutChannel</w:t>
      </w:r>
      <w:proofErr w:type="spellEnd"/>
      <w:proofErr w:type="gramStart"/>
      <w:r>
        <w:t>",index</w:t>
      </w:r>
      <w:proofErr w:type="gramEnd"/>
      <w:r>
        <w:t>=1 2</w:t>
      </w:r>
    </w:p>
    <w:p w:rsidR="000966AD" w:rsidRDefault="000966AD" w:rsidP="008D7FF2">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=1 44100</w:t>
      </w:r>
    </w:p>
    <w:p w:rsidR="00CC02B2" w:rsidRDefault="000966AD" w:rsidP="008D7FF2">
      <w:pPr>
        <w:spacing w:after="0" w:line="240" w:lineRule="auto"/>
        <w:ind w:left="1260"/>
      </w:pPr>
      <w:proofErr w:type="spellStart"/>
      <w:r>
        <w:t>aplay</w:t>
      </w:r>
      <w:proofErr w:type="spellEnd"/>
      <w:r>
        <w:t xml:space="preserve"> -D plughw:0,1</w:t>
      </w:r>
      <w:r w:rsidR="00320366">
        <w:t>,0 –c2 -r48000 -fS16_LE thetest_FULL</w:t>
      </w:r>
      <w:r w:rsidR="00BC3F2E">
        <w:t>2</w:t>
      </w:r>
      <w:r w:rsidR="00320366">
        <w:t>_s</w:t>
      </w:r>
      <w:r>
        <w:t>_48000_16.pcm</w:t>
      </w:r>
    </w:p>
    <w:p w:rsidR="000966AD" w:rsidRDefault="000966AD" w:rsidP="008D7FF2">
      <w:pPr>
        <w:spacing w:after="0" w:line="240" w:lineRule="auto"/>
        <w:ind w:left="1260"/>
      </w:pPr>
    </w:p>
    <w:p w:rsidR="000966AD" w:rsidRDefault="000966AD" w:rsidP="000966AD">
      <w:pPr>
        <w:pStyle w:val="4"/>
      </w:pPr>
      <w:r>
        <w:t>Mix 3 playback stream</w:t>
      </w:r>
    </w:p>
    <w:p w:rsidR="000966AD" w:rsidRDefault="000966AD" w:rsidP="000966AD">
      <w:r>
        <w:rPr>
          <w:noProof/>
        </w:rPr>
        <mc:AlternateContent>
          <mc:Choice Requires="wpg">
            <w:drawing>
              <wp:anchor distT="0" distB="0" distL="114300" distR="114300" simplePos="0" relativeHeight="251663360" behindDoc="0" locked="0" layoutInCell="1" allowOverlap="1" wp14:anchorId="08541D24" wp14:editId="1DEE9B1D">
                <wp:simplePos x="0" y="0"/>
                <wp:positionH relativeFrom="column">
                  <wp:posOffset>0</wp:posOffset>
                </wp:positionH>
                <wp:positionV relativeFrom="paragraph">
                  <wp:posOffset>274955</wp:posOffset>
                </wp:positionV>
                <wp:extent cx="5210175" cy="2134235"/>
                <wp:effectExtent l="0" t="0" r="123825" b="94615"/>
                <wp:wrapTopAndBottom/>
                <wp:docPr id="148" name="Group 148"/>
                <wp:cNvGraphicFramePr/>
                <a:graphic xmlns:a="http://schemas.openxmlformats.org/drawingml/2006/main">
                  <a:graphicData uri="http://schemas.microsoft.com/office/word/2010/wordprocessingGroup">
                    <wpg:wgp>
                      <wpg:cNvGrpSpPr/>
                      <wpg:grpSpPr>
                        <a:xfrm>
                          <a:off x="0" y="0"/>
                          <a:ext cx="5210175" cy="2134235"/>
                          <a:chOff x="0" y="0"/>
                          <a:chExt cx="5210175" cy="2134235"/>
                        </a:xfrm>
                      </wpg:grpSpPr>
                      <wps:wsp>
                        <wps:cNvPr id="149"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50" name="Rectangle 150"/>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SSI</w:t>
                              </w:r>
                            </w:p>
                          </w:txbxContent>
                        </wps:txbx>
                        <wps:bodyPr rot="0" vert="horz" wrap="square" lIns="70209" tIns="8401" rIns="70209" bIns="8401" anchor="ctr" anchorCtr="0" upright="1">
                          <a:noAutofit/>
                        </wps:bodyPr>
                      </wps:wsp>
                      <wps:wsp>
                        <wps:cNvPr id="151" name="Straight Arrow Connector 151"/>
                        <wps:cNvCnPr/>
                        <wps:spPr>
                          <a:xfrm>
                            <a:off x="4425950" y="10541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52" name="Group 152"/>
                        <wpg:cNvGrpSpPr/>
                        <wpg:grpSpPr>
                          <a:xfrm>
                            <a:off x="0" y="0"/>
                            <a:ext cx="4120896" cy="2134235"/>
                            <a:chOff x="0" y="0"/>
                            <a:chExt cx="4120896" cy="2134235"/>
                          </a:xfrm>
                        </wpg:grpSpPr>
                        <wps:wsp>
                          <wps:cNvPr id="153" name="Straight Arrow Connector 153"/>
                          <wps:cNvCnPr/>
                          <wps:spPr>
                            <a:xfrm>
                              <a:off x="3473450" y="1028700"/>
                              <a:ext cx="54864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54" name="Group 154"/>
                          <wpg:cNvGrpSpPr/>
                          <wpg:grpSpPr>
                            <a:xfrm>
                              <a:off x="0" y="0"/>
                              <a:ext cx="4120896" cy="2134235"/>
                              <a:chOff x="0" y="0"/>
                              <a:chExt cx="4120896" cy="2134235"/>
                            </a:xfrm>
                          </wpg:grpSpPr>
                          <wps:wsp>
                            <wps:cNvPr id="155" name="Rectangle 155"/>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MIX</w:t>
                                  </w:r>
                                </w:p>
                              </w:txbxContent>
                            </wps:txbx>
                            <wps:bodyPr rot="0" vert="horz" wrap="square" lIns="70209" tIns="8401" rIns="70209" bIns="8401" anchor="ctr" anchorCtr="0" upright="1">
                              <a:noAutofit/>
                            </wps:bodyPr>
                          </wps:wsp>
                          <wpg:grpSp>
                            <wpg:cNvPr id="156" name="Group 156"/>
                            <wpg:cNvGrpSpPr/>
                            <wpg:grpSpPr>
                              <a:xfrm>
                                <a:off x="0" y="0"/>
                                <a:ext cx="4120896" cy="2134235"/>
                                <a:chOff x="0" y="0"/>
                                <a:chExt cx="4120896" cy="2134235"/>
                              </a:xfrm>
                            </wpg:grpSpPr>
                            <wpg:grpSp>
                              <wpg:cNvPr id="157" name="Group 157"/>
                              <wpg:cNvGrpSpPr/>
                              <wpg:grpSpPr>
                                <a:xfrm>
                                  <a:off x="0" y="0"/>
                                  <a:ext cx="4120896" cy="2102093"/>
                                  <a:chOff x="0" y="0"/>
                                  <a:chExt cx="4120896" cy="2102093"/>
                                </a:xfrm>
                              </wpg:grpSpPr>
                              <wps:wsp>
                                <wps:cNvPr id="158" name="Straight Arrow Connector 158"/>
                                <wps:cNvCnPr/>
                                <wps:spPr>
                                  <a:xfrm>
                                    <a:off x="2051050" y="2095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59" name="AutoShape 8"/>
                                <wps:cNvSpPr>
                                  <a:spLocks noChangeArrowheads="1"/>
                                </wps:cNvSpPr>
                                <wps:spPr bwMode="auto">
                                  <a:xfrm>
                                    <a:off x="0" y="0"/>
                                    <a:ext cx="1227455" cy="385191"/>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160" name="Rectangle 160"/>
                                <wps:cNvSpPr>
                                  <a:spLocks noChangeArrowheads="1"/>
                                </wps:cNvSpPr>
                                <wps:spPr bwMode="auto">
                                  <a:xfrm>
                                    <a:off x="17145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DC641E">
                                      <w:pPr>
                                        <w:pStyle w:val="af0"/>
                                        <w:ind w:right="-48"/>
                                        <w:jc w:val="center"/>
                                      </w:pPr>
                                      <w:r>
                                        <w:rPr>
                                          <w:rFonts w:cs="Arial"/>
                                          <w:szCs w:val="18"/>
                                        </w:rPr>
                                        <w:t>SRC</w:t>
                                      </w:r>
                                    </w:p>
                                  </w:txbxContent>
                                </wps:txbx>
                                <wps:bodyPr rot="0" vert="horz" wrap="square" lIns="70209" tIns="8401" rIns="70209" bIns="8401" anchor="ctr" anchorCtr="0" upright="1">
                                  <a:noAutofit/>
                                </wps:bodyPr>
                              </wps:wsp>
                              <wps:wsp>
                                <wps:cNvPr id="161" name="Rectangle 161"/>
                                <wps:cNvSpPr>
                                  <a:spLocks noChangeArrowheads="1"/>
                                </wps:cNvSpPr>
                                <wps:spPr bwMode="auto">
                                  <a:xfrm>
                                    <a:off x="231775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162" name="Text Box 19"/>
                                <wps:cNvSpPr txBox="1">
                                  <a:spLocks noChangeArrowheads="1"/>
                                </wps:cNvSpPr>
                                <wps:spPr bwMode="auto">
                                  <a:xfrm>
                                    <a:off x="1171829" y="1012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65" name="Elbow Connector 165"/>
                                <wps:cNvCnPr/>
                                <wps:spPr>
                                  <a:xfrm>
                                    <a:off x="2711450" y="196850"/>
                                    <a:ext cx="447040" cy="693420"/>
                                  </a:xfrm>
                                  <a:prstGeom prst="bentConnector3">
                                    <a:avLst>
                                      <a:gd name="adj1" fmla="val 7456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6" name="Text Box 19"/>
                                <wps:cNvSpPr txBox="1">
                                  <a:spLocks noChangeArrowheads="1"/>
                                </wps:cNvSpPr>
                                <wps:spPr bwMode="auto">
                                  <a:xfrm>
                                    <a:off x="1209929" y="9013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79" name="Text Box 19"/>
                                <wps:cNvSpPr txBox="1">
                                  <a:spLocks noChangeArrowheads="1"/>
                                </wps:cNvSpPr>
                                <wps:spPr bwMode="auto">
                                  <a:xfrm>
                                    <a:off x="1203579" y="179626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82" name="Text Box 19"/>
                                <wps:cNvSpPr txBox="1">
                                  <a:spLocks noChangeArrowheads="1"/>
                                </wps:cNvSpPr>
                                <wps:spPr bwMode="auto">
                                  <a:xfrm>
                                    <a:off x="3565525" y="92250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g:grpSp>
                            <wps:wsp>
                              <wps:cNvPr id="216" name="Straight Arrow Connector 216"/>
                              <wps:cNvCnPr/>
                              <wps:spPr>
                                <a:xfrm>
                                  <a:off x="2051050" y="19177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18" name="Group 218"/>
                              <wpg:cNvGrpSpPr/>
                              <wpg:grpSpPr>
                                <a:xfrm>
                                  <a:off x="12700" y="1193800"/>
                                  <a:ext cx="3152140" cy="940435"/>
                                  <a:chOff x="0" y="0"/>
                                  <a:chExt cx="3152140" cy="940435"/>
                                </a:xfrm>
                              </wpg:grpSpPr>
                              <wps:wsp>
                                <wps:cNvPr id="219" name="Straight Arrow Connector 219"/>
                                <wps:cNvCnPr/>
                                <wps:spPr>
                                  <a:xfrm>
                                    <a:off x="1181100" y="7239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0"/>
                                    <a:ext cx="3152140" cy="940435"/>
                                    <a:chOff x="0" y="0"/>
                                    <a:chExt cx="3152140" cy="940435"/>
                                  </a:xfrm>
                                </wpg:grpSpPr>
                                <wps:wsp>
                                  <wps:cNvPr id="221" name="AutoShape 8"/>
                                  <wps:cNvSpPr>
                                    <a:spLocks noChangeArrowheads="1"/>
                                  </wps:cNvSpPr>
                                  <wps:spPr bwMode="auto">
                                    <a:xfrm>
                                      <a:off x="0" y="53340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222" name="Elbow Connector 222"/>
                                  <wps:cNvCnPr/>
                                  <wps:spPr>
                                    <a:xfrm flipV="1">
                                      <a:off x="2698750" y="0"/>
                                      <a:ext cx="453390" cy="689610"/>
                                    </a:xfrm>
                                    <a:prstGeom prst="bentConnector3">
                                      <a:avLst>
                                        <a:gd name="adj1" fmla="val 7294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angle 223"/>
                                  <wps:cNvSpPr>
                                    <a:spLocks noChangeArrowheads="1"/>
                                  </wps:cNvSpPr>
                                  <wps:spPr bwMode="auto">
                                    <a:xfrm>
                                      <a:off x="1714500" y="5270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260" name="Rectangle 260"/>
                                  <wps:cNvSpPr>
                                    <a:spLocks noChangeArrowheads="1"/>
                                  </wps:cNvSpPr>
                                  <wps:spPr bwMode="auto">
                                    <a:xfrm>
                                      <a:off x="2298700" y="5334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g:grpSp>
                            <wpg:grpSp>
                              <wpg:cNvPr id="261" name="Group 261"/>
                              <wpg:cNvGrpSpPr/>
                              <wpg:grpSpPr>
                                <a:xfrm>
                                  <a:off x="12700" y="203518"/>
                                  <a:ext cx="3149600" cy="1062672"/>
                                  <a:chOff x="12700" y="-261788"/>
                                  <a:chExt cx="3149600" cy="1062672"/>
                                </a:xfrm>
                              </wpg:grpSpPr>
                              <wps:wsp>
                                <wps:cNvPr id="262" name="Straight Arrow Connector 262"/>
                                <wps:cNvCnPr/>
                                <wps:spPr>
                                  <a:xfrm>
                                    <a:off x="1225550" y="554355"/>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12700" y="393849"/>
                                    <a:ext cx="3149600" cy="407035"/>
                                    <a:chOff x="12700" y="306705"/>
                                    <a:chExt cx="3149600" cy="407035"/>
                                  </a:xfrm>
                                </wpg:grpSpPr>
                                <wps:wsp>
                                  <wps:cNvPr id="264" name="Straight Arrow Connector 264"/>
                                  <wps:cNvCnPr/>
                                  <wps:spPr>
                                    <a:xfrm>
                                      <a:off x="2063750" y="509905"/>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5" name="Rectangle 265"/>
                                  <wps:cNvSpPr>
                                    <a:spLocks noChangeArrowheads="1"/>
                                  </wps:cNvSpPr>
                                  <wps:spPr bwMode="auto">
                                    <a:xfrm>
                                      <a:off x="1739900" y="306705"/>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266" name="Rectangle 266"/>
                                  <wps:cNvSpPr>
                                    <a:spLocks noChangeArrowheads="1"/>
                                  </wps:cNvSpPr>
                                  <wps:spPr bwMode="auto">
                                    <a:xfrm>
                                      <a:off x="2324100" y="306705"/>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267" name="AutoShape 8"/>
                                  <wps:cNvSpPr>
                                    <a:spLocks noChangeArrowheads="1"/>
                                  </wps:cNvSpPr>
                                  <wps:spPr bwMode="auto">
                                    <a:xfrm>
                                      <a:off x="12700" y="325755"/>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331" name="Straight Arrow Connector 331"/>
                                  <wps:cNvCnPr>
                                    <a:endCxn id="155" idx="1"/>
                                  </wps:cNvCnPr>
                                  <wps:spPr>
                                    <a:xfrm flipV="1">
                                      <a:off x="2736850" y="501968"/>
                                      <a:ext cx="425450" cy="79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70" name="Straight Arrow Connector 270"/>
                                <wps:cNvCnPr/>
                                <wps:spPr>
                                  <a:xfrm flipV="1">
                                    <a:off x="1227455" y="-261788"/>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08541D24" id="Group 148" o:spid="_x0000_s1176" style="position:absolute;margin-left:0;margin-top:21.65pt;width:410.25pt;height:168.05pt;z-index:251663360;mso-position-horizontal-relative:text;mso-position-vertical-relative:text" coordsize="52101,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">
                <v:shape id="Sound" o:spid="_x0000_s1177"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150" o:spid="_x0000_s1178"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" fillcolor="#f2f2f2">
                  <v:shadow on="t" opacity=".5" offset="6pt,6pt"/>
                  <v:textbox inset="1.95025mm,.23336mm,1.95025mm,.23336mm">
                    <w:txbxContent>
                      <w:p w:rsidR="00C31E80" w:rsidRPr="00B6004C" w:rsidRDefault="00C31E80" w:rsidP="000966AD">
                        <w:pPr>
                          <w:pStyle w:val="af0"/>
                          <w:ind w:right="-48"/>
                        </w:pPr>
                        <w:r>
                          <w:rPr>
                            <w:rFonts w:cs="Arial"/>
                            <w:szCs w:val="18"/>
                          </w:rPr>
                          <w:t>SSI</w:t>
                        </w:r>
                      </w:p>
                    </w:txbxContent>
                  </v:textbox>
                </v:rect>
                <v:shape id="Straight Arrow Connector 151" o:spid="_x0000_s1179"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" strokecolor="#5b9bd5 [3204]" strokeweight="1.5pt">
                  <v:stroke endarrow="block" joinstyle="miter"/>
                </v:shape>
                <v:group id="Group 152" o:spid="_x0000_s1180"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Straight Arrow Connector 153" o:spid="_x0000_s1181"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" strokecolor="#5b9bd5 [3204]" strokeweight="1.5pt">
                    <v:stroke endarrow="block" joinstyle="miter"/>
                  </v:shape>
                  <v:group id="Group 154" o:spid="_x0000_s1182"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55" o:spid="_x0000_s1183"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" fillcolor="#f2f2f2">
                      <v:shadow on="t" opacity=".5" offset="6pt,6pt"/>
                      <v:textbox inset="1.95025mm,.23336mm,1.95025mm,.23336mm">
                        <w:txbxContent>
                          <w:p w:rsidR="00C31E80" w:rsidRPr="00B6004C" w:rsidRDefault="00C31E80" w:rsidP="000966AD">
                            <w:pPr>
                              <w:pStyle w:val="af0"/>
                              <w:ind w:right="-48"/>
                            </w:pPr>
                            <w:r>
                              <w:rPr>
                                <w:rFonts w:cs="Arial"/>
                                <w:szCs w:val="18"/>
                              </w:rPr>
                              <w:t>MIX</w:t>
                            </w:r>
                          </w:p>
                        </w:txbxContent>
                      </v:textbox>
                    </v:rect>
                    <v:group id="Group 156" o:spid="_x0000_s1184"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7" o:spid="_x0000_s1185" style="position:absolute;width:41208;height:21020" coordsize="41208,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Straight Arrow Connector 158" o:spid="_x0000_s1186" type="#_x0000_t32" style="position:absolute;left:20510;top:2095;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" strokecolor="#5b9bd5 [3204]" strokeweight="1.5pt">
                          <v:stroke endarrow="block" joinstyle="miter"/>
                        </v:shape>
                        <v:shape id="AutoShape 8" o:spid="_x0000_s1187" type="#_x0000_t112" style="position:absolute;width:12274;height:38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rect id="Rectangle 160" o:spid="_x0000_s1188" style="position:absolute;left:17145;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" fillcolor="#f2f2f2">
                          <v:shadow on="t" opacity=".5" offset="6pt,6pt"/>
                          <v:textbox inset="1.95025mm,.23336mm,1.95025mm,.23336mm">
                            <w:txbxContent>
                              <w:p w:rsidR="00C31E80" w:rsidRPr="00B6004C" w:rsidRDefault="00C31E80" w:rsidP="00DC641E">
                                <w:pPr>
                                  <w:pStyle w:val="af0"/>
                                  <w:ind w:right="-48"/>
                                  <w:jc w:val="center"/>
                                </w:pPr>
                                <w:r>
                                  <w:rPr>
                                    <w:rFonts w:cs="Arial"/>
                                    <w:szCs w:val="18"/>
                                  </w:rPr>
                                  <w:t>SRC</w:t>
                                </w:r>
                              </w:p>
                            </w:txbxContent>
                          </v:textbox>
                        </v:rect>
                        <v:rect id="Rectangle 161" o:spid="_x0000_s1189" style="position:absolute;left:2317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shape id="Text Box 19" o:spid="_x0000_s1190" type="#_x0000_t202" style="position:absolute;left:11718;top:101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Elbow Connector 165" o:spid="_x0000_s1191" type="#_x0000_t34" style="position:absolute;left:27114;top:1968;width:4470;height:6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" adj="16106" strokecolor="#5b9bd5 [3204]" strokeweight="1.5pt">
                          <v:stroke endarrow="block"/>
                        </v:shape>
                        <v:shape id="Text Box 19" o:spid="_x0000_s1192" type="#_x0000_t202" style="position:absolute;left:12099;top:9013;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193" type="#_x0000_t202" style="position:absolute;left:12035;top:1796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194" type="#_x0000_t202" style="position:absolute;left:35655;top:9225;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" filled="f" stroked="f">
                          <v:textbox inset="1.95025mm,.23336mm,1.95025mm,.23336mm">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v:textbox>
                        </v:shape>
                      </v:group>
                      <v:shape id="Straight Arrow Connector 216" o:spid="_x0000_s1195" type="#_x0000_t32" style="position:absolute;left:20510;top:19177;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" strokecolor="#5b9bd5 [3204]" strokeweight="1.5pt">
                        <v:stroke endarrow="block" joinstyle="miter"/>
                      </v:shape>
                      <v:group id="Group 218" o:spid="_x0000_s1196" style="position:absolute;left:127;top:11938;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Straight Arrow Connector 219" o:spid="_x0000_s1197" type="#_x0000_t32" style="position:absolute;left:11811;top:723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" strokecolor="#5b9bd5 [3204]" strokeweight="1.5pt">
                          <v:stroke endarrow="block" joinstyle="miter"/>
                        </v:shape>
                        <v:group id="Group 220" o:spid="_x0000_s1198" style="position:absolute;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AutoShape 8" o:spid="_x0000_s1199" type="#_x0000_t112" style="position:absolute;top:5334;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shape id="Elbow Connector 222" o:spid="_x0000_s1200" type="#_x0000_t34" style="position:absolute;left:26987;width:4534;height:6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" adj="15756" strokecolor="#5b9bd5 [3204]" strokeweight="1.5pt">
                            <v:stroke endarrow="block"/>
                          </v:shape>
                          <v:rect id="Rectangle 223" o:spid="_x0000_s1201" style="position:absolute;left:17145;top:5270;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260" o:spid="_x0000_s1202" style="position:absolute;left:22987;top:533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group>
                      </v:group>
                      <v:group id="Group 261" o:spid="_x0000_s1203" style="position:absolute;left:127;top:2035;width:31496;height:10626" coordorigin="127,-2617" coordsize="31496,1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204" type="#_x0000_t32" style="position:absolute;left:12255;top:5543;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" strokecolor="#5b9bd5 [3204]" strokeweight="1.5pt">
                          <v:stroke endarrow="block" joinstyle="miter"/>
                        </v:shape>
                        <v:group id="Group 263" o:spid="_x0000_s1205" style="position:absolute;left:127;top:3938;width:31496;height:4070" coordorigin="127,3067" coordsize="31496,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Straight Arrow Connector 264" o:spid="_x0000_s1206" type="#_x0000_t32" style="position:absolute;left:20637;top:5099;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" strokecolor="#5b9bd5 [3204]" strokeweight="1.5pt">
                            <v:stroke endarrow="block" joinstyle="miter"/>
                          </v:shape>
                          <v:rect id="Rectangle 265" o:spid="_x0000_s1207" style="position:absolute;left:17399;top:306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266" o:spid="_x0000_s1208" style="position:absolute;left:23241;top:306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shape id="AutoShape 8" o:spid="_x0000_s1209" type="#_x0000_t112" style="position:absolute;left:127;top:3257;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shape id="Straight Arrow Connector 331" o:spid="_x0000_s1210" type="#_x0000_t32" style="position:absolute;left:27368;top:5019;width:425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" strokecolor="#5b9bd5 [3204]" strokeweight="1.5pt">
                            <v:stroke endarrow="block" joinstyle="miter"/>
                          </v:shape>
                        </v:group>
                        <v:shape id="Straight Arrow Connector 270" o:spid="_x0000_s1211" type="#_x0000_t32" style="position:absolute;left:12274;top:-2617;width:4797;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" strokecolor="#5b9bd5 [3204]" strokeweight="1.5pt">
                          <v:stroke endarrow="block" joinstyle="miter"/>
                        </v:shape>
                      </v:group>
                    </v:group>
                  </v:group>
                </v:group>
                <w10:wrap type="topAndBottom"/>
              </v:group>
            </w:pict>
          </mc:Fallback>
        </mc:AlternateContent>
      </w:r>
    </w:p>
    <w:p w:rsidR="000966AD" w:rsidRDefault="000966AD" w:rsidP="000966AD"/>
    <w:p w:rsidR="000966AD" w:rsidRDefault="004051A1" w:rsidP="004051A1">
      <w:pPr>
        <w:pStyle w:val="a4"/>
      </w:pPr>
      <w:bookmarkStart w:id="572" w:name="_Toc530588390"/>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3</w:t>
      </w:r>
      <w:r w:rsidR="0086327A">
        <w:rPr>
          <w:noProof/>
        </w:rPr>
        <w:fldChar w:fldCharType="end"/>
      </w:r>
      <w:r>
        <w:t xml:space="preserve"> </w:t>
      </w:r>
      <w:r w:rsidR="000966AD">
        <w:t>Data path when mixing 3 streams</w:t>
      </w:r>
      <w:bookmarkEnd w:id="572"/>
    </w:p>
    <w:p w:rsidR="000966AD" w:rsidRDefault="000966AD" w:rsidP="00042314">
      <w:pPr>
        <w:pStyle w:val="a3"/>
        <w:numPr>
          <w:ilvl w:val="0"/>
          <w:numId w:val="18"/>
        </w:numPr>
      </w:pPr>
      <w:r>
        <w:t>User setting</w:t>
      </w:r>
    </w:p>
    <w:p w:rsidR="00042314" w:rsidRDefault="00042314" w:rsidP="00CC02B2">
      <w:pPr>
        <w:pStyle w:val="a3"/>
        <w:numPr>
          <w:ilvl w:val="0"/>
          <w:numId w:val="17"/>
        </w:numPr>
        <w:spacing w:after="0" w:line="240" w:lineRule="auto"/>
        <w:ind w:left="900" w:hanging="180"/>
      </w:pPr>
      <w:r>
        <w:t>Playback 1</w:t>
      </w:r>
      <w:r w:rsidRPr="00042314">
        <w:rPr>
          <w:vertAlign w:val="superscript"/>
        </w:rPr>
        <w:t>st</w:t>
      </w:r>
      <w:r>
        <w:t xml:space="preserve"> stream:</w:t>
      </w:r>
    </w:p>
    <w:p w:rsidR="000966AD" w:rsidRDefault="00042314" w:rsidP="00CC02B2">
      <w:pPr>
        <w:spacing w:after="0" w:line="240" w:lineRule="auto"/>
        <w:ind w:left="1260"/>
      </w:pPr>
      <w:proofErr w:type="spellStart"/>
      <w:r>
        <w:t>aplay</w:t>
      </w:r>
      <w:proofErr w:type="spellEnd"/>
      <w:r>
        <w:t xml:space="preserve"> -D plughw:0,0,0 –c2</w:t>
      </w:r>
      <w:r w:rsidR="00C25571">
        <w:t xml:space="preserve"> -r441</w:t>
      </w:r>
      <w:r>
        <w:t>00 -fS16_LE thetest_FULL</w:t>
      </w:r>
      <w:r w:rsidR="00236067">
        <w:t>1</w:t>
      </w:r>
      <w:r>
        <w:t>_s</w:t>
      </w:r>
      <w:r w:rsidR="00C25571">
        <w:t>_441</w:t>
      </w:r>
      <w:r w:rsidR="000966AD">
        <w:t>00_16.pcm</w:t>
      </w:r>
    </w:p>
    <w:p w:rsidR="00042314" w:rsidRDefault="00042314" w:rsidP="00CC02B2">
      <w:pPr>
        <w:pStyle w:val="a3"/>
        <w:numPr>
          <w:ilvl w:val="0"/>
          <w:numId w:val="17"/>
        </w:numPr>
        <w:spacing w:after="0" w:line="240" w:lineRule="auto"/>
        <w:ind w:left="900" w:hanging="180"/>
      </w:pPr>
      <w:r>
        <w:t>Playback 2</w:t>
      </w:r>
      <w:r w:rsidRPr="00CC02B2">
        <w:rPr>
          <w:vertAlign w:val="superscript"/>
        </w:rPr>
        <w:t>nd</w:t>
      </w:r>
      <w:r>
        <w:t xml:space="preserve"> stream:</w:t>
      </w:r>
    </w:p>
    <w:p w:rsidR="000966AD" w:rsidRDefault="000966AD" w:rsidP="00CC02B2">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=1 44100</w:t>
      </w:r>
    </w:p>
    <w:p w:rsidR="000966AD" w:rsidRDefault="000966AD" w:rsidP="00CC02B2">
      <w:pPr>
        <w:spacing w:after="0" w:line="240" w:lineRule="auto"/>
        <w:ind w:left="1260"/>
      </w:pPr>
      <w:proofErr w:type="spellStart"/>
      <w:r>
        <w:t>aplay</w:t>
      </w:r>
      <w:proofErr w:type="spellEnd"/>
      <w:r>
        <w:t xml:space="preserve"> -D plughw:0,1</w:t>
      </w:r>
      <w:r w:rsidR="00236067">
        <w:t>,0 –c2</w:t>
      </w:r>
      <w:r w:rsidR="00042314">
        <w:t xml:space="preserve"> -r48000 -fS16_LE thetest_FULL</w:t>
      </w:r>
      <w:r w:rsidR="00236067">
        <w:t>2</w:t>
      </w:r>
      <w:r w:rsidR="00042314">
        <w:t>_s</w:t>
      </w:r>
      <w:r>
        <w:t>_48000_16.pcm</w:t>
      </w:r>
    </w:p>
    <w:p w:rsidR="00042314" w:rsidRDefault="00042314" w:rsidP="00CC02B2">
      <w:pPr>
        <w:pStyle w:val="a3"/>
        <w:numPr>
          <w:ilvl w:val="0"/>
          <w:numId w:val="17"/>
        </w:numPr>
        <w:spacing w:after="0" w:line="240" w:lineRule="auto"/>
        <w:ind w:left="900" w:hanging="180"/>
      </w:pPr>
      <w:r>
        <w:t>Playback 3</w:t>
      </w:r>
      <w:r w:rsidRPr="00CC02B2">
        <w:rPr>
          <w:vertAlign w:val="superscript"/>
        </w:rPr>
        <w:t>rd</w:t>
      </w:r>
      <w:r>
        <w:t xml:space="preserve"> stream:</w:t>
      </w:r>
    </w:p>
    <w:p w:rsidR="000966AD" w:rsidRDefault="00042314" w:rsidP="00CC02B2">
      <w:pPr>
        <w:spacing w:after="0" w:line="240" w:lineRule="auto"/>
        <w:ind w:left="1260"/>
      </w:pPr>
      <w:proofErr w:type="spellStart"/>
      <w:r>
        <w:t>a</w:t>
      </w:r>
      <w:r w:rsidR="000966AD">
        <w:t>mixer</w:t>
      </w:r>
      <w:proofErr w:type="spellEnd"/>
      <w:r w:rsidR="000966AD">
        <w:t xml:space="preserve"> -c 0 </w:t>
      </w:r>
      <w:proofErr w:type="spellStart"/>
      <w:r w:rsidR="000966AD">
        <w:t>cset</w:t>
      </w:r>
      <w:proofErr w:type="spellEnd"/>
      <w:r w:rsidR="000966AD">
        <w:t xml:space="preserve"> name="</w:t>
      </w:r>
      <w:proofErr w:type="spellStart"/>
      <w:r w:rsidR="000966AD">
        <w:t>PlaybackOutRate</w:t>
      </w:r>
      <w:proofErr w:type="spellEnd"/>
      <w:proofErr w:type="gramStart"/>
      <w:r w:rsidR="000966AD">
        <w:t>",index</w:t>
      </w:r>
      <w:proofErr w:type="gramEnd"/>
      <w:r w:rsidR="000966AD">
        <w:t>=2 44100</w:t>
      </w:r>
    </w:p>
    <w:p w:rsidR="000966AD" w:rsidRDefault="00236067" w:rsidP="00CC02B2">
      <w:pPr>
        <w:spacing w:after="0" w:line="240" w:lineRule="auto"/>
        <w:ind w:left="1260"/>
      </w:pPr>
      <w:proofErr w:type="spellStart"/>
      <w:r>
        <w:t>aplay</w:t>
      </w:r>
      <w:proofErr w:type="spellEnd"/>
      <w:r>
        <w:t xml:space="preserve"> -D plughw:0,2,0 –c2</w:t>
      </w:r>
      <w:r w:rsidR="00042314">
        <w:t xml:space="preserve"> -r32000 -fS16_LE thetest_FULL</w:t>
      </w:r>
      <w:r>
        <w:t>3</w:t>
      </w:r>
      <w:r w:rsidR="00042314">
        <w:t>_s</w:t>
      </w:r>
      <w:r w:rsidR="000966AD">
        <w:t>_32000_16.pcm</w:t>
      </w:r>
    </w:p>
    <w:p w:rsidR="00A753D7" w:rsidRDefault="00A753D7">
      <w:r>
        <w:br w:type="page"/>
      </w:r>
    </w:p>
    <w:p w:rsidR="000966AD" w:rsidRPr="00AC06E5" w:rsidRDefault="000966AD" w:rsidP="000966AD"/>
    <w:p w:rsidR="000966AD" w:rsidRPr="00AC06E5" w:rsidRDefault="000966AD" w:rsidP="000966AD">
      <w:pPr>
        <w:pStyle w:val="4"/>
      </w:pPr>
      <w:r>
        <w:t>Mix 4 playback stream</w:t>
      </w:r>
    </w:p>
    <w:p w:rsidR="000966AD" w:rsidRPr="00081CB8" w:rsidRDefault="000966AD" w:rsidP="000966AD">
      <w:r>
        <w:rPr>
          <w:noProof/>
        </w:rPr>
        <mc:AlternateContent>
          <mc:Choice Requires="wpg">
            <w:drawing>
              <wp:anchor distT="0" distB="0" distL="114300" distR="114300" simplePos="0" relativeHeight="251661312" behindDoc="0" locked="0" layoutInCell="1" allowOverlap="1" wp14:anchorId="65C16161" wp14:editId="46C1A8C5">
                <wp:simplePos x="0" y="0"/>
                <wp:positionH relativeFrom="column">
                  <wp:posOffset>444500</wp:posOffset>
                </wp:positionH>
                <wp:positionV relativeFrom="paragraph">
                  <wp:posOffset>292735</wp:posOffset>
                </wp:positionV>
                <wp:extent cx="5210175" cy="2134235"/>
                <wp:effectExtent l="0" t="0" r="123825" b="94615"/>
                <wp:wrapTopAndBottom/>
                <wp:docPr id="459" name="Group 459"/>
                <wp:cNvGraphicFramePr/>
                <a:graphic xmlns:a="http://schemas.openxmlformats.org/drawingml/2006/main">
                  <a:graphicData uri="http://schemas.microsoft.com/office/word/2010/wordprocessingGroup">
                    <wpg:wgp>
                      <wpg:cNvGrpSpPr/>
                      <wpg:grpSpPr>
                        <a:xfrm>
                          <a:off x="0" y="0"/>
                          <a:ext cx="5210175" cy="2134235"/>
                          <a:chOff x="0" y="0"/>
                          <a:chExt cx="5210175" cy="2134235"/>
                        </a:xfrm>
                      </wpg:grpSpPr>
                      <wps:wsp>
                        <wps:cNvPr id="590"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589" name="Rectangle 589"/>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SSI</w:t>
                              </w:r>
                            </w:p>
                          </w:txbxContent>
                        </wps:txbx>
                        <wps:bodyPr rot="0" vert="horz" wrap="square" lIns="70209" tIns="8401" rIns="70209" bIns="8401" anchor="ctr" anchorCtr="0" upright="1">
                          <a:noAutofit/>
                        </wps:bodyPr>
                      </wps:wsp>
                      <wps:wsp>
                        <wps:cNvPr id="599" name="Straight Arrow Connector 599"/>
                        <wps:cNvCnPr/>
                        <wps:spPr>
                          <a:xfrm>
                            <a:off x="4425950" y="10541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7" name="Group 457"/>
                        <wpg:cNvGrpSpPr/>
                        <wpg:grpSpPr>
                          <a:xfrm>
                            <a:off x="0" y="0"/>
                            <a:ext cx="4082796" cy="2134235"/>
                            <a:chOff x="0" y="0"/>
                            <a:chExt cx="4082796" cy="2134235"/>
                          </a:xfrm>
                        </wpg:grpSpPr>
                        <wps:wsp>
                          <wps:cNvPr id="597" name="Straight Arrow Connector 597"/>
                          <wps:cNvCnPr/>
                          <wps:spPr>
                            <a:xfrm>
                              <a:off x="3473450" y="1028700"/>
                              <a:ext cx="54864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6" name="Group 456"/>
                          <wpg:cNvGrpSpPr/>
                          <wpg:grpSpPr>
                            <a:xfrm>
                              <a:off x="0" y="0"/>
                              <a:ext cx="4082796" cy="2134235"/>
                              <a:chOff x="0" y="0"/>
                              <a:chExt cx="4082796" cy="2134235"/>
                            </a:xfrm>
                          </wpg:grpSpPr>
                          <wps:wsp>
                            <wps:cNvPr id="591" name="Rectangle 591"/>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MIX</w:t>
                                  </w:r>
                                </w:p>
                              </w:txbxContent>
                            </wps:txbx>
                            <wps:bodyPr rot="0" vert="horz" wrap="square" lIns="70209" tIns="8401" rIns="70209" bIns="8401" anchor="ctr" anchorCtr="0" upright="1">
                              <a:noAutofit/>
                            </wps:bodyPr>
                          </wps:wsp>
                          <wpg:grpSp>
                            <wpg:cNvPr id="455" name="Group 455"/>
                            <wpg:cNvGrpSpPr/>
                            <wpg:grpSpPr>
                              <a:xfrm>
                                <a:off x="0" y="0"/>
                                <a:ext cx="4082796" cy="2134235"/>
                                <a:chOff x="0" y="0"/>
                                <a:chExt cx="4082796" cy="2134235"/>
                              </a:xfrm>
                            </wpg:grpSpPr>
                            <wpg:grpSp>
                              <wpg:cNvPr id="447" name="Group 447"/>
                              <wpg:cNvGrpSpPr/>
                              <wpg:grpSpPr>
                                <a:xfrm>
                                  <a:off x="0" y="0"/>
                                  <a:ext cx="4082796" cy="2102093"/>
                                  <a:chOff x="0" y="0"/>
                                  <a:chExt cx="4082796" cy="2102093"/>
                                </a:xfrm>
                              </wpg:grpSpPr>
                              <wps:wsp>
                                <wps:cNvPr id="588" name="Straight Arrow Connector 588"/>
                                <wps:cNvCnPr/>
                                <wps:spPr>
                                  <a:xfrm>
                                    <a:off x="2051050" y="2095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85" name="AutoShape 8"/>
                                <wps:cNvSpPr>
                                  <a:spLocks noChangeArrowheads="1"/>
                                </wps:cNvSpPr>
                                <wps:spPr bwMode="auto">
                                  <a:xfrm>
                                    <a:off x="0" y="0"/>
                                    <a:ext cx="1227455" cy="385191"/>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583" name="Rectangle 583"/>
                                <wps:cNvSpPr>
                                  <a:spLocks noChangeArrowheads="1"/>
                                </wps:cNvSpPr>
                                <wps:spPr bwMode="auto">
                                  <a:xfrm>
                                    <a:off x="17145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pStyle w:val="af0"/>
                                        <w:ind w:right="-48"/>
                                      </w:pPr>
                                      <w:r>
                                        <w:rPr>
                                          <w:rFonts w:cs="Arial"/>
                                          <w:szCs w:val="18"/>
                                        </w:rPr>
                                        <w:t>SRC</w:t>
                                      </w:r>
                                    </w:p>
                                  </w:txbxContent>
                                </wps:txbx>
                                <wps:bodyPr rot="0" vert="horz" wrap="square" lIns="70209" tIns="8401" rIns="70209" bIns="8401" anchor="ctr" anchorCtr="0" upright="1">
                                  <a:noAutofit/>
                                </wps:bodyPr>
                              </wps:wsp>
                              <wps:wsp>
                                <wps:cNvPr id="582" name="Rectangle 582"/>
                                <wps:cNvSpPr>
                                  <a:spLocks noChangeArrowheads="1"/>
                                </wps:cNvSpPr>
                                <wps:spPr bwMode="auto">
                                  <a:xfrm>
                                    <a:off x="231775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584" name="Text Box 19"/>
                                <wps:cNvSpPr txBox="1">
                                  <a:spLocks noChangeArrowheads="1"/>
                                </wps:cNvSpPr>
                                <wps:spPr bwMode="auto">
                                  <a:xfrm>
                                    <a:off x="1171829" y="1012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586" name="Elbow Connector 586"/>
                                <wps:cNvCnPr/>
                                <wps:spPr>
                                  <a:xfrm>
                                    <a:off x="2711450" y="196850"/>
                                    <a:ext cx="447040" cy="693420"/>
                                  </a:xfrm>
                                  <a:prstGeom prst="bentConnector3">
                                    <a:avLst>
                                      <a:gd name="adj1" fmla="val 7456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6" name="Text Box 19"/>
                                <wps:cNvSpPr txBox="1">
                                  <a:spLocks noChangeArrowheads="1"/>
                                </wps:cNvSpPr>
                                <wps:spPr bwMode="auto">
                                  <a:xfrm>
                                    <a:off x="1190879" y="6441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7" name="Text Box 19"/>
                                <wps:cNvSpPr txBox="1">
                                  <a:spLocks noChangeArrowheads="1"/>
                                </wps:cNvSpPr>
                                <wps:spPr bwMode="auto">
                                  <a:xfrm>
                                    <a:off x="1203579" y="1234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8" name="Text Box 19"/>
                                <wps:cNvSpPr txBox="1">
                                  <a:spLocks noChangeArrowheads="1"/>
                                </wps:cNvSpPr>
                                <wps:spPr bwMode="auto">
                                  <a:xfrm>
                                    <a:off x="1203579" y="179626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9" name="Text Box 19"/>
                                <wps:cNvSpPr txBox="1">
                                  <a:spLocks noChangeArrowheads="1"/>
                                </wps:cNvSpPr>
                                <wps:spPr bwMode="auto">
                                  <a:xfrm>
                                    <a:off x="3527425" y="917912"/>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g:grpSp>
                            <wpg:grpSp>
                              <wpg:cNvPr id="452" name="Group 452"/>
                              <wpg:cNvGrpSpPr/>
                              <wpg:grpSpPr>
                                <a:xfrm>
                                  <a:off x="12700" y="1098550"/>
                                  <a:ext cx="3149600" cy="819150"/>
                                  <a:chOff x="0" y="0"/>
                                  <a:chExt cx="3149600" cy="819150"/>
                                </a:xfrm>
                              </wpg:grpSpPr>
                              <wpg:grpSp>
                                <wpg:cNvPr id="451" name="Group 451"/>
                                <wpg:cNvGrpSpPr/>
                                <wpg:grpSpPr>
                                  <a:xfrm>
                                    <a:off x="1714500" y="0"/>
                                    <a:ext cx="1435100" cy="819150"/>
                                    <a:chOff x="0" y="0"/>
                                    <a:chExt cx="1435100" cy="819150"/>
                                  </a:xfrm>
                                </wpg:grpSpPr>
                                <wps:wsp>
                                  <wps:cNvPr id="608" name="Straight Arrow Connector 608"/>
                                  <wps:cNvCnPr/>
                                  <wps:spPr>
                                    <a:xfrm>
                                      <a:off x="323850" y="2286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02" name="Elbow Connector 602"/>
                                  <wps:cNvCnPr/>
                                  <wps:spPr>
                                    <a:xfrm flipV="1">
                                      <a:off x="984250" y="0"/>
                                      <a:ext cx="450850" cy="194945"/>
                                    </a:xfrm>
                                    <a:prstGeom prst="bentConnector3">
                                      <a:avLst>
                                        <a:gd name="adj1" fmla="val 5495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04" name="Rectangle 604"/>
                                  <wps:cNvSpPr>
                                    <a:spLocks noChangeArrowheads="1"/>
                                  </wps:cNvSpPr>
                                  <wps:spPr bwMode="auto">
                                    <a:xfrm>
                                      <a:off x="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606" name="Rectangle 606"/>
                                  <wps:cNvSpPr>
                                    <a:spLocks noChangeArrowheads="1"/>
                                  </wps:cNvSpPr>
                                  <wps:spPr bwMode="auto">
                                    <a:xfrm>
                                      <a:off x="58420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DC641E">
                                        <w:pPr>
                                          <w:ind w:right="-48"/>
                                          <w:jc w:val="center"/>
                                          <w:rPr>
                                            <w:sz w:val="18"/>
                                          </w:rPr>
                                        </w:pPr>
                                        <w:r>
                                          <w:rPr>
                                            <w:rFonts w:cs="Arial"/>
                                            <w:sz w:val="18"/>
                                            <w:szCs w:val="18"/>
                                          </w:rPr>
                                          <w:t>CTU</w:t>
                                        </w:r>
                                      </w:p>
                                    </w:txbxContent>
                                  </wps:txbx>
                                  <wps:bodyPr rot="0" vert="horz" wrap="square" lIns="70209" tIns="8401" rIns="70209" bIns="8401" anchor="ctr" anchorCtr="0" upright="1">
                                    <a:noAutofit/>
                                  </wps:bodyPr>
                                </wps:wsp>
                                <wps:wsp>
                                  <wps:cNvPr id="598" name="Straight Arrow Connector 598"/>
                                  <wps:cNvCnPr/>
                                  <wps:spPr>
                                    <a:xfrm>
                                      <a:off x="323850" y="8191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605" name="AutoShape 8"/>
                                <wps:cNvSpPr>
                                  <a:spLocks noChangeArrowheads="1"/>
                                </wps:cNvSpPr>
                                <wps:spPr bwMode="auto">
                                  <a:xfrm>
                                    <a:off x="0" y="5715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g:grpSp>
                            <wpg:grpSp>
                              <wpg:cNvPr id="454" name="Group 454"/>
                              <wpg:cNvGrpSpPr/>
                              <wpg:grpSpPr>
                                <a:xfrm>
                                  <a:off x="12700" y="1193800"/>
                                  <a:ext cx="3152140" cy="940435"/>
                                  <a:chOff x="0" y="0"/>
                                  <a:chExt cx="3152140" cy="940435"/>
                                </a:xfrm>
                              </wpg:grpSpPr>
                              <wps:wsp>
                                <wps:cNvPr id="640" name="Straight Arrow Connector 640"/>
                                <wps:cNvCnPr/>
                                <wps:spPr>
                                  <a:xfrm>
                                    <a:off x="1181100" y="7239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3" name="Group 453"/>
                                <wpg:cNvGrpSpPr/>
                                <wpg:grpSpPr>
                                  <a:xfrm>
                                    <a:off x="0" y="0"/>
                                    <a:ext cx="3152140" cy="940435"/>
                                    <a:chOff x="0" y="0"/>
                                    <a:chExt cx="3152140" cy="940435"/>
                                  </a:xfrm>
                                </wpg:grpSpPr>
                                <wps:wsp>
                                  <wps:cNvPr id="636" name="AutoShape 8"/>
                                  <wps:cNvSpPr>
                                    <a:spLocks noChangeArrowheads="1"/>
                                  </wps:cNvSpPr>
                                  <wps:spPr bwMode="auto">
                                    <a:xfrm>
                                      <a:off x="0" y="53340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637" name="Elbow Connector 637"/>
                                  <wps:cNvCnPr/>
                                  <wps:spPr>
                                    <a:xfrm flipV="1">
                                      <a:off x="2698750" y="0"/>
                                      <a:ext cx="453390" cy="689610"/>
                                    </a:xfrm>
                                    <a:prstGeom prst="bentConnector3">
                                      <a:avLst>
                                        <a:gd name="adj1" fmla="val 7294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38" name="Rectangle 638"/>
                                  <wps:cNvSpPr>
                                    <a:spLocks noChangeArrowheads="1"/>
                                  </wps:cNvSpPr>
                                  <wps:spPr bwMode="auto">
                                    <a:xfrm>
                                      <a:off x="1714500" y="5270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639" name="Rectangle 639"/>
                                  <wps:cNvSpPr>
                                    <a:spLocks noChangeArrowheads="1"/>
                                  </wps:cNvSpPr>
                                  <wps:spPr bwMode="auto">
                                    <a:xfrm>
                                      <a:off x="2298700" y="5334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g:grpSp>
                            <wpg:grpSp>
                              <wpg:cNvPr id="449" name="Group 449"/>
                              <wpg:cNvGrpSpPr/>
                              <wpg:grpSpPr>
                                <a:xfrm>
                                  <a:off x="0" y="203518"/>
                                  <a:ext cx="3163570" cy="1144438"/>
                                  <a:chOff x="0" y="-261788"/>
                                  <a:chExt cx="3163570" cy="1144438"/>
                                </a:xfrm>
                              </wpg:grpSpPr>
                              <wps:wsp>
                                <wps:cNvPr id="601" name="Straight Arrow Connector 601"/>
                                <wps:cNvCnPr/>
                                <wps:spPr>
                                  <a:xfrm>
                                    <a:off x="1212850" y="2921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48" name="Group 448"/>
                                <wpg:cNvGrpSpPr/>
                                <wpg:grpSpPr>
                                  <a:xfrm>
                                    <a:off x="0" y="87144"/>
                                    <a:ext cx="3163570" cy="449580"/>
                                    <a:chOff x="0" y="0"/>
                                    <a:chExt cx="3163570" cy="449580"/>
                                  </a:xfrm>
                                </wpg:grpSpPr>
                                <wps:wsp>
                                  <wps:cNvPr id="600" name="Straight Arrow Connector 600"/>
                                  <wps:cNvCnPr/>
                                  <wps:spPr>
                                    <a:xfrm>
                                      <a:off x="2051050" y="2032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94" name="Rectangle 594"/>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B6004C" w:rsidRDefault="00C31E80" w:rsidP="000966AD">
                                        <w:pPr>
                                          <w:ind w:right="-48"/>
                                        </w:pPr>
                                        <w:r>
                                          <w:rPr>
                                            <w:rFonts w:cs="Arial"/>
                                            <w:szCs w:val="18"/>
                                          </w:rPr>
                                          <w:t>SRC</w:t>
                                        </w:r>
                                      </w:p>
                                    </w:txbxContent>
                                  </wps:txbx>
                                  <wps:bodyPr rot="0" vert="horz" wrap="square" lIns="70209" tIns="8401" rIns="70209" bIns="8401" anchor="ctr" anchorCtr="0" upright="1">
                                    <a:noAutofit/>
                                  </wps:bodyPr>
                                </wps:wsp>
                                <wps:wsp>
                                  <wps:cNvPr id="593" name="Rectangle 593"/>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0B00FF" w:rsidRDefault="00C31E80"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592"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wps:txbx>
                                  <wps:bodyPr rot="0" vert="horz" wrap="square" lIns="70209" tIns="8401" rIns="70209" bIns="8401" anchor="b" anchorCtr="0" upright="1">
                                    <a:noAutofit/>
                                  </wps:bodyPr>
                                </wps:wsp>
                                <wps:wsp>
                                  <wps:cNvPr id="642" name="Elbow Connector 642"/>
                                  <wps:cNvCnPr/>
                                  <wps:spPr>
                                    <a:xfrm>
                                      <a:off x="2724150" y="209550"/>
                                      <a:ext cx="439420" cy="240030"/>
                                    </a:xfrm>
                                    <a:prstGeom prst="bentConnector3">
                                      <a:avLst>
                                        <a:gd name="adj1" fmla="val 5326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54" name="Straight Arrow Connector 254"/>
                                <wps:cNvCnPr>
                                  <a:endCxn id="604" idx="1"/>
                                </wps:cNvCnPr>
                                <wps:spPr>
                                  <a:xfrm flipV="1">
                                    <a:off x="1247521" y="874862"/>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flipV="1">
                                    <a:off x="1227455" y="-261788"/>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65C16161" id="Group 459" o:spid="_x0000_s1212" style="position:absolute;margin-left:35pt;margin-top:23.05pt;width:410.25pt;height:168.05pt;z-index:251661312;mso-position-horizontal-relative:text;mso-position-vertical-relative:text" coordsize="52101,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">
                <v:shape id="Sound" o:spid="_x0000_s1213"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589" o:spid="_x0000_s1214"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" fillcolor="#f2f2f2">
                  <v:shadow on="t" opacity=".5" offset="6pt,6pt"/>
                  <v:textbox inset="1.95025mm,.23336mm,1.95025mm,.23336mm">
                    <w:txbxContent>
                      <w:p w:rsidR="00C31E80" w:rsidRPr="00B6004C" w:rsidRDefault="00C31E80" w:rsidP="000966AD">
                        <w:pPr>
                          <w:pStyle w:val="af0"/>
                          <w:ind w:right="-48"/>
                        </w:pPr>
                        <w:r>
                          <w:rPr>
                            <w:rFonts w:cs="Arial"/>
                            <w:szCs w:val="18"/>
                          </w:rPr>
                          <w:t>SSI</w:t>
                        </w:r>
                      </w:p>
                    </w:txbxContent>
                  </v:textbox>
                </v:rect>
                <v:shape id="Straight Arrow Connector 599" o:spid="_x0000_s1215"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" strokecolor="#5b9bd5 [3204]" strokeweight="1.5pt">
                  <v:stroke endarrow="block" joinstyle="miter"/>
                </v:shape>
                <v:group id="Group 457" o:spid="_x0000_s1216"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Straight Arrow Connector 597" o:spid="_x0000_s1217"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" strokecolor="#5b9bd5 [3204]" strokeweight="1.5pt">
                    <v:stroke endarrow="block" joinstyle="miter"/>
                  </v:shape>
                  <v:group id="Group 456" o:spid="_x0000_s1218"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591" o:spid="_x0000_s1219"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" fillcolor="#f2f2f2">
                      <v:shadow on="t" opacity=".5" offset="6pt,6pt"/>
                      <v:textbox inset="1.95025mm,.23336mm,1.95025mm,.23336mm">
                        <w:txbxContent>
                          <w:p w:rsidR="00C31E80" w:rsidRPr="00B6004C" w:rsidRDefault="00C31E80" w:rsidP="000966AD">
                            <w:pPr>
                              <w:pStyle w:val="af0"/>
                              <w:ind w:right="-48"/>
                            </w:pPr>
                            <w:r>
                              <w:rPr>
                                <w:rFonts w:cs="Arial"/>
                                <w:szCs w:val="18"/>
                              </w:rPr>
                              <w:t>MIX</w:t>
                            </w:r>
                          </w:p>
                        </w:txbxContent>
                      </v:textbox>
                    </v:rect>
                    <v:group id="Group 455" o:spid="_x0000_s1220"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Group 447" o:spid="_x0000_s1221" style="position:absolute;width:40827;height:21020" coordsize="40827,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Straight Arrow Connector 588" o:spid="_x0000_s1222" type="#_x0000_t32" style="position:absolute;left:20510;top:2095;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" strokecolor="#5b9bd5 [3204]" strokeweight="1.5pt">
                          <v:stroke endarrow="block" joinstyle="miter"/>
                        </v:shape>
                        <v:shape id="AutoShape 8" o:spid="_x0000_s1223" type="#_x0000_t112" style="position:absolute;width:12274;height:38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rect id="Rectangle 583" o:spid="_x0000_s1224" style="position:absolute;left:17145;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" fillcolor="#f2f2f2">
                          <v:shadow on="t" opacity=".5" offset="6pt,6pt"/>
                          <v:textbox inset="1.95025mm,.23336mm,1.95025mm,.23336mm">
                            <w:txbxContent>
                              <w:p w:rsidR="00C31E80" w:rsidRPr="00B6004C" w:rsidRDefault="00C31E80" w:rsidP="000966AD">
                                <w:pPr>
                                  <w:pStyle w:val="af0"/>
                                  <w:ind w:right="-48"/>
                                </w:pPr>
                                <w:r>
                                  <w:rPr>
                                    <w:rFonts w:cs="Arial"/>
                                    <w:szCs w:val="18"/>
                                  </w:rPr>
                                  <w:t>SRC</w:t>
                                </w:r>
                              </w:p>
                            </w:txbxContent>
                          </v:textbox>
                        </v:rect>
                        <v:rect id="Rectangle 582" o:spid="_x0000_s1225" style="position:absolute;left:2317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shape id="Text Box 19" o:spid="_x0000_s1226" type="#_x0000_t202" style="position:absolute;left:11718;top:101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Elbow Connector 586" o:spid="_x0000_s1227" type="#_x0000_t34" style="position:absolute;left:27114;top:1968;width:4470;height:6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" adj="16106" strokecolor="#5b9bd5 [3204]" strokeweight="1.5pt">
                          <v:stroke endarrow="block"/>
                        </v:shape>
                        <v:shape id="Text Box 19" o:spid="_x0000_s1228" type="#_x0000_t202" style="position:absolute;left:11908;top:6441;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229" type="#_x0000_t202" style="position:absolute;left:12035;top:1234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230" type="#_x0000_t202" style="position:absolute;left:12035;top:1796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" filled="f" stroked="f">
                          <v:textbox inset="1.95025mm,.23336mm,1.95025mm,.23336mm">
                            <w:txbxContent>
                              <w:p w:rsidR="00C31E80" w:rsidRPr="00356C05" w:rsidRDefault="00C31E80" w:rsidP="000966AD">
                                <w:pPr>
                                  <w:spacing w:line="276" w:lineRule="auto"/>
                                  <w:rPr>
                                    <w:sz w:val="14"/>
                                    <w:szCs w:val="18"/>
                                  </w:rPr>
                                </w:pPr>
                                <w:r w:rsidRPr="00356C05">
                                  <w:rPr>
                                    <w:sz w:val="14"/>
                                    <w:szCs w:val="18"/>
                                  </w:rPr>
                                  <w:t>ADMAC</w:t>
                                </w:r>
                              </w:p>
                            </w:txbxContent>
                          </v:textbox>
                        </v:shape>
                        <v:shape id="Text Box 19" o:spid="_x0000_s1231" type="#_x0000_t202" style="position:absolute;left:35274;top:9179;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v:textbox>
                        </v:shape>
                      </v:group>
                      <v:group id="Group 452" o:spid="_x0000_s1232" style="position:absolute;left:127;top:10985;width:31496;height:8192" coordsize="31496,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group id="Group 451" o:spid="_x0000_s1233" style="position:absolute;left:17145;width:14351;height:8191" coordsize="14351,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Straight Arrow Connector 608" o:spid="_x0000_s1234" type="#_x0000_t32" style="position:absolute;left:3238;top:228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" strokecolor="#5b9bd5 [3204]" strokeweight="1.5pt">
                            <v:stroke endarrow="block" joinstyle="miter"/>
                          </v:shape>
                          <v:shape id="Elbow Connector 602" o:spid="_x0000_s1235" type="#_x0000_t34" style="position:absolute;left:9842;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" adj="11871" strokecolor="#5b9bd5 [3204]" strokeweight="1.5pt">
                            <v:stroke endarrow="block"/>
                          </v:shape>
                          <v:rect id="Rectangle 604" o:spid="_x0000_s1236" style="position:absolute;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606" o:spid="_x0000_s1237" style="position:absolute;left:5842;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" fillcolor="#f2f2f2">
                            <v:shadow on="t" opacity=".5" offset="6pt,6pt"/>
                            <v:textbox inset="1.95025mm,.23336mm,1.95025mm,.23336mm">
                              <w:txbxContent>
                                <w:p w:rsidR="00C31E80" w:rsidRPr="000B00FF" w:rsidRDefault="00C31E80" w:rsidP="00DC641E">
                                  <w:pPr>
                                    <w:ind w:right="-48"/>
                                    <w:jc w:val="center"/>
                                    <w:rPr>
                                      <w:sz w:val="18"/>
                                    </w:rPr>
                                  </w:pPr>
                                  <w:r>
                                    <w:rPr>
                                      <w:rFonts w:cs="Arial"/>
                                      <w:sz w:val="18"/>
                                      <w:szCs w:val="18"/>
                                    </w:rPr>
                                    <w:t>CTU</w:t>
                                  </w:r>
                                </w:p>
                              </w:txbxContent>
                            </v:textbox>
                          </v:rect>
                          <v:shape id="Straight Arrow Connector 598" o:spid="_x0000_s1238" type="#_x0000_t32" style="position:absolute;left:3238;top:819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" strokecolor="#5b9bd5 [3204]" strokeweight="1.5pt">
                            <v:stroke endarrow="block" joinstyle="miter"/>
                          </v:shape>
                        </v:group>
                        <v:shape id="AutoShape 8" o:spid="_x0000_s1239" type="#_x0000_t112" style="position:absolute;top:571;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group>
                      <v:group id="Group 454" o:spid="_x0000_s1240" style="position:absolute;left:127;top:11938;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Straight Arrow Connector 640" o:spid="_x0000_s1241" type="#_x0000_t32" style="position:absolute;left:11811;top:723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" strokecolor="#5b9bd5 [3204]" strokeweight="1.5pt">
                          <v:stroke endarrow="block" joinstyle="miter"/>
                        </v:shape>
                        <v:group id="Group 453" o:spid="_x0000_s1242" style="position:absolute;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AutoShape 8" o:spid="_x0000_s1243" type="#_x0000_t112" style="position:absolute;top:5334;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shape id="Elbow Connector 637" o:spid="_x0000_s1244" type="#_x0000_t34" style="position:absolute;left:26987;width:4534;height:6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" adj="15756" strokecolor="#5b9bd5 [3204]" strokeweight="1.5pt">
                            <v:stroke endarrow="block"/>
                          </v:shape>
                          <v:rect id="Rectangle 638" o:spid="_x0000_s1245" style="position:absolute;left:17145;top:5270;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639" o:spid="_x0000_s1246" style="position:absolute;left:22987;top:533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group>
                      </v:group>
                      <v:group id="Group 449" o:spid="_x0000_s1247" style="position:absolute;top:2035;width:31635;height:11444" coordorigin=",-2617" coordsize="31635,1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Straight Arrow Connector 601" o:spid="_x0000_s1248" type="#_x0000_t32" style="position:absolute;left:12128;top:29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" strokecolor="#5b9bd5 [3204]" strokeweight="1.5pt">
                          <v:stroke endarrow="block" joinstyle="miter"/>
                        </v:shape>
                        <v:group id="Group 448" o:spid="_x0000_s1249" style="position:absolute;top:871;width:31635;height:4496"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Straight Arrow Connector 600" o:spid="_x0000_s1250"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" strokecolor="#5b9bd5 [3204]" strokeweight="1.5pt">
                            <v:stroke endarrow="block" joinstyle="miter"/>
                          </v:shape>
                          <v:rect id="Rectangle 594" o:spid="_x0000_s1251"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" fillcolor="#f2f2f2">
                            <v:shadow on="t" opacity=".5" offset="6pt,6pt"/>
                            <v:textbox inset="1.95025mm,.23336mm,1.95025mm,.23336mm">
                              <w:txbxContent>
                                <w:p w:rsidR="00C31E80" w:rsidRPr="00B6004C" w:rsidRDefault="00C31E80" w:rsidP="000966AD">
                                  <w:pPr>
                                    <w:ind w:right="-48"/>
                                  </w:pPr>
                                  <w:r>
                                    <w:rPr>
                                      <w:rFonts w:cs="Arial"/>
                                      <w:szCs w:val="18"/>
                                    </w:rPr>
                                    <w:t>SRC</w:t>
                                  </w:r>
                                </w:p>
                              </w:txbxContent>
                            </v:textbox>
                          </v:rect>
                          <v:rect id="Rectangle 593" o:spid="_x0000_s1252"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" fillcolor="#f2f2f2">
                            <v:shadow on="t" opacity=".5" offset="6pt,6pt"/>
                            <v:textbox inset="1.95025mm,.23336mm,1.95025mm,.23336mm">
                              <w:txbxContent>
                                <w:p w:rsidR="00C31E80" w:rsidRPr="000B00FF" w:rsidRDefault="00C31E80" w:rsidP="000966AD">
                                  <w:pPr>
                                    <w:ind w:right="-48"/>
                                    <w:rPr>
                                      <w:sz w:val="18"/>
                                    </w:rPr>
                                  </w:pPr>
                                  <w:r>
                                    <w:rPr>
                                      <w:rFonts w:cs="Arial"/>
                                      <w:sz w:val="18"/>
                                      <w:szCs w:val="18"/>
                                    </w:rPr>
                                    <w:t>CTU</w:t>
                                  </w:r>
                                </w:p>
                              </w:txbxContent>
                            </v:textbox>
                          </v:rect>
                          <v:shape id="AutoShape 8" o:spid="_x0000_s1253"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p w:rsidR="00C31E80" w:rsidRPr="005E694E" w:rsidRDefault="00C31E80" w:rsidP="000966AD">
                                  <w:pPr>
                                    <w:spacing w:line="276" w:lineRule="auto"/>
                                    <w:jc w:val="center"/>
                                    <w:rPr>
                                      <w:sz w:val="18"/>
                                      <w:szCs w:val="18"/>
                                    </w:rPr>
                                  </w:pPr>
                                </w:p>
                              </w:txbxContent>
                            </v:textbox>
                          </v:shape>
                          <v:shape id="Elbow Connector 642" o:spid="_x0000_s1254"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" adj="11504" strokecolor="#5b9bd5 [3204]" strokeweight="1.5pt">
                            <v:stroke endarrow="block"/>
                          </v:shape>
                        </v:group>
                        <v:shape id="Straight Arrow Connector 254" o:spid="_x0000_s1255" type="#_x0000_t32" style="position:absolute;left:12475;top:8748;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" strokecolor="#5b9bd5 [3204]" strokeweight="1.5pt">
                          <v:stroke endarrow="block" joinstyle="miter"/>
                        </v:shape>
                        <v:shape id="Straight Arrow Connector 255" o:spid="_x0000_s1256" type="#_x0000_t32" style="position:absolute;left:12274;top:-2617;width:4797;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" strokecolor="#5b9bd5 [3204]" strokeweight="1.5pt">
                          <v:stroke endarrow="block" joinstyle="miter"/>
                        </v:shape>
                      </v:group>
                    </v:group>
                  </v:group>
                </v:group>
                <w10:wrap type="topAndBottom"/>
              </v:group>
            </w:pict>
          </mc:Fallback>
        </mc:AlternateContent>
      </w:r>
    </w:p>
    <w:p w:rsidR="000966AD" w:rsidRDefault="00DC641E" w:rsidP="00DC641E">
      <w:pPr>
        <w:pStyle w:val="a4"/>
      </w:pPr>
      <w:bookmarkStart w:id="573" w:name="_Toc530588391"/>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4</w:t>
      </w:r>
      <w:r w:rsidR="0086327A">
        <w:rPr>
          <w:noProof/>
        </w:rPr>
        <w:fldChar w:fldCharType="end"/>
      </w:r>
      <w:r>
        <w:t xml:space="preserve"> </w:t>
      </w:r>
      <w:r w:rsidR="000966AD">
        <w:t>Data path when mixing 4 streams</w:t>
      </w:r>
      <w:bookmarkEnd w:id="573"/>
    </w:p>
    <w:p w:rsidR="000966AD" w:rsidRDefault="000966AD" w:rsidP="00DC641E">
      <w:pPr>
        <w:pStyle w:val="a3"/>
        <w:numPr>
          <w:ilvl w:val="0"/>
          <w:numId w:val="18"/>
        </w:numPr>
      </w:pPr>
      <w:r>
        <w:t>User setting</w:t>
      </w:r>
    </w:p>
    <w:p w:rsidR="00DC641E" w:rsidRDefault="00DC641E" w:rsidP="00A753D7">
      <w:pPr>
        <w:pStyle w:val="a3"/>
        <w:numPr>
          <w:ilvl w:val="0"/>
          <w:numId w:val="17"/>
        </w:numPr>
        <w:spacing w:after="0" w:line="240" w:lineRule="auto"/>
        <w:ind w:left="900" w:hanging="180"/>
      </w:pPr>
      <w:r>
        <w:t>Playback 1</w:t>
      </w:r>
      <w:r w:rsidRPr="00DC641E">
        <w:rPr>
          <w:vertAlign w:val="superscript"/>
        </w:rPr>
        <w:t>st</w:t>
      </w:r>
      <w:r>
        <w:t xml:space="preserve"> stream:</w:t>
      </w:r>
    </w:p>
    <w:p w:rsidR="000966AD" w:rsidRDefault="000966AD" w:rsidP="00A753D7">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=0 44100</w:t>
      </w:r>
    </w:p>
    <w:p w:rsidR="000966AD" w:rsidRDefault="00FA185F" w:rsidP="00A753D7">
      <w:pPr>
        <w:spacing w:after="0" w:line="240" w:lineRule="auto"/>
        <w:ind w:left="1260"/>
      </w:pPr>
      <w:proofErr w:type="spellStart"/>
      <w:r>
        <w:t>aplay</w:t>
      </w:r>
      <w:proofErr w:type="spellEnd"/>
      <w:r>
        <w:t xml:space="preserve"> -D plughw:0,0,0 –c2</w:t>
      </w:r>
      <w:r w:rsidR="000966AD">
        <w:t xml:space="preserve"> -r48000 -fS16_LE thetest_FULL</w:t>
      </w:r>
      <w:r>
        <w:t>1</w:t>
      </w:r>
      <w:r w:rsidR="000966AD">
        <w:t>_</w:t>
      </w:r>
      <w:r>
        <w:t>s</w:t>
      </w:r>
      <w:r w:rsidR="000966AD">
        <w:t>_48000_16.pcm</w:t>
      </w:r>
    </w:p>
    <w:p w:rsidR="00DC641E" w:rsidRDefault="00DC641E" w:rsidP="00A753D7">
      <w:pPr>
        <w:pStyle w:val="a3"/>
        <w:numPr>
          <w:ilvl w:val="0"/>
          <w:numId w:val="17"/>
        </w:numPr>
        <w:spacing w:after="0" w:line="240" w:lineRule="auto"/>
        <w:ind w:left="900" w:hanging="180"/>
      </w:pPr>
      <w:r>
        <w:t>Playback 2</w:t>
      </w:r>
      <w:r w:rsidRPr="00DC641E">
        <w:rPr>
          <w:vertAlign w:val="superscript"/>
        </w:rPr>
        <w:t>nd</w:t>
      </w:r>
      <w:r>
        <w:t xml:space="preserve"> stream:</w:t>
      </w:r>
    </w:p>
    <w:p w:rsidR="000966AD" w:rsidRDefault="000966AD" w:rsidP="00A753D7">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=1 44100</w:t>
      </w:r>
    </w:p>
    <w:p w:rsidR="000966AD" w:rsidRDefault="00FA185F" w:rsidP="00A753D7">
      <w:pPr>
        <w:spacing w:after="0" w:line="240" w:lineRule="auto"/>
        <w:ind w:left="1260"/>
      </w:pPr>
      <w:proofErr w:type="spellStart"/>
      <w:r>
        <w:t>aplay</w:t>
      </w:r>
      <w:proofErr w:type="spellEnd"/>
      <w:r>
        <w:t xml:space="preserve"> -D plughw:0,1,0 –c2</w:t>
      </w:r>
      <w:r w:rsidR="000966AD">
        <w:t xml:space="preserve"> -r48000 -fS16_LE thetest_FULL</w:t>
      </w:r>
      <w:r>
        <w:t>2_s</w:t>
      </w:r>
      <w:r w:rsidR="000966AD">
        <w:t>_48000_16.pcm</w:t>
      </w:r>
    </w:p>
    <w:p w:rsidR="00DC641E" w:rsidRDefault="00DC641E" w:rsidP="00A753D7">
      <w:pPr>
        <w:pStyle w:val="a3"/>
        <w:numPr>
          <w:ilvl w:val="0"/>
          <w:numId w:val="17"/>
        </w:numPr>
        <w:spacing w:after="0" w:line="240" w:lineRule="auto"/>
        <w:ind w:left="900" w:hanging="180"/>
      </w:pPr>
      <w:r>
        <w:t>Playback 3</w:t>
      </w:r>
      <w:r w:rsidRPr="00DC641E">
        <w:rPr>
          <w:vertAlign w:val="superscript"/>
        </w:rPr>
        <w:t>rd</w:t>
      </w:r>
      <w:r>
        <w:t xml:space="preserve"> stream:</w:t>
      </w:r>
    </w:p>
    <w:p w:rsidR="000966AD" w:rsidRDefault="000966AD" w:rsidP="00A753D7">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=2 44100</w:t>
      </w:r>
    </w:p>
    <w:p w:rsidR="000966AD" w:rsidRDefault="00FA185F" w:rsidP="00A753D7">
      <w:pPr>
        <w:spacing w:after="0" w:line="240" w:lineRule="auto"/>
        <w:ind w:left="1260"/>
      </w:pPr>
      <w:proofErr w:type="spellStart"/>
      <w:r>
        <w:t>aplay</w:t>
      </w:r>
      <w:proofErr w:type="spellEnd"/>
      <w:r>
        <w:t xml:space="preserve"> -D plughw:0,2,0 –c2</w:t>
      </w:r>
      <w:r w:rsidR="000966AD">
        <w:t xml:space="preserve"> -r32000 -fS16_LE thetest_FULL</w:t>
      </w:r>
      <w:r>
        <w:t>3_s</w:t>
      </w:r>
      <w:r w:rsidR="000966AD">
        <w:t>_32000_16.pcm</w:t>
      </w:r>
    </w:p>
    <w:p w:rsidR="00DC641E" w:rsidRDefault="00DC641E" w:rsidP="00A753D7">
      <w:pPr>
        <w:pStyle w:val="a3"/>
        <w:numPr>
          <w:ilvl w:val="0"/>
          <w:numId w:val="17"/>
        </w:numPr>
        <w:spacing w:after="0" w:line="240" w:lineRule="auto"/>
        <w:ind w:left="900" w:hanging="180"/>
      </w:pPr>
      <w:r>
        <w:t>Playback 4</w:t>
      </w:r>
      <w:r w:rsidRPr="00A753D7">
        <w:rPr>
          <w:vertAlign w:val="superscript"/>
        </w:rPr>
        <w:t>th</w:t>
      </w:r>
      <w:r>
        <w:t xml:space="preserve"> stream:</w:t>
      </w:r>
    </w:p>
    <w:p w:rsidR="000966AD" w:rsidRDefault="000966AD" w:rsidP="00A753D7">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PlaybackOutRate</w:t>
      </w:r>
      <w:proofErr w:type="spellEnd"/>
      <w:proofErr w:type="gramStart"/>
      <w:r>
        <w:t>",index</w:t>
      </w:r>
      <w:proofErr w:type="gramEnd"/>
      <w:r>
        <w:t>=3 44100</w:t>
      </w:r>
    </w:p>
    <w:p w:rsidR="000966AD" w:rsidRDefault="000966AD" w:rsidP="00A753D7">
      <w:pPr>
        <w:spacing w:after="0" w:line="240" w:lineRule="auto"/>
        <w:ind w:left="1260"/>
      </w:pPr>
      <w:proofErr w:type="spellStart"/>
      <w:r>
        <w:t>aplay</w:t>
      </w:r>
      <w:proofErr w:type="spellEnd"/>
      <w:r>
        <w:t xml:space="preserve"> -D plughw:0,3,0 -c2 -r32000 -fS16_LE </w:t>
      </w:r>
      <w:r w:rsidR="00FA185F">
        <w:t>thetest_FULL4_s_32000_16.pcm</w:t>
      </w:r>
    </w:p>
    <w:p w:rsidR="00D23AA1" w:rsidRDefault="00D23AA1">
      <w:r>
        <w:br w:type="page"/>
      </w:r>
    </w:p>
    <w:p w:rsidR="00D23AA1" w:rsidRDefault="00D23AA1" w:rsidP="00D23AA1"/>
    <w:p w:rsidR="000966AD" w:rsidRDefault="000966AD" w:rsidP="000966AD">
      <w:pPr>
        <w:pStyle w:val="2"/>
      </w:pPr>
      <w:bookmarkStart w:id="574" w:name="_Toc530588345"/>
      <w:r>
        <w:t>Capture</w:t>
      </w:r>
      <w:bookmarkEnd w:id="574"/>
    </w:p>
    <w:p w:rsidR="000966AD" w:rsidRPr="00E42A8A" w:rsidRDefault="000966AD" w:rsidP="000966AD"/>
    <w:p w:rsidR="000966AD" w:rsidRDefault="000966AD" w:rsidP="000966AD">
      <w:r>
        <w:rPr>
          <w:noProof/>
        </w:rPr>
        <mc:AlternateContent>
          <mc:Choice Requires="wpg">
            <w:drawing>
              <wp:anchor distT="0" distB="0" distL="114300" distR="114300" simplePos="0" relativeHeight="251664384" behindDoc="0" locked="0" layoutInCell="1" allowOverlap="1" wp14:anchorId="0E7461F0" wp14:editId="21DDFBE5">
                <wp:simplePos x="0" y="0"/>
                <wp:positionH relativeFrom="column">
                  <wp:posOffset>355600</wp:posOffset>
                </wp:positionH>
                <wp:positionV relativeFrom="paragraph">
                  <wp:posOffset>62865</wp:posOffset>
                </wp:positionV>
                <wp:extent cx="4476750" cy="711835"/>
                <wp:effectExtent l="0" t="0" r="0" b="12065"/>
                <wp:wrapSquare wrapText="bothSides"/>
                <wp:docPr id="475" name="Group 475"/>
                <wp:cNvGraphicFramePr/>
                <a:graphic xmlns:a="http://schemas.openxmlformats.org/drawingml/2006/main">
                  <a:graphicData uri="http://schemas.microsoft.com/office/word/2010/wordprocessingGroup">
                    <wpg:wgp>
                      <wpg:cNvGrpSpPr/>
                      <wpg:grpSpPr>
                        <a:xfrm>
                          <a:off x="0" y="0"/>
                          <a:ext cx="4476750" cy="711835"/>
                          <a:chOff x="0" y="0"/>
                          <a:chExt cx="4476750" cy="712447"/>
                        </a:xfrm>
                      </wpg:grpSpPr>
                      <wps:wsp>
                        <wps:cNvPr id="751" name="AutoShape 23"/>
                        <wps:cNvCnPr>
                          <a:cxnSpLocks noChangeShapeType="1"/>
                        </wps:cNvCnPr>
                        <wps:spPr bwMode="auto">
                          <a:xfrm>
                            <a:off x="3968750" y="41275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762" name="Picture 762"/>
                          <pic:cNvPicPr/>
                        </pic:nvPicPr>
                        <pic:blipFill>
                          <a:blip r:embed="rId28">
                            <a:extLst>
                              <a:ext uri="{28A0092B-C50C-407E-A947-70E740481C1C}">
                                <a14:useLocalDpi xmlns:a14="http://schemas.microsoft.com/office/drawing/2010/main" val="0"/>
                              </a:ext>
                            </a:extLst>
                          </a:blip>
                          <a:srcRect/>
                          <a:stretch>
                            <a:fillRect/>
                          </a:stretch>
                        </pic:blipFill>
                        <pic:spPr bwMode="auto">
                          <a:xfrm>
                            <a:off x="4178300" y="0"/>
                            <a:ext cx="298450" cy="694055"/>
                          </a:xfrm>
                          <a:prstGeom prst="rect">
                            <a:avLst/>
                          </a:prstGeom>
                          <a:noFill/>
                        </pic:spPr>
                      </pic:pic>
                      <wpg:grpSp>
                        <wpg:cNvPr id="464" name="Group 464"/>
                        <wpg:cNvGrpSpPr/>
                        <wpg:grpSpPr>
                          <a:xfrm>
                            <a:off x="0" y="114300"/>
                            <a:ext cx="3967480" cy="598147"/>
                            <a:chOff x="0" y="0"/>
                            <a:chExt cx="3967480" cy="598147"/>
                          </a:xfrm>
                        </wpg:grpSpPr>
                        <wps:wsp>
                          <wps:cNvPr id="748" name="Rectangle 22"/>
                          <wps:cNvSpPr>
                            <a:spLocks noChangeArrowheads="1"/>
                          </wps:cNvSpPr>
                          <wps:spPr bwMode="auto">
                            <a:xfrm>
                              <a:off x="3562350" y="101600"/>
                              <a:ext cx="405130" cy="40830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SSI</w:t>
                                </w:r>
                              </w:p>
                            </w:txbxContent>
                          </wps:txbx>
                          <wps:bodyPr rot="0" vert="horz" wrap="square" lIns="70209" tIns="8401" rIns="70209" bIns="8401" anchor="ctr" anchorCtr="0" upright="1">
                            <a:noAutofit/>
                          </wps:bodyPr>
                        </wps:wsp>
                        <wpg:grpSp>
                          <wpg:cNvPr id="460" name="Group 460"/>
                          <wpg:cNvGrpSpPr/>
                          <wpg:grpSpPr>
                            <a:xfrm>
                              <a:off x="0" y="0"/>
                              <a:ext cx="3625850" cy="598147"/>
                              <a:chOff x="0" y="0"/>
                              <a:chExt cx="3625850" cy="598147"/>
                            </a:xfrm>
                          </wpg:grpSpPr>
                          <wps:wsp>
                            <wps:cNvPr id="747" name="Text Box 19"/>
                            <wps:cNvSpPr txBox="1">
                              <a:spLocks noChangeArrowheads="1"/>
                            </wps:cNvSpPr>
                            <wps:spPr bwMode="auto">
                              <a:xfrm>
                                <a:off x="3022600" y="152400"/>
                                <a:ext cx="6032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g:grpSp>
                            <wpg:cNvPr id="74" name="Group 449"/>
                            <wpg:cNvGrpSpPr/>
                            <wpg:grpSpPr>
                              <a:xfrm>
                                <a:off x="0" y="0"/>
                                <a:ext cx="3625850" cy="598147"/>
                                <a:chOff x="0" y="0"/>
                                <a:chExt cx="3625850" cy="598147"/>
                              </a:xfrm>
                            </wpg:grpSpPr>
                            <wpg:grpSp>
                              <wpg:cNvPr id="75" name="Group 448"/>
                              <wpg:cNvGrpSpPr/>
                              <wpg:grpSpPr>
                                <a:xfrm>
                                  <a:off x="0" y="0"/>
                                  <a:ext cx="3625850" cy="598147"/>
                                  <a:chOff x="0" y="0"/>
                                  <a:chExt cx="3625850" cy="598147"/>
                                </a:xfrm>
                              </wpg:grpSpPr>
                              <wps:wsp>
                                <wps:cNvPr id="765" name="AutoShape 23"/>
                                <wps:cNvCnPr>
                                  <a:cxnSpLocks noChangeShapeType="1"/>
                                </wps:cNvCnPr>
                                <wps:spPr bwMode="auto">
                                  <a:xfrm>
                                    <a:off x="2355850" y="31750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746" name="AutoShape 8"/>
                                <wps:cNvSpPr>
                                  <a:spLocks noChangeArrowheads="1"/>
                                </wps:cNvSpPr>
                                <wps:spPr bwMode="auto">
                                  <a:xfrm>
                                    <a:off x="0" y="0"/>
                                    <a:ext cx="1228055" cy="598147"/>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0966AD">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749" name="Rectangle 22"/>
                                <wps:cNvSpPr>
                                  <a:spLocks noChangeArrowheads="1"/>
                                </wps:cNvSpPr>
                                <wps:spPr bwMode="auto">
                                  <a:xfrm>
                                    <a:off x="1962150" y="1016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750" name="Text Box 19"/>
                                <wps:cNvSpPr txBox="1">
                                  <a:spLocks noChangeArrowheads="1"/>
                                </wps:cNvSpPr>
                                <wps:spPr bwMode="auto">
                                  <a:xfrm>
                                    <a:off x="1403350" y="158750"/>
                                    <a:ext cx="6350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s:wsp>
                                <wps:cNvPr id="753" name="AutoShape 23"/>
                                <wps:cNvCnPr>
                                  <a:cxnSpLocks noChangeShapeType="1"/>
                                </wps:cNvCnPr>
                                <wps:spPr bwMode="auto">
                                  <a:xfrm>
                                    <a:off x="1231900" y="292100"/>
                                    <a:ext cx="7315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5" name="AutoShape 23"/>
                                <wps:cNvCnPr>
                                  <a:cxnSpLocks noChangeShapeType="1"/>
                                  <a:endCxn id="747" idx="3"/>
                                </wps:cNvCnPr>
                                <wps:spPr bwMode="auto">
                                  <a:xfrm flipV="1">
                                    <a:off x="3022600" y="305118"/>
                                    <a:ext cx="603250" cy="7971"/>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g:grpSp>
                            <wps:wsp>
                              <wps:cNvPr id="764" name="Rectangle 22"/>
                              <wps:cNvSpPr>
                                <a:spLocks noChangeArrowheads="1"/>
                              </wps:cNvSpPr>
                              <wps:spPr bwMode="auto">
                                <a:xfrm>
                                  <a:off x="2616200" y="1016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0966AD">
                                    <w:pPr>
                                      <w:jc w:val="center"/>
                                      <w:rPr>
                                        <w:sz w:val="18"/>
                                        <w:szCs w:val="18"/>
                                      </w:rPr>
                                    </w:pPr>
                                    <w:r>
                                      <w:rPr>
                                        <w:sz w:val="18"/>
                                        <w:szCs w:val="18"/>
                                      </w:rPr>
                                      <w:t>DVC</w:t>
                                    </w:r>
                                  </w:p>
                                </w:txbxContent>
                              </wps:txbx>
                              <wps:bodyPr rot="0" vert="horz" wrap="square" lIns="70209" tIns="8401" rIns="70209" bIns="8401" anchor="ctr" anchorCtr="0" upright="1">
                                <a:noAutofit/>
                              </wps:bodyPr>
                            </wps:wsp>
                          </wpg:grpSp>
                        </wpg:grpSp>
                      </wpg:grpSp>
                    </wpg:wgp>
                  </a:graphicData>
                </a:graphic>
              </wp:anchor>
            </w:drawing>
          </mc:Choice>
          <mc:Fallback>
            <w:pict>
              <v:group w14:anchorId="0E7461F0" id="Group 475" o:spid="_x0000_s1257" style="position:absolute;margin-left:28pt;margin-top:4.95pt;width:352.5pt;height:56.05pt;z-index:251664384;mso-position-horizontal-relative:text;mso-position-vertical-relative:text" coordsize="44767,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">
                <v:shape id="AutoShape 23" o:spid="_x0000_s1258" type="#_x0000_t32" style="position:absolute;left:39687;top:4127;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" strokecolor="#5b9bd5 [3204]" strokeweight="1.5pt">
                  <v:stroke startarrow="block"/>
                </v:shape>
                <v:shape id="Picture 762" o:spid="_x0000_s1259" type="#_x0000_t75" style="position:absolute;left:41783;width:298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">
                  <v:imagedata r:id="rId29" o:title=""/>
                </v:shape>
                <v:group id="Group 464" o:spid="_x0000_s1260" style="position:absolute;top:1143;width:39674;height:5981" coordsize="39674,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22" o:spid="_x0000_s1261" style="position:absolute;left:35623;top:1016;width:405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SSI</w:t>
                          </w:r>
                        </w:p>
                      </w:txbxContent>
                    </v:textbox>
                  </v:rect>
                  <v:group id="Group 460" o:spid="_x0000_s1262"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Text Box 19" o:spid="_x0000_s1263" type="#_x0000_t202" style="position:absolute;left:30226;top:1524;width:60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" filled="f" stroked="f">
                      <v:textbox inset="1.95025mm,.23336mm,1.95025mm,.23336mm">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v:textbox>
                    </v:shape>
                    <v:group id="Group 449" o:spid="_x0000_s1264"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448" o:spid="_x0000_s1265"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utoShape 23" o:spid="_x0000_s1266" type="#_x0000_t32" style="position:absolute;left:23558;top:3175;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" strokecolor="#5b9bd5 [3204]" strokeweight="1.5pt">
                          <v:stroke startarrow="block"/>
                        </v:shape>
                        <v:shape id="AutoShape 8" o:spid="_x0000_s1267" type="#_x0000_t112" style="position:absolute;width:12280;height:5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" fillcolor="#fbe4d5">
                          <v:textbox inset="1.95025mm,.23336mm,1.95025mm,.23336mm">
                            <w:txbxContent>
                              <w:p w:rsidR="00C31E80" w:rsidRPr="005E694E" w:rsidRDefault="00C31E80" w:rsidP="000966AD">
                                <w:pPr>
                                  <w:spacing w:line="276" w:lineRule="auto"/>
                                  <w:jc w:val="center"/>
                                  <w:rPr>
                                    <w:sz w:val="18"/>
                                    <w:szCs w:val="18"/>
                                  </w:rPr>
                                </w:pPr>
                                <w:r>
                                  <w:rPr>
                                    <w:sz w:val="18"/>
                                    <w:szCs w:val="18"/>
                                  </w:rPr>
                                  <w:t>External Memory</w:t>
                                </w:r>
                              </w:p>
                            </w:txbxContent>
                          </v:textbox>
                        </v:shape>
                        <v:rect id="Rectangle 22" o:spid="_x0000_s1268" style="position:absolute;left:19621;top:1016;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SRC</w:t>
                                </w:r>
                              </w:p>
                            </w:txbxContent>
                          </v:textbox>
                        </v:rect>
                        <v:shape id="Text Box 19" o:spid="_x0000_s1269" type="#_x0000_t202" style="position:absolute;left:14033;top:1587;width:635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" filled="f" stroked="f">
                          <v:textbox inset="1.95025mm,.23336mm,1.95025mm,.23336mm">
                            <w:txbxContent>
                              <w:p w:rsidR="00C31E80" w:rsidRPr="00356C05" w:rsidRDefault="00C31E80" w:rsidP="000966AD">
                                <w:pPr>
                                  <w:spacing w:line="276" w:lineRule="auto"/>
                                  <w:rPr>
                                    <w:sz w:val="14"/>
                                    <w:szCs w:val="18"/>
                                  </w:rPr>
                                </w:pPr>
                                <w:proofErr w:type="spellStart"/>
                                <w:r>
                                  <w:rPr>
                                    <w:sz w:val="14"/>
                                    <w:szCs w:val="18"/>
                                  </w:rPr>
                                  <w:t>A</w:t>
                                </w:r>
                                <w:r w:rsidRPr="00356C05">
                                  <w:rPr>
                                    <w:sz w:val="14"/>
                                    <w:szCs w:val="18"/>
                                  </w:rPr>
                                  <w:t>DMACpp</w:t>
                                </w:r>
                                <w:proofErr w:type="spellEnd"/>
                              </w:p>
                            </w:txbxContent>
                          </v:textbox>
                        </v:shape>
                        <v:shape id="AutoShape 23" o:spid="_x0000_s1270" type="#_x0000_t32" style="position:absolute;left:12319;top:2921;width:7315;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" strokecolor="#5b9bd5 [3204]" strokeweight="1.5pt">
                          <v:stroke startarrow="block"/>
                        </v:shape>
                        <v:shape id="AutoShape 23" o:spid="_x0000_s1271" type="#_x0000_t32" style="position:absolute;left:30226;top:3051;width:6032;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" strokecolor="#5b9bd5 [3204]" strokeweight="1.5pt">
                          <v:stroke startarrow="block"/>
                        </v:shape>
                      </v:group>
                      <v:rect id="Rectangle 22" o:spid="_x0000_s1272" style="position:absolute;left:26162;top:1016;width:4056;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" fillcolor="#f2f2f2">
                        <v:shadow on="t" opacity=".5" offset="6pt,6pt"/>
                        <v:textbox inset="1.95025mm,.23336mm,1.95025mm,.23336mm">
                          <w:txbxContent>
                            <w:p w:rsidR="00C31E80" w:rsidRPr="005E694E" w:rsidRDefault="00C31E80" w:rsidP="000966AD">
                              <w:pPr>
                                <w:jc w:val="center"/>
                                <w:rPr>
                                  <w:sz w:val="18"/>
                                  <w:szCs w:val="18"/>
                                </w:rPr>
                              </w:pPr>
                              <w:r>
                                <w:rPr>
                                  <w:sz w:val="18"/>
                                  <w:szCs w:val="18"/>
                                </w:rPr>
                                <w:t>DVC</w:t>
                              </w:r>
                            </w:p>
                          </w:txbxContent>
                        </v:textbox>
                      </v:rect>
                    </v:group>
                  </v:group>
                </v:group>
                <w10:wrap type="square"/>
              </v:group>
            </w:pict>
          </mc:Fallback>
        </mc:AlternateContent>
      </w:r>
    </w:p>
    <w:p w:rsidR="000966AD" w:rsidRPr="00E42A8A" w:rsidRDefault="000966AD" w:rsidP="000966AD"/>
    <w:p w:rsidR="000966AD" w:rsidRDefault="000966AD" w:rsidP="000966AD"/>
    <w:p w:rsidR="00D23AA1" w:rsidRDefault="00D23AA1" w:rsidP="00D23AA1">
      <w:pPr>
        <w:pStyle w:val="a4"/>
      </w:pPr>
      <w:bookmarkStart w:id="575" w:name="_Toc530588392"/>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5</w:t>
      </w:r>
      <w:r w:rsidR="0086327A">
        <w:rPr>
          <w:noProof/>
        </w:rPr>
        <w:fldChar w:fldCharType="end"/>
      </w:r>
      <w:r>
        <w:t xml:space="preserve"> Data path for capture stream</w:t>
      </w:r>
      <w:bookmarkEnd w:id="575"/>
    </w:p>
    <w:p w:rsidR="00D23AA1" w:rsidRDefault="00D23AA1" w:rsidP="00D23AA1">
      <w:r>
        <w:t>Below table shows information of ADSP ALSA Driver sound card.</w:t>
      </w:r>
    </w:p>
    <w:tbl>
      <w:tblPr>
        <w:tblStyle w:val="a6"/>
        <w:tblW w:w="0" w:type="auto"/>
        <w:tblLook w:val="04A0" w:firstRow="1" w:lastRow="0" w:firstColumn="1" w:lastColumn="0" w:noHBand="0" w:noVBand="1"/>
      </w:tblPr>
      <w:tblGrid>
        <w:gridCol w:w="1525"/>
        <w:gridCol w:w="7825"/>
      </w:tblGrid>
      <w:tr w:rsidR="00D23AA1" w:rsidTr="002C374D">
        <w:tc>
          <w:tcPr>
            <w:tcW w:w="1525" w:type="dxa"/>
          </w:tcPr>
          <w:p w:rsidR="00D23AA1" w:rsidRDefault="00D23AA1" w:rsidP="002C374D">
            <w:pPr>
              <w:rPr>
                <w:rFonts w:ascii="Arial" w:hAnsi="Arial" w:cs="Arial"/>
                <w:sz w:val="20"/>
                <w:szCs w:val="20"/>
              </w:rPr>
            </w:pPr>
            <w:r>
              <w:rPr>
                <w:rFonts w:ascii="Arial" w:hAnsi="Arial" w:cs="Arial"/>
                <w:sz w:val="20"/>
                <w:szCs w:val="20"/>
              </w:rPr>
              <w:t>Sound card</w:t>
            </w:r>
          </w:p>
        </w:tc>
        <w:tc>
          <w:tcPr>
            <w:tcW w:w="7825" w:type="dxa"/>
          </w:tcPr>
          <w:p w:rsidR="00D23AA1" w:rsidRDefault="00D23AA1" w:rsidP="002C374D">
            <w:r>
              <w:t>Description</w:t>
            </w:r>
          </w:p>
        </w:tc>
      </w:tr>
      <w:tr w:rsidR="00D23AA1" w:rsidTr="002C374D">
        <w:tc>
          <w:tcPr>
            <w:tcW w:w="1525" w:type="dxa"/>
          </w:tcPr>
          <w:p w:rsidR="00D23AA1" w:rsidRDefault="00D23AA1" w:rsidP="002C374D">
            <w:r>
              <w:rPr>
                <w:rFonts w:ascii="Arial" w:hAnsi="Arial" w:cs="Arial"/>
                <w:sz w:val="20"/>
                <w:szCs w:val="20"/>
              </w:rPr>
              <w:t>hw:0,0</w:t>
            </w:r>
            <w:r w:rsidRPr="002B70EF">
              <w:rPr>
                <w:rFonts w:ascii="Arial" w:hAnsi="Arial" w:cs="Arial"/>
                <w:sz w:val="20"/>
                <w:szCs w:val="20"/>
              </w:rPr>
              <w:t>,0</w:t>
            </w:r>
          </w:p>
        </w:tc>
        <w:tc>
          <w:tcPr>
            <w:tcW w:w="7825" w:type="dxa"/>
          </w:tcPr>
          <w:p w:rsidR="00D23AA1" w:rsidRDefault="00D23AA1" w:rsidP="002C374D">
            <w:r>
              <w:t xml:space="preserve">ADSP ALSA sound card (card 0) with DAI 0 </w:t>
            </w:r>
          </w:p>
        </w:tc>
      </w:tr>
      <w:tr w:rsidR="00D23AA1" w:rsidTr="002C374D">
        <w:tc>
          <w:tcPr>
            <w:tcW w:w="1525" w:type="dxa"/>
          </w:tcPr>
          <w:p w:rsidR="00D23AA1" w:rsidRDefault="00D23AA1" w:rsidP="002C374D">
            <w:r>
              <w:rPr>
                <w:rFonts w:ascii="Arial" w:hAnsi="Arial" w:cs="Arial"/>
                <w:sz w:val="20"/>
                <w:szCs w:val="20"/>
              </w:rPr>
              <w:t>hw:0,1</w:t>
            </w:r>
            <w:r w:rsidRPr="002B70EF">
              <w:rPr>
                <w:rFonts w:ascii="Arial" w:hAnsi="Arial" w:cs="Arial"/>
                <w:sz w:val="20"/>
                <w:szCs w:val="20"/>
              </w:rPr>
              <w:t>,0</w:t>
            </w:r>
          </w:p>
        </w:tc>
        <w:tc>
          <w:tcPr>
            <w:tcW w:w="7825" w:type="dxa"/>
          </w:tcPr>
          <w:p w:rsidR="00D23AA1" w:rsidRDefault="00D23AA1" w:rsidP="002C374D">
            <w:r>
              <w:t>ADSP ALSA sound card (card 0) with DAI 1</w:t>
            </w:r>
          </w:p>
        </w:tc>
      </w:tr>
      <w:tr w:rsidR="00D23AA1" w:rsidTr="002C374D">
        <w:tc>
          <w:tcPr>
            <w:tcW w:w="1525" w:type="dxa"/>
          </w:tcPr>
          <w:p w:rsidR="00D23AA1" w:rsidRDefault="00D23AA1" w:rsidP="002C374D">
            <w:r>
              <w:rPr>
                <w:rFonts w:ascii="Arial" w:hAnsi="Arial" w:cs="Arial"/>
                <w:sz w:val="20"/>
                <w:szCs w:val="20"/>
              </w:rPr>
              <w:t>hw:0,2</w:t>
            </w:r>
            <w:r w:rsidRPr="002B70EF">
              <w:rPr>
                <w:rFonts w:ascii="Arial" w:hAnsi="Arial" w:cs="Arial"/>
                <w:sz w:val="20"/>
                <w:szCs w:val="20"/>
              </w:rPr>
              <w:t>,0</w:t>
            </w:r>
          </w:p>
        </w:tc>
        <w:tc>
          <w:tcPr>
            <w:tcW w:w="7825" w:type="dxa"/>
          </w:tcPr>
          <w:p w:rsidR="00D23AA1" w:rsidRDefault="00D23AA1" w:rsidP="002C374D">
            <w:r>
              <w:t>ADSP ALSA sound card (card 0) with DAI 2</w:t>
            </w:r>
          </w:p>
        </w:tc>
      </w:tr>
      <w:tr w:rsidR="00D23AA1" w:rsidTr="002C374D">
        <w:tc>
          <w:tcPr>
            <w:tcW w:w="1525" w:type="dxa"/>
          </w:tcPr>
          <w:p w:rsidR="00D23AA1" w:rsidRDefault="00D23AA1" w:rsidP="002C374D">
            <w:r>
              <w:rPr>
                <w:rFonts w:ascii="Arial" w:hAnsi="Arial" w:cs="Arial"/>
                <w:sz w:val="20"/>
                <w:szCs w:val="20"/>
              </w:rPr>
              <w:t>hw:0,3</w:t>
            </w:r>
            <w:r w:rsidRPr="002B70EF">
              <w:rPr>
                <w:rFonts w:ascii="Arial" w:hAnsi="Arial" w:cs="Arial"/>
                <w:sz w:val="20"/>
                <w:szCs w:val="20"/>
              </w:rPr>
              <w:t>,0</w:t>
            </w:r>
          </w:p>
        </w:tc>
        <w:tc>
          <w:tcPr>
            <w:tcW w:w="7825" w:type="dxa"/>
          </w:tcPr>
          <w:p w:rsidR="00D23AA1" w:rsidRDefault="00D23AA1" w:rsidP="002C374D">
            <w:r>
              <w:t>ADSP ALSA sound card (card 0) with DAI 3</w:t>
            </w:r>
          </w:p>
        </w:tc>
      </w:tr>
    </w:tbl>
    <w:p w:rsidR="00D23AA1" w:rsidRDefault="00D23AA1" w:rsidP="00D23AA1">
      <w:pPr>
        <w:pStyle w:val="a4"/>
      </w:pPr>
      <w:bookmarkStart w:id="576" w:name="_Toc530588405"/>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4</w:t>
      </w:r>
      <w:r w:rsidR="007F6EBC">
        <w:rPr>
          <w:noProof/>
        </w:rPr>
        <w:fldChar w:fldCharType="end"/>
      </w:r>
      <w:r>
        <w:t xml:space="preserve"> Detailed information of ADSP ALSA sound card</w:t>
      </w:r>
      <w:bookmarkEnd w:id="576"/>
    </w:p>
    <w:p w:rsidR="00D23AA1" w:rsidRDefault="00D23AA1" w:rsidP="00D23AA1">
      <w:r>
        <w:t>The sound card is configured in device tree as default card (card 0).</w:t>
      </w:r>
    </w:p>
    <w:p w:rsidR="008B2161" w:rsidRDefault="008B2161" w:rsidP="008B2161">
      <w:r>
        <w:t>[Note] Codec ak4613 only supports data with 24 bit. Therefore, when playback 16-bit stream user must use “</w:t>
      </w:r>
      <w:proofErr w:type="spellStart"/>
      <w:r w:rsidRPr="008D6A2E">
        <w:rPr>
          <w:b/>
        </w:rPr>
        <w:t>plughw</w:t>
      </w:r>
      <w:proofErr w:type="spellEnd"/>
      <w:r>
        <w:t>” card instead of “</w:t>
      </w:r>
      <w:proofErr w:type="spellStart"/>
      <w:r w:rsidRPr="008D6A2E">
        <w:rPr>
          <w:b/>
        </w:rPr>
        <w:t>hw</w:t>
      </w:r>
      <w:proofErr w:type="spellEnd"/>
      <w:r>
        <w:t>” card for the conversion. And the monaural format cannot be used due to this conversion (unsupported 24-bit/monaural).</w:t>
      </w:r>
    </w:p>
    <w:p w:rsidR="000966AD" w:rsidRDefault="000966AD" w:rsidP="005B11FB">
      <w:pPr>
        <w:pStyle w:val="3"/>
        <w:ind w:left="720"/>
      </w:pPr>
      <w:bookmarkStart w:id="577" w:name="_Toc530588346"/>
      <w:r>
        <w:t>Capture stream</w:t>
      </w:r>
      <w:bookmarkEnd w:id="577"/>
    </w:p>
    <w:p w:rsidR="000966AD" w:rsidRDefault="000966AD" w:rsidP="000966AD">
      <w:r>
        <w:t>ADSP ALSA Driver supports recording stream (PCM width 16/24, sample rate 32/44.1/48 KHz, channel 1/2).</w:t>
      </w:r>
    </w:p>
    <w:p w:rsidR="000966AD" w:rsidRDefault="000966AD" w:rsidP="00A753D7">
      <w:pPr>
        <w:pStyle w:val="a3"/>
        <w:numPr>
          <w:ilvl w:val="0"/>
          <w:numId w:val="18"/>
        </w:numPr>
        <w:spacing w:after="0" w:line="240" w:lineRule="auto"/>
      </w:pPr>
      <w:r>
        <w:t>User setting:</w:t>
      </w:r>
    </w:p>
    <w:p w:rsidR="000966AD" w:rsidRDefault="000966AD" w:rsidP="00A753D7">
      <w:pPr>
        <w:spacing w:after="0" w:line="240" w:lineRule="auto"/>
        <w:ind w:left="1260"/>
      </w:pPr>
      <w:proofErr w:type="spellStart"/>
      <w:r w:rsidRPr="00157E57">
        <w:t>arecord</w:t>
      </w:r>
      <w:proofErr w:type="spellEnd"/>
      <w:r w:rsidRPr="00157E57">
        <w:t xml:space="preserve"> -D plughw:0,3,0 -c2 -r32000 -fS16_LE -d 5 -t raw thetest_FULL_s_32000_16.pcm</w:t>
      </w:r>
    </w:p>
    <w:p w:rsidR="008B2161" w:rsidRPr="00157E57" w:rsidRDefault="008B2161" w:rsidP="00A753D7">
      <w:pPr>
        <w:spacing w:after="0" w:line="240" w:lineRule="auto"/>
        <w:ind w:left="1260"/>
      </w:pPr>
    </w:p>
    <w:p w:rsidR="000966AD" w:rsidRDefault="000966AD" w:rsidP="005B11FB">
      <w:pPr>
        <w:pStyle w:val="3"/>
        <w:ind w:left="720"/>
      </w:pPr>
      <w:bookmarkStart w:id="578" w:name="_Toc530588347"/>
      <w:r>
        <w:t>Setting Capture Volume</w:t>
      </w:r>
      <w:bookmarkEnd w:id="578"/>
    </w:p>
    <w:p w:rsidR="000966AD" w:rsidRDefault="000966AD" w:rsidP="000966AD">
      <w:r>
        <w:t>ADSP ALSA Driver supports setting volume for record stream. Value range from 0 to 800. Value 800 means that increase volume to 8 times.</w:t>
      </w:r>
    </w:p>
    <w:p w:rsidR="000966AD" w:rsidRDefault="000966AD" w:rsidP="00A753D7">
      <w:pPr>
        <w:pStyle w:val="a3"/>
        <w:numPr>
          <w:ilvl w:val="0"/>
          <w:numId w:val="18"/>
        </w:numPr>
        <w:spacing w:line="240" w:lineRule="auto"/>
      </w:pPr>
      <w:r>
        <w:t>User setting:</w:t>
      </w:r>
    </w:p>
    <w:p w:rsidR="00255F3F" w:rsidRDefault="00255F3F" w:rsidP="00A753D7">
      <w:pPr>
        <w:pStyle w:val="a3"/>
        <w:numPr>
          <w:ilvl w:val="0"/>
          <w:numId w:val="17"/>
        </w:numPr>
        <w:spacing w:line="240" w:lineRule="auto"/>
        <w:ind w:left="900" w:hanging="180"/>
      </w:pPr>
      <w:r>
        <w:t>Record stream</w:t>
      </w:r>
    </w:p>
    <w:p w:rsidR="00255F3F" w:rsidRDefault="00255F3F" w:rsidP="00A753D7">
      <w:pPr>
        <w:pStyle w:val="a3"/>
        <w:spacing w:line="240" w:lineRule="auto"/>
      </w:pPr>
      <w:proofErr w:type="spellStart"/>
      <w:r>
        <w:t>arecord</w:t>
      </w:r>
      <w:proofErr w:type="spellEnd"/>
      <w:r>
        <w:t xml:space="preserve"> -D plughw:0,0,0 -c2 -r32000 -fS16_LE -d 5 -t raw thetest_FULL_s_32000_16.pcm</w:t>
      </w:r>
    </w:p>
    <w:p w:rsidR="00255F3F" w:rsidRDefault="00255F3F" w:rsidP="00A753D7">
      <w:pPr>
        <w:pStyle w:val="a3"/>
        <w:numPr>
          <w:ilvl w:val="0"/>
          <w:numId w:val="17"/>
        </w:numPr>
        <w:spacing w:after="0" w:line="240" w:lineRule="auto"/>
        <w:ind w:left="900" w:hanging="180"/>
      </w:pPr>
      <w:r>
        <w:t>Set volume</w:t>
      </w:r>
    </w:p>
    <w:p w:rsidR="00255F3F" w:rsidRDefault="00255F3F" w:rsidP="00A753D7">
      <w:pPr>
        <w:spacing w:after="0" w:line="240" w:lineRule="auto"/>
        <w:ind w:firstLine="1260"/>
      </w:pPr>
      <w:proofErr w:type="spellStart"/>
      <w:r>
        <w:t>amixer</w:t>
      </w:r>
      <w:proofErr w:type="spellEnd"/>
      <w:r>
        <w:t xml:space="preserve"> -c 0 </w:t>
      </w:r>
      <w:proofErr w:type="spellStart"/>
      <w:r>
        <w:t>cset</w:t>
      </w:r>
      <w:proofErr w:type="spellEnd"/>
      <w:r>
        <w:t xml:space="preserve"> name="</w:t>
      </w:r>
      <w:proofErr w:type="spellStart"/>
      <w:r>
        <w:t>CaptureVolume</w:t>
      </w:r>
      <w:proofErr w:type="spellEnd"/>
      <w:proofErr w:type="gramStart"/>
      <w:r>
        <w:t>",index</w:t>
      </w:r>
      <w:proofErr w:type="gramEnd"/>
      <w:r>
        <w:t>=0 50</w:t>
      </w:r>
    </w:p>
    <w:p w:rsidR="00255F3F" w:rsidRDefault="00255F3F" w:rsidP="00A753D7">
      <w:pPr>
        <w:pStyle w:val="a3"/>
        <w:numPr>
          <w:ilvl w:val="0"/>
          <w:numId w:val="17"/>
        </w:numPr>
        <w:spacing w:after="0" w:line="240" w:lineRule="auto"/>
        <w:ind w:left="900" w:hanging="180"/>
      </w:pPr>
      <w:r>
        <w:t>Get information about volume</w:t>
      </w:r>
    </w:p>
    <w:p w:rsidR="003371D8" w:rsidRDefault="000966AD" w:rsidP="00A753D7">
      <w:pPr>
        <w:spacing w:line="240" w:lineRule="auto"/>
        <w:ind w:firstLine="1260"/>
      </w:pPr>
      <w:proofErr w:type="spellStart"/>
      <w:r>
        <w:t>amixer</w:t>
      </w:r>
      <w:proofErr w:type="spellEnd"/>
      <w:r>
        <w:t xml:space="preserve"> -c 0 </w:t>
      </w:r>
      <w:proofErr w:type="spellStart"/>
      <w:r>
        <w:t>cget</w:t>
      </w:r>
      <w:proofErr w:type="spellEnd"/>
      <w:r>
        <w:t xml:space="preserve"> name="</w:t>
      </w:r>
      <w:proofErr w:type="spellStart"/>
      <w:r>
        <w:t>CaptureVolume</w:t>
      </w:r>
      <w:proofErr w:type="spellEnd"/>
      <w:proofErr w:type="gramStart"/>
      <w:r>
        <w:t>",index</w:t>
      </w:r>
      <w:proofErr w:type="gramEnd"/>
      <w:r>
        <w:t>=0</w:t>
      </w:r>
    </w:p>
    <w:p w:rsidR="003371D8" w:rsidRDefault="003371D8">
      <w:r>
        <w:br w:type="page"/>
      </w:r>
    </w:p>
    <w:p w:rsidR="000966AD" w:rsidRDefault="000966AD" w:rsidP="005B11FB">
      <w:pPr>
        <w:pStyle w:val="3"/>
        <w:ind w:left="720"/>
      </w:pPr>
      <w:bookmarkStart w:id="579" w:name="_Toc530588348"/>
      <w:r>
        <w:lastRenderedPageBreak/>
        <w:t>Setting Input Sample Rate</w:t>
      </w:r>
      <w:bookmarkEnd w:id="579"/>
    </w:p>
    <w:p w:rsidR="000966AD" w:rsidRPr="00772415" w:rsidRDefault="000966AD" w:rsidP="000966AD">
      <w:r>
        <w:t xml:space="preserve">ADSP ALSA Driver supports converting data’s sample rate to </w:t>
      </w:r>
      <w:r w:rsidR="00BC3F2E">
        <w:t>v</w:t>
      </w:r>
      <w:r w:rsidR="007E0237">
        <w:t>alu</w:t>
      </w:r>
      <w:r>
        <w:t>e. Sample rate supported with range (32/44.1/48 KHz).</w:t>
      </w:r>
    </w:p>
    <w:p w:rsidR="000966AD" w:rsidRDefault="000966AD" w:rsidP="00786BB8">
      <w:pPr>
        <w:pStyle w:val="a3"/>
        <w:numPr>
          <w:ilvl w:val="0"/>
          <w:numId w:val="18"/>
        </w:numPr>
      </w:pPr>
      <w:r>
        <w:t>User setting</w:t>
      </w:r>
    </w:p>
    <w:p w:rsidR="00094B0E" w:rsidRDefault="00094B0E" w:rsidP="003371D8">
      <w:pPr>
        <w:pStyle w:val="a3"/>
        <w:numPr>
          <w:ilvl w:val="0"/>
          <w:numId w:val="17"/>
        </w:numPr>
        <w:spacing w:after="0" w:line="240" w:lineRule="auto"/>
        <w:ind w:left="900" w:hanging="180"/>
      </w:pPr>
      <w:r>
        <w:t xml:space="preserve">Set input sample rate </w:t>
      </w:r>
    </w:p>
    <w:p w:rsidR="000966AD" w:rsidRDefault="000966AD" w:rsidP="003371D8">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CaptureInRate</w:t>
      </w:r>
      <w:proofErr w:type="spellEnd"/>
      <w:proofErr w:type="gramStart"/>
      <w:r>
        <w:t>",index</w:t>
      </w:r>
      <w:proofErr w:type="gramEnd"/>
      <w:r>
        <w:t>=0 44100</w:t>
      </w:r>
    </w:p>
    <w:p w:rsidR="00094B0E" w:rsidRDefault="00094B0E" w:rsidP="003371D8">
      <w:pPr>
        <w:pStyle w:val="a3"/>
        <w:numPr>
          <w:ilvl w:val="0"/>
          <w:numId w:val="17"/>
        </w:numPr>
        <w:spacing w:after="0" w:line="240" w:lineRule="auto"/>
        <w:ind w:left="900" w:hanging="180"/>
      </w:pPr>
      <w:r>
        <w:t>Record stream</w:t>
      </w:r>
    </w:p>
    <w:p w:rsidR="000966AD" w:rsidRDefault="000966AD" w:rsidP="003371D8">
      <w:pPr>
        <w:spacing w:after="0" w:line="240" w:lineRule="auto"/>
        <w:ind w:left="1260"/>
      </w:pPr>
      <w:proofErr w:type="spellStart"/>
      <w:r>
        <w:t>arecord</w:t>
      </w:r>
      <w:proofErr w:type="spellEnd"/>
      <w:r>
        <w:t xml:space="preserve"> -D plughw:0,0,0 -c2 -r48000 -fS16_LE -d 5 -t raw thetest_FULL_s_48000_16.pcm</w:t>
      </w:r>
    </w:p>
    <w:p w:rsidR="00094B0E" w:rsidRDefault="00094B0E" w:rsidP="003371D8">
      <w:pPr>
        <w:pStyle w:val="a3"/>
        <w:numPr>
          <w:ilvl w:val="0"/>
          <w:numId w:val="17"/>
        </w:numPr>
        <w:spacing w:after="0" w:line="240" w:lineRule="auto"/>
        <w:ind w:left="900" w:hanging="180"/>
      </w:pPr>
      <w:r>
        <w:t>Get information about input sample rate</w:t>
      </w:r>
    </w:p>
    <w:p w:rsidR="000966AD" w:rsidRDefault="000966AD" w:rsidP="003371D8">
      <w:pPr>
        <w:spacing w:after="0" w:line="240" w:lineRule="auto"/>
        <w:ind w:left="1260"/>
      </w:pPr>
      <w:proofErr w:type="spellStart"/>
      <w:r>
        <w:t>amixer</w:t>
      </w:r>
      <w:proofErr w:type="spellEnd"/>
      <w:r>
        <w:t xml:space="preserve"> -c 0 </w:t>
      </w:r>
      <w:proofErr w:type="spellStart"/>
      <w:r>
        <w:t>cget</w:t>
      </w:r>
      <w:proofErr w:type="spellEnd"/>
      <w:r>
        <w:t xml:space="preserve"> name="</w:t>
      </w:r>
      <w:proofErr w:type="spellStart"/>
      <w:r>
        <w:t>CaptureInRate</w:t>
      </w:r>
      <w:proofErr w:type="spellEnd"/>
      <w:proofErr w:type="gramStart"/>
      <w:r>
        <w:t>",index</w:t>
      </w:r>
      <w:proofErr w:type="gramEnd"/>
      <w:r>
        <w:t>=0</w:t>
      </w:r>
    </w:p>
    <w:p w:rsidR="008B2161" w:rsidRPr="0015096D" w:rsidRDefault="008B2161" w:rsidP="003371D8">
      <w:pPr>
        <w:spacing w:after="0" w:line="240" w:lineRule="auto"/>
        <w:ind w:left="1260"/>
      </w:pPr>
    </w:p>
    <w:p w:rsidR="000966AD" w:rsidRDefault="000966AD" w:rsidP="000966AD">
      <w:pPr>
        <w:pStyle w:val="2"/>
      </w:pPr>
      <w:bookmarkStart w:id="580" w:name="_Toc530588349"/>
      <w:r>
        <w:t>TDM Playback</w:t>
      </w:r>
      <w:bookmarkEnd w:id="580"/>
    </w:p>
    <w:p w:rsidR="00D700A4" w:rsidRPr="00D700A4" w:rsidRDefault="00D700A4" w:rsidP="00D700A4"/>
    <w:p w:rsidR="00D700A4" w:rsidRDefault="00D700A4" w:rsidP="00D700A4">
      <w:r>
        <w:rPr>
          <w:noProof/>
        </w:rPr>
        <mc:AlternateContent>
          <mc:Choice Requires="wpc">
            <w:drawing>
              <wp:inline distT="0" distB="0" distL="0" distR="0" wp14:anchorId="72BE6143" wp14:editId="0CA64F43">
                <wp:extent cx="5943600" cy="1272540"/>
                <wp:effectExtent l="0" t="0" r="0" b="381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2" name="AutoShape 8"/>
                        <wps:cNvSpPr>
                          <a:spLocks noChangeArrowheads="1"/>
                        </wps:cNvSpPr>
                        <wps:spPr bwMode="auto">
                          <a:xfrm>
                            <a:off x="414845" y="410644"/>
                            <a:ext cx="1228055" cy="59817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B73086">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273" name="AutoShape 17"/>
                        <wps:cNvCnPr>
                          <a:cxnSpLocks noChangeShapeType="1"/>
                          <a:endCxn id="276" idx="1"/>
                        </wps:cNvCnPr>
                        <wps:spPr bwMode="auto">
                          <a:xfrm flipV="1">
                            <a:off x="1642896" y="707639"/>
                            <a:ext cx="638860" cy="209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74" name="Sound"/>
                        <wps:cNvSpPr>
                          <a:spLocks noEditPoints="1" noChangeArrowheads="1"/>
                        </wps:cNvSpPr>
                        <wps:spPr bwMode="auto">
                          <a:xfrm rot="10800000" flipH="1">
                            <a:off x="4897241" y="394078"/>
                            <a:ext cx="511483" cy="634578"/>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275" name="Text Box 19"/>
                        <wps:cNvSpPr txBox="1">
                          <a:spLocks noChangeArrowheads="1"/>
                        </wps:cNvSpPr>
                        <wps:spPr bwMode="auto">
                          <a:xfrm>
                            <a:off x="4756630" y="183093"/>
                            <a:ext cx="65209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700A4">
                              <w:pPr>
                                <w:rPr>
                                  <w:sz w:val="18"/>
                                  <w:szCs w:val="18"/>
                                </w:rPr>
                              </w:pPr>
                              <w:r>
                                <w:rPr>
                                  <w:rFonts w:hint="eastAsia"/>
                                  <w:sz w:val="18"/>
                                  <w:szCs w:val="18"/>
                                </w:rPr>
                                <w:t>Speaker</w:t>
                              </w:r>
                            </w:p>
                          </w:txbxContent>
                        </wps:txbx>
                        <wps:bodyPr rot="0" vert="horz" wrap="square" lIns="70209" tIns="8401" rIns="70209" bIns="8401" anchor="t" anchorCtr="0" upright="1">
                          <a:noAutofit/>
                        </wps:bodyPr>
                      </wps:wsp>
                      <wps:wsp>
                        <wps:cNvPr id="276" name="Rectangle 22"/>
                        <wps:cNvSpPr>
                          <a:spLocks noChangeArrowheads="1"/>
                        </wps:cNvSpPr>
                        <wps:spPr bwMode="auto">
                          <a:xfrm>
                            <a:off x="2281756" y="503169"/>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700A4">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277" name="AutoShape 23"/>
                        <wps:cNvCnPr>
                          <a:cxnSpLocks noChangeShapeType="1"/>
                          <a:stCxn id="276" idx="3"/>
                          <a:endCxn id="278" idx="1"/>
                        </wps:cNvCnPr>
                        <wps:spPr bwMode="auto">
                          <a:xfrm>
                            <a:off x="2687436" y="707639"/>
                            <a:ext cx="768234" cy="0"/>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78" name="Rectangle 22"/>
                        <wps:cNvSpPr>
                          <a:spLocks noChangeArrowheads="1"/>
                        </wps:cNvSpPr>
                        <wps:spPr bwMode="auto">
                          <a:xfrm>
                            <a:off x="3455670" y="503169"/>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700A4">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279" name="AutoShape 23"/>
                        <wps:cNvCnPr>
                          <a:cxnSpLocks noChangeShapeType="1"/>
                        </wps:cNvCnPr>
                        <wps:spPr bwMode="auto">
                          <a:xfrm flipV="1">
                            <a:off x="3851711" y="707639"/>
                            <a:ext cx="457200" cy="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80" name="Rectangle 280"/>
                        <wps:cNvSpPr/>
                        <wps:spPr>
                          <a:xfrm>
                            <a:off x="2114903" y="451605"/>
                            <a:ext cx="1877486"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700A4">
                              <w:pPr>
                                <w:rPr>
                                  <w:sz w:val="18"/>
                                  <w:szCs w:val="18"/>
                                </w:rPr>
                              </w:pPr>
                              <w:r>
                                <w:rPr>
                                  <w:sz w:val="18"/>
                                  <w:szCs w:val="18"/>
                                </w:rPr>
                                <w:t>SCU</w:t>
                              </w:r>
                            </w:p>
                          </w:txbxContent>
                        </wps:txbx>
                        <wps:bodyPr rot="0" vert="horz" wrap="square" lIns="70209" tIns="8401" rIns="70209" bIns="8401" anchor="t" anchorCtr="0" upright="1">
                          <a:noAutofit/>
                        </wps:bodyPr>
                      </wps:wsp>
                      <wps:wsp>
                        <wps:cNvPr id="282" name="Rectangle 16"/>
                        <wps:cNvSpPr>
                          <a:spLocks noChangeArrowheads="1"/>
                        </wps:cNvSpPr>
                        <wps:spPr bwMode="auto">
                          <a:xfrm>
                            <a:off x="4325888" y="503169"/>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700A4">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283" name="AutoShape 23"/>
                        <wps:cNvCnPr>
                          <a:cxnSpLocks noChangeShapeType="1"/>
                        </wps:cNvCnPr>
                        <wps:spPr bwMode="auto">
                          <a:xfrm>
                            <a:off x="4759515" y="707630"/>
                            <a:ext cx="128349"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86" name="Text Box 19"/>
                        <wps:cNvSpPr txBox="1">
                          <a:spLocks noChangeArrowheads="1"/>
                        </wps:cNvSpPr>
                        <wps:spPr bwMode="auto">
                          <a:xfrm>
                            <a:off x="1642896" y="572883"/>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D700A4">
                              <w:pPr>
                                <w:spacing w:line="276" w:lineRule="auto"/>
                                <w:rPr>
                                  <w:sz w:val="14"/>
                                  <w:szCs w:val="18"/>
                                </w:rPr>
                              </w:pPr>
                              <w:r w:rsidRPr="00356C05">
                                <w:rPr>
                                  <w:sz w:val="14"/>
                                  <w:szCs w:val="18"/>
                                </w:rPr>
                                <w:t>ADMA</w:t>
                              </w:r>
                              <w:r>
                                <w:rPr>
                                  <w:sz w:val="14"/>
                                  <w:szCs w:val="18"/>
                                </w:rPr>
                                <w:t>C</w:t>
                              </w:r>
                            </w:p>
                          </w:txbxContent>
                        </wps:txbx>
                        <wps:bodyPr rot="0" vert="horz" wrap="square" lIns="70209" tIns="8401" rIns="70209" bIns="8401" anchor="t" anchorCtr="0" upright="1">
                          <a:noAutofit/>
                        </wps:bodyPr>
                      </wps:wsp>
                      <wps:wsp>
                        <wps:cNvPr id="320" name="Text Box 19"/>
                        <wps:cNvSpPr txBox="1">
                          <a:spLocks noChangeArrowheads="1"/>
                        </wps:cNvSpPr>
                        <wps:spPr bwMode="auto">
                          <a:xfrm>
                            <a:off x="3846832" y="602195"/>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D700A4">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s:wsp>
                        <wps:cNvPr id="321" name="AutoShape 23"/>
                        <wps:cNvCnPr>
                          <a:cxnSpLocks noChangeShapeType="1"/>
                        </wps:cNvCnPr>
                        <wps:spPr bwMode="auto">
                          <a:xfrm>
                            <a:off x="3762518" y="1148711"/>
                            <a:ext cx="274320"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322" name="Text Box 19"/>
                        <wps:cNvSpPr txBox="1">
                          <a:spLocks noChangeArrowheads="1"/>
                        </wps:cNvSpPr>
                        <wps:spPr bwMode="auto">
                          <a:xfrm>
                            <a:off x="3992388" y="1068705"/>
                            <a:ext cx="1310132"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700A4">
                              <w:pPr>
                                <w:rPr>
                                  <w:sz w:val="18"/>
                                  <w:szCs w:val="18"/>
                                </w:rPr>
                              </w:pPr>
                              <w:r>
                                <w:rPr>
                                  <w:sz w:val="18"/>
                                  <w:szCs w:val="18"/>
                                </w:rPr>
                                <w:t xml:space="preserve">PCM data </w:t>
                              </w:r>
                              <w:proofErr w:type="gramStart"/>
                              <w:r>
                                <w:rPr>
                                  <w:sz w:val="18"/>
                                  <w:szCs w:val="18"/>
                                </w:rPr>
                                <w:t>( 6</w:t>
                              </w:r>
                              <w:proofErr w:type="gramEnd"/>
                              <w:r>
                                <w:rPr>
                                  <w:sz w:val="18"/>
                                  <w:szCs w:val="18"/>
                                </w:rPr>
                                <w:t>/8 channel)</w:t>
                              </w:r>
                            </w:p>
                          </w:txbxContent>
                        </wps:txbx>
                        <wps:bodyPr rot="0" vert="horz" wrap="square" lIns="70209" tIns="8401" rIns="70209" bIns="8401" anchor="t" anchorCtr="0" upright="1">
                          <a:noAutofit/>
                        </wps:bodyPr>
                      </wps:wsp>
                    </wpc:wpc>
                  </a:graphicData>
                </a:graphic>
              </wp:inline>
            </w:drawing>
          </mc:Choice>
          <mc:Fallback>
            <w:pict>
              <v:group w14:anchorId="72BE6143" id="Canvas 324" o:spid="_x0000_s1273"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">
                <v:shape id="_x0000_s1274" type="#_x0000_t75" style="position:absolute;width:59436;height:12725;visibility:visible;mso-wrap-style:square">
                  <v:fill o:detectmouseclick="t"/>
                  <v:path o:connecttype="none"/>
                </v:shape>
                <v:shape id="AutoShape 8" o:spid="_x0000_s1275"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" fillcolor="#fbe4d5">
                  <v:textbox inset="1.95025mm,.23336mm,1.95025mm,.23336mm">
                    <w:txbxContent>
                      <w:p w:rsidR="00C31E80" w:rsidRPr="005E694E" w:rsidRDefault="00C31E80" w:rsidP="00B73086">
                        <w:pPr>
                          <w:spacing w:line="276" w:lineRule="auto"/>
                          <w:jc w:val="center"/>
                          <w:rPr>
                            <w:sz w:val="18"/>
                            <w:szCs w:val="18"/>
                          </w:rPr>
                        </w:pPr>
                        <w:r>
                          <w:rPr>
                            <w:sz w:val="18"/>
                            <w:szCs w:val="18"/>
                          </w:rPr>
                          <w:t>External Memory</w:t>
                        </w:r>
                      </w:p>
                    </w:txbxContent>
                  </v:textbox>
                </v:shape>
                <v:shape id="AutoShape 17" o:spid="_x0000_s1276" type="#_x0000_t32" style="position:absolute;left:16428;top:7076;width:638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" strokecolor="#8496b0 [1951]" strokeweight="1.5pt">
                  <v:stroke endarrow="block"/>
                </v:shape>
                <v:shape id="Sound" o:spid="_x0000_s1277" style="position:absolute;left:48972;top:394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361,621622;264361,0;0,317289;511483,317289" o:connectangles="0,0,0,0" textboxrect="761,22454,21069,28282"/>
                  <o:lock v:ext="edit" verticies="t"/>
                </v:shape>
                <v:shape id="Text Box 19" o:spid="_x0000_s1278" type="#_x0000_t202" style="position:absolute;left:47566;top:1830;width:652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" filled="f" stroked="f">
                  <v:textbox inset="1.95025mm,.23336mm,1.95025mm,.23336mm">
                    <w:txbxContent>
                      <w:p w:rsidR="00C31E80" w:rsidRPr="005E694E" w:rsidRDefault="00C31E80" w:rsidP="00D700A4">
                        <w:pPr>
                          <w:rPr>
                            <w:sz w:val="18"/>
                            <w:szCs w:val="18"/>
                          </w:rPr>
                        </w:pPr>
                        <w:r>
                          <w:rPr>
                            <w:rFonts w:hint="eastAsia"/>
                            <w:sz w:val="18"/>
                            <w:szCs w:val="18"/>
                          </w:rPr>
                          <w:t>Speaker</w:t>
                        </w:r>
                      </w:p>
                    </w:txbxContent>
                  </v:textbox>
                </v:shape>
                <v:rect id="Rectangle 22" o:spid="_x0000_s1279" style="position:absolute;left:22817;top:5031;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" fillcolor="#f2f2f2">
                  <v:shadow on="t" opacity=".5" offset="6pt,6pt"/>
                  <v:textbox inset="1.95025mm,.23336mm,1.95025mm,.23336mm">
                    <w:txbxContent>
                      <w:p w:rsidR="00C31E80" w:rsidRPr="005E694E" w:rsidRDefault="00C31E80" w:rsidP="00D700A4">
                        <w:pPr>
                          <w:jc w:val="center"/>
                          <w:rPr>
                            <w:sz w:val="18"/>
                            <w:szCs w:val="18"/>
                          </w:rPr>
                        </w:pPr>
                        <w:r>
                          <w:rPr>
                            <w:sz w:val="18"/>
                            <w:szCs w:val="18"/>
                          </w:rPr>
                          <w:t>SRC</w:t>
                        </w:r>
                      </w:p>
                    </w:txbxContent>
                  </v:textbox>
                </v:rect>
                <v:shape id="AutoShape 23" o:spid="_x0000_s1280" type="#_x0000_t32" style="position:absolute;left:26874;top:7076;width:76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" strokecolor="#5b9bd5 [3204]" strokeweight="1.5pt">
                  <v:stroke endarrow="block"/>
                </v:shape>
                <v:rect id="Rectangle 22" o:spid="_x0000_s1281" style="position:absolute;left:34556;top:5031;width:413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" fillcolor="#f2f2f2">
                  <v:shadow on="t" opacity=".5" offset="6pt,6pt"/>
                  <v:textbox inset="1.95025mm,.23336mm,1.95025mm,.23336mm">
                    <w:txbxContent>
                      <w:p w:rsidR="00C31E80" w:rsidRPr="005E694E" w:rsidRDefault="00C31E80" w:rsidP="00D700A4">
                        <w:pPr>
                          <w:jc w:val="center"/>
                          <w:rPr>
                            <w:sz w:val="18"/>
                            <w:szCs w:val="18"/>
                          </w:rPr>
                        </w:pPr>
                        <w:r>
                          <w:rPr>
                            <w:sz w:val="18"/>
                            <w:szCs w:val="18"/>
                          </w:rPr>
                          <w:t>DVC</w:t>
                        </w:r>
                      </w:p>
                    </w:txbxContent>
                  </v:textbox>
                </v:rect>
                <v:shape id="AutoShape 23" o:spid="_x0000_s1282" type="#_x0000_t32" style="position:absolute;left:38517;top:7076;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" strokecolor="#8496b0 [1951]" strokeweight="1.5pt">
                  <v:stroke endarrow="block"/>
                </v:shape>
                <v:rect id="Rectangle 280" o:spid="_x0000_s1283" style="position:absolute;left:21149;top:4516;width:1877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" filled="f" strokecolor="black [3213]" strokeweight="1.5pt"/>
                <v:shape id="Text Box 15" o:spid="_x0000_s1284"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" filled="f" stroked="f">
                  <v:textbox inset="1.95025mm,.23336mm,1.95025mm,.23336mm">
                    <w:txbxContent>
                      <w:p w:rsidR="00C31E80" w:rsidRPr="005E694E" w:rsidRDefault="00C31E80" w:rsidP="00D700A4">
                        <w:pPr>
                          <w:rPr>
                            <w:sz w:val="18"/>
                            <w:szCs w:val="18"/>
                          </w:rPr>
                        </w:pPr>
                        <w:r>
                          <w:rPr>
                            <w:sz w:val="18"/>
                            <w:szCs w:val="18"/>
                          </w:rPr>
                          <w:t>SCU</w:t>
                        </w:r>
                      </w:p>
                    </w:txbxContent>
                  </v:textbox>
                </v:shape>
                <v:rect id="Rectangle 16" o:spid="_x0000_s1285" style="position:absolute;left:43258;top:5031;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" fillcolor="#f2f2f2">
                  <v:shadow on="t" opacity=".5" offset="6pt,6pt"/>
                  <v:textbox inset="1.95025mm,.23336mm,1.95025mm,.23336mm">
                    <w:txbxContent>
                      <w:p w:rsidR="00C31E80" w:rsidRPr="005E694E" w:rsidRDefault="00C31E80" w:rsidP="00D700A4">
                        <w:pPr>
                          <w:jc w:val="center"/>
                          <w:rPr>
                            <w:sz w:val="18"/>
                            <w:szCs w:val="18"/>
                          </w:rPr>
                        </w:pPr>
                        <w:r>
                          <w:rPr>
                            <w:sz w:val="18"/>
                            <w:szCs w:val="18"/>
                          </w:rPr>
                          <w:t>SSI</w:t>
                        </w:r>
                      </w:p>
                    </w:txbxContent>
                  </v:textbox>
                </v:rect>
                <v:shape id="AutoShape 23" o:spid="_x0000_s1286" type="#_x0000_t32" style="position:absolute;left:47595;top:7076;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" strokecolor="#5b9bd5 [3204]" strokeweight="1.5pt">
                  <v:stroke endarrow="block"/>
                </v:shape>
                <v:shape id="Text Box 19" o:spid="_x0000_s1287" type="#_x0000_t202" style="position:absolute;left:16428;top:5728;width:555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" filled="f" stroked="f">
                  <v:textbox inset="1.95025mm,.23336mm,1.95025mm,.23336mm">
                    <w:txbxContent>
                      <w:p w:rsidR="00C31E80" w:rsidRPr="00356C05" w:rsidRDefault="00C31E80" w:rsidP="00D700A4">
                        <w:pPr>
                          <w:spacing w:line="276" w:lineRule="auto"/>
                          <w:rPr>
                            <w:sz w:val="14"/>
                            <w:szCs w:val="18"/>
                          </w:rPr>
                        </w:pPr>
                        <w:r w:rsidRPr="00356C05">
                          <w:rPr>
                            <w:sz w:val="14"/>
                            <w:szCs w:val="18"/>
                          </w:rPr>
                          <w:t>ADMA</w:t>
                        </w:r>
                        <w:r>
                          <w:rPr>
                            <w:sz w:val="14"/>
                            <w:szCs w:val="18"/>
                          </w:rPr>
                          <w:t>C</w:t>
                        </w:r>
                      </w:p>
                    </w:txbxContent>
                  </v:textbox>
                </v:shape>
                <v:shape id="Text Box 19" o:spid="_x0000_s1288" type="#_x0000_t202" style="position:absolute;left:38468;top:6021;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" filled="f" stroked="f">
                  <v:textbox inset="1.95025mm,.23336mm,1.95025mm,.23336mm">
                    <w:txbxContent>
                      <w:p w:rsidR="00C31E80" w:rsidRPr="00356C05" w:rsidRDefault="00C31E80" w:rsidP="00D700A4">
                        <w:pPr>
                          <w:spacing w:line="276" w:lineRule="auto"/>
                          <w:rPr>
                            <w:sz w:val="14"/>
                            <w:szCs w:val="18"/>
                          </w:rPr>
                        </w:pPr>
                        <w:proofErr w:type="spellStart"/>
                        <w:r>
                          <w:rPr>
                            <w:sz w:val="14"/>
                            <w:szCs w:val="18"/>
                          </w:rPr>
                          <w:t>A</w:t>
                        </w:r>
                        <w:r w:rsidRPr="00356C05">
                          <w:rPr>
                            <w:sz w:val="14"/>
                            <w:szCs w:val="18"/>
                          </w:rPr>
                          <w:t>DMACpp</w:t>
                        </w:r>
                        <w:proofErr w:type="spellEnd"/>
                      </w:p>
                    </w:txbxContent>
                  </v:textbox>
                </v:shape>
                <v:shape id="AutoShape 23" o:spid="_x0000_s1289" type="#_x0000_t32" style="position:absolute;left:37625;top:11487;width:274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" strokecolor="#5b9bd5 [3204]" strokeweight="1.5pt">
                  <v:stroke endarrow="block"/>
                </v:shape>
                <v:shape id="Text Box 19" o:spid="_x0000_s1290" type="#_x0000_t202" style="position:absolute;left:39923;top:10687;width:131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" filled="f" stroked="f">
                  <v:textbox inset="1.95025mm,.23336mm,1.95025mm,.23336mm">
                    <w:txbxContent>
                      <w:p w:rsidR="00C31E80" w:rsidRPr="005E694E" w:rsidRDefault="00C31E80" w:rsidP="00D700A4">
                        <w:pPr>
                          <w:rPr>
                            <w:sz w:val="18"/>
                            <w:szCs w:val="18"/>
                          </w:rPr>
                        </w:pPr>
                        <w:r>
                          <w:rPr>
                            <w:sz w:val="18"/>
                            <w:szCs w:val="18"/>
                          </w:rPr>
                          <w:t xml:space="preserve">PCM data </w:t>
                        </w:r>
                        <w:proofErr w:type="gramStart"/>
                        <w:r>
                          <w:rPr>
                            <w:sz w:val="18"/>
                            <w:szCs w:val="18"/>
                          </w:rPr>
                          <w:t>( 6</w:t>
                        </w:r>
                        <w:proofErr w:type="gramEnd"/>
                        <w:r>
                          <w:rPr>
                            <w:sz w:val="18"/>
                            <w:szCs w:val="18"/>
                          </w:rPr>
                          <w:t>/8 channel)</w:t>
                        </w:r>
                      </w:p>
                    </w:txbxContent>
                  </v:textbox>
                </v:shape>
                <w10:anchorlock/>
              </v:group>
            </w:pict>
          </mc:Fallback>
        </mc:AlternateContent>
      </w:r>
    </w:p>
    <w:p w:rsidR="00D700A4" w:rsidRDefault="004F32AB" w:rsidP="004F32AB">
      <w:pPr>
        <w:pStyle w:val="a4"/>
      </w:pPr>
      <w:bookmarkStart w:id="581" w:name="_Toc530588393"/>
      <w:r>
        <w:t xml:space="preserve">Figure </w:t>
      </w:r>
      <w:r w:rsidR="0086327A">
        <w:rPr>
          <w:noProof/>
        </w:rPr>
        <w:fldChar w:fldCharType="begin"/>
      </w:r>
      <w:r w:rsidR="0086327A">
        <w:rPr>
          <w:noProof/>
        </w:rPr>
        <w:instrText xml:space="preserve"> STYLEREF 1 \s </w:instrText>
      </w:r>
      <w:r w:rsidR="0086327A">
        <w:rPr>
          <w:noProof/>
        </w:rPr>
        <w:fldChar w:fldCharType="separate"/>
      </w:r>
      <w:r w:rsidR="00DF70B2">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DF70B2">
        <w:rPr>
          <w:noProof/>
        </w:rPr>
        <w:t>6</w:t>
      </w:r>
      <w:r w:rsidR="0086327A">
        <w:rPr>
          <w:noProof/>
        </w:rPr>
        <w:fldChar w:fldCharType="end"/>
      </w:r>
      <w:r>
        <w:t xml:space="preserve"> </w:t>
      </w:r>
      <w:r w:rsidR="00D700A4">
        <w:t>Data path for multichannel</w:t>
      </w:r>
      <w:bookmarkEnd w:id="581"/>
    </w:p>
    <w:p w:rsidR="000577D9" w:rsidRDefault="000577D9" w:rsidP="000577D9">
      <w:r>
        <w:t xml:space="preserve">Command </w:t>
      </w:r>
      <w:r w:rsidR="006A7462">
        <w:t>is</w:t>
      </w:r>
      <w:r>
        <w:t xml:space="preserve"> used when running </w:t>
      </w:r>
      <w:proofErr w:type="spellStart"/>
      <w:r>
        <w:t>aplay</w:t>
      </w:r>
      <w:proofErr w:type="spellEnd"/>
      <w:r>
        <w:t xml:space="preserve"> to play TDM stream:</w:t>
      </w:r>
    </w:p>
    <w:p w:rsidR="000577D9" w:rsidRDefault="000577D9" w:rsidP="000577D9">
      <w:r w:rsidRPr="00D20CB6">
        <w:t xml:space="preserve"> # </w:t>
      </w:r>
      <w:proofErr w:type="spellStart"/>
      <w:r w:rsidRPr="00D20CB6">
        <w:t>apla</w:t>
      </w:r>
      <w:r w:rsidR="005F4E9E">
        <w:t>y</w:t>
      </w:r>
      <w:proofErr w:type="spellEnd"/>
      <w:r w:rsidR="005F4E9E">
        <w:t xml:space="preserve"> -D plughw:0,0</w:t>
      </w:r>
      <w:r w:rsidRPr="00D20CB6">
        <w:t xml:space="preserve">,0 </w:t>
      </w:r>
      <w:r>
        <w:t>–</w:t>
      </w:r>
      <w:r w:rsidRPr="00D20CB6">
        <w:t>c</w:t>
      </w:r>
      <w:r>
        <w:t>&lt;value&gt;</w:t>
      </w:r>
      <w:r w:rsidRPr="00D20CB6">
        <w:t xml:space="preserve"> -r</w:t>
      </w:r>
      <w:r w:rsidR="004D355C">
        <w:t>&lt;value&gt; -f</w:t>
      </w:r>
      <w:r>
        <w:t>&lt;name&gt;</w:t>
      </w:r>
      <w:r w:rsidRPr="00D20CB6">
        <w:t xml:space="preserve"> </w:t>
      </w:r>
      <w:r>
        <w:t>&lt;input&gt;</w:t>
      </w:r>
    </w:p>
    <w:p w:rsidR="000577D9" w:rsidRDefault="000577D9" w:rsidP="000577D9">
      <w:r>
        <w:t>Explanation:</w:t>
      </w:r>
    </w:p>
    <w:p w:rsidR="000577D9" w:rsidRDefault="00611288" w:rsidP="000577D9">
      <w:pPr>
        <w:spacing w:after="0" w:line="240" w:lineRule="auto"/>
        <w:ind w:firstLine="720"/>
      </w:pPr>
      <w:r>
        <w:t>-D plughw:0,0</w:t>
      </w:r>
      <w:r w:rsidR="000577D9">
        <w:t>,0:</w:t>
      </w:r>
      <w:r w:rsidR="000577D9">
        <w:tab/>
        <w:t xml:space="preserve">Card selected is 0, DAI index is </w:t>
      </w:r>
      <w:r w:rsidR="00D25F28">
        <w:t>0</w:t>
      </w:r>
      <w:r w:rsidR="000577D9">
        <w:t>, sub-device is 0</w:t>
      </w:r>
    </w:p>
    <w:p w:rsidR="000577D9" w:rsidRDefault="000577D9" w:rsidP="000577D9">
      <w:pPr>
        <w:spacing w:after="0" w:line="240" w:lineRule="auto"/>
        <w:ind w:firstLine="720"/>
      </w:pPr>
      <w:r>
        <w:t>-c&lt;value&gt;:</w:t>
      </w:r>
      <w:r>
        <w:tab/>
      </w:r>
      <w:r>
        <w:tab/>
        <w:t>Channel number (6/8)</w:t>
      </w:r>
    </w:p>
    <w:p w:rsidR="000577D9" w:rsidRDefault="000577D9" w:rsidP="000577D9">
      <w:pPr>
        <w:spacing w:after="0" w:line="240" w:lineRule="auto"/>
        <w:ind w:firstLine="720"/>
      </w:pPr>
      <w:r>
        <w:t>-r&lt;value&gt;:</w:t>
      </w:r>
      <w:r>
        <w:tab/>
      </w:r>
      <w:r>
        <w:tab/>
        <w:t>Sampling rate (32000/44100/48000)</w:t>
      </w:r>
    </w:p>
    <w:p w:rsidR="000577D9" w:rsidRDefault="005F4E9E" w:rsidP="000577D9">
      <w:pPr>
        <w:spacing w:after="0" w:line="240" w:lineRule="auto"/>
        <w:ind w:firstLine="720"/>
      </w:pPr>
      <w:r>
        <w:t>-f</w:t>
      </w:r>
      <w:r w:rsidR="000577D9">
        <w:t>&lt;name&gt;:</w:t>
      </w:r>
      <w:r w:rsidR="000577D9">
        <w:tab/>
      </w:r>
      <w:r w:rsidR="000577D9">
        <w:tab/>
        <w:t>Format of PCM width</w:t>
      </w:r>
    </w:p>
    <w:p w:rsidR="000577D9" w:rsidRDefault="000577D9" w:rsidP="000577D9">
      <w:pPr>
        <w:spacing w:after="0" w:line="240" w:lineRule="auto"/>
        <w:ind w:firstLine="720"/>
      </w:pPr>
      <w:r>
        <w:t>&lt;input&gt;:</w:t>
      </w:r>
      <w:r>
        <w:tab/>
      </w:r>
      <w:r>
        <w:tab/>
        <w:t xml:space="preserve">input file </w:t>
      </w:r>
      <w:proofErr w:type="gramStart"/>
      <w:r>
        <w:t>(.pcm</w:t>
      </w:r>
      <w:proofErr w:type="gramEnd"/>
      <w:r>
        <w:t>, .wav)</w:t>
      </w:r>
    </w:p>
    <w:p w:rsidR="000577D9" w:rsidRDefault="000577D9" w:rsidP="000577D9">
      <w:pPr>
        <w:spacing w:after="0" w:line="240" w:lineRule="auto"/>
        <w:ind w:firstLine="720"/>
      </w:pPr>
    </w:p>
    <w:p w:rsidR="000966AD" w:rsidRDefault="000966AD" w:rsidP="000966AD">
      <w:pPr>
        <w:pStyle w:val="3"/>
        <w:ind w:left="720"/>
      </w:pPr>
      <w:bookmarkStart w:id="582" w:name="_Toc530588350"/>
      <w:r>
        <w:t>TDM Playback stream</w:t>
      </w:r>
      <w:bookmarkEnd w:id="582"/>
    </w:p>
    <w:p w:rsidR="00D700A4" w:rsidRDefault="00D700A4" w:rsidP="00D700A4">
      <w:r>
        <w:t>ADSP ALSA Driver supports run multichannel stream (</w:t>
      </w:r>
      <w:r w:rsidR="00203F1A">
        <w:t xml:space="preserve">PCM width 16/24, </w:t>
      </w:r>
      <w:r w:rsidR="00AF2914">
        <w:t>6/8 channels</w:t>
      </w:r>
      <w:r w:rsidR="004902D2">
        <w:t xml:space="preserve">, sample rate </w:t>
      </w:r>
      <w:r w:rsidR="00AF2914">
        <w:t>44.1/48 kHz). If user run</w:t>
      </w:r>
      <w:r w:rsidR="00856900">
        <w:t xml:space="preserve"> a</w:t>
      </w:r>
      <w:r w:rsidR="00AF2914">
        <w:t xml:space="preserve"> stream 32 kHz, must con</w:t>
      </w:r>
      <w:r w:rsidR="009C5DA0">
        <w:t xml:space="preserve">vert sample rate to 44.1/48 kHz, please refer </w:t>
      </w:r>
      <w:r w:rsidR="0055441E">
        <w:fldChar w:fldCharType="begin"/>
      </w:r>
      <w:r w:rsidR="0055441E">
        <w:instrText xml:space="preserve"> REF _Ref528954498 \r \h </w:instrText>
      </w:r>
      <w:r w:rsidR="0055441E">
        <w:fldChar w:fldCharType="separate"/>
      </w:r>
      <w:r w:rsidR="0055441E">
        <w:t>5.3.3</w:t>
      </w:r>
      <w:r w:rsidR="0055441E">
        <w:fldChar w:fldCharType="end"/>
      </w:r>
      <w:r w:rsidR="009C5DA0">
        <w:t>.</w:t>
      </w:r>
    </w:p>
    <w:p w:rsidR="00C92A79" w:rsidRDefault="00D700A4" w:rsidP="00D700A4">
      <w:r>
        <w:t xml:space="preserve">[Note] Codec </w:t>
      </w:r>
      <w:r w:rsidR="006659AF">
        <w:t>pcm3168 only support</w:t>
      </w:r>
      <w:r w:rsidR="00AD78F0">
        <w:t>s</w:t>
      </w:r>
      <w:r w:rsidR="006659AF">
        <w:t xml:space="preserve"> sample rate 48 kHz. </w:t>
      </w:r>
      <w:proofErr w:type="gramStart"/>
      <w:r w:rsidR="006659AF">
        <w:t>So</w:t>
      </w:r>
      <w:proofErr w:type="gramEnd"/>
      <w:r w:rsidR="006659AF">
        <w:t xml:space="preserve"> if working on codec pc</w:t>
      </w:r>
      <w:r w:rsidR="00BC3F2E">
        <w:t>m</w:t>
      </w:r>
      <w:r w:rsidR="006659AF">
        <w:t>3168, user must convert data sample rate to 48kHz before through codec.</w:t>
      </w:r>
    </w:p>
    <w:p w:rsidR="00C92A79" w:rsidRDefault="00C92A79">
      <w:r>
        <w:br w:type="page"/>
      </w:r>
    </w:p>
    <w:p w:rsidR="00D700A4" w:rsidRDefault="00D700A4" w:rsidP="00D700A4"/>
    <w:p w:rsidR="00D700A4" w:rsidRDefault="00AD78F0" w:rsidP="00C92A79">
      <w:pPr>
        <w:pStyle w:val="a3"/>
        <w:numPr>
          <w:ilvl w:val="0"/>
          <w:numId w:val="18"/>
        </w:numPr>
        <w:spacing w:after="0" w:line="240" w:lineRule="auto"/>
      </w:pPr>
      <w:r>
        <w:t>User setting</w:t>
      </w:r>
    </w:p>
    <w:p w:rsidR="000577D9" w:rsidRDefault="000577D9" w:rsidP="00C92A79">
      <w:pPr>
        <w:pStyle w:val="a3"/>
        <w:numPr>
          <w:ilvl w:val="0"/>
          <w:numId w:val="17"/>
        </w:numPr>
        <w:spacing w:after="0" w:line="240" w:lineRule="auto"/>
        <w:ind w:left="900" w:hanging="180"/>
      </w:pPr>
      <w:r>
        <w:t>Set output sample rate if it is different from 48kHz</w:t>
      </w:r>
    </w:p>
    <w:p w:rsidR="00AD78F0" w:rsidRDefault="00AD78F0" w:rsidP="00C92A79">
      <w:pPr>
        <w:spacing w:after="0" w:line="240" w:lineRule="auto"/>
        <w:ind w:left="1260"/>
      </w:pPr>
      <w:proofErr w:type="spellStart"/>
      <w:r>
        <w:t>amixer</w:t>
      </w:r>
      <w:proofErr w:type="spellEnd"/>
      <w:r>
        <w:t xml:space="preserve"> -c 0 </w:t>
      </w:r>
      <w:proofErr w:type="spellStart"/>
      <w:r>
        <w:t>cset</w:t>
      </w:r>
      <w:proofErr w:type="spellEnd"/>
      <w:r>
        <w:t xml:space="preserve"> name="</w:t>
      </w:r>
      <w:proofErr w:type="spellStart"/>
      <w:r>
        <w:t>TDMPlaybackOutRate</w:t>
      </w:r>
      <w:proofErr w:type="spellEnd"/>
      <w:r>
        <w:t>" 48000</w:t>
      </w:r>
    </w:p>
    <w:p w:rsidR="000577D9" w:rsidRDefault="000577D9" w:rsidP="00C92A79">
      <w:pPr>
        <w:pStyle w:val="a3"/>
        <w:numPr>
          <w:ilvl w:val="0"/>
          <w:numId w:val="17"/>
        </w:numPr>
        <w:spacing w:after="0" w:line="240" w:lineRule="auto"/>
        <w:ind w:left="900" w:hanging="180"/>
      </w:pPr>
      <w:r>
        <w:t>Playback multichannel stream</w:t>
      </w:r>
    </w:p>
    <w:p w:rsidR="00AD78F0" w:rsidRDefault="00F73054" w:rsidP="00C92A79">
      <w:pPr>
        <w:spacing w:after="0" w:line="240" w:lineRule="auto"/>
        <w:ind w:left="1260"/>
      </w:pPr>
      <w:proofErr w:type="spellStart"/>
      <w:r>
        <w:t>aplay</w:t>
      </w:r>
      <w:proofErr w:type="spellEnd"/>
      <w:r>
        <w:t xml:space="preserve"> -D plughw:0,0</w:t>
      </w:r>
      <w:r w:rsidR="00AD78F0" w:rsidRPr="00AD78F0">
        <w:t>,0 -c6 -r32000 -fS24_3LE thetest_FULL_6ch_32000_24.pcm</w:t>
      </w:r>
    </w:p>
    <w:p w:rsidR="000577D9" w:rsidRDefault="000577D9" w:rsidP="00C92A79">
      <w:pPr>
        <w:pStyle w:val="a3"/>
        <w:numPr>
          <w:ilvl w:val="0"/>
          <w:numId w:val="17"/>
        </w:numPr>
        <w:spacing w:after="0" w:line="240" w:lineRule="auto"/>
        <w:ind w:left="900" w:hanging="180"/>
      </w:pPr>
      <w:r>
        <w:t>Get information about sample rate</w:t>
      </w:r>
    </w:p>
    <w:p w:rsidR="00AD78F0" w:rsidRDefault="00AD78F0" w:rsidP="00C92A79">
      <w:pPr>
        <w:spacing w:after="0" w:line="240" w:lineRule="auto"/>
        <w:ind w:left="1260"/>
      </w:pPr>
      <w:proofErr w:type="spellStart"/>
      <w:r>
        <w:t>amixer</w:t>
      </w:r>
      <w:proofErr w:type="spellEnd"/>
      <w:r>
        <w:t xml:space="preserve"> -c 0 </w:t>
      </w:r>
      <w:proofErr w:type="spellStart"/>
      <w:r>
        <w:t>cget</w:t>
      </w:r>
      <w:proofErr w:type="spellEnd"/>
      <w:r>
        <w:t xml:space="preserve"> name="</w:t>
      </w:r>
      <w:proofErr w:type="spellStart"/>
      <w:r>
        <w:t>TDMPlaybackOutRate</w:t>
      </w:r>
      <w:proofErr w:type="spellEnd"/>
      <w:r>
        <w:t>"</w:t>
      </w:r>
    </w:p>
    <w:p w:rsidR="008B2161" w:rsidRPr="00D700A4" w:rsidRDefault="008B2161" w:rsidP="00C92A79">
      <w:pPr>
        <w:spacing w:after="0" w:line="240" w:lineRule="auto"/>
        <w:ind w:left="1260"/>
      </w:pPr>
    </w:p>
    <w:p w:rsidR="000966AD" w:rsidRDefault="000966AD" w:rsidP="000966AD">
      <w:pPr>
        <w:pStyle w:val="3"/>
        <w:ind w:left="720"/>
      </w:pPr>
      <w:bookmarkStart w:id="583" w:name="_Toc530588351"/>
      <w:r>
        <w:t>Setting TDM Playback Volume</w:t>
      </w:r>
      <w:bookmarkEnd w:id="583"/>
    </w:p>
    <w:p w:rsidR="00AD78F0" w:rsidRDefault="00AD78F0" w:rsidP="00AD78F0">
      <w:r>
        <w:t>ADSP ALSA Driver support</w:t>
      </w:r>
      <w:r w:rsidR="007A4428">
        <w:t>s</w:t>
      </w:r>
      <w:r>
        <w:t xml:space="preserve"> setting volume for TDM Playback stream. Value range from 0 to 800</w:t>
      </w:r>
      <w:r w:rsidR="00D844AC">
        <w:t xml:space="preserve">. But updating volume runtime is unsupported. So user needs to </w:t>
      </w:r>
      <w:r w:rsidR="00D91008">
        <w:t xml:space="preserve">set </w:t>
      </w:r>
      <w:r w:rsidR="00D844AC">
        <w:t>volume value before running multichannel stream.</w:t>
      </w:r>
    </w:p>
    <w:p w:rsidR="00D844AC" w:rsidRDefault="003A7A81" w:rsidP="00C92A79">
      <w:pPr>
        <w:pStyle w:val="a3"/>
        <w:numPr>
          <w:ilvl w:val="0"/>
          <w:numId w:val="18"/>
        </w:numPr>
        <w:spacing w:after="0" w:line="240" w:lineRule="auto"/>
      </w:pPr>
      <w:r>
        <w:t>User setting</w:t>
      </w:r>
    </w:p>
    <w:p w:rsidR="003A7A81" w:rsidRDefault="003A7A81" w:rsidP="00C92A79">
      <w:pPr>
        <w:pStyle w:val="a3"/>
        <w:numPr>
          <w:ilvl w:val="0"/>
          <w:numId w:val="17"/>
        </w:numPr>
        <w:spacing w:after="0" w:line="240" w:lineRule="auto"/>
        <w:ind w:left="900" w:hanging="180"/>
      </w:pPr>
      <w:r>
        <w:t xml:space="preserve">Set volume </w:t>
      </w:r>
    </w:p>
    <w:p w:rsidR="003A7A81" w:rsidRDefault="003A7A81" w:rsidP="00C92A79">
      <w:pPr>
        <w:pStyle w:val="a3"/>
        <w:spacing w:after="0" w:line="240" w:lineRule="auto"/>
        <w:ind w:left="1260"/>
      </w:pPr>
      <w:proofErr w:type="spellStart"/>
      <w:r w:rsidRPr="008D01E6">
        <w:t>amixer</w:t>
      </w:r>
      <w:proofErr w:type="spellEnd"/>
      <w:r w:rsidRPr="008D01E6">
        <w:t xml:space="preserve"> -c 0 </w:t>
      </w:r>
      <w:proofErr w:type="spellStart"/>
      <w:r w:rsidRPr="008D01E6">
        <w:t>cset</w:t>
      </w:r>
      <w:proofErr w:type="spellEnd"/>
      <w:r>
        <w:t xml:space="preserve"> name="</w:t>
      </w:r>
      <w:proofErr w:type="spellStart"/>
      <w:r>
        <w:t>TDMPlaybackVolume</w:t>
      </w:r>
      <w:proofErr w:type="spellEnd"/>
      <w:r>
        <w:t>" 100</w:t>
      </w:r>
    </w:p>
    <w:p w:rsidR="003A7A81" w:rsidRDefault="003A7A81" w:rsidP="00C92A79">
      <w:pPr>
        <w:pStyle w:val="a3"/>
        <w:numPr>
          <w:ilvl w:val="0"/>
          <w:numId w:val="17"/>
        </w:numPr>
        <w:spacing w:after="0" w:line="240" w:lineRule="auto"/>
        <w:ind w:left="900" w:hanging="180"/>
      </w:pPr>
      <w:r>
        <w:t>Playback multichannel stream</w:t>
      </w:r>
    </w:p>
    <w:p w:rsidR="003A7A81" w:rsidRDefault="003A7A81" w:rsidP="00C92A79">
      <w:pPr>
        <w:pStyle w:val="a3"/>
        <w:spacing w:after="0" w:line="240" w:lineRule="auto"/>
        <w:ind w:left="1260"/>
      </w:pPr>
      <w:proofErr w:type="spellStart"/>
      <w:r w:rsidRPr="005C0885">
        <w:t>aplay</w:t>
      </w:r>
      <w:proofErr w:type="spellEnd"/>
      <w:r w:rsidRPr="005C0885">
        <w:t xml:space="preserve"> -D plughw:0,</w:t>
      </w:r>
      <w:r w:rsidR="00F73054">
        <w:t>0</w:t>
      </w:r>
      <w:r w:rsidRPr="005C0885">
        <w:t>,0 –c6 -r48000 -fS16_LE thetest_FULL_6ch_48000_16.pcm</w:t>
      </w:r>
    </w:p>
    <w:p w:rsidR="003A7A81" w:rsidRDefault="003A7A81" w:rsidP="00C92A79">
      <w:pPr>
        <w:pStyle w:val="a3"/>
        <w:numPr>
          <w:ilvl w:val="0"/>
          <w:numId w:val="17"/>
        </w:numPr>
        <w:spacing w:after="0" w:line="240" w:lineRule="auto"/>
        <w:ind w:left="900" w:hanging="180"/>
      </w:pPr>
      <w:r>
        <w:t>Get information about volume</w:t>
      </w:r>
    </w:p>
    <w:p w:rsidR="003A7A81" w:rsidRDefault="003A7A81" w:rsidP="00C92A79">
      <w:pPr>
        <w:pStyle w:val="a3"/>
        <w:spacing w:after="0" w:line="240" w:lineRule="auto"/>
        <w:ind w:left="1260"/>
      </w:pPr>
      <w:proofErr w:type="spellStart"/>
      <w:r w:rsidRPr="008D01E6">
        <w:t>amixer</w:t>
      </w:r>
      <w:proofErr w:type="spellEnd"/>
      <w:r w:rsidRPr="008D01E6">
        <w:t xml:space="preserve"> -c 0 </w:t>
      </w:r>
      <w:proofErr w:type="spellStart"/>
      <w:r w:rsidRPr="008D01E6">
        <w:t>c</w:t>
      </w:r>
      <w:r>
        <w:t>g</w:t>
      </w:r>
      <w:r w:rsidRPr="008D01E6">
        <w:t>et</w:t>
      </w:r>
      <w:proofErr w:type="spellEnd"/>
      <w:r>
        <w:t xml:space="preserve"> name="</w:t>
      </w:r>
      <w:proofErr w:type="spellStart"/>
      <w:r>
        <w:t>TDMPlaybackVolume</w:t>
      </w:r>
      <w:proofErr w:type="spellEnd"/>
      <w:r>
        <w:t>"</w:t>
      </w:r>
    </w:p>
    <w:p w:rsidR="003A7A81" w:rsidRDefault="003A7A81" w:rsidP="003A7A81">
      <w:pPr>
        <w:pStyle w:val="a3"/>
      </w:pPr>
    </w:p>
    <w:p w:rsidR="000966AD" w:rsidRDefault="000966AD" w:rsidP="000966AD">
      <w:pPr>
        <w:pStyle w:val="3"/>
        <w:ind w:left="720"/>
      </w:pPr>
      <w:bookmarkStart w:id="584" w:name="_Ref528954498"/>
      <w:bookmarkStart w:id="585" w:name="_Toc530588352"/>
      <w:r>
        <w:t>Setting TDM Output Sample Rate</w:t>
      </w:r>
      <w:bookmarkEnd w:id="584"/>
      <w:bookmarkEnd w:id="585"/>
    </w:p>
    <w:p w:rsidR="007A4428" w:rsidRDefault="007A4428" w:rsidP="007A4428">
      <w:r>
        <w:t xml:space="preserve">ADSP ALSA Driver supports convert data’s sample rate to other </w:t>
      </w:r>
      <w:r w:rsidR="00623DED">
        <w:t>value.</w:t>
      </w:r>
      <w:r>
        <w:t xml:space="preserve"> </w:t>
      </w:r>
      <w:r w:rsidR="004159FF">
        <w:t>R</w:t>
      </w:r>
      <w:r>
        <w:t xml:space="preserve">ange </w:t>
      </w:r>
      <w:r w:rsidR="004159FF">
        <w:t xml:space="preserve">of </w:t>
      </w:r>
      <w:r w:rsidR="00CE6A1A">
        <w:t xml:space="preserve">output </w:t>
      </w:r>
      <w:r w:rsidR="004159FF">
        <w:t xml:space="preserve">sample rate </w:t>
      </w:r>
      <w:r w:rsidR="00CE6A1A">
        <w:t>supported (</w:t>
      </w:r>
      <w:r>
        <w:t>44.1/48 kHz).</w:t>
      </w:r>
    </w:p>
    <w:p w:rsidR="00DB08B0" w:rsidRDefault="00DB08B0" w:rsidP="00C92A79">
      <w:pPr>
        <w:pStyle w:val="a3"/>
        <w:numPr>
          <w:ilvl w:val="0"/>
          <w:numId w:val="18"/>
        </w:numPr>
        <w:spacing w:after="0" w:line="240" w:lineRule="auto"/>
      </w:pPr>
      <w:r>
        <w:t>User setting</w:t>
      </w:r>
    </w:p>
    <w:p w:rsidR="00DB08B0" w:rsidRDefault="00DB08B0" w:rsidP="00C92A79">
      <w:pPr>
        <w:pStyle w:val="a3"/>
        <w:numPr>
          <w:ilvl w:val="0"/>
          <w:numId w:val="17"/>
        </w:numPr>
        <w:spacing w:after="0" w:line="240" w:lineRule="auto"/>
        <w:ind w:left="900" w:hanging="180"/>
      </w:pPr>
      <w:r>
        <w:t xml:space="preserve">Set output sample rate </w:t>
      </w:r>
    </w:p>
    <w:p w:rsidR="00DB08B0" w:rsidRDefault="00DB08B0" w:rsidP="00C92A79">
      <w:pPr>
        <w:spacing w:after="0" w:line="240" w:lineRule="auto"/>
        <w:ind w:firstLine="1260"/>
      </w:pPr>
      <w:proofErr w:type="spellStart"/>
      <w:r w:rsidRPr="008D01E6">
        <w:t>amixer</w:t>
      </w:r>
      <w:proofErr w:type="spellEnd"/>
      <w:r w:rsidRPr="008D01E6">
        <w:t xml:space="preserve"> -c 0 </w:t>
      </w:r>
      <w:proofErr w:type="spellStart"/>
      <w:r w:rsidRPr="008D01E6">
        <w:t>cset</w:t>
      </w:r>
      <w:proofErr w:type="spellEnd"/>
      <w:r w:rsidR="00281964">
        <w:t xml:space="preserve"> name="</w:t>
      </w:r>
      <w:proofErr w:type="spellStart"/>
      <w:r w:rsidR="00281964">
        <w:t>TDMPlaybackOutRate</w:t>
      </w:r>
      <w:proofErr w:type="spellEnd"/>
      <w:r w:rsidR="00281964">
        <w:t>" 480</w:t>
      </w:r>
      <w:r>
        <w:t>00</w:t>
      </w:r>
    </w:p>
    <w:p w:rsidR="00DB08B0" w:rsidRDefault="00DB08B0" w:rsidP="00C92A79">
      <w:pPr>
        <w:pStyle w:val="a3"/>
        <w:numPr>
          <w:ilvl w:val="0"/>
          <w:numId w:val="17"/>
        </w:numPr>
        <w:spacing w:after="0" w:line="240" w:lineRule="auto"/>
        <w:ind w:left="900" w:hanging="180"/>
      </w:pPr>
      <w:r>
        <w:t>Run stream</w:t>
      </w:r>
    </w:p>
    <w:p w:rsidR="00DB08B0" w:rsidRDefault="00DB08B0" w:rsidP="00C92A79">
      <w:pPr>
        <w:spacing w:after="0" w:line="240" w:lineRule="auto"/>
        <w:ind w:left="1260"/>
      </w:pPr>
      <w:proofErr w:type="spellStart"/>
      <w:r w:rsidRPr="005C0885">
        <w:t>aplay</w:t>
      </w:r>
      <w:proofErr w:type="spellEnd"/>
      <w:r w:rsidRPr="005C0885">
        <w:t xml:space="preserve"> -D plughw:0,</w:t>
      </w:r>
      <w:r w:rsidR="00F73054">
        <w:t>0</w:t>
      </w:r>
      <w:r w:rsidRPr="005C0885">
        <w:t>,0 –c</w:t>
      </w:r>
      <w:r w:rsidR="00281964">
        <w:t>6 -r44100 -fS16_LE thetest_FULL_6ch_441</w:t>
      </w:r>
      <w:r w:rsidRPr="005C0885">
        <w:t>00_16.pcm</w:t>
      </w:r>
    </w:p>
    <w:p w:rsidR="00DB08B0" w:rsidRDefault="00DB08B0" w:rsidP="00C92A79">
      <w:pPr>
        <w:pStyle w:val="a3"/>
        <w:numPr>
          <w:ilvl w:val="0"/>
          <w:numId w:val="17"/>
        </w:numPr>
        <w:spacing w:after="0" w:line="240" w:lineRule="auto"/>
        <w:ind w:left="900" w:hanging="180"/>
      </w:pPr>
      <w:r>
        <w:t>Get information output sample rate</w:t>
      </w:r>
    </w:p>
    <w:p w:rsidR="00DB08B0" w:rsidRDefault="00DB08B0" w:rsidP="00C92A79">
      <w:pPr>
        <w:spacing w:after="0" w:line="240" w:lineRule="auto"/>
        <w:ind w:left="1260"/>
      </w:pPr>
      <w:proofErr w:type="spellStart"/>
      <w:r w:rsidRPr="008D01E6">
        <w:t>amixer</w:t>
      </w:r>
      <w:proofErr w:type="spellEnd"/>
      <w:r w:rsidRPr="008D01E6">
        <w:t xml:space="preserve"> -c 0 </w:t>
      </w:r>
      <w:proofErr w:type="spellStart"/>
      <w:r w:rsidRPr="008D01E6">
        <w:t>c</w:t>
      </w:r>
      <w:r>
        <w:t>g</w:t>
      </w:r>
      <w:r w:rsidRPr="008D01E6">
        <w:t>et</w:t>
      </w:r>
      <w:proofErr w:type="spellEnd"/>
      <w:r>
        <w:t xml:space="preserve"> name="</w:t>
      </w:r>
      <w:proofErr w:type="spellStart"/>
      <w:r>
        <w:t>TDMPlaybackOutRate</w:t>
      </w:r>
      <w:proofErr w:type="spellEnd"/>
      <w:r>
        <w:t>"</w:t>
      </w:r>
    </w:p>
    <w:p w:rsidR="003A0D61" w:rsidRDefault="003A0D61">
      <w:r>
        <w:br w:type="page"/>
      </w:r>
    </w:p>
    <w:p w:rsidR="00DB08B0" w:rsidRPr="007A4428" w:rsidRDefault="00DB08B0" w:rsidP="007A4428"/>
    <w:p w:rsidR="000966AD" w:rsidRDefault="000966AD" w:rsidP="000966AD">
      <w:pPr>
        <w:pStyle w:val="2"/>
      </w:pPr>
      <w:bookmarkStart w:id="586" w:name="_Toc530588353"/>
      <w:r>
        <w:t>TDM Capture</w:t>
      </w:r>
      <w:bookmarkEnd w:id="586"/>
    </w:p>
    <w:p w:rsidR="007E5D52" w:rsidRPr="007E5D52" w:rsidRDefault="007E5D52" w:rsidP="007E5D52"/>
    <w:p w:rsidR="00DF70B2" w:rsidRDefault="00DF70B2" w:rsidP="00DF70B2">
      <w:r>
        <w:rPr>
          <w:noProof/>
        </w:rPr>
        <mc:AlternateContent>
          <mc:Choice Requires="wpc">
            <w:drawing>
              <wp:inline distT="0" distB="0" distL="0" distR="0" wp14:anchorId="4C99E448" wp14:editId="46D78003">
                <wp:extent cx="5943600" cy="1272540"/>
                <wp:effectExtent l="0" t="0" r="0" b="3810"/>
                <wp:docPr id="347" name="Canvas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9" name="AutoShape 23"/>
                        <wps:cNvCnPr>
                          <a:cxnSpLocks noChangeShapeType="1"/>
                        </wps:cNvCnPr>
                        <wps:spPr bwMode="auto">
                          <a:xfrm>
                            <a:off x="2208810" y="705588"/>
                            <a:ext cx="64008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30" name="AutoShape 23"/>
                        <wps:cNvCnPr>
                          <a:cxnSpLocks noChangeShapeType="1"/>
                        </wps:cNvCnPr>
                        <wps:spPr bwMode="auto">
                          <a:xfrm>
                            <a:off x="3218854" y="735022"/>
                            <a:ext cx="45720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32" name="AutoShape 8"/>
                        <wps:cNvSpPr>
                          <a:spLocks noChangeArrowheads="1"/>
                        </wps:cNvSpPr>
                        <wps:spPr bwMode="auto">
                          <a:xfrm>
                            <a:off x="980755" y="402782"/>
                            <a:ext cx="1228055" cy="598170"/>
                          </a:xfrm>
                          <a:prstGeom prst="flowChartPredefinedProcess">
                            <a:avLst/>
                          </a:prstGeom>
                          <a:solidFill>
                            <a:srgbClr val="FBE4D5"/>
                          </a:solidFill>
                          <a:ln w="9525">
                            <a:solidFill>
                              <a:srgbClr val="000000"/>
                            </a:solidFill>
                            <a:miter lim="800000"/>
                            <a:headEnd/>
                            <a:tailEnd/>
                          </a:ln>
                        </wps:spPr>
                        <wps:txbx>
                          <w:txbxContent>
                            <w:p w:rsidR="00C31E80" w:rsidRPr="005E694E" w:rsidRDefault="00C31E80" w:rsidP="00DF70B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333" name="Text Box 19"/>
                        <wps:cNvSpPr txBox="1">
                          <a:spLocks noChangeArrowheads="1"/>
                        </wps:cNvSpPr>
                        <wps:spPr bwMode="auto">
                          <a:xfrm>
                            <a:off x="4985418" y="198947"/>
                            <a:ext cx="75701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F70B2">
                              <w:pPr>
                                <w:rPr>
                                  <w:sz w:val="18"/>
                                  <w:szCs w:val="18"/>
                                </w:rPr>
                              </w:pPr>
                              <w:r>
                                <w:rPr>
                                  <w:sz w:val="18"/>
                                  <w:szCs w:val="18"/>
                                </w:rPr>
                                <w:t>Microphone</w:t>
                              </w:r>
                            </w:p>
                          </w:txbxContent>
                        </wps:txbx>
                        <wps:bodyPr rot="0" vert="horz" wrap="square" lIns="70209" tIns="8401" rIns="70209" bIns="8401" anchor="t" anchorCtr="0" upright="1">
                          <a:noAutofit/>
                        </wps:bodyPr>
                      </wps:wsp>
                      <wps:wsp>
                        <wps:cNvPr id="334" name="Rectangle 22"/>
                        <wps:cNvSpPr>
                          <a:spLocks noChangeArrowheads="1"/>
                        </wps:cNvSpPr>
                        <wps:spPr bwMode="auto">
                          <a:xfrm>
                            <a:off x="2813174" y="503470"/>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F70B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335" name="Rectangle 22"/>
                        <wps:cNvSpPr>
                          <a:spLocks noChangeArrowheads="1"/>
                        </wps:cNvSpPr>
                        <wps:spPr bwMode="auto">
                          <a:xfrm>
                            <a:off x="3371107" y="502728"/>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F70B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336" name="Rectangle 336"/>
                        <wps:cNvSpPr/>
                        <wps:spPr>
                          <a:xfrm>
                            <a:off x="2706140" y="451605"/>
                            <a:ext cx="1129591"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F70B2">
                              <w:pPr>
                                <w:rPr>
                                  <w:sz w:val="18"/>
                                  <w:szCs w:val="18"/>
                                </w:rPr>
                              </w:pPr>
                              <w:r>
                                <w:rPr>
                                  <w:sz w:val="18"/>
                                  <w:szCs w:val="18"/>
                                </w:rPr>
                                <w:t>SCU</w:t>
                              </w:r>
                            </w:p>
                          </w:txbxContent>
                        </wps:txbx>
                        <wps:bodyPr rot="0" vert="horz" wrap="square" lIns="70209" tIns="8401" rIns="70209" bIns="8401" anchor="t" anchorCtr="0" upright="1">
                          <a:noAutofit/>
                        </wps:bodyPr>
                      </wps:wsp>
                      <wps:wsp>
                        <wps:cNvPr id="338" name="Rectangle 16"/>
                        <wps:cNvSpPr>
                          <a:spLocks noChangeArrowheads="1"/>
                        </wps:cNvSpPr>
                        <wps:spPr bwMode="auto">
                          <a:xfrm>
                            <a:off x="4362560" y="503470"/>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rsidR="00C31E80" w:rsidRPr="005E694E" w:rsidRDefault="00C31E80" w:rsidP="00DF70B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339" name="Text Box 19"/>
                        <wps:cNvSpPr txBox="1">
                          <a:spLocks noChangeArrowheads="1"/>
                        </wps:cNvSpPr>
                        <wps:spPr bwMode="auto">
                          <a:xfrm>
                            <a:off x="2208810" y="576517"/>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DF70B2">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s:wsp>
                        <wps:cNvPr id="340" name="Text Box 19"/>
                        <wps:cNvSpPr txBox="1">
                          <a:spLocks noChangeArrowheads="1"/>
                        </wps:cNvSpPr>
                        <wps:spPr bwMode="auto">
                          <a:xfrm>
                            <a:off x="3835731" y="576517"/>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356C05" w:rsidRDefault="00C31E80" w:rsidP="00DF70B2">
                              <w:pPr>
                                <w:spacing w:line="276" w:lineRule="auto"/>
                                <w:rPr>
                                  <w:sz w:val="14"/>
                                  <w:szCs w:val="18"/>
                                </w:rPr>
                              </w:pPr>
                              <w:proofErr w:type="spellStart"/>
                              <w:r>
                                <w:rPr>
                                  <w:sz w:val="14"/>
                                  <w:szCs w:val="18"/>
                                </w:rPr>
                                <w:t>A</w:t>
                              </w:r>
                              <w:r w:rsidRPr="00356C05">
                                <w:rPr>
                                  <w:sz w:val="14"/>
                                  <w:szCs w:val="18"/>
                                </w:rPr>
                                <w:t>DMACpp</w:t>
                              </w:r>
                              <w:proofErr w:type="spellEnd"/>
                            </w:p>
                          </w:txbxContent>
                        </wps:txbx>
                        <wps:bodyPr rot="0" vert="horz" wrap="square" lIns="70209" tIns="8401" rIns="70209" bIns="8401" anchor="t" anchorCtr="0" upright="1">
                          <a:noAutofit/>
                        </wps:bodyPr>
                      </wps:wsp>
                      <wps:wsp>
                        <wps:cNvPr id="341" name="AutoShape 23"/>
                        <wps:cNvCnPr>
                          <a:cxnSpLocks noChangeShapeType="1"/>
                        </wps:cNvCnPr>
                        <wps:spPr bwMode="auto">
                          <a:xfrm>
                            <a:off x="4232275" y="1142395"/>
                            <a:ext cx="2743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2" name="Text Box 19"/>
                        <wps:cNvSpPr txBox="1">
                          <a:spLocks noChangeArrowheads="1"/>
                        </wps:cNvSpPr>
                        <wps:spPr bwMode="auto">
                          <a:xfrm>
                            <a:off x="4584700" y="1068705"/>
                            <a:ext cx="1289049"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E80" w:rsidRPr="005E694E" w:rsidRDefault="00C31E80" w:rsidP="00DF70B2">
                              <w:pPr>
                                <w:rPr>
                                  <w:sz w:val="18"/>
                                  <w:szCs w:val="18"/>
                                </w:rPr>
                              </w:pPr>
                              <w:r>
                                <w:rPr>
                                  <w:sz w:val="18"/>
                                  <w:szCs w:val="18"/>
                                </w:rPr>
                                <w:t>PCM data (6/8 channel)</w:t>
                              </w:r>
                            </w:p>
                          </w:txbxContent>
                        </wps:txbx>
                        <wps:bodyPr rot="0" vert="horz" wrap="square" lIns="70209" tIns="8401" rIns="70209" bIns="8401" anchor="t" anchorCtr="0" upright="1">
                          <a:noAutofit/>
                        </wps:bodyPr>
                      </wps:wsp>
                      <pic:pic xmlns:pic="http://schemas.openxmlformats.org/drawingml/2006/picture">
                        <pic:nvPicPr>
                          <pic:cNvPr id="343" name="Picture 343"/>
                          <pic:cNvPicPr/>
                        </pic:nvPicPr>
                        <pic:blipFill>
                          <a:blip r:embed="rId28">
                            <a:extLst>
                              <a:ext uri="{28A0092B-C50C-407E-A947-70E740481C1C}">
                                <a14:useLocalDpi xmlns:a14="http://schemas.microsoft.com/office/drawing/2010/main" val="0"/>
                              </a:ext>
                            </a:extLst>
                          </a:blip>
                          <a:srcRect/>
                          <a:stretch>
                            <a:fillRect/>
                          </a:stretch>
                        </pic:blipFill>
                        <pic:spPr bwMode="auto">
                          <a:xfrm>
                            <a:off x="4985418" y="354677"/>
                            <a:ext cx="298450" cy="694055"/>
                          </a:xfrm>
                          <a:prstGeom prst="rect">
                            <a:avLst/>
                          </a:prstGeom>
                          <a:noFill/>
                        </pic:spPr>
                      </pic:pic>
                      <wps:wsp>
                        <wps:cNvPr id="344" name="AutoShape 23"/>
                        <wps:cNvCnPr>
                          <a:cxnSpLocks noChangeShapeType="1"/>
                        </wps:cNvCnPr>
                        <wps:spPr bwMode="auto">
                          <a:xfrm>
                            <a:off x="4796187" y="740529"/>
                            <a:ext cx="2743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6" name="AutoShape 23"/>
                        <wps:cNvCnPr>
                          <a:cxnSpLocks noChangeShapeType="1"/>
                        </wps:cNvCnPr>
                        <wps:spPr bwMode="auto">
                          <a:xfrm>
                            <a:off x="3784261" y="728869"/>
                            <a:ext cx="54864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4C99E448" id="Canvas 347" o:spid="_x0000_s1291" editas="canvas" style="width:468pt;height:100.2pt;mso-position-horizontal-relative:char;mso-position-vertical-relative:line" coordsize="59436,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">
                <v:shape id="_x0000_s1292" type="#_x0000_t75" style="position:absolute;width:59436;height:12725;visibility:visible;mso-wrap-style:square">
                  <v:fill o:detectmouseclick="t"/>
                  <v:path o:connecttype="none"/>
                </v:shape>
                <v:shape id="AutoShape 23" o:spid="_x0000_s1293" type="#_x0000_t32" style="position:absolute;left:22088;top:7055;width:640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" strokecolor="#5b9bd5 [3204]" strokeweight="1.5pt">
                  <v:stroke startarrow="block"/>
                </v:shape>
                <v:shape id="AutoShape 23" o:spid="_x0000_s1294" type="#_x0000_t32" style="position:absolute;left:32188;top:7350;width:4572;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" strokecolor="#5b9bd5 [3204]" strokeweight="1.5pt">
                  <v:stroke startarrow="block"/>
                </v:shape>
                <v:shape id="AutoShape 8" o:spid="_x0000_s1295" type="#_x0000_t112" style="position:absolute;left:9807;top:4027;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" fillcolor="#fbe4d5">
                  <v:textbox inset="1.95025mm,.23336mm,1.95025mm,.23336mm">
                    <w:txbxContent>
                      <w:p w:rsidR="00C31E80" w:rsidRPr="005E694E" w:rsidRDefault="00C31E80" w:rsidP="00DF70B2">
                        <w:pPr>
                          <w:spacing w:line="276" w:lineRule="auto"/>
                          <w:jc w:val="center"/>
                          <w:rPr>
                            <w:sz w:val="18"/>
                            <w:szCs w:val="18"/>
                          </w:rPr>
                        </w:pPr>
                        <w:r>
                          <w:rPr>
                            <w:sz w:val="18"/>
                            <w:szCs w:val="18"/>
                          </w:rPr>
                          <w:t>External Memory</w:t>
                        </w:r>
                      </w:p>
                    </w:txbxContent>
                  </v:textbox>
                </v:shape>
                <v:shape id="Text Box 19" o:spid="_x0000_s1296" type="#_x0000_t202" style="position:absolute;left:49854;top:1989;width:75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" filled="f" stroked="f">
                  <v:textbox inset="1.95025mm,.23336mm,1.95025mm,.23336mm">
                    <w:txbxContent>
                      <w:p w:rsidR="00C31E80" w:rsidRPr="005E694E" w:rsidRDefault="00C31E80" w:rsidP="00DF70B2">
                        <w:pPr>
                          <w:rPr>
                            <w:sz w:val="18"/>
                            <w:szCs w:val="18"/>
                          </w:rPr>
                        </w:pPr>
                        <w:r>
                          <w:rPr>
                            <w:sz w:val="18"/>
                            <w:szCs w:val="18"/>
                          </w:rPr>
                          <w:t>Microphone</w:t>
                        </w:r>
                      </w:p>
                    </w:txbxContent>
                  </v:textbox>
                </v:shape>
                <v:rect id="Rectangle 22" o:spid="_x0000_s1297" style="position:absolute;left:28131;top:5034;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" fillcolor="#f2f2f2">
                  <v:shadow on="t" opacity=".5" offset="6pt,6pt"/>
                  <v:textbox inset="1.95025mm,.23336mm,1.95025mm,.23336mm">
                    <w:txbxContent>
                      <w:p w:rsidR="00C31E80" w:rsidRPr="005E694E" w:rsidRDefault="00C31E80" w:rsidP="00DF70B2">
                        <w:pPr>
                          <w:jc w:val="center"/>
                          <w:rPr>
                            <w:sz w:val="18"/>
                            <w:szCs w:val="18"/>
                          </w:rPr>
                        </w:pPr>
                        <w:r>
                          <w:rPr>
                            <w:sz w:val="18"/>
                            <w:szCs w:val="18"/>
                          </w:rPr>
                          <w:t>SRC</w:t>
                        </w:r>
                      </w:p>
                    </w:txbxContent>
                  </v:textbox>
                </v:rect>
                <v:rect id="Rectangle 22" o:spid="_x0000_s1298" style="position:absolute;left:33711;top:5027;width:413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" fillcolor="#f2f2f2">
                  <v:shadow on="t" opacity=".5" offset="6pt,6pt"/>
                  <v:textbox inset="1.95025mm,.23336mm,1.95025mm,.23336mm">
                    <w:txbxContent>
                      <w:p w:rsidR="00C31E80" w:rsidRPr="005E694E" w:rsidRDefault="00C31E80" w:rsidP="00DF70B2">
                        <w:pPr>
                          <w:jc w:val="center"/>
                          <w:rPr>
                            <w:sz w:val="18"/>
                            <w:szCs w:val="18"/>
                          </w:rPr>
                        </w:pPr>
                        <w:r>
                          <w:rPr>
                            <w:sz w:val="18"/>
                            <w:szCs w:val="18"/>
                          </w:rPr>
                          <w:t>DVC</w:t>
                        </w:r>
                      </w:p>
                    </w:txbxContent>
                  </v:textbox>
                </v:rect>
                <v:rect id="Rectangle 336" o:spid="_x0000_s1299" style="position:absolute;left:27061;top:4516;width:1129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" filled="f" strokecolor="black [3213]" strokeweight="1.5pt"/>
                <v:shape id="Text Box 15" o:spid="_x0000_s1300"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" filled="f" stroked="f">
                  <v:textbox inset="1.95025mm,.23336mm,1.95025mm,.23336mm">
                    <w:txbxContent>
                      <w:p w:rsidR="00C31E80" w:rsidRPr="005E694E" w:rsidRDefault="00C31E80" w:rsidP="00DF70B2">
                        <w:pPr>
                          <w:rPr>
                            <w:sz w:val="18"/>
                            <w:szCs w:val="18"/>
                          </w:rPr>
                        </w:pPr>
                        <w:r>
                          <w:rPr>
                            <w:sz w:val="18"/>
                            <w:szCs w:val="18"/>
                          </w:rPr>
                          <w:t>SCU</w:t>
                        </w:r>
                      </w:p>
                    </w:txbxContent>
                  </v:textbox>
                </v:shape>
                <v:rect id="Rectangle 16" o:spid="_x0000_s1301" style="position:absolute;left:43625;top:5034;width:433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" fillcolor="#f2f2f2">
                  <v:shadow on="t" opacity=".5" offset="6pt,6pt"/>
                  <v:textbox inset="1.95025mm,.23336mm,1.95025mm,.23336mm">
                    <w:txbxContent>
                      <w:p w:rsidR="00C31E80" w:rsidRPr="005E694E" w:rsidRDefault="00C31E80" w:rsidP="00DF70B2">
                        <w:pPr>
                          <w:jc w:val="center"/>
                          <w:rPr>
                            <w:sz w:val="18"/>
                            <w:szCs w:val="18"/>
                          </w:rPr>
                        </w:pPr>
                        <w:r>
                          <w:rPr>
                            <w:sz w:val="18"/>
                            <w:szCs w:val="18"/>
                          </w:rPr>
                          <w:t>SSI</w:t>
                        </w:r>
                      </w:p>
                    </w:txbxContent>
                  </v:textbox>
                </v:rect>
                <v:shape id="Text Box 19" o:spid="_x0000_s1302" type="#_x0000_t202" style="position:absolute;left:22088;top:5765;width:5553;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" filled="f" stroked="f">
                  <v:textbox inset="1.95025mm,.23336mm,1.95025mm,.23336mm">
                    <w:txbxContent>
                      <w:p w:rsidR="00C31E80" w:rsidRPr="00356C05" w:rsidRDefault="00C31E80" w:rsidP="00DF70B2">
                        <w:pPr>
                          <w:spacing w:line="276" w:lineRule="auto"/>
                          <w:rPr>
                            <w:sz w:val="14"/>
                            <w:szCs w:val="18"/>
                          </w:rPr>
                        </w:pPr>
                        <w:proofErr w:type="spellStart"/>
                        <w:r>
                          <w:rPr>
                            <w:sz w:val="14"/>
                            <w:szCs w:val="18"/>
                          </w:rPr>
                          <w:t>A</w:t>
                        </w:r>
                        <w:r w:rsidRPr="00356C05">
                          <w:rPr>
                            <w:sz w:val="14"/>
                            <w:szCs w:val="18"/>
                          </w:rPr>
                          <w:t>DMACpp</w:t>
                        </w:r>
                        <w:proofErr w:type="spellEnd"/>
                      </w:p>
                    </w:txbxContent>
                  </v:textbox>
                </v:shape>
                <v:shape id="Text Box 19" o:spid="_x0000_s1303" type="#_x0000_t202" style="position:absolute;left:38357;top:5765;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" filled="f" stroked="f">
                  <v:textbox inset="1.95025mm,.23336mm,1.95025mm,.23336mm">
                    <w:txbxContent>
                      <w:p w:rsidR="00C31E80" w:rsidRPr="00356C05" w:rsidRDefault="00C31E80" w:rsidP="00DF70B2">
                        <w:pPr>
                          <w:spacing w:line="276" w:lineRule="auto"/>
                          <w:rPr>
                            <w:sz w:val="14"/>
                            <w:szCs w:val="18"/>
                          </w:rPr>
                        </w:pPr>
                        <w:proofErr w:type="spellStart"/>
                        <w:r>
                          <w:rPr>
                            <w:sz w:val="14"/>
                            <w:szCs w:val="18"/>
                          </w:rPr>
                          <w:t>A</w:t>
                        </w:r>
                        <w:r w:rsidRPr="00356C05">
                          <w:rPr>
                            <w:sz w:val="14"/>
                            <w:szCs w:val="18"/>
                          </w:rPr>
                          <w:t>DMACpp</w:t>
                        </w:r>
                        <w:proofErr w:type="spellEnd"/>
                      </w:p>
                    </w:txbxContent>
                  </v:textbox>
                </v:shape>
                <v:shape id="AutoShape 23" o:spid="_x0000_s1304" type="#_x0000_t32" style="position:absolute;left:42322;top:11423;width:2743;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" strokecolor="#5b9bd5 [3204]" strokeweight="1.5pt">
                  <v:stroke startarrow="block"/>
                </v:shape>
                <v:shape id="Text Box 19" o:spid="_x0000_s1305" type="#_x0000_t202" style="position:absolute;left:45847;top:10687;width:128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" filled="f" stroked="f">
                  <v:textbox inset="1.95025mm,.23336mm,1.95025mm,.23336mm">
                    <w:txbxContent>
                      <w:p w:rsidR="00C31E80" w:rsidRPr="005E694E" w:rsidRDefault="00C31E80" w:rsidP="00DF70B2">
                        <w:pPr>
                          <w:rPr>
                            <w:sz w:val="18"/>
                            <w:szCs w:val="18"/>
                          </w:rPr>
                        </w:pPr>
                        <w:r>
                          <w:rPr>
                            <w:sz w:val="18"/>
                            <w:szCs w:val="18"/>
                          </w:rPr>
                          <w:t>PCM data (6/8 channel)</w:t>
                        </w:r>
                      </w:p>
                    </w:txbxContent>
                  </v:textbox>
                </v:shape>
                <v:shape id="Picture 343" o:spid="_x0000_s1306" type="#_x0000_t75" style="position:absolute;left:49854;top:3546;width:2984;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">
                  <v:imagedata r:id="rId29" o:title=""/>
                </v:shape>
                <v:shape id="AutoShape 23" o:spid="_x0000_s1307" type="#_x0000_t32" style="position:absolute;left:47961;top:7405;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" strokecolor="#5b9bd5 [3204]" strokeweight="1.5pt">
                  <v:stroke startarrow="block"/>
                </v:shape>
                <v:shape id="AutoShape 23" o:spid="_x0000_s1308" type="#_x0000_t32" style="position:absolute;left:37842;top:7288;width:5487;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" strokecolor="#5b9bd5 [3204]" strokeweight="1.5pt">
                  <v:stroke startarrow="block"/>
                </v:shape>
                <w10:anchorlock/>
              </v:group>
            </w:pict>
          </mc:Fallback>
        </mc:AlternateContent>
      </w:r>
    </w:p>
    <w:p w:rsidR="00DF70B2" w:rsidRDefault="00DF70B2" w:rsidP="00DF70B2">
      <w:pPr>
        <w:pStyle w:val="a4"/>
      </w:pPr>
      <w:bookmarkStart w:id="587" w:name="_Toc530588394"/>
      <w:r>
        <w:t xml:space="preserve">Figure </w:t>
      </w:r>
      <w:r w:rsidR="0086327A">
        <w:rPr>
          <w:noProof/>
        </w:rPr>
        <w:fldChar w:fldCharType="begin"/>
      </w:r>
      <w:r w:rsidR="0086327A">
        <w:rPr>
          <w:noProof/>
        </w:rPr>
        <w:instrText xml:space="preserve"> STYLEREF 1 \s </w:instrText>
      </w:r>
      <w:r w:rsidR="0086327A">
        <w:rPr>
          <w:noProof/>
        </w:rPr>
        <w:fldChar w:fldCharType="separate"/>
      </w:r>
      <w:r>
        <w:rPr>
          <w:noProof/>
        </w:rPr>
        <w:t>5</w:t>
      </w:r>
      <w:r w:rsidR="0086327A">
        <w:rPr>
          <w:noProof/>
        </w:rPr>
        <w:fldChar w:fldCharType="end"/>
      </w:r>
      <w:r>
        <w:noBreakHyphen/>
      </w:r>
      <w:r w:rsidR="0086327A">
        <w:rPr>
          <w:noProof/>
        </w:rPr>
        <w:fldChar w:fldCharType="begin"/>
      </w:r>
      <w:r w:rsidR="0086327A">
        <w:rPr>
          <w:noProof/>
        </w:rPr>
        <w:instrText xml:space="preserve"> SEQ Figure \* ARABIC \s 1 </w:instrText>
      </w:r>
      <w:r w:rsidR="0086327A">
        <w:rPr>
          <w:noProof/>
        </w:rPr>
        <w:fldChar w:fldCharType="separate"/>
      </w:r>
      <w:r>
        <w:rPr>
          <w:noProof/>
        </w:rPr>
        <w:t>7</w:t>
      </w:r>
      <w:r w:rsidR="0086327A">
        <w:rPr>
          <w:noProof/>
        </w:rPr>
        <w:fldChar w:fldCharType="end"/>
      </w:r>
      <w:r>
        <w:t xml:space="preserve"> Data path for recording multichannel stream</w:t>
      </w:r>
      <w:bookmarkEnd w:id="587"/>
    </w:p>
    <w:p w:rsidR="00D273C9" w:rsidRDefault="00D273C9" w:rsidP="00D273C9">
      <w:r>
        <w:t xml:space="preserve">Command are used when running </w:t>
      </w:r>
      <w:proofErr w:type="spellStart"/>
      <w:r>
        <w:t>arecord</w:t>
      </w:r>
      <w:proofErr w:type="spellEnd"/>
      <w:r>
        <w:t xml:space="preserve"> to record multichannel stream:</w:t>
      </w:r>
    </w:p>
    <w:p w:rsidR="00D273C9" w:rsidRDefault="00D273C9" w:rsidP="00D273C9">
      <w:proofErr w:type="spellStart"/>
      <w:r>
        <w:t>arecord</w:t>
      </w:r>
      <w:proofErr w:type="spellEnd"/>
      <w:r w:rsidR="00F73054">
        <w:t xml:space="preserve"> -D plughw:0,0</w:t>
      </w:r>
      <w:r w:rsidRPr="00D20CB6">
        <w:t xml:space="preserve">,0 </w:t>
      </w:r>
      <w:r>
        <w:t>–</w:t>
      </w:r>
      <w:r w:rsidRPr="00D20CB6">
        <w:t>c</w:t>
      </w:r>
      <w:r>
        <w:t>&lt;value&gt;</w:t>
      </w:r>
      <w:r w:rsidRPr="00D20CB6">
        <w:t xml:space="preserve"> -r</w:t>
      </w:r>
      <w:r w:rsidR="004D355C">
        <w:t>&lt;value&gt; -f</w:t>
      </w:r>
      <w:r>
        <w:t>&lt;name</w:t>
      </w:r>
      <w:proofErr w:type="gramStart"/>
      <w:r>
        <w:t>&gt;</w:t>
      </w:r>
      <w:r w:rsidRPr="00D20CB6">
        <w:t xml:space="preserve"> </w:t>
      </w:r>
      <w:r>
        <w:t xml:space="preserve"> -</w:t>
      </w:r>
      <w:proofErr w:type="gramEnd"/>
      <w:r>
        <w:t>d &lt;value&gt; -t raw &lt;ou</w:t>
      </w:r>
      <w:r w:rsidR="00972D23">
        <w:t>t</w:t>
      </w:r>
      <w:r>
        <w:t>put&gt;</w:t>
      </w:r>
    </w:p>
    <w:p w:rsidR="00D273C9" w:rsidRDefault="00D273C9" w:rsidP="00D273C9">
      <w:r>
        <w:t>Explanation:</w:t>
      </w:r>
    </w:p>
    <w:p w:rsidR="00D273C9" w:rsidRDefault="00F73054" w:rsidP="00D273C9">
      <w:pPr>
        <w:spacing w:after="0" w:line="240" w:lineRule="auto"/>
        <w:ind w:firstLine="720"/>
      </w:pPr>
      <w:r>
        <w:t>-D plughw:0,0</w:t>
      </w:r>
      <w:r w:rsidR="00D273C9">
        <w:t>,0:</w:t>
      </w:r>
      <w:r w:rsidR="00D273C9">
        <w:tab/>
        <w:t xml:space="preserve">Card selected is 0, DAI index is </w:t>
      </w:r>
      <w:r w:rsidR="00D25F28">
        <w:t>0</w:t>
      </w:r>
      <w:r w:rsidR="00D273C9">
        <w:t>, sub-device is 0</w:t>
      </w:r>
    </w:p>
    <w:p w:rsidR="00D273C9" w:rsidRDefault="00D273C9" w:rsidP="00D273C9">
      <w:pPr>
        <w:spacing w:after="0" w:line="240" w:lineRule="auto"/>
        <w:ind w:firstLine="720"/>
      </w:pPr>
      <w:r>
        <w:t>-c&lt;value&gt;:</w:t>
      </w:r>
      <w:r>
        <w:tab/>
      </w:r>
      <w:r>
        <w:tab/>
        <w:t>Channel number (6/8)</w:t>
      </w:r>
    </w:p>
    <w:p w:rsidR="00D273C9" w:rsidRDefault="00D273C9" w:rsidP="00D273C9">
      <w:pPr>
        <w:spacing w:after="0" w:line="240" w:lineRule="auto"/>
        <w:ind w:firstLine="720"/>
      </w:pPr>
      <w:r>
        <w:t>-r&lt;value&gt;:</w:t>
      </w:r>
      <w:r>
        <w:tab/>
      </w:r>
      <w:r>
        <w:tab/>
        <w:t>Sampling rate (32000/44100/48000)</w:t>
      </w:r>
    </w:p>
    <w:p w:rsidR="00D273C9" w:rsidRDefault="004D355C" w:rsidP="00D273C9">
      <w:pPr>
        <w:spacing w:after="0" w:line="240" w:lineRule="auto"/>
        <w:ind w:firstLine="720"/>
      </w:pPr>
      <w:r>
        <w:t>-f</w:t>
      </w:r>
      <w:r w:rsidR="00D273C9">
        <w:t>&lt;name&gt;:</w:t>
      </w:r>
      <w:r w:rsidR="00D273C9">
        <w:tab/>
      </w:r>
      <w:r w:rsidR="00D273C9">
        <w:tab/>
        <w:t>Format of PCM width</w:t>
      </w:r>
    </w:p>
    <w:p w:rsidR="00D273C9" w:rsidRDefault="00D273C9" w:rsidP="00D273C9">
      <w:pPr>
        <w:spacing w:after="0" w:line="240" w:lineRule="auto"/>
        <w:ind w:firstLine="720"/>
      </w:pPr>
      <w:r>
        <w:t>-d &lt;value&gt;:</w:t>
      </w:r>
      <w:r>
        <w:tab/>
      </w:r>
      <w:r>
        <w:tab/>
        <w:t>Recording duration (second)</w:t>
      </w:r>
    </w:p>
    <w:p w:rsidR="00D273C9" w:rsidRDefault="00D273C9" w:rsidP="00D273C9">
      <w:pPr>
        <w:spacing w:after="0" w:line="240" w:lineRule="auto"/>
        <w:ind w:firstLine="720"/>
      </w:pPr>
      <w:r>
        <w:t>-t raw &lt;output&gt;:</w:t>
      </w:r>
      <w:r>
        <w:tab/>
        <w:t>Output file is raw type (.pcm)</w:t>
      </w:r>
    </w:p>
    <w:p w:rsidR="00D273C9" w:rsidRPr="00D273C9" w:rsidRDefault="00D273C9" w:rsidP="00D273C9"/>
    <w:p w:rsidR="000966AD" w:rsidRDefault="000966AD" w:rsidP="000966AD">
      <w:pPr>
        <w:pStyle w:val="3"/>
        <w:ind w:left="720"/>
      </w:pPr>
      <w:bookmarkStart w:id="588" w:name="_Toc530588354"/>
      <w:r>
        <w:t>TDM Capture stream</w:t>
      </w:r>
      <w:bookmarkEnd w:id="588"/>
    </w:p>
    <w:p w:rsidR="00145A6F" w:rsidRDefault="00D273C9" w:rsidP="00145A6F">
      <w:r>
        <w:t xml:space="preserve">ADSP ALSA Driver supports recording multichannel stream </w:t>
      </w:r>
      <w:r w:rsidR="00145A6F">
        <w:t xml:space="preserve">(PCM width 16/24, sample rate </w:t>
      </w:r>
      <w:r w:rsidR="007E0237">
        <w:t>32/</w:t>
      </w:r>
      <w:r>
        <w:t>44.1/48 KHz, channel 6/8).</w:t>
      </w:r>
      <w:r w:rsidR="00145A6F" w:rsidRPr="00145A6F">
        <w:t xml:space="preserve"> </w:t>
      </w:r>
      <w:r w:rsidR="00145A6F">
        <w:t xml:space="preserve">If user record </w:t>
      </w:r>
      <w:r w:rsidR="008B1D24">
        <w:t xml:space="preserve">a </w:t>
      </w:r>
      <w:r w:rsidR="00145A6F">
        <w:t xml:space="preserve">stream 32 kHz, must convert </w:t>
      </w:r>
      <w:r w:rsidR="00D451F4">
        <w:t xml:space="preserve">input </w:t>
      </w:r>
      <w:r w:rsidR="00145A6F">
        <w:t xml:space="preserve">sample rate to 44.1/48 kHz, please refer </w:t>
      </w:r>
      <w:r w:rsidR="001C425E">
        <w:fldChar w:fldCharType="begin"/>
      </w:r>
      <w:r w:rsidR="001C425E">
        <w:instrText xml:space="preserve"> REF _Ref528954564 \r \h </w:instrText>
      </w:r>
      <w:r w:rsidR="001C425E">
        <w:fldChar w:fldCharType="separate"/>
      </w:r>
      <w:r w:rsidR="001C425E">
        <w:t>5.4.3</w:t>
      </w:r>
      <w:r w:rsidR="001C425E">
        <w:fldChar w:fldCharType="end"/>
      </w:r>
      <w:r w:rsidR="00145A6F">
        <w:t>.</w:t>
      </w:r>
    </w:p>
    <w:p w:rsidR="00145A6F" w:rsidRDefault="00145A6F" w:rsidP="00145A6F">
      <w:r>
        <w:t xml:space="preserve">[Note] Codec pcm3168 only supports sample rate 48 kHz. </w:t>
      </w:r>
      <w:proofErr w:type="gramStart"/>
      <w:r>
        <w:t>So</w:t>
      </w:r>
      <w:proofErr w:type="gramEnd"/>
      <w:r>
        <w:t xml:space="preserve"> if working on codec pc</w:t>
      </w:r>
      <w:r w:rsidR="00BC3F2E">
        <w:t>m</w:t>
      </w:r>
      <w:r>
        <w:t xml:space="preserve">3168, user must convert </w:t>
      </w:r>
      <w:r w:rsidR="00856900">
        <w:t>input sample rate to 48kHz</w:t>
      </w:r>
      <w:r>
        <w:t>.</w:t>
      </w:r>
    </w:p>
    <w:p w:rsidR="001F6DCF" w:rsidRDefault="001F6DCF" w:rsidP="00E91F47">
      <w:pPr>
        <w:pStyle w:val="a3"/>
        <w:numPr>
          <w:ilvl w:val="0"/>
          <w:numId w:val="18"/>
        </w:numPr>
        <w:spacing w:after="0" w:line="240" w:lineRule="auto"/>
      </w:pPr>
      <w:r>
        <w:t>User setting</w:t>
      </w:r>
    </w:p>
    <w:p w:rsidR="003A0D61" w:rsidRDefault="001F6DCF" w:rsidP="00E91F47">
      <w:pPr>
        <w:pStyle w:val="a3"/>
        <w:spacing w:after="0" w:line="240" w:lineRule="auto"/>
        <w:ind w:left="1260"/>
      </w:pPr>
      <w:proofErr w:type="spellStart"/>
      <w:r w:rsidRPr="004E18DB">
        <w:t>a</w:t>
      </w:r>
      <w:r w:rsidR="00BC3F2E">
        <w:t>record</w:t>
      </w:r>
      <w:proofErr w:type="spellEnd"/>
      <w:r w:rsidR="00BC3F2E">
        <w:t xml:space="preserve"> -D plughw:0,</w:t>
      </w:r>
      <w:r w:rsidR="00F73054">
        <w:t>0</w:t>
      </w:r>
      <w:r w:rsidR="00BC3F2E">
        <w:t>,0 -c8 -r480</w:t>
      </w:r>
      <w:r w:rsidRPr="004E18DB">
        <w:t xml:space="preserve">00 -fS16_LE -d </w:t>
      </w:r>
      <w:r>
        <w:t>1</w:t>
      </w:r>
      <w:r w:rsidR="00D25F28">
        <w:t>5 -t raw</w:t>
      </w:r>
      <w:r>
        <w:t xml:space="preserve"> </w:t>
      </w:r>
      <w:proofErr w:type="spellStart"/>
      <w:r>
        <w:t>output.pcm</w:t>
      </w:r>
      <w:proofErr w:type="spellEnd"/>
    </w:p>
    <w:p w:rsidR="003A0D61" w:rsidRDefault="003A0D61" w:rsidP="003A0D61">
      <w:r>
        <w:br w:type="page"/>
      </w:r>
    </w:p>
    <w:p w:rsidR="000966AD" w:rsidRDefault="000966AD" w:rsidP="000966AD">
      <w:pPr>
        <w:pStyle w:val="3"/>
        <w:ind w:left="720"/>
      </w:pPr>
      <w:bookmarkStart w:id="589" w:name="_Toc530588355"/>
      <w:r>
        <w:lastRenderedPageBreak/>
        <w:t>Setting TDM Capture Volume</w:t>
      </w:r>
      <w:bookmarkEnd w:id="589"/>
    </w:p>
    <w:p w:rsidR="00D70719" w:rsidRDefault="00D70719" w:rsidP="00D70719">
      <w:r>
        <w:t xml:space="preserve">ADSP ALSA Driver supports setting volume for record multichannel stream. Value range from 0 to 800. </w:t>
      </w:r>
      <w:r w:rsidR="00972D23" w:rsidRPr="00177442">
        <w:t>However,</w:t>
      </w:r>
      <w:r w:rsidR="00177442" w:rsidRPr="00177442">
        <w:t xml:space="preserve"> updating volume runtime is unsupported</w:t>
      </w:r>
      <w:r w:rsidR="00177442">
        <w:t>.</w:t>
      </w:r>
      <w:r w:rsidR="00177442" w:rsidRPr="00177442">
        <w:t xml:space="preserve"> </w:t>
      </w:r>
      <w:r>
        <w:t>Value 800 means that increase volume to 8 times.</w:t>
      </w:r>
    </w:p>
    <w:p w:rsidR="00C70317" w:rsidRDefault="00C70317" w:rsidP="00C70317">
      <w:pPr>
        <w:pStyle w:val="a3"/>
        <w:numPr>
          <w:ilvl w:val="0"/>
          <w:numId w:val="18"/>
        </w:numPr>
      </w:pPr>
      <w:r>
        <w:t>User setting</w:t>
      </w:r>
    </w:p>
    <w:p w:rsidR="00D70719" w:rsidRDefault="00C70317" w:rsidP="00E91F47">
      <w:pPr>
        <w:pStyle w:val="a3"/>
        <w:numPr>
          <w:ilvl w:val="0"/>
          <w:numId w:val="17"/>
        </w:numPr>
        <w:spacing w:after="0" w:line="240" w:lineRule="auto"/>
        <w:ind w:left="900" w:hanging="180"/>
      </w:pPr>
      <w:r>
        <w:t>Set volume</w:t>
      </w:r>
    </w:p>
    <w:p w:rsidR="00C70317" w:rsidRDefault="00C70317" w:rsidP="00E91F47">
      <w:pPr>
        <w:spacing w:after="0" w:line="240" w:lineRule="auto"/>
        <w:ind w:left="1260"/>
      </w:pPr>
      <w:proofErr w:type="spellStart"/>
      <w:r w:rsidRPr="008D01E6">
        <w:t>amixer</w:t>
      </w:r>
      <w:proofErr w:type="spellEnd"/>
      <w:r w:rsidRPr="008D01E6">
        <w:t xml:space="preserve"> -c 0 </w:t>
      </w:r>
      <w:proofErr w:type="spellStart"/>
      <w:r w:rsidRPr="008D01E6">
        <w:t>cset</w:t>
      </w:r>
      <w:proofErr w:type="spellEnd"/>
      <w:r>
        <w:t xml:space="preserve"> name="</w:t>
      </w:r>
      <w:proofErr w:type="spellStart"/>
      <w:r>
        <w:t>TDMCaptureVolume</w:t>
      </w:r>
      <w:proofErr w:type="spellEnd"/>
      <w:r>
        <w:t>" 100</w:t>
      </w:r>
    </w:p>
    <w:p w:rsidR="00C70317" w:rsidRDefault="00C70317" w:rsidP="00E91F47">
      <w:pPr>
        <w:pStyle w:val="a3"/>
        <w:numPr>
          <w:ilvl w:val="0"/>
          <w:numId w:val="17"/>
        </w:numPr>
        <w:spacing w:after="0" w:line="240" w:lineRule="auto"/>
        <w:ind w:left="900" w:hanging="180"/>
      </w:pPr>
      <w:r>
        <w:t>Record multichannel stream</w:t>
      </w:r>
    </w:p>
    <w:p w:rsidR="00C70317" w:rsidRDefault="00BC3F2E" w:rsidP="00E91F47">
      <w:pPr>
        <w:spacing w:after="0" w:line="240" w:lineRule="auto"/>
        <w:ind w:left="1260"/>
      </w:pPr>
      <w:proofErr w:type="spellStart"/>
      <w:r>
        <w:t>arecord</w:t>
      </w:r>
      <w:proofErr w:type="spellEnd"/>
      <w:r>
        <w:t xml:space="preserve"> -D plughw:0,</w:t>
      </w:r>
      <w:r w:rsidR="00F73054">
        <w:t>0</w:t>
      </w:r>
      <w:r>
        <w:t>,0 -c8 -r480</w:t>
      </w:r>
      <w:r w:rsidR="00D25F28">
        <w:t>00 -fS16_LE -d 15 -t raw</w:t>
      </w:r>
      <w:r w:rsidR="00C70317" w:rsidRPr="004E18DB">
        <w:t xml:space="preserve"> </w:t>
      </w:r>
      <w:proofErr w:type="spellStart"/>
      <w:r w:rsidR="00C70317" w:rsidRPr="004E18DB">
        <w:t>out.pcm</w:t>
      </w:r>
      <w:proofErr w:type="spellEnd"/>
    </w:p>
    <w:p w:rsidR="00C70317" w:rsidRDefault="00C70317" w:rsidP="00E91F47">
      <w:pPr>
        <w:pStyle w:val="a3"/>
        <w:numPr>
          <w:ilvl w:val="0"/>
          <w:numId w:val="17"/>
        </w:numPr>
        <w:spacing w:after="0" w:line="240" w:lineRule="auto"/>
        <w:ind w:left="900" w:hanging="180"/>
      </w:pPr>
      <w:r>
        <w:t>Get information about volume</w:t>
      </w:r>
    </w:p>
    <w:p w:rsidR="00C70317" w:rsidRDefault="00C70317" w:rsidP="00E91F47">
      <w:pPr>
        <w:spacing w:after="0" w:line="240" w:lineRule="auto"/>
        <w:ind w:left="1260"/>
      </w:pPr>
      <w:proofErr w:type="spellStart"/>
      <w:r w:rsidRPr="008D01E6">
        <w:t>amixer</w:t>
      </w:r>
      <w:proofErr w:type="spellEnd"/>
      <w:r w:rsidRPr="008D01E6">
        <w:t xml:space="preserve"> -c 0 </w:t>
      </w:r>
      <w:proofErr w:type="spellStart"/>
      <w:r w:rsidRPr="008D01E6">
        <w:t>c</w:t>
      </w:r>
      <w:r>
        <w:t>g</w:t>
      </w:r>
      <w:r w:rsidRPr="008D01E6">
        <w:t>et</w:t>
      </w:r>
      <w:proofErr w:type="spellEnd"/>
      <w:r>
        <w:t xml:space="preserve"> name="</w:t>
      </w:r>
      <w:proofErr w:type="spellStart"/>
      <w:r>
        <w:t>TDMCaptureVolume</w:t>
      </w:r>
      <w:proofErr w:type="spellEnd"/>
      <w:r>
        <w:t>"</w:t>
      </w:r>
    </w:p>
    <w:p w:rsidR="00C70317" w:rsidRPr="00D70719" w:rsidRDefault="00C70317" w:rsidP="00D70719"/>
    <w:p w:rsidR="000966AD" w:rsidRDefault="000966AD" w:rsidP="000966AD">
      <w:pPr>
        <w:pStyle w:val="3"/>
        <w:ind w:left="720"/>
      </w:pPr>
      <w:bookmarkStart w:id="590" w:name="_Ref528954564"/>
      <w:bookmarkStart w:id="591" w:name="_Toc530588356"/>
      <w:r>
        <w:t>Setting TDM Input Sample Rate</w:t>
      </w:r>
      <w:bookmarkEnd w:id="590"/>
      <w:bookmarkEnd w:id="591"/>
    </w:p>
    <w:p w:rsidR="00C70317" w:rsidRDefault="00C70317" w:rsidP="00C70317">
      <w:r>
        <w:t xml:space="preserve">ADSP ALSA Driver supports convert input sample rate to other </w:t>
      </w:r>
      <w:r w:rsidR="00491CF8">
        <w:t>valu</w:t>
      </w:r>
      <w:r>
        <w:t xml:space="preserve">e. </w:t>
      </w:r>
      <w:r w:rsidR="00FD40CD">
        <w:t>R</w:t>
      </w:r>
      <w:r>
        <w:t xml:space="preserve">ange </w:t>
      </w:r>
      <w:r w:rsidR="00FD40CD">
        <w:t xml:space="preserve">of </w:t>
      </w:r>
      <w:r w:rsidR="00BC3F2E">
        <w:t xml:space="preserve">input </w:t>
      </w:r>
      <w:r w:rsidR="00FD40CD">
        <w:t xml:space="preserve">sample rate </w:t>
      </w:r>
      <w:r>
        <w:t>supported (44.1/48 kHz).</w:t>
      </w:r>
    </w:p>
    <w:p w:rsidR="00C24D4A" w:rsidRDefault="00C24D4A" w:rsidP="00C24D4A">
      <w:pPr>
        <w:pStyle w:val="a3"/>
        <w:numPr>
          <w:ilvl w:val="0"/>
          <w:numId w:val="18"/>
        </w:numPr>
      </w:pPr>
      <w:r>
        <w:t>User setting</w:t>
      </w:r>
    </w:p>
    <w:p w:rsidR="00C24D4A" w:rsidRDefault="00C24D4A" w:rsidP="00E91F47">
      <w:pPr>
        <w:pStyle w:val="a3"/>
        <w:numPr>
          <w:ilvl w:val="0"/>
          <w:numId w:val="17"/>
        </w:numPr>
        <w:spacing w:after="0" w:line="240" w:lineRule="auto"/>
        <w:ind w:left="900" w:hanging="180"/>
      </w:pPr>
      <w:r>
        <w:t xml:space="preserve">Set input sample rate </w:t>
      </w:r>
    </w:p>
    <w:p w:rsidR="00C24D4A" w:rsidRDefault="00C24D4A" w:rsidP="00E91F47">
      <w:pPr>
        <w:spacing w:after="0" w:line="240" w:lineRule="auto"/>
        <w:ind w:firstLine="1260"/>
      </w:pPr>
      <w:proofErr w:type="spellStart"/>
      <w:r w:rsidRPr="008D01E6">
        <w:t>amixer</w:t>
      </w:r>
      <w:proofErr w:type="spellEnd"/>
      <w:r w:rsidRPr="008D01E6">
        <w:t xml:space="preserve"> -c 0 </w:t>
      </w:r>
      <w:proofErr w:type="spellStart"/>
      <w:r w:rsidRPr="008D01E6">
        <w:t>cset</w:t>
      </w:r>
      <w:proofErr w:type="spellEnd"/>
      <w:r w:rsidR="00BC3F2E">
        <w:t xml:space="preserve"> name="</w:t>
      </w:r>
      <w:proofErr w:type="spellStart"/>
      <w:r w:rsidR="00BC3F2E">
        <w:t>TDMCaptureInRate</w:t>
      </w:r>
      <w:proofErr w:type="spellEnd"/>
      <w:r w:rsidR="00BC3F2E">
        <w:t>" 480</w:t>
      </w:r>
      <w:r>
        <w:t>00</w:t>
      </w:r>
    </w:p>
    <w:p w:rsidR="00C24D4A" w:rsidRDefault="00C24D4A" w:rsidP="00E91F47">
      <w:pPr>
        <w:pStyle w:val="a3"/>
        <w:numPr>
          <w:ilvl w:val="0"/>
          <w:numId w:val="17"/>
        </w:numPr>
        <w:spacing w:after="0" w:line="240" w:lineRule="auto"/>
        <w:ind w:left="900" w:hanging="180"/>
      </w:pPr>
      <w:r>
        <w:t>Record stream</w:t>
      </w:r>
    </w:p>
    <w:p w:rsidR="00C24D4A" w:rsidRDefault="00F73054" w:rsidP="00E91F47">
      <w:pPr>
        <w:spacing w:after="0" w:line="240" w:lineRule="auto"/>
        <w:ind w:left="1260"/>
      </w:pPr>
      <w:proofErr w:type="spellStart"/>
      <w:r>
        <w:t>arecord</w:t>
      </w:r>
      <w:proofErr w:type="spellEnd"/>
      <w:r>
        <w:t xml:space="preserve"> -D plughw:0,0</w:t>
      </w:r>
      <w:r w:rsidR="00C24D4A" w:rsidRPr="004E18DB">
        <w:t xml:space="preserve">,0 -c8 -r44100 -fS16_LE -d 15 -t </w:t>
      </w:r>
      <w:proofErr w:type="gramStart"/>
      <w:r w:rsidR="00C24D4A" w:rsidRPr="004E18DB">
        <w:t xml:space="preserve">raw  </w:t>
      </w:r>
      <w:proofErr w:type="spellStart"/>
      <w:r w:rsidR="00C24D4A" w:rsidRPr="004E18DB">
        <w:t>out</w:t>
      </w:r>
      <w:r w:rsidR="00C24D4A">
        <w:t>put</w:t>
      </w:r>
      <w:r w:rsidR="00C24D4A" w:rsidRPr="004E18DB">
        <w:t>.pcm</w:t>
      </w:r>
      <w:proofErr w:type="spellEnd"/>
      <w:proofErr w:type="gramEnd"/>
    </w:p>
    <w:p w:rsidR="00C24D4A" w:rsidRDefault="00C24D4A" w:rsidP="00E91F47">
      <w:pPr>
        <w:pStyle w:val="a3"/>
        <w:numPr>
          <w:ilvl w:val="0"/>
          <w:numId w:val="17"/>
        </w:numPr>
        <w:spacing w:after="0" w:line="240" w:lineRule="auto"/>
        <w:ind w:left="900" w:hanging="180"/>
      </w:pPr>
      <w:r>
        <w:t>Get information input sample rate</w:t>
      </w:r>
    </w:p>
    <w:p w:rsidR="00E91F47" w:rsidRDefault="00C24D4A" w:rsidP="00E91F47">
      <w:pPr>
        <w:spacing w:after="0" w:line="240" w:lineRule="auto"/>
        <w:ind w:left="1260"/>
      </w:pPr>
      <w:proofErr w:type="spellStart"/>
      <w:r w:rsidRPr="008D01E6">
        <w:t>amixer</w:t>
      </w:r>
      <w:proofErr w:type="spellEnd"/>
      <w:r w:rsidRPr="008D01E6">
        <w:t xml:space="preserve"> -c 0 </w:t>
      </w:r>
      <w:proofErr w:type="spellStart"/>
      <w:r w:rsidRPr="008D01E6">
        <w:t>c</w:t>
      </w:r>
      <w:r>
        <w:t>g</w:t>
      </w:r>
      <w:r w:rsidRPr="008D01E6">
        <w:t>et</w:t>
      </w:r>
      <w:proofErr w:type="spellEnd"/>
      <w:r>
        <w:t xml:space="preserve"> name="</w:t>
      </w:r>
      <w:proofErr w:type="spellStart"/>
      <w:r>
        <w:t>TDMCaptureInRate</w:t>
      </w:r>
      <w:proofErr w:type="spellEnd"/>
      <w:r>
        <w:t>"</w:t>
      </w:r>
    </w:p>
    <w:p w:rsidR="003A0D61" w:rsidRDefault="003A0D61">
      <w:r>
        <w:br w:type="page"/>
      </w:r>
    </w:p>
    <w:p w:rsidR="000966AD" w:rsidRDefault="000966AD" w:rsidP="000966AD">
      <w:pPr>
        <w:pStyle w:val="2"/>
      </w:pPr>
      <w:bookmarkStart w:id="592" w:name="_Toc530588357"/>
      <w:r>
        <w:lastRenderedPageBreak/>
        <w:t>Equalizer</w:t>
      </w:r>
      <w:bookmarkEnd w:id="592"/>
    </w:p>
    <w:p w:rsidR="000811BF" w:rsidRDefault="000811BF" w:rsidP="00E77197">
      <w:pPr>
        <w:pStyle w:val="a3"/>
        <w:numPr>
          <w:ilvl w:val="0"/>
          <w:numId w:val="8"/>
        </w:numPr>
      </w:pPr>
      <w:r>
        <w:rPr>
          <w:rFonts w:hint="eastAsia"/>
        </w:rPr>
        <w:t>User setting parameters for Parametric Equalizer</w:t>
      </w:r>
      <w:r>
        <w:t>:</w:t>
      </w:r>
    </w:p>
    <w:tbl>
      <w:tblPr>
        <w:tblStyle w:val="af1"/>
        <w:tblW w:w="9854" w:type="dxa"/>
        <w:tblLayout w:type="fixed"/>
        <w:tblLook w:val="01E0" w:firstRow="1" w:lastRow="1" w:firstColumn="1" w:lastColumn="1" w:noHBand="0" w:noVBand="0"/>
      </w:tblPr>
      <w:tblGrid>
        <w:gridCol w:w="1187"/>
        <w:gridCol w:w="2516"/>
        <w:gridCol w:w="1985"/>
        <w:gridCol w:w="789"/>
        <w:gridCol w:w="3377"/>
      </w:tblGrid>
      <w:tr w:rsidR="000811BF" w:rsidRPr="00DF451B" w:rsidTr="00C92A79">
        <w:trPr>
          <w:cnfStyle w:val="100000000000" w:firstRow="1" w:lastRow="0" w:firstColumn="0" w:lastColumn="0" w:oddVBand="0" w:evenVBand="0" w:oddHBand="0" w:evenHBand="0" w:firstRowFirstColumn="0" w:firstRowLastColumn="0" w:lastRowFirstColumn="0" w:lastRowLastColumn="0"/>
        </w:trPr>
        <w:tc>
          <w:tcPr>
            <w:tcW w:w="1187" w:type="dxa"/>
          </w:tcPr>
          <w:p w:rsidR="000811BF" w:rsidRPr="00C6055A" w:rsidRDefault="000811BF" w:rsidP="00C92A79">
            <w:pPr>
              <w:spacing w:line="240" w:lineRule="exact"/>
              <w:rPr>
                <w:sz w:val="18"/>
                <w:szCs w:val="18"/>
              </w:rPr>
            </w:pPr>
            <w:r>
              <w:rPr>
                <w:rFonts w:hint="eastAsia"/>
                <w:sz w:val="18"/>
                <w:szCs w:val="18"/>
              </w:rPr>
              <w:t>Parameter</w:t>
            </w:r>
          </w:p>
        </w:tc>
        <w:tc>
          <w:tcPr>
            <w:tcW w:w="2516" w:type="dxa"/>
          </w:tcPr>
          <w:p w:rsidR="000811BF" w:rsidRPr="00C6055A" w:rsidRDefault="000811BF" w:rsidP="00C92A79">
            <w:pPr>
              <w:spacing w:line="240" w:lineRule="exact"/>
              <w:rPr>
                <w:sz w:val="18"/>
                <w:szCs w:val="18"/>
              </w:rPr>
            </w:pPr>
            <w:r>
              <w:rPr>
                <w:rFonts w:hint="eastAsia"/>
                <w:sz w:val="18"/>
                <w:szCs w:val="18"/>
              </w:rPr>
              <w:t>Data format</w:t>
            </w:r>
          </w:p>
        </w:tc>
        <w:tc>
          <w:tcPr>
            <w:tcW w:w="1985" w:type="dxa"/>
          </w:tcPr>
          <w:p w:rsidR="000811BF" w:rsidRPr="00C6055A" w:rsidRDefault="000811BF" w:rsidP="00C92A79">
            <w:pPr>
              <w:spacing w:line="240" w:lineRule="exact"/>
              <w:rPr>
                <w:sz w:val="18"/>
                <w:szCs w:val="18"/>
              </w:rPr>
            </w:pPr>
            <w:r>
              <w:rPr>
                <w:rFonts w:hint="eastAsia"/>
                <w:sz w:val="18"/>
                <w:szCs w:val="18"/>
              </w:rPr>
              <w:t>Range</w:t>
            </w:r>
          </w:p>
        </w:tc>
        <w:tc>
          <w:tcPr>
            <w:tcW w:w="789" w:type="dxa"/>
          </w:tcPr>
          <w:p w:rsidR="000811BF" w:rsidRPr="00DF451B" w:rsidRDefault="000811BF" w:rsidP="00C92A79">
            <w:pPr>
              <w:spacing w:line="240" w:lineRule="exact"/>
              <w:rPr>
                <w:bCs w:val="0"/>
                <w:sz w:val="18"/>
                <w:szCs w:val="18"/>
              </w:rPr>
            </w:pPr>
            <w:r w:rsidRPr="00DF451B">
              <w:rPr>
                <w:rFonts w:hint="eastAsia"/>
                <w:bCs w:val="0"/>
                <w:sz w:val="18"/>
                <w:szCs w:val="18"/>
              </w:rPr>
              <w:t>Step</w:t>
            </w:r>
          </w:p>
        </w:tc>
        <w:tc>
          <w:tcPr>
            <w:tcW w:w="3377" w:type="dxa"/>
          </w:tcPr>
          <w:p w:rsidR="000811BF" w:rsidRPr="00DF451B" w:rsidRDefault="000811BF" w:rsidP="00C92A79">
            <w:pPr>
              <w:spacing w:line="240" w:lineRule="exact"/>
              <w:rPr>
                <w:bCs w:val="0"/>
                <w:sz w:val="18"/>
                <w:szCs w:val="18"/>
              </w:rPr>
            </w:pPr>
            <w:r>
              <w:rPr>
                <w:rFonts w:hint="eastAsia"/>
                <w:bCs w:val="0"/>
                <w:sz w:val="18"/>
                <w:szCs w:val="18"/>
              </w:rPr>
              <w:t>Description</w:t>
            </w:r>
          </w:p>
        </w:tc>
      </w:tr>
      <w:tr w:rsidR="000811BF" w:rsidRPr="004C1E5A" w:rsidTr="00C92A79">
        <w:tc>
          <w:tcPr>
            <w:tcW w:w="1187" w:type="dxa"/>
          </w:tcPr>
          <w:p w:rsidR="000811BF" w:rsidRDefault="000811BF" w:rsidP="00C92A79">
            <w:pPr>
              <w:spacing w:line="240" w:lineRule="exact"/>
              <w:rPr>
                <w:sz w:val="18"/>
                <w:szCs w:val="18"/>
              </w:rPr>
            </w:pPr>
            <w:r>
              <w:rPr>
                <w:rFonts w:hint="eastAsia"/>
                <w:sz w:val="18"/>
                <w:szCs w:val="18"/>
              </w:rPr>
              <w:t>Type</w:t>
            </w:r>
          </w:p>
        </w:tc>
        <w:tc>
          <w:tcPr>
            <w:tcW w:w="2516" w:type="dxa"/>
          </w:tcPr>
          <w:p w:rsidR="000811BF" w:rsidRDefault="000811BF" w:rsidP="00C92A79">
            <w:pPr>
              <w:spacing w:line="240" w:lineRule="exact"/>
              <w:rPr>
                <w:sz w:val="18"/>
                <w:szCs w:val="18"/>
              </w:rPr>
            </w:pPr>
            <w:r>
              <w:rPr>
                <w:rFonts w:hint="eastAsia"/>
                <w:sz w:val="18"/>
                <w:szCs w:val="18"/>
              </w:rPr>
              <w:t>32-bit integer</w:t>
            </w:r>
          </w:p>
        </w:tc>
        <w:tc>
          <w:tcPr>
            <w:tcW w:w="1985" w:type="dxa"/>
          </w:tcPr>
          <w:p w:rsidR="000811BF" w:rsidRDefault="000811BF" w:rsidP="00C92A79">
            <w:pPr>
              <w:spacing w:line="240" w:lineRule="exact"/>
              <w:rPr>
                <w:sz w:val="18"/>
                <w:szCs w:val="18"/>
              </w:rPr>
            </w:pPr>
            <w:r>
              <w:rPr>
                <w:rFonts w:hint="eastAsia"/>
                <w:sz w:val="18"/>
                <w:szCs w:val="18"/>
              </w:rPr>
              <w:t>0 to 3</w:t>
            </w:r>
          </w:p>
          <w:p w:rsidR="000811BF" w:rsidRDefault="000811BF" w:rsidP="00C92A79">
            <w:pPr>
              <w:spacing w:line="240" w:lineRule="exact"/>
              <w:ind w:leftChars="100" w:left="220"/>
              <w:rPr>
                <w:sz w:val="18"/>
                <w:szCs w:val="18"/>
              </w:rPr>
            </w:pPr>
            <w:r>
              <w:rPr>
                <w:rFonts w:hint="eastAsia"/>
                <w:sz w:val="18"/>
                <w:szCs w:val="18"/>
              </w:rPr>
              <w:t xml:space="preserve">T: </w:t>
            </w:r>
            <w:r>
              <w:rPr>
                <w:sz w:val="18"/>
                <w:szCs w:val="18"/>
              </w:rPr>
              <w:t>Through</w:t>
            </w:r>
          </w:p>
          <w:p w:rsidR="000811BF" w:rsidRDefault="000811BF" w:rsidP="00C92A79">
            <w:pPr>
              <w:spacing w:line="240" w:lineRule="exact"/>
              <w:ind w:leftChars="100" w:left="220"/>
              <w:rPr>
                <w:sz w:val="18"/>
                <w:szCs w:val="18"/>
              </w:rPr>
            </w:pPr>
            <w:r>
              <w:rPr>
                <w:rFonts w:hint="eastAsia"/>
                <w:sz w:val="18"/>
                <w:szCs w:val="18"/>
              </w:rPr>
              <w:t>P: Peaking</w:t>
            </w:r>
          </w:p>
          <w:p w:rsidR="000811BF" w:rsidRDefault="000811BF" w:rsidP="00C92A79">
            <w:pPr>
              <w:spacing w:line="240" w:lineRule="exact"/>
              <w:ind w:leftChars="100" w:left="220"/>
              <w:rPr>
                <w:sz w:val="18"/>
                <w:szCs w:val="18"/>
              </w:rPr>
            </w:pPr>
            <w:r>
              <w:rPr>
                <w:rFonts w:hint="eastAsia"/>
                <w:sz w:val="18"/>
                <w:szCs w:val="18"/>
              </w:rPr>
              <w:t>B: Bass</w:t>
            </w:r>
          </w:p>
          <w:p w:rsidR="000811BF" w:rsidRDefault="000811BF" w:rsidP="00C92A79">
            <w:pPr>
              <w:spacing w:line="240" w:lineRule="exact"/>
              <w:ind w:leftChars="100" w:left="220"/>
              <w:rPr>
                <w:sz w:val="18"/>
                <w:szCs w:val="18"/>
              </w:rPr>
            </w:pPr>
            <w:r>
              <w:rPr>
                <w:rFonts w:hint="eastAsia"/>
                <w:sz w:val="18"/>
                <w:szCs w:val="18"/>
              </w:rPr>
              <w:t>R: Treble</w:t>
            </w:r>
          </w:p>
        </w:tc>
        <w:tc>
          <w:tcPr>
            <w:tcW w:w="789" w:type="dxa"/>
          </w:tcPr>
          <w:p w:rsidR="000811BF" w:rsidRPr="00DF451B" w:rsidRDefault="000811BF" w:rsidP="00C92A79">
            <w:pPr>
              <w:spacing w:line="240" w:lineRule="exact"/>
              <w:rPr>
                <w:bCs/>
                <w:sz w:val="18"/>
                <w:szCs w:val="18"/>
              </w:rPr>
            </w:pPr>
            <w:r>
              <w:rPr>
                <w:rFonts w:hint="eastAsia"/>
                <w:bCs/>
                <w:sz w:val="18"/>
                <w:szCs w:val="18"/>
              </w:rPr>
              <w:t>1</w:t>
            </w:r>
          </w:p>
        </w:tc>
        <w:tc>
          <w:tcPr>
            <w:tcW w:w="3377" w:type="dxa"/>
          </w:tcPr>
          <w:p w:rsidR="000811BF" w:rsidRDefault="000811BF" w:rsidP="00C92A79">
            <w:pPr>
              <w:spacing w:line="240" w:lineRule="exact"/>
              <w:rPr>
                <w:bCs/>
                <w:sz w:val="18"/>
                <w:szCs w:val="18"/>
              </w:rPr>
            </w:pPr>
            <w:r>
              <w:rPr>
                <w:rFonts w:hint="eastAsia"/>
                <w:bCs/>
                <w:sz w:val="18"/>
                <w:szCs w:val="18"/>
              </w:rPr>
              <w:t>Specify filter type of one filter.</w:t>
            </w:r>
          </w:p>
        </w:tc>
      </w:tr>
      <w:tr w:rsidR="000811BF" w:rsidRPr="00C6055A" w:rsidTr="00C92A79">
        <w:tc>
          <w:tcPr>
            <w:tcW w:w="1187" w:type="dxa"/>
          </w:tcPr>
          <w:p w:rsidR="000811BF" w:rsidRPr="00C6055A" w:rsidRDefault="000811BF" w:rsidP="00C92A79">
            <w:pPr>
              <w:spacing w:line="240" w:lineRule="exact"/>
              <w:rPr>
                <w:sz w:val="18"/>
                <w:szCs w:val="18"/>
              </w:rPr>
            </w:pPr>
            <w:r>
              <w:rPr>
                <w:rFonts w:hint="eastAsia"/>
                <w:sz w:val="18"/>
                <w:szCs w:val="18"/>
              </w:rPr>
              <w:t>Fc[Hz]</w:t>
            </w:r>
          </w:p>
        </w:tc>
        <w:tc>
          <w:tcPr>
            <w:tcW w:w="2516" w:type="dxa"/>
          </w:tcPr>
          <w:p w:rsidR="000811BF" w:rsidRPr="00C6055A" w:rsidRDefault="000811BF" w:rsidP="00C92A79">
            <w:pPr>
              <w:spacing w:line="240" w:lineRule="exact"/>
              <w:rPr>
                <w:sz w:val="18"/>
                <w:szCs w:val="18"/>
              </w:rPr>
            </w:pPr>
            <w:r>
              <w:rPr>
                <w:rFonts w:hint="eastAsia"/>
                <w:sz w:val="18"/>
                <w:szCs w:val="18"/>
              </w:rPr>
              <w:t>32-bit integer</w:t>
            </w:r>
          </w:p>
        </w:tc>
        <w:tc>
          <w:tcPr>
            <w:tcW w:w="1985" w:type="dxa"/>
          </w:tcPr>
          <w:p w:rsidR="000811BF" w:rsidRPr="00C6055A" w:rsidRDefault="000811BF" w:rsidP="00C92A79">
            <w:pPr>
              <w:spacing w:line="240" w:lineRule="exact"/>
              <w:rPr>
                <w:sz w:val="18"/>
                <w:szCs w:val="18"/>
              </w:rPr>
            </w:pPr>
            <w:r>
              <w:rPr>
                <w:rFonts w:hint="eastAsia"/>
                <w:sz w:val="18"/>
                <w:szCs w:val="18"/>
              </w:rPr>
              <w:t>It is specified with respect to each filter type.</w:t>
            </w:r>
          </w:p>
        </w:tc>
        <w:tc>
          <w:tcPr>
            <w:tcW w:w="789" w:type="dxa"/>
          </w:tcPr>
          <w:p w:rsidR="000811BF" w:rsidRPr="00C6055A" w:rsidRDefault="000811BF" w:rsidP="00C92A79">
            <w:pPr>
              <w:spacing w:line="240" w:lineRule="exact"/>
              <w:rPr>
                <w:sz w:val="18"/>
                <w:szCs w:val="18"/>
              </w:rPr>
            </w:pPr>
            <w:r>
              <w:rPr>
                <w:rFonts w:hint="eastAsia"/>
                <w:sz w:val="18"/>
                <w:szCs w:val="18"/>
              </w:rPr>
              <w:t>1Hz</w:t>
            </w:r>
          </w:p>
        </w:tc>
        <w:tc>
          <w:tcPr>
            <w:tcW w:w="3377" w:type="dxa"/>
          </w:tcPr>
          <w:p w:rsidR="000811BF" w:rsidRPr="00C6055A" w:rsidRDefault="000811BF" w:rsidP="00C92A79">
            <w:pPr>
              <w:spacing w:line="240" w:lineRule="exact"/>
              <w:rPr>
                <w:sz w:val="18"/>
                <w:szCs w:val="18"/>
              </w:rPr>
            </w:pPr>
            <w:r>
              <w:rPr>
                <w:rFonts w:hint="eastAsia"/>
                <w:sz w:val="18"/>
                <w:szCs w:val="18"/>
              </w:rPr>
              <w:t>Specify center frequency of a peaking filter.</w:t>
            </w:r>
          </w:p>
        </w:tc>
      </w:tr>
      <w:tr w:rsidR="000811BF" w:rsidRPr="00C6055A" w:rsidTr="00C92A79">
        <w:tc>
          <w:tcPr>
            <w:tcW w:w="1187" w:type="dxa"/>
          </w:tcPr>
          <w:p w:rsidR="000811BF" w:rsidRPr="00716666" w:rsidRDefault="000811BF" w:rsidP="00C92A79">
            <w:pPr>
              <w:spacing w:line="240" w:lineRule="exact"/>
              <w:rPr>
                <w:sz w:val="18"/>
                <w:szCs w:val="18"/>
                <w:vertAlign w:val="subscript"/>
              </w:rPr>
            </w:pPr>
            <w:r>
              <w:rPr>
                <w:rFonts w:hint="eastAsia"/>
                <w:sz w:val="18"/>
                <w:szCs w:val="18"/>
              </w:rPr>
              <w:t>Gain</w:t>
            </w:r>
          </w:p>
        </w:tc>
        <w:tc>
          <w:tcPr>
            <w:tcW w:w="2516" w:type="dxa"/>
          </w:tcPr>
          <w:p w:rsidR="000811BF" w:rsidRPr="00C6055A" w:rsidRDefault="000811BF" w:rsidP="00C92A79">
            <w:pPr>
              <w:spacing w:line="240" w:lineRule="exact"/>
              <w:rPr>
                <w:sz w:val="18"/>
                <w:szCs w:val="18"/>
              </w:rPr>
            </w:pPr>
            <w:r>
              <w:rPr>
                <w:rFonts w:hint="eastAsia"/>
                <w:sz w:val="18"/>
                <w:szCs w:val="18"/>
              </w:rPr>
              <w:t>Fixed point decimal (Q4.28)</w:t>
            </w:r>
          </w:p>
        </w:tc>
        <w:tc>
          <w:tcPr>
            <w:tcW w:w="1985" w:type="dxa"/>
          </w:tcPr>
          <w:p w:rsidR="000811BF" w:rsidRPr="00C6055A" w:rsidRDefault="000811BF" w:rsidP="00C92A79">
            <w:pPr>
              <w:spacing w:line="240" w:lineRule="exact"/>
              <w:rPr>
                <w:sz w:val="18"/>
                <w:szCs w:val="18"/>
              </w:rPr>
            </w:pPr>
            <w:r>
              <w:rPr>
                <w:rFonts w:hint="eastAsia"/>
                <w:sz w:val="18"/>
                <w:szCs w:val="18"/>
              </w:rPr>
              <w:t>-15dB to 15dB</w:t>
            </w:r>
          </w:p>
        </w:tc>
        <w:tc>
          <w:tcPr>
            <w:tcW w:w="789" w:type="dxa"/>
          </w:tcPr>
          <w:p w:rsidR="000811BF" w:rsidRPr="00C6055A" w:rsidRDefault="000811BF" w:rsidP="00C92A79">
            <w:pPr>
              <w:spacing w:line="240" w:lineRule="exact"/>
              <w:rPr>
                <w:sz w:val="18"/>
                <w:szCs w:val="18"/>
              </w:rPr>
            </w:pPr>
            <w:r>
              <w:rPr>
                <w:rFonts w:hint="eastAsia"/>
                <w:sz w:val="18"/>
                <w:szCs w:val="18"/>
              </w:rPr>
              <w:t>0.125dB</w:t>
            </w:r>
          </w:p>
        </w:tc>
        <w:tc>
          <w:tcPr>
            <w:tcW w:w="3377" w:type="dxa"/>
          </w:tcPr>
          <w:p w:rsidR="000811BF" w:rsidRPr="00C6055A" w:rsidRDefault="000811BF" w:rsidP="00C92A79">
            <w:pPr>
              <w:spacing w:line="240" w:lineRule="exact"/>
              <w:rPr>
                <w:sz w:val="18"/>
                <w:szCs w:val="18"/>
              </w:rPr>
            </w:pPr>
            <w:r>
              <w:rPr>
                <w:rFonts w:hint="eastAsia"/>
                <w:sz w:val="18"/>
                <w:szCs w:val="18"/>
              </w:rPr>
              <w:t>Specify gain at a center frequency of a peaking filter.</w:t>
            </w:r>
          </w:p>
        </w:tc>
      </w:tr>
      <w:tr w:rsidR="000811BF" w:rsidTr="00C92A79">
        <w:trPr>
          <w:trHeight w:val="318"/>
        </w:trPr>
        <w:tc>
          <w:tcPr>
            <w:tcW w:w="1187" w:type="dxa"/>
          </w:tcPr>
          <w:p w:rsidR="000811BF" w:rsidRDefault="00716666" w:rsidP="00C92A79">
            <w:pPr>
              <w:spacing w:line="240" w:lineRule="exact"/>
              <w:rPr>
                <w:sz w:val="18"/>
                <w:szCs w:val="18"/>
              </w:rPr>
            </w:pPr>
            <w:r>
              <w:rPr>
                <w:rFonts w:hint="eastAsia"/>
                <w:sz w:val="18"/>
                <w:szCs w:val="18"/>
              </w:rPr>
              <w:t>Base Gain</w:t>
            </w:r>
          </w:p>
        </w:tc>
        <w:tc>
          <w:tcPr>
            <w:tcW w:w="2516" w:type="dxa"/>
          </w:tcPr>
          <w:p w:rsidR="000811BF" w:rsidRDefault="000811BF" w:rsidP="00C92A79">
            <w:pPr>
              <w:spacing w:line="240" w:lineRule="exact"/>
              <w:rPr>
                <w:sz w:val="18"/>
                <w:szCs w:val="18"/>
              </w:rPr>
            </w:pPr>
            <w:r>
              <w:rPr>
                <w:rFonts w:hint="eastAsia"/>
                <w:sz w:val="18"/>
                <w:szCs w:val="18"/>
              </w:rPr>
              <w:t>Fixed point decimal (Q4.28)</w:t>
            </w:r>
          </w:p>
        </w:tc>
        <w:tc>
          <w:tcPr>
            <w:tcW w:w="1985" w:type="dxa"/>
            <w:tcBorders>
              <w:right w:val="single" w:sz="4" w:space="0" w:color="auto"/>
            </w:tcBorders>
          </w:tcPr>
          <w:p w:rsidR="000811BF" w:rsidRDefault="000811BF" w:rsidP="00C92A79">
            <w:pPr>
              <w:spacing w:line="240" w:lineRule="exact"/>
              <w:rPr>
                <w:sz w:val="18"/>
                <w:szCs w:val="18"/>
              </w:rPr>
            </w:pPr>
            <w:r>
              <w:rPr>
                <w:rFonts w:hint="eastAsia"/>
                <w:sz w:val="18"/>
                <w:szCs w:val="18"/>
              </w:rPr>
              <w:t>-10dB to 10dB</w:t>
            </w:r>
          </w:p>
        </w:tc>
        <w:tc>
          <w:tcPr>
            <w:tcW w:w="789" w:type="dxa"/>
            <w:tcBorders>
              <w:left w:val="single" w:sz="4" w:space="0" w:color="auto"/>
              <w:right w:val="single" w:sz="4" w:space="0" w:color="auto"/>
            </w:tcBorders>
          </w:tcPr>
          <w:p w:rsidR="000811BF" w:rsidRDefault="000811BF" w:rsidP="00C92A79">
            <w:pPr>
              <w:spacing w:line="240" w:lineRule="exact"/>
              <w:rPr>
                <w:sz w:val="18"/>
                <w:szCs w:val="18"/>
              </w:rPr>
            </w:pPr>
            <w:r>
              <w:rPr>
                <w:rFonts w:hint="eastAsia"/>
                <w:sz w:val="18"/>
                <w:szCs w:val="18"/>
              </w:rPr>
              <w:t>0.125dB</w:t>
            </w:r>
          </w:p>
        </w:tc>
        <w:tc>
          <w:tcPr>
            <w:tcW w:w="3377" w:type="dxa"/>
            <w:tcBorders>
              <w:left w:val="single" w:sz="4" w:space="0" w:color="auto"/>
            </w:tcBorders>
          </w:tcPr>
          <w:p w:rsidR="000811BF" w:rsidRDefault="000811BF" w:rsidP="00C92A79">
            <w:pPr>
              <w:spacing w:line="240" w:lineRule="exact"/>
              <w:rPr>
                <w:sz w:val="18"/>
                <w:szCs w:val="18"/>
              </w:rPr>
            </w:pPr>
            <w:r>
              <w:rPr>
                <w:rFonts w:hint="eastAsia"/>
                <w:sz w:val="18"/>
                <w:szCs w:val="18"/>
              </w:rPr>
              <w:t>Specify a base gain.</w:t>
            </w:r>
          </w:p>
          <w:p w:rsidR="000811BF" w:rsidRDefault="000811BF" w:rsidP="00C92A79">
            <w:pPr>
              <w:spacing w:line="240" w:lineRule="exact"/>
              <w:rPr>
                <w:sz w:val="18"/>
                <w:szCs w:val="18"/>
              </w:rPr>
            </w:pPr>
            <w:r>
              <w:rPr>
                <w:rFonts w:hint="eastAsia"/>
                <w:sz w:val="18"/>
                <w:szCs w:val="18"/>
              </w:rPr>
              <w:t>It is used for Bass/Treble filter and it is ignored for Peaking filter.</w:t>
            </w:r>
          </w:p>
          <w:p w:rsidR="000811BF" w:rsidRDefault="000811BF" w:rsidP="00C92A79">
            <w:pPr>
              <w:spacing w:line="240" w:lineRule="exact"/>
              <w:rPr>
                <w:sz w:val="18"/>
                <w:szCs w:val="18"/>
              </w:rPr>
            </w:pPr>
            <w:r>
              <w:rPr>
                <w:rFonts w:hint="eastAsia"/>
                <w:sz w:val="18"/>
                <w:szCs w:val="18"/>
              </w:rPr>
              <w:t>Summed gain of Gain and Base Gain do not have to exceed -15</w:t>
            </w:r>
            <w:r>
              <w:rPr>
                <w:rFonts w:hint="eastAsia"/>
                <w:sz w:val="18"/>
                <w:szCs w:val="18"/>
              </w:rPr>
              <w:t>～</w:t>
            </w:r>
            <w:r>
              <w:rPr>
                <w:rFonts w:hint="eastAsia"/>
                <w:sz w:val="18"/>
                <w:szCs w:val="18"/>
              </w:rPr>
              <w:t>15dB.</w:t>
            </w:r>
          </w:p>
        </w:tc>
      </w:tr>
      <w:tr w:rsidR="000811BF" w:rsidRPr="00C6055A" w:rsidTr="00C92A79">
        <w:tc>
          <w:tcPr>
            <w:tcW w:w="1187" w:type="dxa"/>
          </w:tcPr>
          <w:p w:rsidR="000811BF" w:rsidRPr="00C6055A" w:rsidRDefault="000811BF" w:rsidP="00C92A79">
            <w:pPr>
              <w:spacing w:line="240" w:lineRule="exact"/>
              <w:rPr>
                <w:sz w:val="18"/>
                <w:szCs w:val="18"/>
              </w:rPr>
            </w:pPr>
            <w:r>
              <w:rPr>
                <w:rFonts w:hint="eastAsia"/>
                <w:sz w:val="18"/>
                <w:szCs w:val="18"/>
              </w:rPr>
              <w:t>Q</w:t>
            </w:r>
          </w:p>
        </w:tc>
        <w:tc>
          <w:tcPr>
            <w:tcW w:w="2516" w:type="dxa"/>
          </w:tcPr>
          <w:p w:rsidR="000811BF" w:rsidRPr="00C6055A" w:rsidRDefault="000811BF" w:rsidP="00C92A79">
            <w:pPr>
              <w:spacing w:line="240" w:lineRule="exact"/>
              <w:rPr>
                <w:sz w:val="18"/>
                <w:szCs w:val="18"/>
              </w:rPr>
            </w:pPr>
            <w:r>
              <w:rPr>
                <w:rFonts w:hint="eastAsia"/>
                <w:sz w:val="18"/>
                <w:szCs w:val="18"/>
              </w:rPr>
              <w:t>Fixed point decimal (Q5.27)</w:t>
            </w:r>
          </w:p>
        </w:tc>
        <w:tc>
          <w:tcPr>
            <w:tcW w:w="1985" w:type="dxa"/>
          </w:tcPr>
          <w:p w:rsidR="000811BF" w:rsidRPr="00C6055A" w:rsidRDefault="000811BF" w:rsidP="00C92A79">
            <w:pPr>
              <w:spacing w:line="240" w:lineRule="exact"/>
              <w:rPr>
                <w:sz w:val="18"/>
                <w:szCs w:val="18"/>
              </w:rPr>
            </w:pPr>
            <w:r>
              <w:rPr>
                <w:rFonts w:hint="eastAsia"/>
                <w:sz w:val="18"/>
                <w:szCs w:val="18"/>
              </w:rPr>
              <w:t>0.2 to 15</w:t>
            </w:r>
          </w:p>
        </w:tc>
        <w:tc>
          <w:tcPr>
            <w:tcW w:w="789" w:type="dxa"/>
          </w:tcPr>
          <w:p w:rsidR="000811BF" w:rsidRPr="00C6055A" w:rsidRDefault="000811BF" w:rsidP="00C92A79">
            <w:pPr>
              <w:spacing w:line="240" w:lineRule="exact"/>
              <w:rPr>
                <w:sz w:val="18"/>
                <w:szCs w:val="18"/>
              </w:rPr>
            </w:pPr>
            <w:r>
              <w:rPr>
                <w:rFonts w:hint="eastAsia"/>
                <w:sz w:val="18"/>
                <w:szCs w:val="18"/>
              </w:rPr>
              <w:t>0.1</w:t>
            </w:r>
          </w:p>
        </w:tc>
        <w:tc>
          <w:tcPr>
            <w:tcW w:w="3377" w:type="dxa"/>
          </w:tcPr>
          <w:p w:rsidR="000811BF" w:rsidRPr="00C6055A" w:rsidRDefault="000811BF" w:rsidP="00C92A79">
            <w:pPr>
              <w:spacing w:line="240" w:lineRule="exact"/>
              <w:rPr>
                <w:sz w:val="18"/>
                <w:szCs w:val="18"/>
              </w:rPr>
            </w:pPr>
            <w:r>
              <w:rPr>
                <w:rFonts w:hint="eastAsia"/>
                <w:sz w:val="18"/>
                <w:szCs w:val="18"/>
              </w:rPr>
              <w:t>Specify band width of a peaking/notch filter</w:t>
            </w:r>
          </w:p>
        </w:tc>
      </w:tr>
    </w:tbl>
    <w:p w:rsidR="000811BF" w:rsidRDefault="000811BF" w:rsidP="000811BF">
      <w:pPr>
        <w:pStyle w:val="a4"/>
      </w:pPr>
      <w:bookmarkStart w:id="593" w:name="_Toc530588406"/>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5</w:t>
      </w:r>
      <w:r w:rsidR="007F6EBC">
        <w:rPr>
          <w:noProof/>
        </w:rPr>
        <w:fldChar w:fldCharType="end"/>
      </w:r>
      <w:r>
        <w:t xml:space="preserve"> </w:t>
      </w:r>
      <w:r>
        <w:rPr>
          <w:rFonts w:hint="eastAsia"/>
        </w:rPr>
        <w:t>User setting parameters for Parametric Equalizer</w:t>
      </w:r>
      <w:bookmarkEnd w:id="593"/>
    </w:p>
    <w:p w:rsidR="000811BF" w:rsidRDefault="000811BF" w:rsidP="00E77197">
      <w:pPr>
        <w:pStyle w:val="a3"/>
        <w:numPr>
          <w:ilvl w:val="0"/>
          <w:numId w:val="8"/>
        </w:numPr>
      </w:pPr>
      <w:r>
        <w:rPr>
          <w:rFonts w:hint="eastAsia"/>
        </w:rPr>
        <w:t xml:space="preserve">User setting parameters for </w:t>
      </w:r>
      <w:r>
        <w:t>Graphic</w:t>
      </w:r>
      <w:r>
        <w:rPr>
          <w:rFonts w:hint="eastAsia"/>
        </w:rPr>
        <w:t xml:space="preserve"> Equalizer</w:t>
      </w:r>
      <w:r>
        <w:t>:</w:t>
      </w:r>
    </w:p>
    <w:tbl>
      <w:tblPr>
        <w:tblStyle w:val="af1"/>
        <w:tblW w:w="9854" w:type="dxa"/>
        <w:tblLayout w:type="fixed"/>
        <w:tblLook w:val="01E0" w:firstRow="1" w:lastRow="1" w:firstColumn="1" w:lastColumn="1" w:noHBand="0" w:noVBand="0"/>
      </w:tblPr>
      <w:tblGrid>
        <w:gridCol w:w="1187"/>
        <w:gridCol w:w="2516"/>
        <w:gridCol w:w="1805"/>
        <w:gridCol w:w="969"/>
        <w:gridCol w:w="3377"/>
      </w:tblGrid>
      <w:tr w:rsidR="000811BF" w:rsidRPr="00DF451B" w:rsidTr="00C92A79">
        <w:trPr>
          <w:cnfStyle w:val="100000000000" w:firstRow="1" w:lastRow="0" w:firstColumn="0" w:lastColumn="0" w:oddVBand="0" w:evenVBand="0" w:oddHBand="0" w:evenHBand="0" w:firstRowFirstColumn="0" w:firstRowLastColumn="0" w:lastRowFirstColumn="0" w:lastRowLastColumn="0"/>
        </w:trPr>
        <w:tc>
          <w:tcPr>
            <w:tcW w:w="1187" w:type="dxa"/>
          </w:tcPr>
          <w:p w:rsidR="000811BF" w:rsidRPr="00C6055A" w:rsidRDefault="000811BF" w:rsidP="00C92A79">
            <w:pPr>
              <w:spacing w:line="240" w:lineRule="exact"/>
              <w:rPr>
                <w:sz w:val="18"/>
                <w:szCs w:val="18"/>
              </w:rPr>
            </w:pPr>
            <w:r>
              <w:rPr>
                <w:rFonts w:hint="eastAsia"/>
                <w:sz w:val="18"/>
                <w:szCs w:val="18"/>
              </w:rPr>
              <w:t>Parameter</w:t>
            </w:r>
          </w:p>
        </w:tc>
        <w:tc>
          <w:tcPr>
            <w:tcW w:w="2516" w:type="dxa"/>
          </w:tcPr>
          <w:p w:rsidR="000811BF" w:rsidRPr="00C6055A" w:rsidRDefault="000811BF" w:rsidP="00C92A79">
            <w:pPr>
              <w:spacing w:line="240" w:lineRule="exact"/>
              <w:rPr>
                <w:sz w:val="18"/>
                <w:szCs w:val="18"/>
              </w:rPr>
            </w:pPr>
            <w:r>
              <w:rPr>
                <w:rFonts w:hint="eastAsia"/>
                <w:sz w:val="18"/>
                <w:szCs w:val="18"/>
              </w:rPr>
              <w:t>Data format</w:t>
            </w:r>
          </w:p>
        </w:tc>
        <w:tc>
          <w:tcPr>
            <w:tcW w:w="1805" w:type="dxa"/>
          </w:tcPr>
          <w:p w:rsidR="000811BF" w:rsidRPr="00C6055A" w:rsidRDefault="000811BF" w:rsidP="00C92A79">
            <w:pPr>
              <w:spacing w:line="240" w:lineRule="exact"/>
              <w:rPr>
                <w:sz w:val="18"/>
                <w:szCs w:val="18"/>
              </w:rPr>
            </w:pPr>
            <w:r>
              <w:rPr>
                <w:rFonts w:hint="eastAsia"/>
                <w:sz w:val="18"/>
                <w:szCs w:val="18"/>
              </w:rPr>
              <w:t>Range</w:t>
            </w:r>
          </w:p>
        </w:tc>
        <w:tc>
          <w:tcPr>
            <w:tcW w:w="969" w:type="dxa"/>
          </w:tcPr>
          <w:p w:rsidR="000811BF" w:rsidRPr="00DF451B" w:rsidRDefault="000811BF" w:rsidP="00C92A79">
            <w:pPr>
              <w:spacing w:line="240" w:lineRule="exact"/>
              <w:rPr>
                <w:bCs w:val="0"/>
                <w:sz w:val="18"/>
                <w:szCs w:val="18"/>
              </w:rPr>
            </w:pPr>
            <w:r w:rsidRPr="00DF451B">
              <w:rPr>
                <w:rFonts w:hint="eastAsia"/>
                <w:bCs w:val="0"/>
                <w:sz w:val="18"/>
                <w:szCs w:val="18"/>
              </w:rPr>
              <w:t>Step</w:t>
            </w:r>
          </w:p>
        </w:tc>
        <w:tc>
          <w:tcPr>
            <w:tcW w:w="3377" w:type="dxa"/>
          </w:tcPr>
          <w:p w:rsidR="000811BF" w:rsidRPr="00DF451B" w:rsidRDefault="000811BF" w:rsidP="00C92A79">
            <w:pPr>
              <w:spacing w:line="240" w:lineRule="exact"/>
              <w:rPr>
                <w:bCs w:val="0"/>
                <w:sz w:val="18"/>
                <w:szCs w:val="18"/>
              </w:rPr>
            </w:pPr>
            <w:r>
              <w:rPr>
                <w:rFonts w:hint="eastAsia"/>
                <w:bCs w:val="0"/>
                <w:sz w:val="18"/>
                <w:szCs w:val="18"/>
              </w:rPr>
              <w:t>Description</w:t>
            </w:r>
          </w:p>
        </w:tc>
      </w:tr>
      <w:tr w:rsidR="000811BF" w:rsidRPr="00C6055A" w:rsidTr="00C92A79">
        <w:tc>
          <w:tcPr>
            <w:tcW w:w="1187" w:type="dxa"/>
          </w:tcPr>
          <w:p w:rsidR="000811BF" w:rsidRPr="00C6055A" w:rsidRDefault="000811BF" w:rsidP="00C92A79">
            <w:pPr>
              <w:spacing w:line="240" w:lineRule="exact"/>
              <w:rPr>
                <w:sz w:val="18"/>
                <w:szCs w:val="18"/>
              </w:rPr>
            </w:pPr>
            <w:r>
              <w:rPr>
                <w:rFonts w:hint="eastAsia"/>
                <w:sz w:val="18"/>
                <w:szCs w:val="18"/>
              </w:rPr>
              <w:t>Fs[Hz]</w:t>
            </w:r>
          </w:p>
        </w:tc>
        <w:tc>
          <w:tcPr>
            <w:tcW w:w="2516" w:type="dxa"/>
          </w:tcPr>
          <w:p w:rsidR="000811BF" w:rsidRPr="00C6055A" w:rsidRDefault="000811BF" w:rsidP="00C92A79">
            <w:pPr>
              <w:spacing w:line="240" w:lineRule="exact"/>
              <w:rPr>
                <w:sz w:val="18"/>
                <w:szCs w:val="18"/>
              </w:rPr>
            </w:pPr>
            <w:r>
              <w:rPr>
                <w:rFonts w:hint="eastAsia"/>
                <w:sz w:val="18"/>
                <w:szCs w:val="18"/>
              </w:rPr>
              <w:t>32-bit integer</w:t>
            </w:r>
          </w:p>
        </w:tc>
        <w:tc>
          <w:tcPr>
            <w:tcW w:w="1805" w:type="dxa"/>
          </w:tcPr>
          <w:p w:rsidR="000811BF" w:rsidRDefault="000811BF" w:rsidP="00C92A79">
            <w:pPr>
              <w:spacing w:line="240" w:lineRule="exact"/>
              <w:rPr>
                <w:sz w:val="18"/>
                <w:szCs w:val="18"/>
              </w:rPr>
            </w:pPr>
            <w:r>
              <w:rPr>
                <w:rFonts w:hint="eastAsia"/>
                <w:sz w:val="18"/>
                <w:szCs w:val="18"/>
              </w:rPr>
              <w:t>48kHz</w:t>
            </w:r>
          </w:p>
          <w:p w:rsidR="000811BF" w:rsidRDefault="000811BF" w:rsidP="00C92A79">
            <w:pPr>
              <w:spacing w:line="240" w:lineRule="exact"/>
              <w:rPr>
                <w:sz w:val="18"/>
                <w:szCs w:val="18"/>
              </w:rPr>
            </w:pPr>
            <w:r>
              <w:rPr>
                <w:rFonts w:hint="eastAsia"/>
                <w:sz w:val="18"/>
                <w:szCs w:val="18"/>
              </w:rPr>
              <w:t>(44.1kHz)</w:t>
            </w:r>
          </w:p>
          <w:p w:rsidR="000811BF" w:rsidRPr="00C6055A" w:rsidRDefault="000811BF" w:rsidP="00C92A79">
            <w:pPr>
              <w:spacing w:line="240" w:lineRule="exact"/>
              <w:rPr>
                <w:sz w:val="18"/>
                <w:szCs w:val="18"/>
              </w:rPr>
            </w:pPr>
            <w:r>
              <w:rPr>
                <w:rFonts w:hint="eastAsia"/>
                <w:sz w:val="18"/>
                <w:szCs w:val="18"/>
              </w:rPr>
              <w:t>(32kHz)</w:t>
            </w:r>
          </w:p>
        </w:tc>
        <w:tc>
          <w:tcPr>
            <w:tcW w:w="969" w:type="dxa"/>
          </w:tcPr>
          <w:p w:rsidR="000811BF" w:rsidRPr="00C6055A" w:rsidRDefault="000811BF" w:rsidP="00C92A79">
            <w:pPr>
              <w:spacing w:line="240" w:lineRule="exact"/>
              <w:rPr>
                <w:sz w:val="18"/>
                <w:szCs w:val="18"/>
              </w:rPr>
            </w:pPr>
            <w:r>
              <w:rPr>
                <w:rFonts w:hint="eastAsia"/>
                <w:sz w:val="18"/>
                <w:szCs w:val="18"/>
              </w:rPr>
              <w:t>1Hz</w:t>
            </w:r>
          </w:p>
        </w:tc>
        <w:tc>
          <w:tcPr>
            <w:tcW w:w="3377" w:type="dxa"/>
          </w:tcPr>
          <w:p w:rsidR="000811BF" w:rsidRPr="00C6055A" w:rsidRDefault="000811BF" w:rsidP="00C92A79">
            <w:pPr>
              <w:spacing w:line="240" w:lineRule="exact"/>
              <w:rPr>
                <w:sz w:val="18"/>
                <w:szCs w:val="18"/>
              </w:rPr>
            </w:pPr>
            <w:r>
              <w:rPr>
                <w:rFonts w:hint="eastAsia"/>
                <w:sz w:val="18"/>
                <w:szCs w:val="18"/>
              </w:rPr>
              <w:t>Specify sampling frequency of input signal.</w:t>
            </w:r>
          </w:p>
        </w:tc>
      </w:tr>
      <w:tr w:rsidR="000811BF" w:rsidRPr="00C6055A" w:rsidTr="00C92A79">
        <w:tc>
          <w:tcPr>
            <w:tcW w:w="1187" w:type="dxa"/>
          </w:tcPr>
          <w:p w:rsidR="000811BF" w:rsidRPr="00C6055A" w:rsidRDefault="000811BF" w:rsidP="00716666">
            <w:pPr>
              <w:spacing w:line="240" w:lineRule="exact"/>
              <w:rPr>
                <w:sz w:val="18"/>
                <w:szCs w:val="18"/>
              </w:rPr>
            </w:pPr>
            <w:r>
              <w:rPr>
                <w:rFonts w:hint="eastAsia"/>
                <w:sz w:val="18"/>
                <w:szCs w:val="18"/>
              </w:rPr>
              <w:t>Gain</w:t>
            </w:r>
          </w:p>
        </w:tc>
        <w:tc>
          <w:tcPr>
            <w:tcW w:w="2516" w:type="dxa"/>
          </w:tcPr>
          <w:p w:rsidR="000811BF" w:rsidRPr="00C6055A" w:rsidRDefault="000811BF" w:rsidP="00C92A79">
            <w:pPr>
              <w:spacing w:line="240" w:lineRule="exact"/>
              <w:rPr>
                <w:sz w:val="18"/>
                <w:szCs w:val="18"/>
              </w:rPr>
            </w:pPr>
            <w:r>
              <w:rPr>
                <w:rFonts w:hint="eastAsia"/>
                <w:sz w:val="18"/>
                <w:szCs w:val="18"/>
              </w:rPr>
              <w:t>Fixed point decimal (Q4.28)</w:t>
            </w:r>
          </w:p>
        </w:tc>
        <w:tc>
          <w:tcPr>
            <w:tcW w:w="1805" w:type="dxa"/>
          </w:tcPr>
          <w:p w:rsidR="000811BF" w:rsidRPr="00C6055A" w:rsidRDefault="000811BF" w:rsidP="00C92A79">
            <w:pPr>
              <w:spacing w:line="240" w:lineRule="exact"/>
              <w:rPr>
                <w:sz w:val="18"/>
                <w:szCs w:val="18"/>
              </w:rPr>
            </w:pPr>
            <w:r>
              <w:rPr>
                <w:rFonts w:hint="eastAsia"/>
                <w:sz w:val="18"/>
                <w:szCs w:val="18"/>
              </w:rPr>
              <w:t>-10dB to 10dB</w:t>
            </w:r>
          </w:p>
        </w:tc>
        <w:tc>
          <w:tcPr>
            <w:tcW w:w="969" w:type="dxa"/>
          </w:tcPr>
          <w:p w:rsidR="000811BF" w:rsidRPr="00C6055A" w:rsidRDefault="000811BF" w:rsidP="00C92A79">
            <w:pPr>
              <w:spacing w:line="240" w:lineRule="exact"/>
              <w:rPr>
                <w:sz w:val="18"/>
                <w:szCs w:val="18"/>
              </w:rPr>
            </w:pPr>
            <w:r>
              <w:rPr>
                <w:rFonts w:hint="eastAsia"/>
                <w:sz w:val="18"/>
                <w:szCs w:val="18"/>
              </w:rPr>
              <w:t>0.125dB</w:t>
            </w:r>
          </w:p>
        </w:tc>
        <w:tc>
          <w:tcPr>
            <w:tcW w:w="3377" w:type="dxa"/>
          </w:tcPr>
          <w:p w:rsidR="000811BF" w:rsidRPr="00C6055A" w:rsidRDefault="000811BF" w:rsidP="00C92A79">
            <w:pPr>
              <w:spacing w:line="240" w:lineRule="exact"/>
              <w:rPr>
                <w:sz w:val="18"/>
                <w:szCs w:val="18"/>
              </w:rPr>
            </w:pPr>
            <w:r>
              <w:rPr>
                <w:rFonts w:hint="eastAsia"/>
                <w:sz w:val="18"/>
                <w:szCs w:val="18"/>
              </w:rPr>
              <w:t>Specify gain at a center frequency of a peaking/notch filter.</w:t>
            </w:r>
          </w:p>
        </w:tc>
      </w:tr>
      <w:tr w:rsidR="000811BF" w:rsidTr="00C92A79">
        <w:tc>
          <w:tcPr>
            <w:tcW w:w="1187" w:type="dxa"/>
          </w:tcPr>
          <w:p w:rsidR="000811BF" w:rsidRDefault="000811BF" w:rsidP="00C92A79">
            <w:pPr>
              <w:spacing w:line="240" w:lineRule="exact"/>
              <w:rPr>
                <w:sz w:val="18"/>
                <w:szCs w:val="18"/>
              </w:rPr>
            </w:pPr>
            <w:r>
              <w:rPr>
                <w:rFonts w:hint="eastAsia"/>
                <w:sz w:val="18"/>
                <w:szCs w:val="18"/>
              </w:rPr>
              <w:t>Channel</w:t>
            </w:r>
          </w:p>
        </w:tc>
        <w:tc>
          <w:tcPr>
            <w:tcW w:w="2516" w:type="dxa"/>
          </w:tcPr>
          <w:p w:rsidR="000811BF" w:rsidRDefault="000811BF" w:rsidP="00C92A79">
            <w:pPr>
              <w:spacing w:line="240" w:lineRule="exact"/>
              <w:rPr>
                <w:sz w:val="18"/>
                <w:szCs w:val="18"/>
              </w:rPr>
            </w:pPr>
            <w:r>
              <w:rPr>
                <w:rFonts w:hint="eastAsia"/>
                <w:sz w:val="18"/>
                <w:szCs w:val="18"/>
              </w:rPr>
              <w:t>32-bit integer</w:t>
            </w:r>
          </w:p>
        </w:tc>
        <w:tc>
          <w:tcPr>
            <w:tcW w:w="1805" w:type="dxa"/>
          </w:tcPr>
          <w:p w:rsidR="000811BF" w:rsidRDefault="000811BF" w:rsidP="00C92A79">
            <w:pPr>
              <w:spacing w:line="240" w:lineRule="exact"/>
              <w:rPr>
                <w:sz w:val="18"/>
                <w:szCs w:val="18"/>
              </w:rPr>
            </w:pPr>
            <w:r>
              <w:rPr>
                <w:rFonts w:hint="eastAsia"/>
                <w:sz w:val="18"/>
                <w:szCs w:val="18"/>
              </w:rPr>
              <w:t>0 to 1</w:t>
            </w:r>
          </w:p>
        </w:tc>
        <w:tc>
          <w:tcPr>
            <w:tcW w:w="969" w:type="dxa"/>
          </w:tcPr>
          <w:p w:rsidR="000811BF" w:rsidRDefault="000811BF" w:rsidP="00C92A79">
            <w:pPr>
              <w:spacing w:line="240" w:lineRule="exact"/>
              <w:rPr>
                <w:sz w:val="18"/>
                <w:szCs w:val="18"/>
              </w:rPr>
            </w:pPr>
            <w:r>
              <w:rPr>
                <w:rFonts w:hint="eastAsia"/>
                <w:sz w:val="18"/>
                <w:szCs w:val="18"/>
              </w:rPr>
              <w:t>1</w:t>
            </w:r>
          </w:p>
        </w:tc>
        <w:tc>
          <w:tcPr>
            <w:tcW w:w="3377" w:type="dxa"/>
          </w:tcPr>
          <w:p w:rsidR="000811BF" w:rsidRDefault="000811BF" w:rsidP="00C92A79">
            <w:pPr>
              <w:spacing w:line="240" w:lineRule="exact"/>
              <w:rPr>
                <w:sz w:val="18"/>
                <w:szCs w:val="18"/>
              </w:rPr>
            </w:pPr>
            <w:r>
              <w:rPr>
                <w:rFonts w:hint="eastAsia"/>
                <w:sz w:val="18"/>
                <w:szCs w:val="18"/>
              </w:rPr>
              <w:t>Specify which channel to set.</w:t>
            </w:r>
          </w:p>
        </w:tc>
      </w:tr>
      <w:tr w:rsidR="000811BF" w:rsidTr="00C92A79">
        <w:tc>
          <w:tcPr>
            <w:tcW w:w="1187" w:type="dxa"/>
          </w:tcPr>
          <w:p w:rsidR="000811BF" w:rsidRDefault="000811BF" w:rsidP="00C92A79">
            <w:pPr>
              <w:spacing w:line="240" w:lineRule="exact"/>
              <w:rPr>
                <w:sz w:val="18"/>
                <w:szCs w:val="18"/>
              </w:rPr>
            </w:pPr>
            <w:r>
              <w:rPr>
                <w:rFonts w:hint="eastAsia"/>
                <w:sz w:val="18"/>
                <w:szCs w:val="18"/>
              </w:rPr>
              <w:t>Band</w:t>
            </w:r>
          </w:p>
        </w:tc>
        <w:tc>
          <w:tcPr>
            <w:tcW w:w="2516" w:type="dxa"/>
          </w:tcPr>
          <w:p w:rsidR="000811BF" w:rsidRDefault="000811BF" w:rsidP="00C92A79">
            <w:pPr>
              <w:spacing w:line="240" w:lineRule="exact"/>
              <w:rPr>
                <w:sz w:val="18"/>
                <w:szCs w:val="18"/>
              </w:rPr>
            </w:pPr>
            <w:r>
              <w:rPr>
                <w:rFonts w:hint="eastAsia"/>
                <w:sz w:val="18"/>
                <w:szCs w:val="18"/>
              </w:rPr>
              <w:t>32-bit integer</w:t>
            </w:r>
          </w:p>
        </w:tc>
        <w:tc>
          <w:tcPr>
            <w:tcW w:w="1805" w:type="dxa"/>
          </w:tcPr>
          <w:p w:rsidR="000811BF" w:rsidRDefault="000811BF" w:rsidP="00C92A79">
            <w:pPr>
              <w:spacing w:line="240" w:lineRule="exact"/>
              <w:rPr>
                <w:sz w:val="18"/>
                <w:szCs w:val="18"/>
              </w:rPr>
            </w:pPr>
            <w:r>
              <w:rPr>
                <w:rFonts w:hint="eastAsia"/>
                <w:sz w:val="18"/>
                <w:szCs w:val="18"/>
              </w:rPr>
              <w:t>0 to 4</w:t>
            </w:r>
          </w:p>
        </w:tc>
        <w:tc>
          <w:tcPr>
            <w:tcW w:w="969" w:type="dxa"/>
          </w:tcPr>
          <w:p w:rsidR="000811BF" w:rsidRDefault="000811BF" w:rsidP="00C92A79">
            <w:pPr>
              <w:spacing w:line="240" w:lineRule="exact"/>
              <w:rPr>
                <w:sz w:val="18"/>
                <w:szCs w:val="18"/>
              </w:rPr>
            </w:pPr>
            <w:r>
              <w:rPr>
                <w:rFonts w:hint="eastAsia"/>
                <w:sz w:val="18"/>
                <w:szCs w:val="18"/>
              </w:rPr>
              <w:t>1</w:t>
            </w:r>
          </w:p>
        </w:tc>
        <w:tc>
          <w:tcPr>
            <w:tcW w:w="3377" w:type="dxa"/>
          </w:tcPr>
          <w:p w:rsidR="000811BF" w:rsidRDefault="000811BF" w:rsidP="00C92A79">
            <w:pPr>
              <w:spacing w:line="240" w:lineRule="exact"/>
              <w:rPr>
                <w:sz w:val="18"/>
                <w:szCs w:val="18"/>
              </w:rPr>
            </w:pPr>
            <w:r>
              <w:rPr>
                <w:rFonts w:hint="eastAsia"/>
                <w:sz w:val="18"/>
                <w:szCs w:val="18"/>
              </w:rPr>
              <w:t>Specify which band to set</w:t>
            </w:r>
          </w:p>
        </w:tc>
      </w:tr>
    </w:tbl>
    <w:p w:rsidR="00E91F47" w:rsidRDefault="000811BF" w:rsidP="000811BF">
      <w:pPr>
        <w:pStyle w:val="a4"/>
      </w:pPr>
      <w:bookmarkStart w:id="594" w:name="_Toc530588407"/>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6</w:t>
      </w:r>
      <w:r w:rsidR="007F6EBC">
        <w:rPr>
          <w:noProof/>
        </w:rPr>
        <w:fldChar w:fldCharType="end"/>
      </w:r>
      <w:r>
        <w:t xml:space="preserve"> </w:t>
      </w:r>
      <w:r>
        <w:rPr>
          <w:rFonts w:hint="eastAsia"/>
        </w:rPr>
        <w:t>User setting parameters for Graphic Equalizer</w:t>
      </w:r>
      <w:bookmarkEnd w:id="594"/>
    </w:p>
    <w:p w:rsidR="00E91F47" w:rsidRDefault="00E91F47">
      <w:pPr>
        <w:rPr>
          <w:rFonts w:ascii="Verdana" w:hAnsi="Verdana"/>
          <w:iCs/>
          <w:color w:val="000000" w:themeColor="text1"/>
          <w:sz w:val="20"/>
          <w:szCs w:val="18"/>
        </w:rPr>
      </w:pPr>
      <w:r>
        <w:br w:type="page"/>
      </w:r>
    </w:p>
    <w:p w:rsidR="000811BF" w:rsidRDefault="000811BF" w:rsidP="000811BF">
      <w:pPr>
        <w:pStyle w:val="a4"/>
      </w:pPr>
    </w:p>
    <w:p w:rsidR="000966AD" w:rsidRDefault="000966AD" w:rsidP="000966AD">
      <w:pPr>
        <w:pStyle w:val="3"/>
        <w:ind w:left="720"/>
      </w:pPr>
      <w:bookmarkStart w:id="595" w:name="_Toc530588358"/>
      <w:r>
        <w:t>Equalizer for Playback</w:t>
      </w:r>
      <w:bookmarkEnd w:id="595"/>
    </w:p>
    <w:p w:rsidR="006E0AC5" w:rsidRDefault="006E0AC5" w:rsidP="006E0AC5">
      <w:r>
        <w:t xml:space="preserve">ADSP ALSA Driver supports setting </w:t>
      </w:r>
      <w:r w:rsidR="006F01F8">
        <w:t xml:space="preserve">Parametric </w:t>
      </w:r>
      <w:r>
        <w:t xml:space="preserve">Equalizer </w:t>
      </w:r>
      <w:r w:rsidR="006F01F8">
        <w:t>and</w:t>
      </w:r>
      <w:r>
        <w:t xml:space="preserve"> Graphic</w:t>
      </w:r>
      <w:r w:rsidR="006F01F8">
        <w:t xml:space="preserve"> Equalizer for playback stream</w:t>
      </w:r>
      <w:r w:rsidR="0086327A">
        <w:t>.</w:t>
      </w:r>
    </w:p>
    <w:p w:rsidR="0086327A" w:rsidRDefault="0086327A" w:rsidP="006E0AC5">
      <w:r>
        <w:t>Equalizer plugin does not support setting in runtime.</w:t>
      </w:r>
    </w:p>
    <w:p w:rsidR="00452426" w:rsidRDefault="00452426" w:rsidP="00452426">
      <w:pPr>
        <w:pStyle w:val="4"/>
      </w:pPr>
      <w:r>
        <w:t>Setting Parametric Equalizer</w:t>
      </w:r>
    </w:p>
    <w:p w:rsidR="00E11678" w:rsidRDefault="00F611BC" w:rsidP="00E11678">
      <w:pPr>
        <w:pStyle w:val="a3"/>
        <w:numPr>
          <w:ilvl w:val="0"/>
          <w:numId w:val="18"/>
        </w:numPr>
      </w:pPr>
      <w:r>
        <w:t>Setting flow</w:t>
      </w:r>
    </w:p>
    <w:p w:rsidR="00E11678" w:rsidRDefault="00F611BC" w:rsidP="00E11678">
      <w:pPr>
        <w:pStyle w:val="a3"/>
        <w:numPr>
          <w:ilvl w:val="0"/>
          <w:numId w:val="17"/>
        </w:numPr>
        <w:ind w:left="900" w:hanging="180"/>
      </w:pPr>
      <w:r>
        <w:t>Enable Equalizer control</w:t>
      </w:r>
    </w:p>
    <w:p w:rsidR="00E11678" w:rsidRDefault="00E11678" w:rsidP="00E11678">
      <w:pPr>
        <w:pStyle w:val="a3"/>
        <w:ind w:left="1170" w:firstLine="90"/>
      </w:pPr>
      <w:proofErr w:type="spellStart"/>
      <w:r w:rsidRPr="00F918FB">
        <w:t>amixer</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EQZSwitch</w:t>
      </w:r>
      <w:proofErr w:type="spellEnd"/>
      <w:proofErr w:type="gramStart"/>
      <w:r w:rsidRPr="00F918FB">
        <w:t>",index</w:t>
      </w:r>
      <w:proofErr w:type="gramEnd"/>
      <w:r w:rsidRPr="00F918FB">
        <w:t>=3 1</w:t>
      </w:r>
    </w:p>
    <w:p w:rsidR="004578E0" w:rsidRDefault="00E87E7A" w:rsidP="00E11678">
      <w:pPr>
        <w:pStyle w:val="a3"/>
        <w:ind w:left="1170" w:firstLine="90"/>
      </w:pPr>
      <w:r>
        <w:t>index=3: DAI index 3</w:t>
      </w:r>
    </w:p>
    <w:p w:rsidR="00E87E7A" w:rsidRDefault="00E87E7A" w:rsidP="00E11678">
      <w:pPr>
        <w:pStyle w:val="a3"/>
        <w:ind w:left="1170" w:firstLine="90"/>
      </w:pPr>
      <w:r>
        <w:t>Value 1: enable Equalizer control; 0: disable Equalizer control</w:t>
      </w:r>
    </w:p>
    <w:p w:rsidR="00E11678" w:rsidRDefault="00F611BC" w:rsidP="00E11678">
      <w:pPr>
        <w:pStyle w:val="a3"/>
        <w:numPr>
          <w:ilvl w:val="0"/>
          <w:numId w:val="17"/>
        </w:numPr>
        <w:ind w:left="900" w:hanging="180"/>
      </w:pPr>
      <w:r>
        <w:t>Set Parametric Equalizer</w:t>
      </w:r>
    </w:p>
    <w:p w:rsidR="00E11678" w:rsidRDefault="00E11678" w:rsidP="00E11678">
      <w:pPr>
        <w:ind w:left="1260"/>
      </w:pPr>
      <w:proofErr w:type="gramStart"/>
      <w:r w:rsidRPr="00F918FB">
        <w:t>./</w:t>
      </w:r>
      <w:proofErr w:type="spellStart"/>
      <w:proofErr w:type="gramEnd"/>
      <w:r w:rsidRPr="00F918FB">
        <w:t>aeqz</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EQZControl</w:t>
      </w:r>
      <w:proofErr w:type="spellEnd"/>
      <w:r w:rsidRPr="00F918FB">
        <w:t>",index=3 parametric_config.txt</w:t>
      </w:r>
    </w:p>
    <w:p w:rsidR="0028067D" w:rsidRDefault="0028067D" w:rsidP="00E11678">
      <w:pPr>
        <w:pStyle w:val="a3"/>
        <w:ind w:left="990" w:firstLine="270"/>
      </w:pPr>
      <w:r>
        <w:t>Index=3: DAI index 3</w:t>
      </w:r>
    </w:p>
    <w:p w:rsidR="00E11678" w:rsidRDefault="00E11678" w:rsidP="00E11678">
      <w:pPr>
        <w:pStyle w:val="a3"/>
        <w:ind w:left="990" w:firstLine="270"/>
      </w:pPr>
      <w:r>
        <w:t>Content of parametric_config.txt</w:t>
      </w:r>
    </w:p>
    <w:p w:rsidR="00E11678" w:rsidRDefault="00E11678" w:rsidP="00E11678">
      <w:pPr>
        <w:pStyle w:val="a3"/>
        <w:shd w:val="clear" w:color="auto" w:fill="D5DCE4" w:themeFill="text2" w:themeFillTint="33"/>
        <w:ind w:left="1260"/>
      </w:pPr>
      <w:r>
        <w:t>Parametric</w:t>
      </w:r>
    </w:p>
    <w:p w:rsidR="00E11678" w:rsidRDefault="008801E6" w:rsidP="00E11678">
      <w:pPr>
        <w:pStyle w:val="a3"/>
        <w:shd w:val="clear" w:color="auto" w:fill="D5DCE4" w:themeFill="text2" w:themeFillTint="33"/>
        <w:ind w:left="1260"/>
      </w:pPr>
      <w:r>
        <w:t xml:space="preserve">T 15000 0.707 </w:t>
      </w:r>
      <w:r w:rsidR="00E11678">
        <w:t>0 0</w:t>
      </w:r>
    </w:p>
    <w:p w:rsidR="00E11678" w:rsidRDefault="00E11678" w:rsidP="00E11678">
      <w:pPr>
        <w:pStyle w:val="a3"/>
        <w:shd w:val="clear" w:color="auto" w:fill="D5DCE4" w:themeFill="text2" w:themeFillTint="33"/>
        <w:ind w:left="1260"/>
      </w:pPr>
      <w:r>
        <w:t>T 15000 0.707 0 0</w:t>
      </w:r>
    </w:p>
    <w:p w:rsidR="00E11678" w:rsidRDefault="00E11678" w:rsidP="00E11678">
      <w:pPr>
        <w:pStyle w:val="a3"/>
        <w:shd w:val="clear" w:color="auto" w:fill="D5DCE4" w:themeFill="text2" w:themeFillTint="33"/>
        <w:ind w:left="1260"/>
      </w:pPr>
      <w:r>
        <w:t>T 15000 0.707 0 0</w:t>
      </w:r>
    </w:p>
    <w:p w:rsidR="00E11678" w:rsidRDefault="00E11678" w:rsidP="00E11678">
      <w:pPr>
        <w:pStyle w:val="a3"/>
        <w:shd w:val="clear" w:color="auto" w:fill="D5DCE4" w:themeFill="text2" w:themeFillTint="33"/>
        <w:ind w:left="1260"/>
      </w:pPr>
      <w:r>
        <w:t>T 15000 0.707 0 0</w:t>
      </w:r>
    </w:p>
    <w:p w:rsidR="00E11678" w:rsidRDefault="00E11678" w:rsidP="00E11678">
      <w:pPr>
        <w:pStyle w:val="a3"/>
        <w:shd w:val="clear" w:color="auto" w:fill="D5DCE4" w:themeFill="text2" w:themeFillTint="33"/>
        <w:ind w:left="1260"/>
      </w:pPr>
      <w:r>
        <w:t>T 15000 0.707 0 0</w:t>
      </w:r>
    </w:p>
    <w:p w:rsidR="00E11678" w:rsidRDefault="00E11678" w:rsidP="00E11678">
      <w:pPr>
        <w:pStyle w:val="a3"/>
        <w:shd w:val="clear" w:color="auto" w:fill="D5DCE4" w:themeFill="text2" w:themeFillTint="33"/>
        <w:ind w:left="1260"/>
      </w:pPr>
      <w:r>
        <w:t>T 15000 0.707 0 0</w:t>
      </w:r>
    </w:p>
    <w:p w:rsidR="00677D4E" w:rsidRDefault="00677D4E" w:rsidP="00677D4E">
      <w:pPr>
        <w:pStyle w:val="a3"/>
        <w:shd w:val="clear" w:color="auto" w:fill="D5DCE4" w:themeFill="text2" w:themeFillTint="33"/>
        <w:ind w:left="1260"/>
      </w:pPr>
      <w:r>
        <w:t>T 15000 0.707 0 0</w:t>
      </w:r>
    </w:p>
    <w:p w:rsidR="00677D4E" w:rsidRDefault="00677D4E" w:rsidP="00677D4E">
      <w:pPr>
        <w:pStyle w:val="a3"/>
        <w:shd w:val="clear" w:color="auto" w:fill="D5DCE4" w:themeFill="text2" w:themeFillTint="33"/>
        <w:ind w:left="1260"/>
      </w:pPr>
      <w:r>
        <w:t>T 15000 0.707 0 0</w:t>
      </w:r>
    </w:p>
    <w:p w:rsidR="00677D4E" w:rsidRDefault="00677D4E" w:rsidP="00E11678">
      <w:pPr>
        <w:pStyle w:val="a3"/>
        <w:shd w:val="clear" w:color="auto" w:fill="D5DCE4" w:themeFill="text2" w:themeFillTint="33"/>
        <w:ind w:left="1260"/>
      </w:pPr>
      <w:r>
        <w:t>T 15000 0.707 0 0</w:t>
      </w:r>
    </w:p>
    <w:p w:rsidR="005F41B8" w:rsidRDefault="005F41B8" w:rsidP="00C856FB">
      <w:pPr>
        <w:pStyle w:val="a3"/>
        <w:ind w:left="1260"/>
      </w:pPr>
      <w:r>
        <w:t xml:space="preserve">[Note] </w:t>
      </w:r>
    </w:p>
    <w:p w:rsidR="005F41B8" w:rsidRDefault="005F41B8" w:rsidP="00C856FB">
      <w:pPr>
        <w:pStyle w:val="a3"/>
        <w:ind w:left="1260"/>
      </w:pPr>
      <w:r>
        <w:t>1</w:t>
      </w:r>
      <w:r w:rsidRPr="005F41B8">
        <w:rPr>
          <w:vertAlign w:val="superscript"/>
        </w:rPr>
        <w:t>st</w:t>
      </w:r>
      <w:r>
        <w:t xml:space="preserve"> column selects filter type. User can select filter types (T: Through, P: Peak, B: Bass, R: Treble)</w:t>
      </w:r>
    </w:p>
    <w:p w:rsidR="005F41B8" w:rsidRDefault="00BD5E43" w:rsidP="00C856FB">
      <w:pPr>
        <w:pStyle w:val="a3"/>
        <w:ind w:left="1260"/>
      </w:pPr>
      <w:r>
        <w:t>2</w:t>
      </w:r>
      <w:r w:rsidRPr="00BD5E43">
        <w:rPr>
          <w:vertAlign w:val="superscript"/>
        </w:rPr>
        <w:t>nd</w:t>
      </w:r>
      <w:r>
        <w:t xml:space="preserve"> column</w:t>
      </w:r>
      <w:r w:rsidR="005F41B8">
        <w:t xml:space="preserve"> </w:t>
      </w:r>
      <w:r>
        <w:t>selects</w:t>
      </w:r>
      <w:r w:rsidR="005F41B8">
        <w:t xml:space="preserve"> frequency center</w:t>
      </w:r>
      <w:r>
        <w:t xml:space="preserve"> (Fc)</w:t>
      </w:r>
    </w:p>
    <w:p w:rsidR="005F41B8" w:rsidRDefault="005F41B8" w:rsidP="00C856FB">
      <w:pPr>
        <w:pStyle w:val="a3"/>
        <w:ind w:left="1260"/>
      </w:pPr>
      <w:r>
        <w:t>3</w:t>
      </w:r>
      <w:r w:rsidRPr="005F41B8">
        <w:rPr>
          <w:vertAlign w:val="superscript"/>
        </w:rPr>
        <w:t>rd</w:t>
      </w:r>
      <w:r>
        <w:t xml:space="preserve"> column </w:t>
      </w:r>
      <w:r w:rsidR="00BD5E43">
        <w:t>selects</w:t>
      </w:r>
      <w:r>
        <w:t xml:space="preserve"> bandwidth (</w:t>
      </w:r>
      <w:r w:rsidR="00BD5E43">
        <w:t>Q</w:t>
      </w:r>
      <w:r>
        <w:t>)</w:t>
      </w:r>
      <w:r w:rsidR="00BD5E43">
        <w:t>. Use unit decimal.</w:t>
      </w:r>
    </w:p>
    <w:p w:rsidR="008D145C" w:rsidRDefault="005F41B8" w:rsidP="00C856FB">
      <w:pPr>
        <w:pStyle w:val="a3"/>
        <w:ind w:left="1260"/>
      </w:pPr>
      <w:r>
        <w:t>4</w:t>
      </w:r>
      <w:r w:rsidRPr="005F41B8">
        <w:rPr>
          <w:vertAlign w:val="superscript"/>
        </w:rPr>
        <w:t>th</w:t>
      </w:r>
      <w:r>
        <w:t xml:space="preserve"> column </w:t>
      </w:r>
      <w:r w:rsidR="00BD5E43">
        <w:t xml:space="preserve">selects </w:t>
      </w:r>
      <w:r w:rsidR="00E6704D">
        <w:t>gain, 5</w:t>
      </w:r>
      <w:r w:rsidR="00E6704D" w:rsidRPr="00E6704D">
        <w:rPr>
          <w:vertAlign w:val="superscript"/>
        </w:rPr>
        <w:t>th</w:t>
      </w:r>
      <w:r w:rsidR="00E6704D">
        <w:t xml:space="preserve"> column selects base gain. Use </w:t>
      </w:r>
      <w:r w:rsidR="008E0D22">
        <w:t>number format</w:t>
      </w:r>
      <w:r w:rsidR="00E6704D">
        <w:t xml:space="preserve"> decimal.</w:t>
      </w:r>
    </w:p>
    <w:p w:rsidR="004836EA" w:rsidRDefault="004836EA" w:rsidP="00C856FB">
      <w:pPr>
        <w:pStyle w:val="a3"/>
        <w:ind w:left="1260"/>
      </w:pPr>
      <w:r>
        <w:t xml:space="preserve">Each line </w:t>
      </w:r>
      <w:r>
        <w:rPr>
          <w:rStyle w:val="hw"/>
        </w:rPr>
        <w:t xml:space="preserve">corresponds </w:t>
      </w:r>
      <w:r>
        <w:t xml:space="preserve">with </w:t>
      </w:r>
      <w:r w:rsidR="00770066">
        <w:t>parameters of a filter</w:t>
      </w:r>
    </w:p>
    <w:p w:rsidR="00E11678" w:rsidRDefault="00E11678" w:rsidP="00E11678">
      <w:pPr>
        <w:pStyle w:val="a3"/>
        <w:numPr>
          <w:ilvl w:val="0"/>
          <w:numId w:val="17"/>
        </w:numPr>
        <w:ind w:left="900" w:hanging="180"/>
      </w:pPr>
      <w:r>
        <w:t>Playback stream:</w:t>
      </w:r>
    </w:p>
    <w:p w:rsidR="009172B3" w:rsidRDefault="00E11678" w:rsidP="00E11678">
      <w:pPr>
        <w:pStyle w:val="a3"/>
        <w:ind w:left="1260"/>
      </w:pPr>
      <w:proofErr w:type="spellStart"/>
      <w:r w:rsidRPr="00146B7C">
        <w:t>aplay</w:t>
      </w:r>
      <w:proofErr w:type="spellEnd"/>
      <w:r w:rsidRPr="00146B7C">
        <w:t xml:space="preserve"> -D plughw:0,</w:t>
      </w:r>
      <w:r>
        <w:t>3</w:t>
      </w:r>
      <w:r w:rsidRPr="00146B7C">
        <w:t>,0 -c2 -r48000 -fS24_3LE thetest_FULL_s_48000_24.pcm</w:t>
      </w:r>
    </w:p>
    <w:p w:rsidR="009172B3" w:rsidRDefault="009172B3">
      <w:r>
        <w:br w:type="page"/>
      </w:r>
    </w:p>
    <w:p w:rsidR="00E11678" w:rsidRDefault="00E11678" w:rsidP="00E11678">
      <w:pPr>
        <w:pStyle w:val="a3"/>
        <w:ind w:left="1260"/>
      </w:pPr>
    </w:p>
    <w:p w:rsidR="00E11678" w:rsidRDefault="00E11678" w:rsidP="00E11678">
      <w:pPr>
        <w:pStyle w:val="a3"/>
        <w:numPr>
          <w:ilvl w:val="0"/>
          <w:numId w:val="17"/>
        </w:numPr>
        <w:ind w:left="900" w:hanging="180"/>
      </w:pPr>
      <w:r>
        <w:t>Get information of Equalizer parameter:</w:t>
      </w:r>
    </w:p>
    <w:p w:rsidR="00E11678" w:rsidRDefault="00E11678" w:rsidP="00E11678">
      <w:pPr>
        <w:pStyle w:val="a3"/>
        <w:ind w:left="1260"/>
      </w:pPr>
      <w:r>
        <w:t xml:space="preserve"> </w:t>
      </w:r>
      <w:proofErr w:type="gramStart"/>
      <w:r w:rsidRPr="00F918FB">
        <w:t>./</w:t>
      </w:r>
      <w:proofErr w:type="spellStart"/>
      <w:proofErr w:type="gramEnd"/>
      <w:r w:rsidRPr="00F918FB">
        <w:t>aeqz</w:t>
      </w:r>
      <w:proofErr w:type="spellEnd"/>
      <w:r w:rsidRPr="00F918FB">
        <w:t xml:space="preserve"> -c 0 </w:t>
      </w:r>
      <w:proofErr w:type="spellStart"/>
      <w:r w:rsidRPr="00F918FB">
        <w:t>cget</w:t>
      </w:r>
      <w:proofErr w:type="spellEnd"/>
      <w:r w:rsidRPr="00F918FB">
        <w:t xml:space="preserve"> name="</w:t>
      </w:r>
      <w:proofErr w:type="spellStart"/>
      <w:r>
        <w:t>Playback</w:t>
      </w:r>
      <w:r w:rsidRPr="00F918FB">
        <w:t>EQZControl</w:t>
      </w:r>
      <w:proofErr w:type="spellEnd"/>
      <w:r w:rsidRPr="00F918FB">
        <w:t>",index=</w:t>
      </w:r>
      <w:r>
        <w:t>3</w:t>
      </w:r>
      <w:r w:rsidRPr="00F918FB">
        <w:t xml:space="preserve"> </w:t>
      </w:r>
      <w:r>
        <w:t>out_config.txt</w:t>
      </w:r>
    </w:p>
    <w:p w:rsidR="00677D4E" w:rsidRDefault="00FD2274" w:rsidP="00E11678">
      <w:pPr>
        <w:pStyle w:val="a3"/>
        <w:ind w:left="1260"/>
      </w:pPr>
      <w:r>
        <w:t xml:space="preserve">Information of Equalizer parameter will be recorded in </w:t>
      </w:r>
      <w:r w:rsidR="00677D4E">
        <w:t>out_config.txt</w:t>
      </w:r>
      <w:r w:rsidR="00E17263">
        <w:t xml:space="preserve"> similar with</w:t>
      </w:r>
      <w:r w:rsidR="0098619A">
        <w:t xml:space="preserve"> below </w:t>
      </w:r>
      <w:r w:rsidR="00E6704D">
        <w:t xml:space="preserve">file </w:t>
      </w:r>
      <w:r w:rsidR="0098619A">
        <w:t>example.</w:t>
      </w:r>
    </w:p>
    <w:p w:rsidR="00677D4E" w:rsidRDefault="00677D4E" w:rsidP="00677D4E">
      <w:pPr>
        <w:pStyle w:val="a3"/>
        <w:shd w:val="clear" w:color="auto" w:fill="FFF2CC" w:themeFill="accent4" w:themeFillTint="33"/>
        <w:ind w:left="1260"/>
      </w:pPr>
      <w:r>
        <w:t>Parametric</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677D4E" w:rsidRDefault="00677D4E" w:rsidP="00677D4E">
      <w:pPr>
        <w:pStyle w:val="a3"/>
        <w:shd w:val="clear" w:color="auto" w:fill="FFF2CC" w:themeFill="accent4" w:themeFillTint="33"/>
        <w:ind w:left="1260"/>
      </w:pPr>
      <w:r>
        <w:t>T 15000 94891933 268435456 268435456</w:t>
      </w:r>
    </w:p>
    <w:p w:rsidR="00E6704D" w:rsidRDefault="00E6704D" w:rsidP="00E6704D">
      <w:pPr>
        <w:pStyle w:val="a3"/>
        <w:ind w:left="1260"/>
      </w:pPr>
      <w:r>
        <w:t>1</w:t>
      </w:r>
      <w:r w:rsidRPr="00E6704D">
        <w:rPr>
          <w:vertAlign w:val="superscript"/>
        </w:rPr>
        <w:t>st</w:t>
      </w:r>
      <w:r>
        <w:t>, 2</w:t>
      </w:r>
      <w:r w:rsidRPr="00E6704D">
        <w:rPr>
          <w:vertAlign w:val="superscript"/>
        </w:rPr>
        <w:t>nd</w:t>
      </w:r>
      <w:r>
        <w:t xml:space="preserve"> column same with content in parametric_config.txt</w:t>
      </w:r>
    </w:p>
    <w:p w:rsidR="00E6704D" w:rsidRDefault="00E6704D" w:rsidP="00E6704D">
      <w:pPr>
        <w:pStyle w:val="a3"/>
        <w:ind w:left="1260"/>
      </w:pPr>
      <w:r>
        <w:t>3</w:t>
      </w:r>
      <w:r w:rsidRPr="00E6704D">
        <w:rPr>
          <w:vertAlign w:val="superscript"/>
        </w:rPr>
        <w:t>rd</w:t>
      </w:r>
      <w:r>
        <w:t xml:space="preserve"> column presents bandwidth (Q) same with parametric_config.txt but number format is fixed point Q5.27.</w:t>
      </w:r>
    </w:p>
    <w:p w:rsidR="00E6704D" w:rsidRDefault="00E6704D" w:rsidP="00E6704D">
      <w:pPr>
        <w:pStyle w:val="a3"/>
        <w:ind w:left="1260"/>
      </w:pPr>
      <w:r>
        <w:t>4</w:t>
      </w:r>
      <w:r w:rsidRPr="00E6704D">
        <w:rPr>
          <w:vertAlign w:val="superscript"/>
        </w:rPr>
        <w:t>th</w:t>
      </w:r>
      <w:r>
        <w:t>, 5</w:t>
      </w:r>
      <w:r w:rsidRPr="00E6704D">
        <w:rPr>
          <w:vertAlign w:val="superscript"/>
        </w:rPr>
        <w:t>th</w:t>
      </w:r>
      <w:r>
        <w:t xml:space="preserve"> column presents gain and base gain same with parametric_config.txt but number format is fixed point Q4.28.</w:t>
      </w:r>
    </w:p>
    <w:p w:rsidR="00E6704D" w:rsidRDefault="00E6704D" w:rsidP="00E6704D">
      <w:pPr>
        <w:pStyle w:val="a3"/>
        <w:ind w:left="1260"/>
      </w:pPr>
    </w:p>
    <w:p w:rsidR="00E11678" w:rsidRDefault="00E11678" w:rsidP="00E11678">
      <w:pPr>
        <w:pStyle w:val="a3"/>
        <w:numPr>
          <w:ilvl w:val="0"/>
          <w:numId w:val="17"/>
        </w:numPr>
        <w:ind w:left="900" w:hanging="180"/>
      </w:pPr>
      <w:r>
        <w:t>Get information of Equalizer status:</w:t>
      </w:r>
    </w:p>
    <w:p w:rsidR="00E11678" w:rsidRDefault="00E11678" w:rsidP="00E11678">
      <w:pPr>
        <w:pStyle w:val="a3"/>
        <w:ind w:left="1260"/>
      </w:pPr>
      <w:proofErr w:type="spellStart"/>
      <w:r w:rsidRPr="00F918FB">
        <w:t>amixer</w:t>
      </w:r>
      <w:proofErr w:type="spellEnd"/>
      <w:r w:rsidRPr="00F918FB">
        <w:t xml:space="preserve"> -c 0 </w:t>
      </w:r>
      <w:proofErr w:type="spellStart"/>
      <w:r w:rsidRPr="00F918FB">
        <w:t>c</w:t>
      </w:r>
      <w:r>
        <w:t>g</w:t>
      </w:r>
      <w:r w:rsidRPr="00F918FB">
        <w:t>et</w:t>
      </w:r>
      <w:proofErr w:type="spellEnd"/>
      <w:r w:rsidRPr="00F918FB">
        <w:t xml:space="preserve"> name="</w:t>
      </w:r>
      <w:proofErr w:type="spellStart"/>
      <w:r>
        <w:t>Playback</w:t>
      </w:r>
      <w:r w:rsidRPr="00F918FB">
        <w:t>EQZSwitch</w:t>
      </w:r>
      <w:proofErr w:type="spellEnd"/>
      <w:proofErr w:type="gramStart"/>
      <w:r w:rsidRPr="00F918FB">
        <w:t>",index</w:t>
      </w:r>
      <w:proofErr w:type="gramEnd"/>
      <w:r w:rsidRPr="00F918FB">
        <w:t>=3</w:t>
      </w:r>
    </w:p>
    <w:p w:rsidR="00452426" w:rsidRDefault="00452426" w:rsidP="00452426">
      <w:pPr>
        <w:pStyle w:val="4"/>
      </w:pPr>
      <w:r>
        <w:t>Setting Graphic Equalizer</w:t>
      </w:r>
    </w:p>
    <w:p w:rsidR="00F611BC" w:rsidRDefault="00F611BC" w:rsidP="00F611BC">
      <w:pPr>
        <w:pStyle w:val="a3"/>
        <w:numPr>
          <w:ilvl w:val="0"/>
          <w:numId w:val="18"/>
        </w:numPr>
      </w:pPr>
      <w:r>
        <w:t>Setting flow</w:t>
      </w:r>
    </w:p>
    <w:p w:rsidR="00F611BC" w:rsidRDefault="00F611BC" w:rsidP="00F611BC">
      <w:pPr>
        <w:pStyle w:val="a3"/>
        <w:numPr>
          <w:ilvl w:val="0"/>
          <w:numId w:val="20"/>
        </w:numPr>
        <w:ind w:left="900" w:hanging="180"/>
      </w:pPr>
      <w:r>
        <w:t>Enable Equalizer control</w:t>
      </w:r>
    </w:p>
    <w:p w:rsidR="00F611BC" w:rsidRDefault="00F611BC" w:rsidP="00F611BC">
      <w:pPr>
        <w:pStyle w:val="a3"/>
        <w:ind w:left="1170" w:firstLine="90"/>
      </w:pPr>
      <w:proofErr w:type="spellStart"/>
      <w:r w:rsidRPr="00F918FB">
        <w:t>amixer</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EQZSwitch</w:t>
      </w:r>
      <w:proofErr w:type="spellEnd"/>
      <w:proofErr w:type="gramStart"/>
      <w:r w:rsidRPr="00F918FB">
        <w:t>",index</w:t>
      </w:r>
      <w:proofErr w:type="gramEnd"/>
      <w:r w:rsidRPr="00F918FB">
        <w:t>=3 1</w:t>
      </w:r>
    </w:p>
    <w:p w:rsidR="0028067D" w:rsidRDefault="0028067D" w:rsidP="0028067D">
      <w:pPr>
        <w:pStyle w:val="a3"/>
        <w:ind w:left="1170" w:firstLine="90"/>
      </w:pPr>
      <w:r>
        <w:t>index=3: DAI index 3</w:t>
      </w:r>
    </w:p>
    <w:p w:rsidR="0028067D" w:rsidRDefault="0028067D" w:rsidP="0028067D">
      <w:pPr>
        <w:pStyle w:val="a3"/>
        <w:ind w:left="1170" w:firstLine="90"/>
      </w:pPr>
      <w:r>
        <w:t>Value 1: enable Equalizer control; 0: disable Equalizer control</w:t>
      </w:r>
    </w:p>
    <w:p w:rsidR="00F611BC" w:rsidRDefault="00F611BC" w:rsidP="00F611BC">
      <w:pPr>
        <w:pStyle w:val="a3"/>
        <w:numPr>
          <w:ilvl w:val="0"/>
          <w:numId w:val="20"/>
        </w:numPr>
        <w:ind w:left="900" w:hanging="180"/>
      </w:pPr>
      <w:r>
        <w:t>Set Graphic Equalizer parameter:</w:t>
      </w:r>
    </w:p>
    <w:p w:rsidR="00C856FB" w:rsidRDefault="00C856FB" w:rsidP="00C856FB">
      <w:pPr>
        <w:pStyle w:val="a3"/>
        <w:ind w:left="1260"/>
      </w:pPr>
      <w:proofErr w:type="gramStart"/>
      <w:r w:rsidRPr="00F918FB">
        <w:t>./</w:t>
      </w:r>
      <w:proofErr w:type="spellStart"/>
      <w:proofErr w:type="gramEnd"/>
      <w:r w:rsidRPr="00F918FB">
        <w:t>aeqz</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EQZControl</w:t>
      </w:r>
      <w:proofErr w:type="spellEnd"/>
      <w:r w:rsidRPr="00F918FB">
        <w:t>",index=3</w:t>
      </w:r>
      <w:r>
        <w:t xml:space="preserve"> graphic</w:t>
      </w:r>
      <w:r w:rsidRPr="00F918FB">
        <w:t>_config.txt</w:t>
      </w:r>
    </w:p>
    <w:p w:rsidR="00C856FB" w:rsidRDefault="0028067D" w:rsidP="0028067D">
      <w:pPr>
        <w:pStyle w:val="a3"/>
        <w:ind w:left="1170" w:firstLine="90"/>
      </w:pPr>
      <w:r>
        <w:t>index=3: DAI index 3</w:t>
      </w:r>
    </w:p>
    <w:p w:rsidR="00C856FB" w:rsidRDefault="00C856FB" w:rsidP="00C856FB">
      <w:pPr>
        <w:pStyle w:val="a3"/>
        <w:ind w:left="990" w:firstLine="270"/>
      </w:pPr>
      <w:r>
        <w:t>Content of graphic_config.txt</w:t>
      </w:r>
    </w:p>
    <w:p w:rsidR="00C856FB" w:rsidRDefault="00C856FB" w:rsidP="00C856FB">
      <w:pPr>
        <w:pStyle w:val="a3"/>
        <w:shd w:val="clear" w:color="auto" w:fill="D5DCE4" w:themeFill="text2" w:themeFillTint="33"/>
        <w:ind w:left="1260"/>
      </w:pPr>
      <w:r>
        <w:t>Graphic</w:t>
      </w:r>
    </w:p>
    <w:p w:rsidR="00C856FB" w:rsidRDefault="00C856FB" w:rsidP="00C856FB">
      <w:pPr>
        <w:pStyle w:val="a3"/>
        <w:shd w:val="clear" w:color="auto" w:fill="D5DCE4" w:themeFill="text2" w:themeFillTint="33"/>
        <w:ind w:left="1260"/>
      </w:pPr>
      <w:r>
        <w:t>-10.0</w:t>
      </w:r>
    </w:p>
    <w:p w:rsidR="00C856FB" w:rsidRDefault="00C856FB" w:rsidP="00C856FB">
      <w:pPr>
        <w:pStyle w:val="a3"/>
        <w:shd w:val="clear" w:color="auto" w:fill="D5DCE4" w:themeFill="text2" w:themeFillTint="33"/>
        <w:ind w:left="1260"/>
      </w:pPr>
      <w:r>
        <w:t>-10.0</w:t>
      </w:r>
    </w:p>
    <w:p w:rsidR="00C856FB" w:rsidRDefault="00C856FB" w:rsidP="00C856FB">
      <w:pPr>
        <w:pStyle w:val="a3"/>
        <w:shd w:val="clear" w:color="auto" w:fill="D5DCE4" w:themeFill="text2" w:themeFillTint="33"/>
        <w:ind w:left="1260"/>
      </w:pPr>
      <w:r>
        <w:t>-10.0</w:t>
      </w:r>
    </w:p>
    <w:p w:rsidR="00C856FB" w:rsidRDefault="00C856FB" w:rsidP="00C856FB">
      <w:pPr>
        <w:pStyle w:val="a3"/>
        <w:shd w:val="clear" w:color="auto" w:fill="D5DCE4" w:themeFill="text2" w:themeFillTint="33"/>
        <w:ind w:left="1260"/>
      </w:pPr>
      <w:r>
        <w:t>-10.0</w:t>
      </w:r>
    </w:p>
    <w:p w:rsidR="00C856FB" w:rsidRDefault="00C856FB" w:rsidP="00C856FB">
      <w:pPr>
        <w:pStyle w:val="a3"/>
        <w:shd w:val="clear" w:color="auto" w:fill="D5DCE4" w:themeFill="text2" w:themeFillTint="33"/>
        <w:ind w:left="1260"/>
      </w:pPr>
      <w:r>
        <w:t>-10.0</w:t>
      </w:r>
    </w:p>
    <w:p w:rsidR="00F611BC" w:rsidRDefault="00C856FB" w:rsidP="00C856FB">
      <w:pPr>
        <w:ind w:left="900" w:firstLine="360"/>
      </w:pPr>
      <w:r>
        <w:t>[Note]</w:t>
      </w:r>
    </w:p>
    <w:p w:rsidR="00770066" w:rsidRDefault="00770066" w:rsidP="00C856FB">
      <w:pPr>
        <w:ind w:left="900" w:firstLine="360"/>
      </w:pPr>
      <w:r>
        <w:t xml:space="preserve">-10.0 means gain </w:t>
      </w:r>
      <w:r w:rsidR="0097547A">
        <w:t>value (decimal)</w:t>
      </w:r>
    </w:p>
    <w:p w:rsidR="008D145C" w:rsidRDefault="00770066" w:rsidP="0097547A">
      <w:pPr>
        <w:ind w:left="900" w:firstLine="360"/>
      </w:pPr>
      <w:r>
        <w:t xml:space="preserve">Each line corresponds with </w:t>
      </w:r>
      <w:r w:rsidR="00716666">
        <w:t xml:space="preserve">gain of </w:t>
      </w:r>
      <w:r>
        <w:t>a band</w:t>
      </w:r>
    </w:p>
    <w:p w:rsidR="008A247D" w:rsidRDefault="008A247D" w:rsidP="008A247D">
      <w:pPr>
        <w:pStyle w:val="a3"/>
        <w:numPr>
          <w:ilvl w:val="0"/>
          <w:numId w:val="17"/>
        </w:numPr>
        <w:ind w:left="900" w:hanging="180"/>
      </w:pPr>
      <w:r>
        <w:lastRenderedPageBreak/>
        <w:t>Playback stream:</w:t>
      </w:r>
    </w:p>
    <w:p w:rsidR="008A247D" w:rsidRDefault="008A247D" w:rsidP="008A247D">
      <w:pPr>
        <w:pStyle w:val="a3"/>
        <w:ind w:left="1260"/>
      </w:pPr>
      <w:proofErr w:type="spellStart"/>
      <w:r w:rsidRPr="00146B7C">
        <w:t>aplay</w:t>
      </w:r>
      <w:proofErr w:type="spellEnd"/>
      <w:r w:rsidRPr="00146B7C">
        <w:t xml:space="preserve"> -D plughw:0,</w:t>
      </w:r>
      <w:r>
        <w:t>3</w:t>
      </w:r>
      <w:r w:rsidRPr="00146B7C">
        <w:t>,0 -c2 -r48000 -fS24_3LE thetest_FULL_s_48000_24.pcm</w:t>
      </w:r>
    </w:p>
    <w:p w:rsidR="008A247D" w:rsidRDefault="008A247D" w:rsidP="008A247D">
      <w:pPr>
        <w:pStyle w:val="a3"/>
        <w:numPr>
          <w:ilvl w:val="0"/>
          <w:numId w:val="17"/>
        </w:numPr>
        <w:ind w:left="900" w:hanging="180"/>
      </w:pPr>
      <w:r>
        <w:t>Get information of Equalizer parameter:</w:t>
      </w:r>
    </w:p>
    <w:p w:rsidR="008A247D" w:rsidRDefault="008A247D" w:rsidP="008A247D">
      <w:pPr>
        <w:pStyle w:val="a3"/>
        <w:ind w:left="1260"/>
      </w:pPr>
      <w:r>
        <w:t xml:space="preserve"> </w:t>
      </w:r>
      <w:proofErr w:type="gramStart"/>
      <w:r w:rsidRPr="00F918FB">
        <w:t>./</w:t>
      </w:r>
      <w:proofErr w:type="spellStart"/>
      <w:proofErr w:type="gramEnd"/>
      <w:r w:rsidRPr="00F918FB">
        <w:t>aeqz</w:t>
      </w:r>
      <w:proofErr w:type="spellEnd"/>
      <w:r w:rsidRPr="00F918FB">
        <w:t xml:space="preserve"> -c 0 </w:t>
      </w:r>
      <w:proofErr w:type="spellStart"/>
      <w:r w:rsidRPr="00F918FB">
        <w:t>cget</w:t>
      </w:r>
      <w:proofErr w:type="spellEnd"/>
      <w:r w:rsidRPr="00F918FB">
        <w:t xml:space="preserve"> name="</w:t>
      </w:r>
      <w:proofErr w:type="spellStart"/>
      <w:r>
        <w:t>Playback</w:t>
      </w:r>
      <w:r w:rsidRPr="00F918FB">
        <w:t>EQZControl</w:t>
      </w:r>
      <w:proofErr w:type="spellEnd"/>
      <w:r w:rsidRPr="00F918FB">
        <w:t>",index=</w:t>
      </w:r>
      <w:r>
        <w:t>3</w:t>
      </w:r>
      <w:r w:rsidRPr="00F918FB">
        <w:t xml:space="preserve"> </w:t>
      </w:r>
      <w:r>
        <w:t>out_config.txt</w:t>
      </w:r>
    </w:p>
    <w:p w:rsidR="00E6704D" w:rsidRDefault="00E6704D" w:rsidP="00E6704D">
      <w:pPr>
        <w:pStyle w:val="a3"/>
        <w:ind w:left="1260"/>
      </w:pPr>
      <w:r>
        <w:t>Information of Equalizer parameter will be recorded in out_config.txt similar with below file example.</w:t>
      </w:r>
    </w:p>
    <w:p w:rsidR="00E6704D" w:rsidRDefault="00E6704D" w:rsidP="00E6704D">
      <w:pPr>
        <w:pStyle w:val="a3"/>
        <w:shd w:val="clear" w:color="auto" w:fill="FFF2CC" w:themeFill="accent4" w:themeFillTint="33"/>
        <w:ind w:left="1260"/>
      </w:pPr>
      <w:r>
        <w:t>Graphic</w:t>
      </w:r>
    </w:p>
    <w:p w:rsidR="00E6704D" w:rsidRDefault="00F21AB6" w:rsidP="00E6704D">
      <w:pPr>
        <w:pStyle w:val="a3"/>
        <w:shd w:val="clear" w:color="auto" w:fill="FFF2CC" w:themeFill="accent4" w:themeFillTint="33"/>
        <w:ind w:left="1260"/>
      </w:pPr>
      <w:r>
        <w:t>84886744</w:t>
      </w:r>
    </w:p>
    <w:p w:rsidR="00E6704D" w:rsidRDefault="00E6704D" w:rsidP="00E6704D">
      <w:pPr>
        <w:pStyle w:val="a3"/>
        <w:shd w:val="clear" w:color="auto" w:fill="FFF2CC" w:themeFill="accent4" w:themeFillTint="33"/>
        <w:ind w:left="1260"/>
      </w:pPr>
      <w:r>
        <w:t>84886744</w:t>
      </w:r>
    </w:p>
    <w:p w:rsidR="00E6704D" w:rsidRDefault="00E6704D" w:rsidP="00E6704D">
      <w:pPr>
        <w:pStyle w:val="a3"/>
        <w:shd w:val="clear" w:color="auto" w:fill="FFF2CC" w:themeFill="accent4" w:themeFillTint="33"/>
        <w:ind w:left="1260"/>
      </w:pPr>
      <w:r>
        <w:t>84886744</w:t>
      </w:r>
    </w:p>
    <w:p w:rsidR="00E6704D" w:rsidRDefault="00E6704D" w:rsidP="00E6704D">
      <w:pPr>
        <w:pStyle w:val="a3"/>
        <w:shd w:val="clear" w:color="auto" w:fill="FFF2CC" w:themeFill="accent4" w:themeFillTint="33"/>
        <w:ind w:left="1260"/>
      </w:pPr>
      <w:r>
        <w:t>84886744</w:t>
      </w:r>
    </w:p>
    <w:p w:rsidR="00E6704D" w:rsidRDefault="00E6704D" w:rsidP="00E6704D">
      <w:pPr>
        <w:pStyle w:val="a3"/>
        <w:shd w:val="clear" w:color="auto" w:fill="FFF2CC" w:themeFill="accent4" w:themeFillTint="33"/>
        <w:ind w:left="1260"/>
      </w:pPr>
      <w:r>
        <w:t>84886744</w:t>
      </w:r>
    </w:p>
    <w:p w:rsidR="00E6704D" w:rsidRDefault="00AA4ABC" w:rsidP="008A247D">
      <w:pPr>
        <w:pStyle w:val="a3"/>
        <w:ind w:left="1260"/>
      </w:pPr>
      <w:r>
        <w:t xml:space="preserve">Value </w:t>
      </w:r>
      <w:r w:rsidR="00E6704D">
        <w:t>84886744 presents gain same with graphic_config.txt but number format is fixed point Q4.28.</w:t>
      </w:r>
    </w:p>
    <w:p w:rsidR="008A247D" w:rsidRDefault="008A247D" w:rsidP="008A247D">
      <w:pPr>
        <w:pStyle w:val="a3"/>
        <w:numPr>
          <w:ilvl w:val="0"/>
          <w:numId w:val="17"/>
        </w:numPr>
        <w:ind w:left="900" w:hanging="180"/>
      </w:pPr>
      <w:r>
        <w:t>Get information of Equalizer status:</w:t>
      </w:r>
    </w:p>
    <w:p w:rsidR="008A247D" w:rsidRDefault="008A247D" w:rsidP="008A247D">
      <w:pPr>
        <w:pStyle w:val="a3"/>
        <w:ind w:left="1260"/>
      </w:pPr>
      <w:proofErr w:type="spellStart"/>
      <w:r w:rsidRPr="00F918FB">
        <w:t>amixer</w:t>
      </w:r>
      <w:proofErr w:type="spellEnd"/>
      <w:r w:rsidRPr="00F918FB">
        <w:t xml:space="preserve"> -c 0 </w:t>
      </w:r>
      <w:proofErr w:type="spellStart"/>
      <w:r w:rsidRPr="00F918FB">
        <w:t>c</w:t>
      </w:r>
      <w:r>
        <w:t>g</w:t>
      </w:r>
      <w:r w:rsidRPr="00F918FB">
        <w:t>et</w:t>
      </w:r>
      <w:proofErr w:type="spellEnd"/>
      <w:r w:rsidRPr="00F918FB">
        <w:t xml:space="preserve"> name="</w:t>
      </w:r>
      <w:proofErr w:type="spellStart"/>
      <w:r>
        <w:t>Playback</w:t>
      </w:r>
      <w:r w:rsidRPr="00F918FB">
        <w:t>EQZSwitch</w:t>
      </w:r>
      <w:proofErr w:type="spellEnd"/>
      <w:proofErr w:type="gramStart"/>
      <w:r w:rsidRPr="00F918FB">
        <w:t>",index</w:t>
      </w:r>
      <w:proofErr w:type="gramEnd"/>
      <w:r w:rsidRPr="00F918FB">
        <w:t>=3</w:t>
      </w:r>
    </w:p>
    <w:p w:rsidR="000966AD" w:rsidRDefault="000966AD" w:rsidP="000966AD">
      <w:pPr>
        <w:pStyle w:val="3"/>
        <w:ind w:left="720"/>
      </w:pPr>
      <w:bookmarkStart w:id="596" w:name="_Toc530588359"/>
      <w:r>
        <w:t xml:space="preserve">Equalizer for </w:t>
      </w:r>
      <w:r w:rsidR="00517791">
        <w:t>C</w:t>
      </w:r>
      <w:r>
        <w:t>apture</w:t>
      </w:r>
      <w:bookmarkEnd w:id="596"/>
    </w:p>
    <w:p w:rsidR="005B4CFD" w:rsidRDefault="005B4CFD" w:rsidP="005B4CFD">
      <w:r>
        <w:t>ADSP ALSA Driver supports setting Parametric Equalizer and Graph</w:t>
      </w:r>
      <w:r w:rsidR="00E77197">
        <w:t>ic Equalizer for record stream.</w:t>
      </w:r>
    </w:p>
    <w:p w:rsidR="00E77197" w:rsidRDefault="00E77197" w:rsidP="005B4CFD">
      <w:r>
        <w:t>Equalizer plugin does not support setting in runtime.</w:t>
      </w:r>
    </w:p>
    <w:p w:rsidR="00407556" w:rsidRDefault="00407556" w:rsidP="00407556">
      <w:pPr>
        <w:pStyle w:val="4"/>
      </w:pPr>
      <w:r>
        <w:t>Setting Parametric Equalizer</w:t>
      </w:r>
    </w:p>
    <w:p w:rsidR="005B4CFD" w:rsidRDefault="005B4CFD" w:rsidP="005B4CFD">
      <w:pPr>
        <w:pStyle w:val="a3"/>
        <w:numPr>
          <w:ilvl w:val="0"/>
          <w:numId w:val="18"/>
        </w:numPr>
      </w:pPr>
      <w:r>
        <w:t>Setting flow</w:t>
      </w:r>
    </w:p>
    <w:p w:rsidR="005B4CFD" w:rsidRDefault="005B4CFD" w:rsidP="005B4CFD">
      <w:pPr>
        <w:pStyle w:val="a3"/>
        <w:numPr>
          <w:ilvl w:val="0"/>
          <w:numId w:val="17"/>
        </w:numPr>
        <w:ind w:left="900" w:hanging="180"/>
      </w:pPr>
      <w:r>
        <w:t>Enable Equalizer control</w:t>
      </w:r>
    </w:p>
    <w:p w:rsidR="005B4CFD" w:rsidRDefault="005B4CFD" w:rsidP="005B4CFD">
      <w:pPr>
        <w:pStyle w:val="a3"/>
        <w:ind w:left="1170" w:firstLine="90"/>
      </w:pPr>
      <w:proofErr w:type="spellStart"/>
      <w:r w:rsidRPr="00F918FB">
        <w:t>amixer</w:t>
      </w:r>
      <w:proofErr w:type="spellEnd"/>
      <w:r w:rsidRPr="00F918FB">
        <w:t xml:space="preserve"> -c 0 </w:t>
      </w:r>
      <w:proofErr w:type="spellStart"/>
      <w:r w:rsidRPr="00F918FB">
        <w:t>cset</w:t>
      </w:r>
      <w:proofErr w:type="spellEnd"/>
      <w:r w:rsidRPr="00F918FB">
        <w:t xml:space="preserve"> name="</w:t>
      </w:r>
      <w:proofErr w:type="spellStart"/>
      <w:r w:rsidR="00452426">
        <w:t>Capture</w:t>
      </w:r>
      <w:r w:rsidRPr="00F918FB">
        <w:t>EQZSwitch</w:t>
      </w:r>
      <w:proofErr w:type="spellEnd"/>
      <w:proofErr w:type="gramStart"/>
      <w:r w:rsidRPr="00F918FB">
        <w:t>",index</w:t>
      </w:r>
      <w:proofErr w:type="gramEnd"/>
      <w:r w:rsidRPr="00F918FB">
        <w:t>=3 1</w:t>
      </w:r>
    </w:p>
    <w:p w:rsidR="0028067D" w:rsidRDefault="0028067D" w:rsidP="0028067D">
      <w:pPr>
        <w:pStyle w:val="a3"/>
        <w:ind w:left="1170" w:firstLine="90"/>
      </w:pPr>
      <w:r>
        <w:t>index=3: DAI index 3</w:t>
      </w:r>
    </w:p>
    <w:p w:rsidR="0028067D" w:rsidRDefault="0028067D" w:rsidP="0028067D">
      <w:pPr>
        <w:pStyle w:val="a3"/>
        <w:ind w:left="1170" w:firstLine="90"/>
      </w:pPr>
      <w:r>
        <w:t>Value 1: enable Equalizer control; 0: disable Equalizer control</w:t>
      </w:r>
    </w:p>
    <w:p w:rsidR="005B4CFD" w:rsidRDefault="005B4CFD" w:rsidP="005B4CFD">
      <w:pPr>
        <w:pStyle w:val="a3"/>
        <w:numPr>
          <w:ilvl w:val="0"/>
          <w:numId w:val="17"/>
        </w:numPr>
        <w:ind w:left="900" w:hanging="180"/>
      </w:pPr>
      <w:r>
        <w:t>Set Parametric Equalizer</w:t>
      </w:r>
    </w:p>
    <w:p w:rsidR="005B4CFD" w:rsidRDefault="005B4CFD" w:rsidP="005B4CFD">
      <w:pPr>
        <w:ind w:left="1260"/>
      </w:pPr>
      <w:proofErr w:type="gramStart"/>
      <w:r w:rsidRPr="00F918FB">
        <w:t>./</w:t>
      </w:r>
      <w:proofErr w:type="spellStart"/>
      <w:proofErr w:type="gramEnd"/>
      <w:r w:rsidRPr="00F918FB">
        <w:t>aeqz</w:t>
      </w:r>
      <w:proofErr w:type="spellEnd"/>
      <w:r w:rsidRPr="00F918FB">
        <w:t xml:space="preserve"> -c 0 </w:t>
      </w:r>
      <w:proofErr w:type="spellStart"/>
      <w:r w:rsidRPr="00F918FB">
        <w:t>cset</w:t>
      </w:r>
      <w:proofErr w:type="spellEnd"/>
      <w:r w:rsidRPr="00F918FB">
        <w:t xml:space="preserve"> name="</w:t>
      </w:r>
      <w:proofErr w:type="spellStart"/>
      <w:r w:rsidR="00452426">
        <w:t>Capture</w:t>
      </w:r>
      <w:r w:rsidRPr="00F918FB">
        <w:t>EQZControl</w:t>
      </w:r>
      <w:proofErr w:type="spellEnd"/>
      <w:r w:rsidRPr="00F918FB">
        <w:t>",index=3 parametric_config.txt</w:t>
      </w:r>
    </w:p>
    <w:p w:rsidR="0028067D" w:rsidRDefault="0028067D" w:rsidP="0028067D">
      <w:pPr>
        <w:pStyle w:val="a3"/>
        <w:ind w:left="1170" w:firstLine="90"/>
      </w:pPr>
      <w:r>
        <w:t>index=3: DAI index 3</w:t>
      </w:r>
    </w:p>
    <w:p w:rsidR="005B4CFD" w:rsidRDefault="005B4CFD" w:rsidP="005B4CFD">
      <w:pPr>
        <w:pStyle w:val="a3"/>
        <w:ind w:left="990" w:firstLine="270"/>
      </w:pPr>
      <w:r>
        <w:t>Content of parametric_config.txt</w:t>
      </w:r>
    </w:p>
    <w:p w:rsidR="005B4CFD" w:rsidRDefault="005B4CFD" w:rsidP="005B4CFD">
      <w:pPr>
        <w:pStyle w:val="a3"/>
        <w:shd w:val="clear" w:color="auto" w:fill="D5DCE4" w:themeFill="text2" w:themeFillTint="33"/>
        <w:ind w:left="1260"/>
      </w:pPr>
      <w:r>
        <w:t>Parametric</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5B4CFD" w:rsidRDefault="005B4CFD" w:rsidP="005B4CFD">
      <w:pPr>
        <w:pStyle w:val="a3"/>
        <w:shd w:val="clear" w:color="auto" w:fill="D5DCE4" w:themeFill="text2" w:themeFillTint="33"/>
        <w:ind w:left="1260"/>
      </w:pPr>
      <w:r>
        <w:t>T 15000 0.707 0 0</w:t>
      </w:r>
    </w:p>
    <w:p w:rsidR="00777754" w:rsidRDefault="00777754">
      <w:r>
        <w:br w:type="page"/>
      </w:r>
    </w:p>
    <w:p w:rsidR="005B4CFD" w:rsidRDefault="005B4CFD" w:rsidP="005B4CFD">
      <w:pPr>
        <w:pStyle w:val="a3"/>
        <w:ind w:left="1260"/>
      </w:pPr>
      <w:r>
        <w:lastRenderedPageBreak/>
        <w:t xml:space="preserve">[Note] </w:t>
      </w:r>
    </w:p>
    <w:p w:rsidR="005B4CFD" w:rsidRDefault="005B4CFD" w:rsidP="005B4CFD">
      <w:pPr>
        <w:pStyle w:val="a3"/>
        <w:ind w:left="1260"/>
      </w:pPr>
      <w:r>
        <w:t>1</w:t>
      </w:r>
      <w:r w:rsidRPr="005F41B8">
        <w:rPr>
          <w:vertAlign w:val="superscript"/>
        </w:rPr>
        <w:t>st</w:t>
      </w:r>
      <w:r>
        <w:t xml:space="preserve"> column selects filter type. User can select filter types (T: Through, P: Peak, B: Bass, R: Treble)</w:t>
      </w:r>
    </w:p>
    <w:p w:rsidR="005B4CFD" w:rsidRDefault="005B4CFD" w:rsidP="005B4CFD">
      <w:pPr>
        <w:pStyle w:val="a3"/>
        <w:ind w:left="1260"/>
      </w:pPr>
      <w:r>
        <w:t>2</w:t>
      </w:r>
      <w:r w:rsidRPr="00BD5E43">
        <w:rPr>
          <w:vertAlign w:val="superscript"/>
        </w:rPr>
        <w:t>nd</w:t>
      </w:r>
      <w:r>
        <w:t xml:space="preserve"> column selects frequency center (Fc)</w:t>
      </w:r>
    </w:p>
    <w:p w:rsidR="005B4CFD" w:rsidRDefault="005B4CFD" w:rsidP="005B4CFD">
      <w:pPr>
        <w:pStyle w:val="a3"/>
        <w:ind w:left="1260"/>
      </w:pPr>
      <w:r>
        <w:t>3</w:t>
      </w:r>
      <w:r w:rsidRPr="005F41B8">
        <w:rPr>
          <w:vertAlign w:val="superscript"/>
        </w:rPr>
        <w:t>rd</w:t>
      </w:r>
      <w:r>
        <w:t xml:space="preserve"> column selects bandwidth (Q). Use unit decimal.</w:t>
      </w:r>
    </w:p>
    <w:p w:rsidR="005B4CFD" w:rsidRDefault="005B4CFD" w:rsidP="005B4CFD">
      <w:pPr>
        <w:pStyle w:val="a3"/>
        <w:ind w:left="1260"/>
      </w:pPr>
      <w:r>
        <w:t>4</w:t>
      </w:r>
      <w:r w:rsidRPr="005F41B8">
        <w:rPr>
          <w:vertAlign w:val="superscript"/>
        </w:rPr>
        <w:t>th</w:t>
      </w:r>
      <w:r>
        <w:t xml:space="preserve"> column selects gain, 5</w:t>
      </w:r>
      <w:r w:rsidRPr="00E6704D">
        <w:rPr>
          <w:vertAlign w:val="superscript"/>
        </w:rPr>
        <w:t>th</w:t>
      </w:r>
      <w:r>
        <w:t xml:space="preserve"> column selects base gain. Use </w:t>
      </w:r>
      <w:r w:rsidR="00716666">
        <w:t>number format</w:t>
      </w:r>
      <w:r>
        <w:t xml:space="preserve"> decimal.</w:t>
      </w:r>
    </w:p>
    <w:p w:rsidR="005B4CFD" w:rsidRDefault="005B4CFD" w:rsidP="005B4CFD">
      <w:pPr>
        <w:pStyle w:val="a3"/>
        <w:ind w:left="1260"/>
      </w:pPr>
      <w:r>
        <w:t xml:space="preserve">Each line </w:t>
      </w:r>
      <w:r>
        <w:rPr>
          <w:rStyle w:val="hw"/>
        </w:rPr>
        <w:t xml:space="preserve">corresponds </w:t>
      </w:r>
      <w:r>
        <w:t>with parameters of a filter</w:t>
      </w:r>
    </w:p>
    <w:p w:rsidR="00777754" w:rsidRDefault="00777754" w:rsidP="005B4CFD">
      <w:pPr>
        <w:pStyle w:val="a3"/>
        <w:ind w:left="1260"/>
      </w:pPr>
    </w:p>
    <w:p w:rsidR="005B4CFD" w:rsidRDefault="00452426" w:rsidP="005B4CFD">
      <w:pPr>
        <w:pStyle w:val="a3"/>
        <w:numPr>
          <w:ilvl w:val="0"/>
          <w:numId w:val="17"/>
        </w:numPr>
        <w:ind w:left="900" w:hanging="180"/>
      </w:pPr>
      <w:r>
        <w:t>Record</w:t>
      </w:r>
      <w:r w:rsidR="005B4CFD">
        <w:t xml:space="preserve"> stream:</w:t>
      </w:r>
    </w:p>
    <w:p w:rsidR="00452426" w:rsidRDefault="00452426" w:rsidP="00452426">
      <w:pPr>
        <w:pStyle w:val="a3"/>
        <w:ind w:left="1260"/>
      </w:pPr>
      <w:proofErr w:type="spellStart"/>
      <w:r>
        <w:t>arecord</w:t>
      </w:r>
      <w:proofErr w:type="spellEnd"/>
      <w:r>
        <w:t xml:space="preserve"> -D plughw:0,</w:t>
      </w:r>
      <w:r w:rsidR="00777754">
        <w:t>3</w:t>
      </w:r>
      <w:r>
        <w:t>,0 -c2 -r32000 -fS16_LE -d 5 -t raw thetest_FULL_s_32000_16.pcm</w:t>
      </w:r>
    </w:p>
    <w:p w:rsidR="00452426" w:rsidRDefault="00452426" w:rsidP="005B4CFD">
      <w:pPr>
        <w:pStyle w:val="a3"/>
        <w:ind w:left="1260"/>
      </w:pPr>
    </w:p>
    <w:p w:rsidR="005B4CFD" w:rsidRDefault="005B4CFD" w:rsidP="005B4CFD">
      <w:pPr>
        <w:pStyle w:val="a3"/>
        <w:numPr>
          <w:ilvl w:val="0"/>
          <w:numId w:val="17"/>
        </w:numPr>
        <w:ind w:left="900" w:hanging="180"/>
      </w:pPr>
      <w:r>
        <w:t>Get information of Equalizer parameter:</w:t>
      </w:r>
    </w:p>
    <w:p w:rsidR="005B4CFD" w:rsidRDefault="005B4CFD" w:rsidP="005B4CFD">
      <w:pPr>
        <w:pStyle w:val="a3"/>
        <w:ind w:left="1260"/>
      </w:pPr>
      <w:r>
        <w:t xml:space="preserve"> </w:t>
      </w:r>
      <w:proofErr w:type="gramStart"/>
      <w:r w:rsidRPr="00F918FB">
        <w:t>./</w:t>
      </w:r>
      <w:proofErr w:type="spellStart"/>
      <w:proofErr w:type="gramEnd"/>
      <w:r w:rsidRPr="00F918FB">
        <w:t>aeqz</w:t>
      </w:r>
      <w:proofErr w:type="spellEnd"/>
      <w:r w:rsidRPr="00F918FB">
        <w:t xml:space="preserve"> -c 0 </w:t>
      </w:r>
      <w:proofErr w:type="spellStart"/>
      <w:r w:rsidRPr="00F918FB">
        <w:t>cget</w:t>
      </w:r>
      <w:proofErr w:type="spellEnd"/>
      <w:r w:rsidRPr="00F918FB">
        <w:t xml:space="preserve"> name="</w:t>
      </w:r>
      <w:proofErr w:type="spellStart"/>
      <w:r w:rsidR="00452426">
        <w:t>Capture</w:t>
      </w:r>
      <w:r w:rsidRPr="00F918FB">
        <w:t>EQZControl</w:t>
      </w:r>
      <w:proofErr w:type="spellEnd"/>
      <w:r w:rsidRPr="00F918FB">
        <w:t>",index=</w:t>
      </w:r>
      <w:r>
        <w:t>3</w:t>
      </w:r>
      <w:r w:rsidRPr="00F918FB">
        <w:t xml:space="preserve"> </w:t>
      </w:r>
      <w:r>
        <w:t>out_config.txt</w:t>
      </w:r>
    </w:p>
    <w:p w:rsidR="005B4CFD" w:rsidRDefault="005B4CFD" w:rsidP="005B4CFD">
      <w:pPr>
        <w:pStyle w:val="a3"/>
        <w:ind w:left="1260"/>
      </w:pPr>
      <w:r>
        <w:t>Information of Equalizer parameter will be recorded in out_config.txt similar with below file example.</w:t>
      </w:r>
    </w:p>
    <w:p w:rsidR="005B4CFD" w:rsidRDefault="005B4CFD" w:rsidP="005B4CFD">
      <w:pPr>
        <w:pStyle w:val="a3"/>
        <w:shd w:val="clear" w:color="auto" w:fill="FFF2CC" w:themeFill="accent4" w:themeFillTint="33"/>
        <w:ind w:left="1260"/>
      </w:pPr>
      <w:r>
        <w:t>Parametric</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shd w:val="clear" w:color="auto" w:fill="FFF2CC" w:themeFill="accent4" w:themeFillTint="33"/>
        <w:ind w:left="1260"/>
      </w:pPr>
      <w:r>
        <w:t>T 15000 94891933 268435456 268435456</w:t>
      </w:r>
    </w:p>
    <w:p w:rsidR="005B4CFD" w:rsidRDefault="005B4CFD" w:rsidP="005B4CFD">
      <w:pPr>
        <w:pStyle w:val="a3"/>
        <w:ind w:left="1260"/>
      </w:pPr>
      <w:r>
        <w:t>1</w:t>
      </w:r>
      <w:r w:rsidRPr="00E6704D">
        <w:rPr>
          <w:vertAlign w:val="superscript"/>
        </w:rPr>
        <w:t>st</w:t>
      </w:r>
      <w:r>
        <w:t>, 2</w:t>
      </w:r>
      <w:r w:rsidRPr="00E6704D">
        <w:rPr>
          <w:vertAlign w:val="superscript"/>
        </w:rPr>
        <w:t>nd</w:t>
      </w:r>
      <w:r>
        <w:t xml:space="preserve"> column same with content in parametric_config.txt</w:t>
      </w:r>
    </w:p>
    <w:p w:rsidR="005B4CFD" w:rsidRDefault="005B4CFD" w:rsidP="005B4CFD">
      <w:pPr>
        <w:pStyle w:val="a3"/>
        <w:ind w:left="1260"/>
      </w:pPr>
      <w:r>
        <w:t>3</w:t>
      </w:r>
      <w:r w:rsidRPr="00E6704D">
        <w:rPr>
          <w:vertAlign w:val="superscript"/>
        </w:rPr>
        <w:t>rd</w:t>
      </w:r>
      <w:r>
        <w:t xml:space="preserve"> column presents bandwidth (Q) same with parametric_config.txt but number format is fixed point Q5.27.</w:t>
      </w:r>
    </w:p>
    <w:p w:rsidR="005B4CFD" w:rsidRDefault="005B4CFD" w:rsidP="005B4CFD">
      <w:pPr>
        <w:pStyle w:val="a3"/>
        <w:ind w:left="1260"/>
      </w:pPr>
      <w:r>
        <w:t>4</w:t>
      </w:r>
      <w:r w:rsidRPr="00E6704D">
        <w:rPr>
          <w:vertAlign w:val="superscript"/>
        </w:rPr>
        <w:t>th</w:t>
      </w:r>
      <w:r>
        <w:t>, 5</w:t>
      </w:r>
      <w:r w:rsidRPr="00E6704D">
        <w:rPr>
          <w:vertAlign w:val="superscript"/>
        </w:rPr>
        <w:t>th</w:t>
      </w:r>
      <w:r>
        <w:t xml:space="preserve"> column presents gain and base gain same with parametric_config.txt but number format is fixed point Q4.28.</w:t>
      </w:r>
    </w:p>
    <w:p w:rsidR="005B4CFD" w:rsidRDefault="005B4CFD" w:rsidP="005B4CFD">
      <w:pPr>
        <w:pStyle w:val="a3"/>
        <w:ind w:left="1260"/>
      </w:pPr>
    </w:p>
    <w:p w:rsidR="005B4CFD" w:rsidRDefault="005B4CFD" w:rsidP="005B4CFD">
      <w:pPr>
        <w:pStyle w:val="a3"/>
        <w:numPr>
          <w:ilvl w:val="0"/>
          <w:numId w:val="17"/>
        </w:numPr>
        <w:ind w:left="900" w:hanging="180"/>
      </w:pPr>
      <w:r>
        <w:t>Get information of Equalizer status:</w:t>
      </w:r>
    </w:p>
    <w:p w:rsidR="00435E0F" w:rsidRDefault="005B4CFD" w:rsidP="005B4CFD">
      <w:pPr>
        <w:pStyle w:val="a3"/>
        <w:ind w:left="1260"/>
      </w:pPr>
      <w:proofErr w:type="spellStart"/>
      <w:r w:rsidRPr="00F918FB">
        <w:t>amixer</w:t>
      </w:r>
      <w:proofErr w:type="spellEnd"/>
      <w:r w:rsidRPr="00F918FB">
        <w:t xml:space="preserve"> -c 0 </w:t>
      </w:r>
      <w:proofErr w:type="spellStart"/>
      <w:r w:rsidRPr="00F918FB">
        <w:t>c</w:t>
      </w:r>
      <w:r>
        <w:t>g</w:t>
      </w:r>
      <w:r w:rsidRPr="00F918FB">
        <w:t>et</w:t>
      </w:r>
      <w:proofErr w:type="spellEnd"/>
      <w:r w:rsidRPr="00F918FB">
        <w:t xml:space="preserve"> name="</w:t>
      </w:r>
      <w:proofErr w:type="spellStart"/>
      <w:r w:rsidR="00452426">
        <w:t>Capture</w:t>
      </w:r>
      <w:r w:rsidRPr="00F918FB">
        <w:t>EQZSwitch</w:t>
      </w:r>
      <w:proofErr w:type="spellEnd"/>
      <w:proofErr w:type="gramStart"/>
      <w:r w:rsidRPr="00F918FB">
        <w:t>",index</w:t>
      </w:r>
      <w:proofErr w:type="gramEnd"/>
      <w:r w:rsidRPr="00F918FB">
        <w:t>=3</w:t>
      </w:r>
    </w:p>
    <w:p w:rsidR="00435E0F" w:rsidRDefault="00435E0F" w:rsidP="00435E0F">
      <w:r>
        <w:br w:type="page"/>
      </w:r>
    </w:p>
    <w:p w:rsidR="00407556" w:rsidRDefault="00407556" w:rsidP="00407556">
      <w:pPr>
        <w:pStyle w:val="4"/>
      </w:pPr>
      <w:r>
        <w:lastRenderedPageBreak/>
        <w:t xml:space="preserve">Setting </w:t>
      </w:r>
      <w:r w:rsidR="00D532E9">
        <w:t>Graphic</w:t>
      </w:r>
      <w:r>
        <w:t xml:space="preserve"> Equalizer</w:t>
      </w:r>
    </w:p>
    <w:p w:rsidR="005B4CFD" w:rsidRDefault="005B4CFD" w:rsidP="005B4CFD">
      <w:pPr>
        <w:pStyle w:val="a3"/>
        <w:numPr>
          <w:ilvl w:val="0"/>
          <w:numId w:val="18"/>
        </w:numPr>
      </w:pPr>
      <w:r>
        <w:t>Setting flow</w:t>
      </w:r>
    </w:p>
    <w:p w:rsidR="005B4CFD" w:rsidRDefault="005B4CFD" w:rsidP="005B4CFD">
      <w:pPr>
        <w:pStyle w:val="a3"/>
        <w:numPr>
          <w:ilvl w:val="0"/>
          <w:numId w:val="20"/>
        </w:numPr>
        <w:ind w:left="900" w:hanging="180"/>
      </w:pPr>
      <w:r>
        <w:t>Enable Equalizer control</w:t>
      </w:r>
    </w:p>
    <w:p w:rsidR="005B4CFD" w:rsidRDefault="005B4CFD" w:rsidP="005B4CFD">
      <w:pPr>
        <w:pStyle w:val="a3"/>
        <w:ind w:left="1170" w:firstLine="90"/>
      </w:pPr>
      <w:proofErr w:type="spellStart"/>
      <w:r w:rsidRPr="00F918FB">
        <w:t>amixer</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EQZSwitch</w:t>
      </w:r>
      <w:proofErr w:type="spellEnd"/>
      <w:proofErr w:type="gramStart"/>
      <w:r w:rsidRPr="00F918FB">
        <w:t>",index</w:t>
      </w:r>
      <w:proofErr w:type="gramEnd"/>
      <w:r w:rsidRPr="00F918FB">
        <w:t>=3 1</w:t>
      </w:r>
    </w:p>
    <w:p w:rsidR="0028067D" w:rsidRDefault="0028067D" w:rsidP="0028067D">
      <w:pPr>
        <w:pStyle w:val="a3"/>
        <w:ind w:left="1170" w:firstLine="90"/>
      </w:pPr>
      <w:r>
        <w:t>index=3: DAI index 3</w:t>
      </w:r>
    </w:p>
    <w:p w:rsidR="009172B3" w:rsidRDefault="0028067D" w:rsidP="00435E0F">
      <w:pPr>
        <w:pStyle w:val="a3"/>
        <w:ind w:left="1170" w:firstLine="90"/>
      </w:pPr>
      <w:r>
        <w:t xml:space="preserve">Value </w:t>
      </w:r>
      <w:r w:rsidR="005B4CFD">
        <w:t>1 to enable, 0 to disable Equalizer control</w:t>
      </w:r>
    </w:p>
    <w:p w:rsidR="005B4CFD" w:rsidRDefault="005B4CFD" w:rsidP="005B4CFD">
      <w:pPr>
        <w:pStyle w:val="a3"/>
        <w:ind w:left="1170" w:firstLine="90"/>
      </w:pPr>
    </w:p>
    <w:p w:rsidR="005B4CFD" w:rsidRDefault="005B4CFD" w:rsidP="005B4CFD">
      <w:pPr>
        <w:pStyle w:val="a3"/>
        <w:numPr>
          <w:ilvl w:val="0"/>
          <w:numId w:val="20"/>
        </w:numPr>
        <w:ind w:left="900" w:hanging="180"/>
      </w:pPr>
      <w:r>
        <w:t>Set Graphic Equalizer parameter:</w:t>
      </w:r>
    </w:p>
    <w:p w:rsidR="005B4CFD" w:rsidRDefault="005B4CFD" w:rsidP="005B4CFD">
      <w:pPr>
        <w:pStyle w:val="a3"/>
        <w:ind w:left="1260"/>
      </w:pPr>
      <w:proofErr w:type="gramStart"/>
      <w:r w:rsidRPr="00F918FB">
        <w:t>./</w:t>
      </w:r>
      <w:proofErr w:type="spellStart"/>
      <w:proofErr w:type="gramEnd"/>
      <w:r w:rsidRPr="00F918FB">
        <w:t>aeqz</w:t>
      </w:r>
      <w:proofErr w:type="spellEnd"/>
      <w:r w:rsidRPr="00F918FB">
        <w:t xml:space="preserve"> -c 0 </w:t>
      </w:r>
      <w:proofErr w:type="spellStart"/>
      <w:r w:rsidRPr="00F918FB">
        <w:t>cset</w:t>
      </w:r>
      <w:proofErr w:type="spellEnd"/>
      <w:r w:rsidRPr="00F918FB">
        <w:t xml:space="preserve"> name="</w:t>
      </w:r>
      <w:proofErr w:type="spellStart"/>
      <w:r>
        <w:t>Playback</w:t>
      </w:r>
      <w:r w:rsidRPr="00F918FB">
        <w:t>EQZControl</w:t>
      </w:r>
      <w:proofErr w:type="spellEnd"/>
      <w:r w:rsidRPr="00F918FB">
        <w:t>",index=3</w:t>
      </w:r>
      <w:r>
        <w:t xml:space="preserve"> graphic</w:t>
      </w:r>
      <w:r w:rsidRPr="00F918FB">
        <w:t>_config.txt</w:t>
      </w:r>
    </w:p>
    <w:p w:rsidR="0028067D" w:rsidRDefault="0028067D" w:rsidP="0028067D">
      <w:pPr>
        <w:pStyle w:val="a3"/>
        <w:ind w:left="1170" w:firstLine="90"/>
      </w:pPr>
      <w:r>
        <w:t>index=3: DAI index 3</w:t>
      </w:r>
    </w:p>
    <w:p w:rsidR="005B4CFD" w:rsidRDefault="005B4CFD" w:rsidP="005B4CFD">
      <w:pPr>
        <w:pStyle w:val="a3"/>
        <w:ind w:left="990" w:firstLine="270"/>
      </w:pPr>
      <w:r>
        <w:t>Content of graphic_config.txt</w:t>
      </w:r>
    </w:p>
    <w:p w:rsidR="005B4CFD" w:rsidRDefault="005B4CFD" w:rsidP="005B4CFD">
      <w:pPr>
        <w:pStyle w:val="a3"/>
        <w:shd w:val="clear" w:color="auto" w:fill="D5DCE4" w:themeFill="text2" w:themeFillTint="33"/>
        <w:ind w:left="1260"/>
      </w:pPr>
      <w:r>
        <w:t>Graphic</w:t>
      </w:r>
    </w:p>
    <w:p w:rsidR="005B4CFD" w:rsidRDefault="005B4CFD" w:rsidP="005B4CFD">
      <w:pPr>
        <w:pStyle w:val="a3"/>
        <w:shd w:val="clear" w:color="auto" w:fill="D5DCE4" w:themeFill="text2" w:themeFillTint="33"/>
        <w:ind w:left="1260"/>
      </w:pPr>
      <w:r>
        <w:t>-10.0</w:t>
      </w:r>
    </w:p>
    <w:p w:rsidR="005B4CFD" w:rsidRDefault="005B4CFD" w:rsidP="005B4CFD">
      <w:pPr>
        <w:pStyle w:val="a3"/>
        <w:shd w:val="clear" w:color="auto" w:fill="D5DCE4" w:themeFill="text2" w:themeFillTint="33"/>
        <w:ind w:left="1260"/>
      </w:pPr>
      <w:r>
        <w:t>-10.0</w:t>
      </w:r>
    </w:p>
    <w:p w:rsidR="005B4CFD" w:rsidRDefault="005B4CFD" w:rsidP="005B4CFD">
      <w:pPr>
        <w:pStyle w:val="a3"/>
        <w:shd w:val="clear" w:color="auto" w:fill="D5DCE4" w:themeFill="text2" w:themeFillTint="33"/>
        <w:ind w:left="1260"/>
      </w:pPr>
      <w:r>
        <w:t>-10.0</w:t>
      </w:r>
    </w:p>
    <w:p w:rsidR="005B4CFD" w:rsidRDefault="005B4CFD" w:rsidP="005B4CFD">
      <w:pPr>
        <w:pStyle w:val="a3"/>
        <w:shd w:val="clear" w:color="auto" w:fill="D5DCE4" w:themeFill="text2" w:themeFillTint="33"/>
        <w:ind w:left="1260"/>
      </w:pPr>
      <w:r>
        <w:t>-10.0</w:t>
      </w:r>
    </w:p>
    <w:p w:rsidR="005B4CFD" w:rsidRDefault="005B4CFD" w:rsidP="005B4CFD">
      <w:pPr>
        <w:pStyle w:val="a3"/>
        <w:shd w:val="clear" w:color="auto" w:fill="D5DCE4" w:themeFill="text2" w:themeFillTint="33"/>
        <w:ind w:left="1260"/>
      </w:pPr>
      <w:r>
        <w:t>-10.0</w:t>
      </w:r>
    </w:p>
    <w:p w:rsidR="005B4CFD" w:rsidRDefault="005B4CFD" w:rsidP="005B4CFD">
      <w:pPr>
        <w:ind w:left="900" w:firstLine="360"/>
      </w:pPr>
      <w:r>
        <w:t>[Note]</w:t>
      </w:r>
    </w:p>
    <w:p w:rsidR="005B4CFD" w:rsidRDefault="005B4CFD" w:rsidP="005B4CFD">
      <w:pPr>
        <w:ind w:left="900" w:firstLine="360"/>
      </w:pPr>
      <w:r>
        <w:t>-10.0 means gain value (decimal)</w:t>
      </w:r>
    </w:p>
    <w:p w:rsidR="005B4CFD" w:rsidRDefault="005B4CFD" w:rsidP="005B4CFD">
      <w:pPr>
        <w:ind w:left="900" w:firstLine="360"/>
      </w:pPr>
      <w:r>
        <w:t>Each line corresponds with a band</w:t>
      </w:r>
    </w:p>
    <w:p w:rsidR="00777754" w:rsidRDefault="00777754" w:rsidP="00777754">
      <w:pPr>
        <w:pStyle w:val="a3"/>
        <w:numPr>
          <w:ilvl w:val="0"/>
          <w:numId w:val="17"/>
        </w:numPr>
        <w:ind w:left="900" w:hanging="180"/>
      </w:pPr>
      <w:r>
        <w:t>Record stream:</w:t>
      </w:r>
    </w:p>
    <w:p w:rsidR="00777754" w:rsidRDefault="00777754" w:rsidP="00777754">
      <w:pPr>
        <w:pStyle w:val="a3"/>
        <w:ind w:left="1260"/>
      </w:pPr>
      <w:proofErr w:type="spellStart"/>
      <w:r>
        <w:t>arecord</w:t>
      </w:r>
      <w:proofErr w:type="spellEnd"/>
      <w:r>
        <w:t xml:space="preserve"> -D plughw:0,3,0 -c2 -r32000 -fS16_LE -d 5 -t raw thetest_FULL_s_32000_16.pcm</w:t>
      </w:r>
    </w:p>
    <w:p w:rsidR="00777754" w:rsidRDefault="00777754" w:rsidP="00777754">
      <w:pPr>
        <w:pStyle w:val="a3"/>
        <w:ind w:left="1260"/>
      </w:pPr>
    </w:p>
    <w:p w:rsidR="005B4CFD" w:rsidRDefault="005B4CFD" w:rsidP="005B4CFD">
      <w:pPr>
        <w:pStyle w:val="a3"/>
        <w:numPr>
          <w:ilvl w:val="0"/>
          <w:numId w:val="17"/>
        </w:numPr>
        <w:ind w:left="900" w:hanging="180"/>
      </w:pPr>
      <w:r>
        <w:t>Get information of Equalizer parameter:</w:t>
      </w:r>
    </w:p>
    <w:p w:rsidR="005B4CFD" w:rsidRDefault="005B4CFD" w:rsidP="005B4CFD">
      <w:pPr>
        <w:pStyle w:val="a3"/>
        <w:ind w:left="1260"/>
      </w:pPr>
      <w:r>
        <w:t xml:space="preserve"> </w:t>
      </w:r>
      <w:proofErr w:type="gramStart"/>
      <w:r w:rsidRPr="00F918FB">
        <w:t>./</w:t>
      </w:r>
      <w:proofErr w:type="spellStart"/>
      <w:proofErr w:type="gramEnd"/>
      <w:r w:rsidRPr="00F918FB">
        <w:t>aeqz</w:t>
      </w:r>
      <w:proofErr w:type="spellEnd"/>
      <w:r w:rsidRPr="00F918FB">
        <w:t xml:space="preserve"> -c 0 </w:t>
      </w:r>
      <w:proofErr w:type="spellStart"/>
      <w:r w:rsidRPr="00F918FB">
        <w:t>cget</w:t>
      </w:r>
      <w:proofErr w:type="spellEnd"/>
      <w:r w:rsidRPr="00F918FB">
        <w:t xml:space="preserve"> name="</w:t>
      </w:r>
      <w:proofErr w:type="spellStart"/>
      <w:r>
        <w:t>Playback</w:t>
      </w:r>
      <w:r w:rsidRPr="00F918FB">
        <w:t>EQZControl</w:t>
      </w:r>
      <w:proofErr w:type="spellEnd"/>
      <w:r w:rsidRPr="00F918FB">
        <w:t>",index=</w:t>
      </w:r>
      <w:r>
        <w:t>3</w:t>
      </w:r>
      <w:r w:rsidRPr="00F918FB">
        <w:t xml:space="preserve"> </w:t>
      </w:r>
      <w:r>
        <w:t>out_config.txt</w:t>
      </w:r>
    </w:p>
    <w:p w:rsidR="005B4CFD" w:rsidRDefault="005B4CFD" w:rsidP="005B4CFD">
      <w:pPr>
        <w:pStyle w:val="a3"/>
        <w:ind w:left="1260"/>
      </w:pPr>
      <w:r>
        <w:t>Information of Equalizer parameter will be recorded in out_config.txt similar with below file example.</w:t>
      </w:r>
    </w:p>
    <w:p w:rsidR="005B4CFD" w:rsidRDefault="005B4CFD" w:rsidP="005B4CFD">
      <w:pPr>
        <w:pStyle w:val="a3"/>
        <w:shd w:val="clear" w:color="auto" w:fill="FFF2CC" w:themeFill="accent4" w:themeFillTint="33"/>
        <w:ind w:left="1260"/>
      </w:pPr>
      <w:r>
        <w:t>Graphic</w:t>
      </w:r>
    </w:p>
    <w:p w:rsidR="005B4CFD" w:rsidRDefault="00F21AB6" w:rsidP="005B4CFD">
      <w:pPr>
        <w:pStyle w:val="a3"/>
        <w:shd w:val="clear" w:color="auto" w:fill="FFF2CC" w:themeFill="accent4" w:themeFillTint="33"/>
        <w:ind w:left="1260"/>
      </w:pPr>
      <w:r>
        <w:t>84886744</w:t>
      </w:r>
    </w:p>
    <w:p w:rsidR="005B4CFD" w:rsidRDefault="00F21AB6" w:rsidP="005B4CFD">
      <w:pPr>
        <w:pStyle w:val="a3"/>
        <w:shd w:val="clear" w:color="auto" w:fill="FFF2CC" w:themeFill="accent4" w:themeFillTint="33"/>
        <w:ind w:left="1260"/>
      </w:pPr>
      <w:r>
        <w:t>84886744</w:t>
      </w:r>
    </w:p>
    <w:p w:rsidR="005B4CFD" w:rsidRDefault="00F21AB6" w:rsidP="005B4CFD">
      <w:pPr>
        <w:pStyle w:val="a3"/>
        <w:shd w:val="clear" w:color="auto" w:fill="FFF2CC" w:themeFill="accent4" w:themeFillTint="33"/>
        <w:ind w:left="1260"/>
      </w:pPr>
      <w:r>
        <w:t>84886744</w:t>
      </w:r>
    </w:p>
    <w:p w:rsidR="005B4CFD" w:rsidRDefault="00F21AB6" w:rsidP="005B4CFD">
      <w:pPr>
        <w:pStyle w:val="a3"/>
        <w:shd w:val="clear" w:color="auto" w:fill="FFF2CC" w:themeFill="accent4" w:themeFillTint="33"/>
        <w:ind w:left="1260"/>
      </w:pPr>
      <w:r>
        <w:t>84886744</w:t>
      </w:r>
    </w:p>
    <w:p w:rsidR="005B4CFD" w:rsidRDefault="00F21AB6" w:rsidP="005B4CFD">
      <w:pPr>
        <w:pStyle w:val="a3"/>
        <w:shd w:val="clear" w:color="auto" w:fill="FFF2CC" w:themeFill="accent4" w:themeFillTint="33"/>
        <w:ind w:left="1260"/>
      </w:pPr>
      <w:r>
        <w:t>84886744</w:t>
      </w:r>
    </w:p>
    <w:p w:rsidR="005B4CFD" w:rsidRDefault="001F172F" w:rsidP="005B4CFD">
      <w:pPr>
        <w:pStyle w:val="a3"/>
        <w:ind w:left="1260"/>
      </w:pPr>
      <w:r>
        <w:t xml:space="preserve">Value </w:t>
      </w:r>
      <w:r w:rsidR="005B4CFD">
        <w:t>84886744 presents gain</w:t>
      </w:r>
      <w:r w:rsidR="00360F3D">
        <w:t xml:space="preserve"> of band</w:t>
      </w:r>
      <w:r w:rsidR="005B4CFD">
        <w:t xml:space="preserve"> same with graphic_config.txt but number format is fixed point Q4.28.</w:t>
      </w:r>
    </w:p>
    <w:p w:rsidR="005B4CFD" w:rsidRDefault="005B4CFD" w:rsidP="005B4CFD">
      <w:pPr>
        <w:pStyle w:val="a3"/>
        <w:numPr>
          <w:ilvl w:val="0"/>
          <w:numId w:val="17"/>
        </w:numPr>
        <w:ind w:left="900" w:hanging="180"/>
      </w:pPr>
      <w:r>
        <w:t>Get information of Equalizer status:</w:t>
      </w:r>
    </w:p>
    <w:p w:rsidR="005B4CFD" w:rsidRDefault="005B4CFD" w:rsidP="005B4CFD">
      <w:pPr>
        <w:pStyle w:val="a3"/>
        <w:ind w:left="1260"/>
      </w:pPr>
      <w:proofErr w:type="spellStart"/>
      <w:r w:rsidRPr="00F918FB">
        <w:t>amixer</w:t>
      </w:r>
      <w:proofErr w:type="spellEnd"/>
      <w:r w:rsidRPr="00F918FB">
        <w:t xml:space="preserve"> -c 0 </w:t>
      </w:r>
      <w:proofErr w:type="spellStart"/>
      <w:r w:rsidRPr="00F918FB">
        <w:t>c</w:t>
      </w:r>
      <w:r>
        <w:t>g</w:t>
      </w:r>
      <w:r w:rsidRPr="00F918FB">
        <w:t>et</w:t>
      </w:r>
      <w:proofErr w:type="spellEnd"/>
      <w:r w:rsidRPr="00F918FB">
        <w:t xml:space="preserve"> name="</w:t>
      </w:r>
      <w:proofErr w:type="spellStart"/>
      <w:r w:rsidR="00D532E9">
        <w:t>Capture</w:t>
      </w:r>
      <w:r w:rsidRPr="00F918FB">
        <w:t>EQZSwitch</w:t>
      </w:r>
      <w:proofErr w:type="spellEnd"/>
      <w:proofErr w:type="gramStart"/>
      <w:r w:rsidRPr="00F918FB">
        <w:t>",index</w:t>
      </w:r>
      <w:proofErr w:type="gramEnd"/>
      <w:r w:rsidRPr="00F918FB">
        <w:t>=3</w:t>
      </w:r>
    </w:p>
    <w:p w:rsidR="000966AD" w:rsidRDefault="000966AD"/>
    <w:p w:rsidR="000966AD" w:rsidRDefault="000966AD">
      <w:r>
        <w:br w:type="page"/>
      </w:r>
    </w:p>
    <w:p w:rsidR="00DB3743" w:rsidRDefault="00DB3743"/>
    <w:p w:rsidR="00DB3743" w:rsidRDefault="00DB3743" w:rsidP="001967E9">
      <w:pPr>
        <w:pStyle w:val="1"/>
        <w:numPr>
          <w:ilvl w:val="0"/>
          <w:numId w:val="15"/>
        </w:numPr>
      </w:pPr>
      <w:bookmarkStart w:id="597" w:name="_Toc530588360"/>
      <w:r>
        <w:t>Appendix</w:t>
      </w:r>
      <w:bookmarkEnd w:id="597"/>
    </w:p>
    <w:p w:rsidR="00DB3743" w:rsidRDefault="00DB3743" w:rsidP="001967E9">
      <w:pPr>
        <w:pStyle w:val="2"/>
        <w:numPr>
          <w:ilvl w:val="1"/>
          <w:numId w:val="15"/>
        </w:numPr>
      </w:pPr>
      <w:bookmarkStart w:id="598" w:name="_Toc530588361"/>
      <w:r>
        <w:t>Error code</w:t>
      </w:r>
      <w:bookmarkEnd w:id="598"/>
    </w:p>
    <w:p w:rsidR="00A9748C" w:rsidRDefault="00DB3743" w:rsidP="00A9748C">
      <w:pPr>
        <w:rPr>
          <w:rFonts w:ascii="Verdana" w:hAnsi="Verdana"/>
          <w:sz w:val="20"/>
          <w:szCs w:val="20"/>
        </w:rPr>
      </w:pPr>
      <w:r w:rsidRPr="002D20DF">
        <w:rPr>
          <w:rFonts w:ascii="Verdana" w:hAnsi="Verdana"/>
          <w:sz w:val="20"/>
          <w:szCs w:val="20"/>
        </w:rPr>
        <w:t>Below table shows error types and corresponding value of callback functions in ALSA Interface</w:t>
      </w:r>
    </w:p>
    <w:p w:rsidR="00DB3743" w:rsidRPr="00A9748C" w:rsidRDefault="00A9748C" w:rsidP="00A9748C">
      <w:pPr>
        <w:pStyle w:val="a4"/>
        <w:jc w:val="left"/>
        <w:rPr>
          <w:szCs w:val="20"/>
        </w:rPr>
      </w:pPr>
      <w:bookmarkStart w:id="599" w:name="_Toc530588408"/>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1</w:t>
      </w:r>
      <w:r w:rsidR="007F6EBC">
        <w:rPr>
          <w:noProof/>
        </w:rPr>
        <w:fldChar w:fldCharType="end"/>
      </w:r>
      <w:r>
        <w:t xml:space="preserve"> </w:t>
      </w:r>
      <w:r w:rsidR="00DB3743">
        <w:rPr>
          <w:szCs w:val="20"/>
        </w:rPr>
        <w:t>Error code for ALSA callback functions</w:t>
      </w:r>
      <w:bookmarkEnd w:id="599"/>
    </w:p>
    <w:tbl>
      <w:tblPr>
        <w:tblStyle w:val="a6"/>
        <w:tblW w:w="9560" w:type="dxa"/>
        <w:tblInd w:w="-113" w:type="dxa"/>
        <w:tblLook w:val="04A0" w:firstRow="1" w:lastRow="0" w:firstColumn="1" w:lastColumn="0" w:noHBand="0" w:noVBand="1"/>
      </w:tblPr>
      <w:tblGrid>
        <w:gridCol w:w="1368"/>
        <w:gridCol w:w="2790"/>
        <w:gridCol w:w="5402"/>
      </w:tblGrid>
      <w:tr w:rsidR="005960BB" w:rsidTr="006E1B1D">
        <w:tc>
          <w:tcPr>
            <w:tcW w:w="1368" w:type="dxa"/>
          </w:tcPr>
          <w:p w:rsidR="005960BB" w:rsidRPr="00E76AD5" w:rsidRDefault="005960BB" w:rsidP="00A96FB4">
            <w:pPr>
              <w:pStyle w:val="a3"/>
              <w:ind w:left="0"/>
              <w:rPr>
                <w:rFonts w:ascii="Verdana" w:hAnsi="Verdana" w:cs="Arial"/>
                <w:sz w:val="20"/>
                <w:szCs w:val="20"/>
              </w:rPr>
            </w:pPr>
            <w:r w:rsidRPr="00E76AD5">
              <w:rPr>
                <w:rFonts w:ascii="Verdana" w:hAnsi="Verdana" w:cs="Arial"/>
                <w:sz w:val="20"/>
                <w:szCs w:val="20"/>
              </w:rPr>
              <w:t>Error code</w:t>
            </w:r>
          </w:p>
        </w:tc>
        <w:tc>
          <w:tcPr>
            <w:tcW w:w="2790" w:type="dxa"/>
          </w:tcPr>
          <w:p w:rsidR="005960BB" w:rsidRPr="00E76AD5" w:rsidRDefault="005960BB" w:rsidP="00A96FB4">
            <w:pPr>
              <w:pStyle w:val="a3"/>
              <w:ind w:left="0"/>
              <w:rPr>
                <w:rFonts w:ascii="Verdana" w:hAnsi="Verdana" w:cs="Arial"/>
                <w:sz w:val="20"/>
                <w:szCs w:val="20"/>
              </w:rPr>
            </w:pPr>
            <w:r w:rsidRPr="00E76AD5">
              <w:rPr>
                <w:rFonts w:ascii="Verdana" w:hAnsi="Verdana" w:cs="Arial"/>
                <w:sz w:val="20"/>
                <w:szCs w:val="20"/>
              </w:rPr>
              <w:t>Description</w:t>
            </w:r>
          </w:p>
        </w:tc>
        <w:tc>
          <w:tcPr>
            <w:tcW w:w="5402" w:type="dxa"/>
          </w:tcPr>
          <w:p w:rsidR="005960BB" w:rsidRPr="00E76AD5" w:rsidRDefault="005960BB" w:rsidP="00A96FB4">
            <w:pPr>
              <w:pStyle w:val="a3"/>
              <w:ind w:left="0"/>
              <w:rPr>
                <w:rFonts w:ascii="Verdana" w:hAnsi="Verdana" w:cs="Arial"/>
                <w:sz w:val="20"/>
                <w:szCs w:val="20"/>
              </w:rPr>
            </w:pPr>
            <w:r w:rsidRPr="00E76AD5">
              <w:rPr>
                <w:rFonts w:ascii="Verdana" w:hAnsi="Verdana" w:cs="Arial"/>
                <w:sz w:val="20"/>
                <w:szCs w:val="20"/>
              </w:rPr>
              <w:t>Reference</w:t>
            </w:r>
          </w:p>
        </w:tc>
      </w:tr>
      <w:tr w:rsidR="00F351CC" w:rsidTr="006E1B1D">
        <w:tc>
          <w:tcPr>
            <w:tcW w:w="1368" w:type="dxa"/>
          </w:tcPr>
          <w:p w:rsidR="00F351CC" w:rsidRPr="00E76AD5" w:rsidRDefault="00F351CC" w:rsidP="00A96FB4">
            <w:pPr>
              <w:pStyle w:val="a3"/>
              <w:ind w:left="0"/>
              <w:rPr>
                <w:rFonts w:ascii="Verdana" w:hAnsi="Verdana" w:cs="Arial"/>
                <w:sz w:val="20"/>
                <w:szCs w:val="20"/>
              </w:rPr>
            </w:pPr>
            <w:r w:rsidRPr="00E76AD5">
              <w:rPr>
                <w:rFonts w:ascii="Verdana" w:eastAsia="ＭＳ ゴシック" w:hAnsi="Verdana" w:cs="Arial"/>
                <w:sz w:val="20"/>
                <w:szCs w:val="20"/>
              </w:rPr>
              <w:t>EINVAL</w:t>
            </w:r>
          </w:p>
        </w:tc>
        <w:tc>
          <w:tcPr>
            <w:tcW w:w="2790" w:type="dxa"/>
          </w:tcPr>
          <w:p w:rsidR="00F351CC" w:rsidRPr="00E76AD5" w:rsidRDefault="006779EF" w:rsidP="00A96FB4">
            <w:pPr>
              <w:pStyle w:val="a3"/>
              <w:ind w:left="0"/>
              <w:rPr>
                <w:rFonts w:ascii="Verdana" w:hAnsi="Verdana" w:cs="Arial"/>
                <w:sz w:val="20"/>
                <w:szCs w:val="20"/>
              </w:rPr>
            </w:pPr>
            <w:r w:rsidRPr="006779EF">
              <w:rPr>
                <w:rFonts w:ascii="Verdana" w:hAnsi="Verdana" w:cs="Arial"/>
                <w:sz w:val="20"/>
                <w:szCs w:val="20"/>
              </w:rPr>
              <w:t>Inval</w:t>
            </w:r>
            <w:r w:rsidR="00D8037A">
              <w:rPr>
                <w:rFonts w:ascii="Verdana" w:hAnsi="Verdana" w:cs="Arial"/>
                <w:sz w:val="20"/>
                <w:szCs w:val="20"/>
              </w:rPr>
              <w:t>id argument or some functions ge</w:t>
            </w:r>
            <w:r w:rsidRPr="006779EF">
              <w:rPr>
                <w:rFonts w:ascii="Verdana" w:hAnsi="Verdana" w:cs="Arial"/>
                <w:sz w:val="20"/>
                <w:szCs w:val="20"/>
              </w:rPr>
              <w:t>t failed</w:t>
            </w:r>
          </w:p>
        </w:tc>
        <w:tc>
          <w:tcPr>
            <w:tcW w:w="5402" w:type="dxa"/>
            <w:vMerge w:val="restart"/>
          </w:tcPr>
          <w:p w:rsidR="00F351CC" w:rsidRPr="00E76AD5" w:rsidRDefault="00F351CC" w:rsidP="00A96FB4">
            <w:pPr>
              <w:pStyle w:val="a3"/>
              <w:ind w:left="0"/>
              <w:rPr>
                <w:rFonts w:ascii="Verdana" w:hAnsi="Verdana" w:cs="Arial"/>
                <w:sz w:val="20"/>
                <w:szCs w:val="20"/>
              </w:rPr>
            </w:pPr>
            <w:r w:rsidRPr="00E76AD5">
              <w:rPr>
                <w:rFonts w:ascii="Verdana" w:hAnsi="Verdana" w:cs="Arial"/>
                <w:sz w:val="20"/>
                <w:szCs w:val="20"/>
              </w:rPr>
              <w:t>https://elixir.free-electrons.com/linux/v4.0/source/include/uapi/asm-generic/errno-base.h</w:t>
            </w:r>
          </w:p>
        </w:tc>
      </w:tr>
      <w:tr w:rsidR="00F351CC" w:rsidTr="006E1B1D">
        <w:tc>
          <w:tcPr>
            <w:tcW w:w="1368" w:type="dxa"/>
          </w:tcPr>
          <w:p w:rsidR="00F351CC" w:rsidRPr="00E76AD5" w:rsidRDefault="00F351CC" w:rsidP="00A96FB4">
            <w:pPr>
              <w:pStyle w:val="a3"/>
              <w:ind w:left="0"/>
              <w:rPr>
                <w:rFonts w:ascii="Verdana" w:eastAsia="ＭＳ ゴシック" w:hAnsi="Verdana" w:cs="Arial"/>
                <w:sz w:val="20"/>
                <w:szCs w:val="20"/>
              </w:rPr>
            </w:pPr>
            <w:r w:rsidRPr="00F351CC">
              <w:rPr>
                <w:rFonts w:ascii="Verdana" w:eastAsia="ＭＳ ゴシック" w:hAnsi="Verdana" w:cs="Arial"/>
                <w:sz w:val="20"/>
                <w:szCs w:val="20"/>
              </w:rPr>
              <w:t>ENOMEM</w:t>
            </w:r>
          </w:p>
        </w:tc>
        <w:tc>
          <w:tcPr>
            <w:tcW w:w="2790" w:type="dxa"/>
          </w:tcPr>
          <w:p w:rsidR="00F351CC" w:rsidRPr="00E76AD5" w:rsidRDefault="00F351CC" w:rsidP="00A96FB4">
            <w:pPr>
              <w:pStyle w:val="a3"/>
              <w:ind w:left="0"/>
              <w:rPr>
                <w:rFonts w:ascii="Verdana" w:hAnsi="Verdana" w:cs="Arial"/>
                <w:sz w:val="20"/>
                <w:szCs w:val="20"/>
              </w:rPr>
            </w:pPr>
            <w:r>
              <w:rPr>
                <w:rFonts w:ascii="Verdana" w:hAnsi="Verdana" w:cs="Arial"/>
                <w:sz w:val="20"/>
                <w:szCs w:val="20"/>
              </w:rPr>
              <w:t>Cannot allocate memory</w:t>
            </w:r>
          </w:p>
        </w:tc>
        <w:tc>
          <w:tcPr>
            <w:tcW w:w="5402" w:type="dxa"/>
            <w:vMerge/>
          </w:tcPr>
          <w:p w:rsidR="00F351CC" w:rsidRPr="00E76AD5" w:rsidRDefault="00F351CC" w:rsidP="00A96FB4">
            <w:pPr>
              <w:pStyle w:val="a3"/>
              <w:ind w:left="0"/>
              <w:rPr>
                <w:rFonts w:ascii="Verdana" w:hAnsi="Verdana" w:cs="Arial"/>
                <w:sz w:val="20"/>
                <w:szCs w:val="20"/>
              </w:rPr>
            </w:pPr>
          </w:p>
        </w:tc>
      </w:tr>
      <w:tr w:rsidR="00F351CC" w:rsidTr="006E1B1D">
        <w:tc>
          <w:tcPr>
            <w:tcW w:w="1368" w:type="dxa"/>
          </w:tcPr>
          <w:p w:rsidR="00F351CC" w:rsidRPr="00E76AD5" w:rsidRDefault="00F351CC" w:rsidP="00A96FB4">
            <w:pPr>
              <w:pStyle w:val="a3"/>
              <w:ind w:left="0"/>
              <w:rPr>
                <w:rFonts w:ascii="Verdana" w:eastAsia="ＭＳ ゴシック" w:hAnsi="Verdana" w:cs="Arial"/>
                <w:sz w:val="20"/>
                <w:szCs w:val="20"/>
              </w:rPr>
            </w:pPr>
            <w:r>
              <w:rPr>
                <w:rFonts w:ascii="Verdana" w:eastAsia="ＭＳ ゴシック" w:hAnsi="Verdana" w:cs="Arial"/>
                <w:sz w:val="20"/>
                <w:szCs w:val="20"/>
              </w:rPr>
              <w:t>ENODEV</w:t>
            </w:r>
          </w:p>
        </w:tc>
        <w:tc>
          <w:tcPr>
            <w:tcW w:w="2790" w:type="dxa"/>
          </w:tcPr>
          <w:p w:rsidR="00F351CC" w:rsidRPr="00E76AD5" w:rsidRDefault="00F351CC" w:rsidP="00A96FB4">
            <w:pPr>
              <w:pStyle w:val="a3"/>
              <w:ind w:left="0"/>
              <w:rPr>
                <w:rFonts w:ascii="Verdana" w:hAnsi="Verdana" w:cs="Arial"/>
                <w:sz w:val="20"/>
                <w:szCs w:val="20"/>
              </w:rPr>
            </w:pPr>
            <w:r>
              <w:rPr>
                <w:rFonts w:ascii="Verdana" w:hAnsi="Verdana" w:cs="Arial"/>
                <w:sz w:val="20"/>
                <w:szCs w:val="20"/>
              </w:rPr>
              <w:t>Invalid driver data in platform device</w:t>
            </w:r>
          </w:p>
        </w:tc>
        <w:tc>
          <w:tcPr>
            <w:tcW w:w="5402" w:type="dxa"/>
            <w:vMerge/>
          </w:tcPr>
          <w:p w:rsidR="00F351CC" w:rsidRPr="00E76AD5" w:rsidRDefault="00F351CC" w:rsidP="00A96FB4">
            <w:pPr>
              <w:pStyle w:val="a3"/>
              <w:ind w:left="0"/>
              <w:rPr>
                <w:rFonts w:ascii="Verdana" w:hAnsi="Verdana" w:cs="Arial"/>
                <w:sz w:val="20"/>
                <w:szCs w:val="20"/>
              </w:rPr>
            </w:pPr>
          </w:p>
        </w:tc>
      </w:tr>
    </w:tbl>
    <w:p w:rsidR="0014402D" w:rsidRDefault="0014402D" w:rsidP="00DB3743">
      <w:pPr>
        <w:rPr>
          <w:rFonts w:ascii="Verdana" w:hAnsi="Verdana"/>
        </w:rPr>
      </w:pPr>
    </w:p>
    <w:p w:rsidR="0014402D" w:rsidRDefault="0014402D" w:rsidP="0014402D">
      <w:r>
        <w:br w:type="page"/>
      </w:r>
    </w:p>
    <w:p w:rsidR="009E5F5B" w:rsidRDefault="009E5F5B" w:rsidP="00DB3743">
      <w:pPr>
        <w:rPr>
          <w:rFonts w:ascii="Verdana" w:hAnsi="Verdana"/>
        </w:rPr>
      </w:pPr>
    </w:p>
    <w:p w:rsidR="009E5F5B" w:rsidRPr="0097597A" w:rsidRDefault="009E5F5B" w:rsidP="001967E9">
      <w:pPr>
        <w:pStyle w:val="2"/>
        <w:numPr>
          <w:ilvl w:val="1"/>
          <w:numId w:val="15"/>
        </w:numPr>
      </w:pPr>
      <w:bookmarkStart w:id="600" w:name="_Toc530588362"/>
      <w:r w:rsidRPr="0097597A">
        <w:t>Structure</w:t>
      </w:r>
      <w:r w:rsidR="00987B49">
        <w:t xml:space="preserve"> and type definitions</w:t>
      </w:r>
      <w:bookmarkEnd w:id="600"/>
    </w:p>
    <w:p w:rsidR="009E5F5B" w:rsidRDefault="00890AF9" w:rsidP="009E5F5B">
      <w:pPr>
        <w:rPr>
          <w:rFonts w:ascii="Verdana" w:hAnsi="Verdana"/>
          <w:sz w:val="20"/>
          <w:szCs w:val="20"/>
        </w:rPr>
      </w:pPr>
      <w:r>
        <w:rPr>
          <w:rFonts w:ascii="Verdana" w:hAnsi="Verdana"/>
          <w:sz w:val="20"/>
          <w:szCs w:val="20"/>
        </w:rPr>
        <w:t>Below table</w:t>
      </w:r>
      <w:r w:rsidR="00434F58">
        <w:rPr>
          <w:rFonts w:ascii="Verdana" w:hAnsi="Verdana"/>
          <w:sz w:val="20"/>
          <w:szCs w:val="20"/>
        </w:rPr>
        <w:t>s</w:t>
      </w:r>
      <w:r>
        <w:rPr>
          <w:rFonts w:ascii="Verdana" w:hAnsi="Verdana"/>
          <w:sz w:val="20"/>
          <w:szCs w:val="20"/>
        </w:rPr>
        <w:t xml:space="preserve"> shows structure</w:t>
      </w:r>
      <w:r w:rsidR="004A2520">
        <w:rPr>
          <w:rFonts w:ascii="Verdana" w:hAnsi="Verdana"/>
          <w:sz w:val="20"/>
          <w:szCs w:val="20"/>
        </w:rPr>
        <w:t>s</w:t>
      </w:r>
      <w:r>
        <w:rPr>
          <w:rFonts w:ascii="Verdana" w:hAnsi="Verdana"/>
          <w:sz w:val="20"/>
          <w:szCs w:val="20"/>
        </w:rPr>
        <w:t xml:space="preserve"> </w:t>
      </w:r>
      <w:r w:rsidR="004A2520">
        <w:rPr>
          <w:rFonts w:ascii="Verdana" w:hAnsi="Verdana"/>
          <w:sz w:val="20"/>
          <w:szCs w:val="20"/>
        </w:rPr>
        <w:t xml:space="preserve">and type definitions </w:t>
      </w:r>
      <w:r>
        <w:rPr>
          <w:rFonts w:ascii="Verdana" w:hAnsi="Verdana"/>
          <w:sz w:val="20"/>
          <w:szCs w:val="20"/>
        </w:rPr>
        <w:t>used in this material.</w:t>
      </w:r>
    </w:p>
    <w:p w:rsidR="00434F58" w:rsidRDefault="00BC3D2A" w:rsidP="00BC3D2A">
      <w:pPr>
        <w:pStyle w:val="a4"/>
        <w:jc w:val="left"/>
        <w:rPr>
          <w:szCs w:val="20"/>
        </w:rPr>
      </w:pPr>
      <w:bookmarkStart w:id="601" w:name="_Toc530588409"/>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2</w:t>
      </w:r>
      <w:r w:rsidR="007F6EBC">
        <w:rPr>
          <w:noProof/>
        </w:rPr>
        <w:fldChar w:fldCharType="end"/>
      </w:r>
      <w:r>
        <w:t xml:space="preserve"> </w:t>
      </w:r>
      <w:r w:rsidR="0074465C">
        <w:rPr>
          <w:szCs w:val="20"/>
        </w:rPr>
        <w:t>S</w:t>
      </w:r>
      <w:r w:rsidR="00434F58">
        <w:rPr>
          <w:szCs w:val="20"/>
        </w:rPr>
        <w:t xml:space="preserve">tructures </w:t>
      </w:r>
      <w:r w:rsidR="00B233CB">
        <w:rPr>
          <w:szCs w:val="20"/>
        </w:rPr>
        <w:t xml:space="preserve">or type definition </w:t>
      </w:r>
      <w:r w:rsidR="00434F58">
        <w:rPr>
          <w:szCs w:val="20"/>
        </w:rPr>
        <w:t>are defined in ALSA middle layer.</w:t>
      </w:r>
      <w:bookmarkEnd w:id="601"/>
    </w:p>
    <w:tbl>
      <w:tblPr>
        <w:tblStyle w:val="a6"/>
        <w:tblW w:w="9558" w:type="dxa"/>
        <w:tblInd w:w="-113" w:type="dxa"/>
        <w:tblLayout w:type="fixed"/>
        <w:tblLook w:val="04A0" w:firstRow="1" w:lastRow="0" w:firstColumn="1" w:lastColumn="0" w:noHBand="0" w:noVBand="1"/>
      </w:tblPr>
      <w:tblGrid>
        <w:gridCol w:w="2411"/>
        <w:gridCol w:w="4267"/>
        <w:gridCol w:w="2880"/>
      </w:tblGrid>
      <w:tr w:rsidR="00434F58" w:rsidTr="003870CB">
        <w:tc>
          <w:tcPr>
            <w:tcW w:w="2411" w:type="dxa"/>
          </w:tcPr>
          <w:p w:rsidR="00434F58" w:rsidRPr="00E76AD5" w:rsidRDefault="00434F58" w:rsidP="003870CB">
            <w:pPr>
              <w:pStyle w:val="a3"/>
              <w:ind w:left="0"/>
              <w:rPr>
                <w:rFonts w:ascii="Verdana" w:hAnsi="Verdana" w:cs="Arial"/>
                <w:sz w:val="20"/>
                <w:szCs w:val="20"/>
              </w:rPr>
            </w:pPr>
            <w:r>
              <w:rPr>
                <w:rFonts w:ascii="Verdana" w:hAnsi="Verdana" w:cs="Arial"/>
                <w:sz w:val="20"/>
                <w:szCs w:val="20"/>
              </w:rPr>
              <w:t>Structure</w:t>
            </w:r>
          </w:p>
        </w:tc>
        <w:tc>
          <w:tcPr>
            <w:tcW w:w="4267" w:type="dxa"/>
          </w:tcPr>
          <w:p w:rsidR="00434F58" w:rsidRPr="00E76AD5" w:rsidRDefault="00434F58" w:rsidP="003870CB">
            <w:pPr>
              <w:pStyle w:val="a3"/>
              <w:ind w:left="0"/>
              <w:rPr>
                <w:rFonts w:ascii="Verdana" w:hAnsi="Verdana" w:cs="Arial"/>
                <w:sz w:val="20"/>
                <w:szCs w:val="20"/>
              </w:rPr>
            </w:pPr>
            <w:r w:rsidRPr="00E76AD5">
              <w:rPr>
                <w:rFonts w:ascii="Verdana" w:hAnsi="Verdana" w:cs="Arial"/>
                <w:sz w:val="20"/>
                <w:szCs w:val="20"/>
              </w:rPr>
              <w:t>Description</w:t>
            </w:r>
          </w:p>
        </w:tc>
        <w:tc>
          <w:tcPr>
            <w:tcW w:w="2880" w:type="dxa"/>
          </w:tcPr>
          <w:p w:rsidR="00434F58" w:rsidRPr="00E76AD5" w:rsidRDefault="00434F58" w:rsidP="003870CB">
            <w:pPr>
              <w:pStyle w:val="a3"/>
              <w:ind w:left="0"/>
              <w:rPr>
                <w:rFonts w:ascii="Verdana" w:hAnsi="Verdana" w:cs="Arial"/>
                <w:sz w:val="20"/>
                <w:szCs w:val="20"/>
              </w:rPr>
            </w:pPr>
            <w:r w:rsidRPr="00E76AD5">
              <w:rPr>
                <w:rFonts w:ascii="Verdana" w:hAnsi="Verdana" w:cs="Arial"/>
                <w:sz w:val="20"/>
                <w:szCs w:val="20"/>
              </w:rPr>
              <w:t>Reference</w:t>
            </w:r>
          </w:p>
        </w:tc>
      </w:tr>
      <w:tr w:rsidR="00434F58" w:rsidTr="003870CB">
        <w:tc>
          <w:tcPr>
            <w:tcW w:w="2411" w:type="dxa"/>
          </w:tcPr>
          <w:p w:rsidR="00434F58" w:rsidRPr="00E76AD5" w:rsidRDefault="00434F58" w:rsidP="003870CB">
            <w:pPr>
              <w:pStyle w:val="a3"/>
              <w:ind w:left="0"/>
              <w:rPr>
                <w:rFonts w:ascii="Verdana" w:hAnsi="Verdana" w:cs="Arial"/>
                <w:sz w:val="20"/>
                <w:szCs w:val="20"/>
              </w:rPr>
            </w:pPr>
            <w:proofErr w:type="spellStart"/>
            <w:r>
              <w:rPr>
                <w:rFonts w:ascii="Verdana" w:eastAsia="ＭＳ ゴシック" w:hAnsi="Verdana" w:cs="Arial"/>
                <w:sz w:val="20"/>
                <w:szCs w:val="20"/>
              </w:rPr>
              <w:t>snd_pcm_substreams</w:t>
            </w:r>
            <w:proofErr w:type="spellEnd"/>
          </w:p>
        </w:tc>
        <w:tc>
          <w:tcPr>
            <w:tcW w:w="4267" w:type="dxa"/>
          </w:tcPr>
          <w:p w:rsidR="00434F58" w:rsidRPr="00E76AD5" w:rsidRDefault="00434F58" w:rsidP="003870CB">
            <w:pPr>
              <w:pStyle w:val="a3"/>
              <w:ind w:left="0"/>
              <w:rPr>
                <w:rFonts w:ascii="Verdana" w:hAnsi="Verdana" w:cs="Arial"/>
                <w:sz w:val="20"/>
                <w:szCs w:val="20"/>
              </w:rPr>
            </w:pPr>
            <w:r w:rsidRPr="0097597A">
              <w:rPr>
                <w:rFonts w:ascii="Verdana" w:hAnsi="Verdana"/>
                <w:sz w:val="20"/>
                <w:szCs w:val="20"/>
              </w:rPr>
              <w:t xml:space="preserve">It contains elements of PCM </w:t>
            </w:r>
            <w:proofErr w:type="spellStart"/>
            <w:r w:rsidRPr="0097597A">
              <w:rPr>
                <w:rFonts w:ascii="Verdana" w:hAnsi="Verdana"/>
                <w:sz w:val="20"/>
                <w:szCs w:val="20"/>
              </w:rPr>
              <w:t>substream’s</w:t>
            </w:r>
            <w:proofErr w:type="spellEnd"/>
            <w:r w:rsidRPr="0097597A">
              <w:rPr>
                <w:rFonts w:ascii="Verdana" w:hAnsi="Verdana"/>
                <w:sz w:val="20"/>
                <w:szCs w:val="20"/>
              </w:rPr>
              <w:t xml:space="preserve"> information, only one of which is used for above callback functions – </w:t>
            </w:r>
            <w:r w:rsidRPr="00D41C88">
              <w:rPr>
                <w:rFonts w:ascii="Verdana" w:hAnsi="Verdana"/>
                <w:sz w:val="20"/>
                <w:szCs w:val="20"/>
              </w:rPr>
              <w:t>runtime object</w:t>
            </w:r>
            <w:r w:rsidRPr="0097597A">
              <w:rPr>
                <w:rFonts w:ascii="Verdana" w:hAnsi="Verdana"/>
                <w:sz w:val="20"/>
                <w:szCs w:val="20"/>
              </w:rPr>
              <w:t>. This object contains PCM parameters (pcm width, channel, sample rate, buffer size). Other elements are used by PCM middle layer.</w:t>
            </w:r>
          </w:p>
        </w:tc>
        <w:tc>
          <w:tcPr>
            <w:tcW w:w="2880" w:type="dxa"/>
          </w:tcPr>
          <w:p w:rsidR="00434F58" w:rsidRPr="00FD75DD" w:rsidRDefault="00434F58" w:rsidP="003870CB">
            <w:pPr>
              <w:pStyle w:val="a3"/>
              <w:ind w:left="0"/>
              <w:rPr>
                <w:rFonts w:ascii="Verdana" w:hAnsi="Verdana" w:cs="Arial"/>
                <w:i/>
                <w:sz w:val="20"/>
                <w:szCs w:val="20"/>
              </w:rPr>
            </w:pPr>
            <w:r w:rsidRPr="00FD75DD">
              <w:rPr>
                <w:rFonts w:ascii="Verdana" w:hAnsi="Verdana"/>
                <w:i/>
                <w:sz w:val="20"/>
                <w:szCs w:val="20"/>
              </w:rPr>
              <w:t>https://elixir.free-electrons.com/linux/la</w:t>
            </w:r>
            <w:r w:rsidR="00E20300">
              <w:rPr>
                <w:rFonts w:ascii="Verdana" w:hAnsi="Verdana"/>
                <w:i/>
                <w:sz w:val="20"/>
                <w:szCs w:val="20"/>
              </w:rPr>
              <w:t>test/source/include/sound/pcm.h</w:t>
            </w:r>
          </w:p>
        </w:tc>
      </w:tr>
      <w:tr w:rsidR="00434F58" w:rsidTr="003870CB">
        <w:tc>
          <w:tcPr>
            <w:tcW w:w="2411" w:type="dxa"/>
          </w:tcPr>
          <w:p w:rsidR="00434F58" w:rsidRDefault="00434F58" w:rsidP="003870CB">
            <w:pPr>
              <w:pStyle w:val="a3"/>
              <w:ind w:left="0"/>
              <w:rPr>
                <w:rFonts w:ascii="Verdana" w:eastAsia="ＭＳ ゴシック" w:hAnsi="Verdana" w:cs="Arial"/>
                <w:sz w:val="20"/>
                <w:szCs w:val="20"/>
              </w:rPr>
            </w:pPr>
            <w:proofErr w:type="spellStart"/>
            <w:r>
              <w:rPr>
                <w:rFonts w:ascii="Verdana" w:eastAsia="ＭＳ ゴシック" w:hAnsi="Verdana" w:cs="Arial"/>
                <w:sz w:val="20"/>
                <w:szCs w:val="20"/>
              </w:rPr>
              <w:t>snd_kcontrol</w:t>
            </w:r>
            <w:proofErr w:type="spellEnd"/>
          </w:p>
        </w:tc>
        <w:tc>
          <w:tcPr>
            <w:tcW w:w="4267" w:type="dxa"/>
          </w:tcPr>
          <w:p w:rsidR="00434F58" w:rsidRPr="0097597A" w:rsidRDefault="00434F58" w:rsidP="003870CB">
            <w:pPr>
              <w:pStyle w:val="a3"/>
              <w:ind w:left="0"/>
              <w:rPr>
                <w:rFonts w:ascii="Verdana" w:hAnsi="Verdana"/>
                <w:sz w:val="20"/>
                <w:szCs w:val="20"/>
              </w:rPr>
            </w:pPr>
            <w:r w:rsidRPr="0097597A">
              <w:rPr>
                <w:rFonts w:ascii="Verdana" w:hAnsi="Verdana"/>
                <w:sz w:val="20"/>
                <w:szCs w:val="20"/>
              </w:rPr>
              <w:t xml:space="preserve">It is used to communicate a control of user space with the control </w:t>
            </w:r>
            <w:r>
              <w:rPr>
                <w:rFonts w:ascii="Verdana" w:hAnsi="Verdana"/>
                <w:sz w:val="20"/>
                <w:szCs w:val="20"/>
              </w:rPr>
              <w:t xml:space="preserve">interface </w:t>
            </w:r>
            <w:r w:rsidRPr="0097597A">
              <w:rPr>
                <w:rFonts w:ascii="Verdana" w:hAnsi="Verdana"/>
                <w:sz w:val="20"/>
                <w:szCs w:val="20"/>
              </w:rPr>
              <w:t>on kernel. It contains control index, elements point the get, set, info callback inside the control</w:t>
            </w:r>
            <w:r>
              <w:rPr>
                <w:rFonts w:ascii="Verdana" w:hAnsi="Verdana"/>
                <w:sz w:val="20"/>
                <w:szCs w:val="20"/>
              </w:rPr>
              <w:t>.</w:t>
            </w:r>
          </w:p>
        </w:tc>
        <w:tc>
          <w:tcPr>
            <w:tcW w:w="2880" w:type="dxa"/>
          </w:tcPr>
          <w:p w:rsidR="00434F58" w:rsidRPr="00FD75DD" w:rsidRDefault="00434F58" w:rsidP="003870CB">
            <w:pPr>
              <w:pStyle w:val="a3"/>
              <w:ind w:left="0"/>
              <w:rPr>
                <w:rFonts w:ascii="Verdana" w:hAnsi="Verdana"/>
                <w:i/>
                <w:sz w:val="20"/>
                <w:szCs w:val="20"/>
              </w:rPr>
            </w:pPr>
            <w:r w:rsidRPr="00C71423">
              <w:rPr>
                <w:rFonts w:ascii="Verdana" w:hAnsi="Verdana"/>
                <w:i/>
                <w:sz w:val="20"/>
                <w:szCs w:val="20"/>
              </w:rPr>
              <w:t>https://elixir.free-electrons.com/linux/latest/source/include/sound/control.h</w:t>
            </w:r>
          </w:p>
        </w:tc>
      </w:tr>
      <w:tr w:rsidR="00434F58" w:rsidTr="003870CB">
        <w:tc>
          <w:tcPr>
            <w:tcW w:w="2411" w:type="dxa"/>
          </w:tcPr>
          <w:p w:rsidR="00434F58" w:rsidRDefault="00434F58" w:rsidP="003870CB">
            <w:pPr>
              <w:pStyle w:val="a3"/>
              <w:ind w:left="0"/>
              <w:rPr>
                <w:rFonts w:ascii="Verdana" w:eastAsia="ＭＳ ゴシック" w:hAnsi="Verdana" w:cs="Arial"/>
                <w:sz w:val="20"/>
                <w:szCs w:val="20"/>
              </w:rPr>
            </w:pPr>
            <w:proofErr w:type="spellStart"/>
            <w:r>
              <w:rPr>
                <w:rFonts w:ascii="Verdana" w:eastAsia="ＭＳ ゴシック" w:hAnsi="Verdana" w:cs="Arial"/>
                <w:sz w:val="20"/>
                <w:szCs w:val="20"/>
              </w:rPr>
              <w:t>snd_ctl_elem_value</w:t>
            </w:r>
            <w:proofErr w:type="spellEnd"/>
          </w:p>
        </w:tc>
        <w:tc>
          <w:tcPr>
            <w:tcW w:w="4267" w:type="dxa"/>
          </w:tcPr>
          <w:p w:rsidR="00434F58" w:rsidRPr="0097597A" w:rsidRDefault="00434F58" w:rsidP="003870CB">
            <w:pPr>
              <w:pStyle w:val="a3"/>
              <w:ind w:left="0"/>
              <w:rPr>
                <w:rFonts w:ascii="Verdana" w:hAnsi="Verdana"/>
                <w:sz w:val="20"/>
                <w:szCs w:val="20"/>
              </w:rPr>
            </w:pPr>
            <w:r>
              <w:rPr>
                <w:rFonts w:ascii="Verdana" w:hAnsi="Verdana"/>
                <w:sz w:val="20"/>
                <w:szCs w:val="20"/>
              </w:rPr>
              <w:t xml:space="preserve">It contains value </w:t>
            </w:r>
            <w:r w:rsidRPr="0097597A">
              <w:rPr>
                <w:rFonts w:ascii="Verdana" w:hAnsi="Verdana"/>
                <w:sz w:val="20"/>
                <w:szCs w:val="20"/>
              </w:rPr>
              <w:t xml:space="preserve">to </w:t>
            </w:r>
            <w:r>
              <w:rPr>
                <w:rFonts w:ascii="Verdana" w:hAnsi="Verdana"/>
                <w:sz w:val="20"/>
                <w:szCs w:val="20"/>
              </w:rPr>
              <w:t>set parameter to ADSP or get parameter from ADSP.</w:t>
            </w:r>
          </w:p>
        </w:tc>
        <w:tc>
          <w:tcPr>
            <w:tcW w:w="2880" w:type="dxa"/>
          </w:tcPr>
          <w:p w:rsidR="00434F58" w:rsidRPr="00C71423" w:rsidRDefault="00434F58" w:rsidP="003870CB">
            <w:pPr>
              <w:pStyle w:val="a3"/>
              <w:ind w:left="0"/>
              <w:rPr>
                <w:rFonts w:ascii="Verdana" w:hAnsi="Verdana"/>
                <w:i/>
                <w:sz w:val="20"/>
                <w:szCs w:val="20"/>
              </w:rPr>
            </w:pPr>
            <w:r w:rsidRPr="00C71423">
              <w:rPr>
                <w:rFonts w:ascii="Verdana" w:hAnsi="Verdana"/>
                <w:i/>
                <w:sz w:val="20"/>
                <w:szCs w:val="20"/>
              </w:rPr>
              <w:t>http://elixir.free-electrons.com/linux/v4.2/source/include/uapi/sound/asound.h</w:t>
            </w:r>
          </w:p>
        </w:tc>
      </w:tr>
      <w:tr w:rsidR="00434F58" w:rsidTr="003870CB">
        <w:tc>
          <w:tcPr>
            <w:tcW w:w="2411" w:type="dxa"/>
          </w:tcPr>
          <w:p w:rsidR="00434F58" w:rsidRDefault="00434F58" w:rsidP="003870CB">
            <w:pPr>
              <w:pStyle w:val="a3"/>
              <w:ind w:left="0"/>
              <w:rPr>
                <w:rFonts w:ascii="Verdana" w:eastAsia="ＭＳ ゴシック" w:hAnsi="Verdana" w:cs="Arial"/>
                <w:sz w:val="20"/>
                <w:szCs w:val="20"/>
              </w:rPr>
            </w:pPr>
            <w:proofErr w:type="spellStart"/>
            <w:r w:rsidRPr="00EC3FDF">
              <w:rPr>
                <w:rFonts w:ascii="Verdana" w:hAnsi="Verdana"/>
                <w:sz w:val="20"/>
                <w:szCs w:val="20"/>
              </w:rPr>
              <w:t>snd_ctl_elem_info</w:t>
            </w:r>
            <w:proofErr w:type="spellEnd"/>
          </w:p>
        </w:tc>
        <w:tc>
          <w:tcPr>
            <w:tcW w:w="4267" w:type="dxa"/>
          </w:tcPr>
          <w:p w:rsidR="00434F58" w:rsidRDefault="00434F58" w:rsidP="003870CB">
            <w:pPr>
              <w:pStyle w:val="a3"/>
              <w:ind w:left="0"/>
              <w:rPr>
                <w:rFonts w:ascii="Verdana" w:hAnsi="Verdana"/>
                <w:sz w:val="20"/>
                <w:szCs w:val="20"/>
              </w:rPr>
            </w:pPr>
            <w:r>
              <w:rPr>
                <w:rFonts w:ascii="Verdana" w:hAnsi="Verdana"/>
                <w:sz w:val="20"/>
                <w:szCs w:val="20"/>
              </w:rPr>
              <w:t>It contains detail information on the control.</w:t>
            </w:r>
          </w:p>
        </w:tc>
        <w:tc>
          <w:tcPr>
            <w:tcW w:w="2880" w:type="dxa"/>
          </w:tcPr>
          <w:p w:rsidR="00434F58" w:rsidRPr="00C71423" w:rsidRDefault="00434F58" w:rsidP="003870CB">
            <w:pPr>
              <w:pStyle w:val="a3"/>
              <w:ind w:left="0"/>
              <w:rPr>
                <w:rFonts w:ascii="Verdana" w:hAnsi="Verdana"/>
                <w:i/>
                <w:sz w:val="20"/>
                <w:szCs w:val="20"/>
              </w:rPr>
            </w:pPr>
            <w:r w:rsidRPr="00890AF9">
              <w:rPr>
                <w:rFonts w:ascii="Verdana" w:hAnsi="Verdana"/>
                <w:i/>
                <w:sz w:val="20"/>
                <w:szCs w:val="20"/>
              </w:rPr>
              <w:t>http://elixir.free-electrons.com/linux/v4.3/source/include/uapi/sound/asound.h</w:t>
            </w:r>
          </w:p>
        </w:tc>
      </w:tr>
      <w:tr w:rsidR="00CC0859" w:rsidTr="003870CB">
        <w:tc>
          <w:tcPr>
            <w:tcW w:w="2411" w:type="dxa"/>
          </w:tcPr>
          <w:p w:rsidR="00CC0859" w:rsidRPr="00EC3FDF" w:rsidRDefault="00CC0859" w:rsidP="003870CB">
            <w:pPr>
              <w:pStyle w:val="a3"/>
              <w:ind w:left="0"/>
              <w:rPr>
                <w:rFonts w:ascii="Verdana" w:hAnsi="Verdana"/>
                <w:sz w:val="20"/>
                <w:szCs w:val="20"/>
              </w:rPr>
            </w:pPr>
            <w:proofErr w:type="spellStart"/>
            <w:r>
              <w:rPr>
                <w:rFonts w:ascii="Verdana" w:hAnsi="Verdana"/>
                <w:sz w:val="20"/>
                <w:szCs w:val="20"/>
              </w:rPr>
              <w:t>hrtimer</w:t>
            </w:r>
            <w:proofErr w:type="spellEnd"/>
          </w:p>
        </w:tc>
        <w:tc>
          <w:tcPr>
            <w:tcW w:w="4267" w:type="dxa"/>
          </w:tcPr>
          <w:p w:rsidR="00CC0859" w:rsidRDefault="00CC0859" w:rsidP="00C11B80">
            <w:pPr>
              <w:pStyle w:val="a3"/>
              <w:ind w:left="0"/>
              <w:rPr>
                <w:rFonts w:ascii="Verdana" w:hAnsi="Verdana"/>
                <w:sz w:val="20"/>
                <w:szCs w:val="20"/>
              </w:rPr>
            </w:pPr>
            <w:r>
              <w:rPr>
                <w:rFonts w:ascii="Verdana" w:hAnsi="Verdana"/>
                <w:sz w:val="20"/>
                <w:szCs w:val="20"/>
              </w:rPr>
              <w:t xml:space="preserve">It contains detail information </w:t>
            </w:r>
            <w:r w:rsidR="00C11B80">
              <w:rPr>
                <w:rFonts w:ascii="Verdana" w:hAnsi="Verdana"/>
                <w:sz w:val="20"/>
                <w:szCs w:val="20"/>
              </w:rPr>
              <w:t xml:space="preserve">of </w:t>
            </w:r>
            <w:r>
              <w:rPr>
                <w:rFonts w:ascii="Verdana" w:hAnsi="Verdana"/>
                <w:sz w:val="20"/>
                <w:szCs w:val="20"/>
              </w:rPr>
              <w:t>high-resolution timer</w:t>
            </w:r>
            <w:r w:rsidR="00C73840">
              <w:rPr>
                <w:rFonts w:ascii="Verdana" w:hAnsi="Verdana"/>
                <w:sz w:val="20"/>
                <w:szCs w:val="20"/>
              </w:rPr>
              <w:t>.</w:t>
            </w:r>
          </w:p>
        </w:tc>
        <w:tc>
          <w:tcPr>
            <w:tcW w:w="2880" w:type="dxa"/>
          </w:tcPr>
          <w:p w:rsidR="00CC0859" w:rsidRPr="00890AF9" w:rsidRDefault="00CC0859" w:rsidP="003870CB">
            <w:pPr>
              <w:pStyle w:val="a3"/>
              <w:ind w:left="0"/>
              <w:rPr>
                <w:rFonts w:ascii="Verdana" w:hAnsi="Verdana"/>
                <w:i/>
                <w:sz w:val="20"/>
                <w:szCs w:val="20"/>
              </w:rPr>
            </w:pPr>
            <w:r w:rsidRPr="00CC0859">
              <w:rPr>
                <w:rFonts w:ascii="Verdana" w:hAnsi="Verdana"/>
                <w:i/>
                <w:sz w:val="20"/>
                <w:szCs w:val="20"/>
              </w:rPr>
              <w:t>https://elixir.bootlin.com/linux/latest/source/include/linux/hrtimer.h</w:t>
            </w:r>
          </w:p>
        </w:tc>
      </w:tr>
      <w:tr w:rsidR="00C11B80" w:rsidTr="003870CB">
        <w:tc>
          <w:tcPr>
            <w:tcW w:w="2411" w:type="dxa"/>
          </w:tcPr>
          <w:p w:rsidR="00C11B80" w:rsidRDefault="00C11B80" w:rsidP="003870CB">
            <w:pPr>
              <w:pStyle w:val="a3"/>
              <w:ind w:left="0"/>
              <w:rPr>
                <w:rFonts w:ascii="Verdana" w:hAnsi="Verdana"/>
                <w:sz w:val="20"/>
                <w:szCs w:val="20"/>
              </w:rPr>
            </w:pPr>
            <w:proofErr w:type="spellStart"/>
            <w:r>
              <w:rPr>
                <w:rFonts w:ascii="Verdana" w:hAnsi="Verdana"/>
                <w:sz w:val="20"/>
                <w:szCs w:val="20"/>
              </w:rPr>
              <w:t>spinlock_t</w:t>
            </w:r>
            <w:proofErr w:type="spellEnd"/>
          </w:p>
        </w:tc>
        <w:tc>
          <w:tcPr>
            <w:tcW w:w="4267" w:type="dxa"/>
          </w:tcPr>
          <w:p w:rsidR="00C11B80" w:rsidRDefault="00C11B80" w:rsidP="00C11B80">
            <w:pPr>
              <w:pStyle w:val="a3"/>
              <w:ind w:left="0"/>
              <w:rPr>
                <w:rFonts w:ascii="Verdana" w:hAnsi="Verdana"/>
                <w:sz w:val="20"/>
                <w:szCs w:val="20"/>
              </w:rPr>
            </w:pPr>
            <w:r>
              <w:rPr>
                <w:rFonts w:ascii="Verdana" w:hAnsi="Verdana"/>
                <w:sz w:val="20"/>
                <w:szCs w:val="20"/>
              </w:rPr>
              <w:t>It contains detail information of spinlock</w:t>
            </w:r>
            <w:r w:rsidR="00C73840">
              <w:rPr>
                <w:rFonts w:ascii="Verdana" w:hAnsi="Verdana"/>
                <w:sz w:val="20"/>
                <w:szCs w:val="20"/>
              </w:rPr>
              <w:t>.</w:t>
            </w:r>
          </w:p>
        </w:tc>
        <w:tc>
          <w:tcPr>
            <w:tcW w:w="2880" w:type="dxa"/>
          </w:tcPr>
          <w:p w:rsidR="00C11B80" w:rsidRPr="00CC0859" w:rsidRDefault="00C11B80" w:rsidP="003870CB">
            <w:pPr>
              <w:pStyle w:val="a3"/>
              <w:ind w:left="0"/>
              <w:rPr>
                <w:rFonts w:ascii="Verdana" w:hAnsi="Verdana"/>
                <w:i/>
                <w:sz w:val="20"/>
                <w:szCs w:val="20"/>
              </w:rPr>
            </w:pPr>
            <w:r w:rsidRPr="00C11B80">
              <w:rPr>
                <w:rFonts w:ascii="Verdana" w:hAnsi="Verdana"/>
                <w:i/>
                <w:sz w:val="20"/>
                <w:szCs w:val="20"/>
              </w:rPr>
              <w:t>https://elixir.bootlin.com/linux/latest/source/include/linux/spinlock_types.h</w:t>
            </w:r>
          </w:p>
        </w:tc>
      </w:tr>
      <w:tr w:rsidR="008A2472" w:rsidTr="003870CB">
        <w:tc>
          <w:tcPr>
            <w:tcW w:w="2411" w:type="dxa"/>
          </w:tcPr>
          <w:p w:rsidR="008A2472" w:rsidRDefault="008A2472" w:rsidP="003870CB">
            <w:pPr>
              <w:pStyle w:val="a3"/>
              <w:ind w:left="0"/>
              <w:rPr>
                <w:rFonts w:ascii="Verdana" w:hAnsi="Verdana"/>
                <w:sz w:val="20"/>
                <w:szCs w:val="20"/>
              </w:rPr>
            </w:pPr>
            <w:proofErr w:type="spellStart"/>
            <w:r>
              <w:rPr>
                <w:rFonts w:ascii="Verdana" w:hAnsi="Verdana"/>
                <w:sz w:val="20"/>
                <w:szCs w:val="20"/>
              </w:rPr>
              <w:t>snd_pcm_indirect</w:t>
            </w:r>
            <w:proofErr w:type="spellEnd"/>
          </w:p>
        </w:tc>
        <w:tc>
          <w:tcPr>
            <w:tcW w:w="4267" w:type="dxa"/>
          </w:tcPr>
          <w:p w:rsidR="008A2472" w:rsidRDefault="008A2472" w:rsidP="00C11B80">
            <w:pPr>
              <w:pStyle w:val="a3"/>
              <w:ind w:left="0"/>
              <w:rPr>
                <w:rFonts w:ascii="Verdana" w:hAnsi="Verdana"/>
                <w:sz w:val="20"/>
                <w:szCs w:val="20"/>
              </w:rPr>
            </w:pPr>
            <w:r>
              <w:rPr>
                <w:rFonts w:ascii="Verdana" w:hAnsi="Verdana"/>
                <w:sz w:val="20"/>
                <w:szCs w:val="20"/>
              </w:rPr>
              <w:t>It contains detail information for indirect PCM data transfer</w:t>
            </w:r>
          </w:p>
        </w:tc>
        <w:tc>
          <w:tcPr>
            <w:tcW w:w="2880" w:type="dxa"/>
          </w:tcPr>
          <w:p w:rsidR="008A2472" w:rsidRPr="00C11B80" w:rsidRDefault="008A2472" w:rsidP="003870CB">
            <w:pPr>
              <w:pStyle w:val="a3"/>
              <w:ind w:left="0"/>
              <w:rPr>
                <w:rFonts w:ascii="Verdana" w:hAnsi="Verdana"/>
                <w:i/>
                <w:sz w:val="20"/>
                <w:szCs w:val="20"/>
              </w:rPr>
            </w:pPr>
            <w:r w:rsidRPr="008A2472">
              <w:rPr>
                <w:rFonts w:ascii="Verdana" w:hAnsi="Verdana"/>
                <w:i/>
                <w:sz w:val="20"/>
                <w:szCs w:val="20"/>
              </w:rPr>
              <w:t>https://elixir.bootlin.com/linux/latest/source/include/sound/pcm-indirect.h</w:t>
            </w:r>
          </w:p>
        </w:tc>
      </w:tr>
      <w:tr w:rsidR="00D0782A" w:rsidTr="003870CB">
        <w:tc>
          <w:tcPr>
            <w:tcW w:w="2411" w:type="dxa"/>
          </w:tcPr>
          <w:p w:rsidR="00D0782A" w:rsidRDefault="00D0782A" w:rsidP="003870CB">
            <w:pPr>
              <w:pStyle w:val="a3"/>
              <w:ind w:left="0"/>
              <w:rPr>
                <w:rFonts w:ascii="Verdana" w:hAnsi="Verdana"/>
                <w:sz w:val="20"/>
                <w:szCs w:val="20"/>
              </w:rPr>
            </w:pPr>
            <w:proofErr w:type="spellStart"/>
            <w:r>
              <w:rPr>
                <w:rFonts w:ascii="Verdana" w:hAnsi="Verdana"/>
                <w:sz w:val="20"/>
                <w:szCs w:val="20"/>
              </w:rPr>
              <w:t>ktime_t</w:t>
            </w:r>
            <w:proofErr w:type="spellEnd"/>
          </w:p>
        </w:tc>
        <w:tc>
          <w:tcPr>
            <w:tcW w:w="4267" w:type="dxa"/>
          </w:tcPr>
          <w:p w:rsidR="00D0782A" w:rsidRDefault="00082444" w:rsidP="00C11B80">
            <w:pPr>
              <w:pStyle w:val="a3"/>
              <w:ind w:left="0"/>
              <w:rPr>
                <w:rFonts w:ascii="Verdana" w:hAnsi="Verdana"/>
                <w:sz w:val="20"/>
                <w:szCs w:val="20"/>
              </w:rPr>
            </w:pPr>
            <w:r>
              <w:rPr>
                <w:rFonts w:ascii="Verdana" w:hAnsi="Verdana"/>
                <w:sz w:val="20"/>
                <w:szCs w:val="20"/>
              </w:rPr>
              <w:t>This is the data type for kernel time</w:t>
            </w:r>
          </w:p>
        </w:tc>
        <w:tc>
          <w:tcPr>
            <w:tcW w:w="2880" w:type="dxa"/>
          </w:tcPr>
          <w:p w:rsidR="00D0782A" w:rsidRPr="008A2472" w:rsidRDefault="00D0782A" w:rsidP="003870CB">
            <w:pPr>
              <w:pStyle w:val="a3"/>
              <w:ind w:left="0"/>
              <w:rPr>
                <w:rFonts w:ascii="Verdana" w:hAnsi="Verdana"/>
                <w:i/>
                <w:sz w:val="20"/>
                <w:szCs w:val="20"/>
              </w:rPr>
            </w:pPr>
            <w:r w:rsidRPr="00D0782A">
              <w:rPr>
                <w:rFonts w:ascii="Verdana" w:hAnsi="Verdana"/>
                <w:i/>
                <w:sz w:val="20"/>
                <w:szCs w:val="20"/>
              </w:rPr>
              <w:t>https://elixir.bootlin.com/linux/v4.17.1/source/include/linux/ktime.h#L28</w:t>
            </w:r>
          </w:p>
        </w:tc>
      </w:tr>
    </w:tbl>
    <w:p w:rsidR="006954B1" w:rsidRDefault="006954B1" w:rsidP="009E5F5B">
      <w:pPr>
        <w:rPr>
          <w:rFonts w:ascii="Verdana" w:hAnsi="Verdana"/>
          <w:sz w:val="20"/>
          <w:szCs w:val="20"/>
        </w:rPr>
      </w:pPr>
    </w:p>
    <w:p w:rsidR="006954B1" w:rsidRDefault="006954B1" w:rsidP="006954B1">
      <w:r>
        <w:br w:type="page"/>
      </w:r>
    </w:p>
    <w:p w:rsidR="00434F58" w:rsidRDefault="00434F58" w:rsidP="009E5F5B">
      <w:pPr>
        <w:rPr>
          <w:rFonts w:ascii="Verdana" w:hAnsi="Verdana"/>
          <w:sz w:val="20"/>
          <w:szCs w:val="20"/>
        </w:rPr>
      </w:pPr>
    </w:p>
    <w:p w:rsidR="00434F58" w:rsidRDefault="008B2161" w:rsidP="009E5F5B">
      <w:pPr>
        <w:rPr>
          <w:rFonts w:ascii="Verdana" w:hAnsi="Verdana"/>
          <w:sz w:val="20"/>
          <w:szCs w:val="20"/>
        </w:rPr>
      </w:pPr>
      <w:r>
        <w:rPr>
          <w:rFonts w:ascii="Verdana" w:hAnsi="Verdana"/>
          <w:sz w:val="20"/>
          <w:szCs w:val="20"/>
        </w:rPr>
        <w:t>Table 6</w:t>
      </w:r>
      <w:r w:rsidR="00434F58">
        <w:rPr>
          <w:rFonts w:ascii="Verdana" w:hAnsi="Verdana"/>
          <w:sz w:val="20"/>
          <w:szCs w:val="20"/>
        </w:rPr>
        <w:t>-3 show</w:t>
      </w:r>
      <w:r w:rsidR="003870CB">
        <w:rPr>
          <w:rFonts w:ascii="Verdana" w:hAnsi="Verdana"/>
          <w:sz w:val="20"/>
          <w:szCs w:val="20"/>
        </w:rPr>
        <w:t>s</w:t>
      </w:r>
      <w:r w:rsidR="00434F58">
        <w:rPr>
          <w:rFonts w:ascii="Verdana" w:hAnsi="Verdana"/>
          <w:sz w:val="20"/>
          <w:szCs w:val="20"/>
        </w:rPr>
        <w:t xml:space="preserve"> list of structures are defined in ADSP ALSA Driver</w:t>
      </w:r>
      <w:r w:rsidR="00BC1863">
        <w:rPr>
          <w:rFonts w:ascii="Verdana" w:hAnsi="Verdana"/>
          <w:sz w:val="20"/>
          <w:szCs w:val="20"/>
        </w:rPr>
        <w:t>.</w:t>
      </w:r>
    </w:p>
    <w:p w:rsidR="0015763D" w:rsidRPr="0097597A" w:rsidRDefault="00BC3D2A" w:rsidP="00BC3D2A">
      <w:pPr>
        <w:pStyle w:val="a4"/>
        <w:jc w:val="left"/>
        <w:rPr>
          <w:szCs w:val="20"/>
        </w:rPr>
      </w:pPr>
      <w:bookmarkStart w:id="602" w:name="_Toc530588410"/>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3</w:t>
      </w:r>
      <w:r w:rsidR="007F6EBC">
        <w:rPr>
          <w:noProof/>
        </w:rPr>
        <w:fldChar w:fldCharType="end"/>
      </w:r>
      <w:r>
        <w:t xml:space="preserve"> </w:t>
      </w:r>
      <w:r w:rsidR="0015763D">
        <w:rPr>
          <w:szCs w:val="20"/>
        </w:rPr>
        <w:t xml:space="preserve">Structures </w:t>
      </w:r>
      <w:r>
        <w:rPr>
          <w:szCs w:val="20"/>
        </w:rPr>
        <w:t>defined in ADSP ALSA Driver</w:t>
      </w:r>
      <w:bookmarkEnd w:id="602"/>
    </w:p>
    <w:tbl>
      <w:tblPr>
        <w:tblStyle w:val="a6"/>
        <w:tblW w:w="9558" w:type="dxa"/>
        <w:tblInd w:w="-113" w:type="dxa"/>
        <w:tblLayout w:type="fixed"/>
        <w:tblLook w:val="04A0" w:firstRow="1" w:lastRow="0" w:firstColumn="1" w:lastColumn="0" w:noHBand="0" w:noVBand="1"/>
      </w:tblPr>
      <w:tblGrid>
        <w:gridCol w:w="2718"/>
        <w:gridCol w:w="1440"/>
        <w:gridCol w:w="5400"/>
      </w:tblGrid>
      <w:tr w:rsidR="00FD75DD" w:rsidTr="00A36B63">
        <w:tc>
          <w:tcPr>
            <w:tcW w:w="2718" w:type="dxa"/>
          </w:tcPr>
          <w:p w:rsidR="00FD75DD" w:rsidRPr="00E76AD5" w:rsidRDefault="00FD75DD" w:rsidP="00434F58">
            <w:pPr>
              <w:pStyle w:val="a3"/>
              <w:ind w:left="0"/>
              <w:rPr>
                <w:rFonts w:ascii="Verdana" w:hAnsi="Verdana" w:cs="Arial"/>
                <w:sz w:val="20"/>
                <w:szCs w:val="20"/>
              </w:rPr>
            </w:pPr>
            <w:r>
              <w:rPr>
                <w:rFonts w:ascii="Verdana" w:hAnsi="Verdana" w:cs="Arial"/>
                <w:sz w:val="20"/>
                <w:szCs w:val="20"/>
              </w:rPr>
              <w:t>Structure</w:t>
            </w:r>
            <w:r w:rsidR="00A36B63">
              <w:rPr>
                <w:rFonts w:ascii="Verdana" w:hAnsi="Verdana" w:cs="Arial"/>
                <w:sz w:val="20"/>
                <w:szCs w:val="20"/>
              </w:rPr>
              <w:t>s</w:t>
            </w:r>
            <w:r w:rsidR="00434F58">
              <w:rPr>
                <w:rFonts w:ascii="Verdana" w:hAnsi="Verdana" w:cs="Arial"/>
                <w:sz w:val="20"/>
                <w:szCs w:val="20"/>
              </w:rPr>
              <w:t xml:space="preserve"> </w:t>
            </w:r>
          </w:p>
        </w:tc>
        <w:tc>
          <w:tcPr>
            <w:tcW w:w="1440" w:type="dxa"/>
          </w:tcPr>
          <w:p w:rsidR="00FD75DD" w:rsidRPr="00E76AD5" w:rsidRDefault="00434F58" w:rsidP="00D40102">
            <w:pPr>
              <w:pStyle w:val="a3"/>
              <w:ind w:left="0"/>
              <w:rPr>
                <w:rFonts w:ascii="Verdana" w:hAnsi="Verdana" w:cs="Arial"/>
                <w:sz w:val="20"/>
                <w:szCs w:val="20"/>
              </w:rPr>
            </w:pPr>
            <w:r>
              <w:rPr>
                <w:rFonts w:ascii="Verdana" w:hAnsi="Verdana" w:cs="Arial"/>
                <w:sz w:val="20"/>
                <w:szCs w:val="20"/>
              </w:rPr>
              <w:t>Size</w:t>
            </w:r>
            <w:r w:rsidR="00DC15FE">
              <w:rPr>
                <w:rFonts w:ascii="Verdana" w:hAnsi="Verdana" w:cs="Arial"/>
                <w:sz w:val="20"/>
                <w:szCs w:val="20"/>
              </w:rPr>
              <w:t xml:space="preserve"> (bytes)</w:t>
            </w:r>
          </w:p>
        </w:tc>
        <w:tc>
          <w:tcPr>
            <w:tcW w:w="5400" w:type="dxa"/>
          </w:tcPr>
          <w:p w:rsidR="00FD75DD" w:rsidRPr="00E76AD5" w:rsidRDefault="00434F58" w:rsidP="00D40102">
            <w:pPr>
              <w:pStyle w:val="a3"/>
              <w:ind w:left="0"/>
              <w:rPr>
                <w:rFonts w:ascii="Verdana" w:hAnsi="Verdana" w:cs="Arial"/>
                <w:sz w:val="20"/>
                <w:szCs w:val="20"/>
              </w:rPr>
            </w:pPr>
            <w:r>
              <w:rPr>
                <w:rFonts w:ascii="Verdana" w:hAnsi="Verdana" w:cs="Arial"/>
                <w:sz w:val="20"/>
                <w:szCs w:val="20"/>
              </w:rPr>
              <w:t>Description</w:t>
            </w:r>
          </w:p>
        </w:tc>
      </w:tr>
      <w:tr w:rsidR="00FD75DD" w:rsidTr="00A36B63">
        <w:tc>
          <w:tcPr>
            <w:tcW w:w="2718" w:type="dxa"/>
          </w:tcPr>
          <w:p w:rsidR="00FD75DD" w:rsidRPr="00E76AD5" w:rsidRDefault="003870CB" w:rsidP="00D40102">
            <w:pPr>
              <w:pStyle w:val="a3"/>
              <w:ind w:left="0"/>
              <w:rPr>
                <w:rFonts w:ascii="Verdana" w:hAnsi="Verdana" w:cs="Arial"/>
                <w:sz w:val="20"/>
                <w:szCs w:val="20"/>
              </w:rPr>
            </w:pPr>
            <w:proofErr w:type="spellStart"/>
            <w:r w:rsidRPr="003870CB">
              <w:rPr>
                <w:rFonts w:ascii="Verdana" w:eastAsia="ＭＳ ゴシック" w:hAnsi="Verdana" w:cs="Arial"/>
                <w:sz w:val="20"/>
                <w:szCs w:val="20"/>
              </w:rPr>
              <w:t>snd_adsp_control</w:t>
            </w:r>
            <w:proofErr w:type="spellEnd"/>
          </w:p>
        </w:tc>
        <w:tc>
          <w:tcPr>
            <w:tcW w:w="1440" w:type="dxa"/>
          </w:tcPr>
          <w:p w:rsidR="00FD75DD" w:rsidRPr="00E76AD5" w:rsidRDefault="00DE2EBE" w:rsidP="00DC15FE">
            <w:pPr>
              <w:pStyle w:val="a3"/>
              <w:ind w:left="0"/>
              <w:rPr>
                <w:rFonts w:ascii="Verdana" w:hAnsi="Verdana" w:cs="Arial"/>
                <w:sz w:val="20"/>
                <w:szCs w:val="20"/>
              </w:rPr>
            </w:pPr>
            <w:r>
              <w:rPr>
                <w:rFonts w:ascii="Verdana" w:hAnsi="Verdana" w:cs="Arial"/>
                <w:sz w:val="20"/>
                <w:szCs w:val="20"/>
              </w:rPr>
              <w:t>1860</w:t>
            </w:r>
          </w:p>
        </w:tc>
        <w:tc>
          <w:tcPr>
            <w:tcW w:w="5400" w:type="dxa"/>
          </w:tcPr>
          <w:p w:rsidR="00FD75DD" w:rsidRPr="003870CB" w:rsidRDefault="003870CB" w:rsidP="00D40102">
            <w:pPr>
              <w:pStyle w:val="a3"/>
              <w:ind w:left="0"/>
              <w:rPr>
                <w:rFonts w:ascii="Verdana" w:hAnsi="Verdana" w:cs="Arial"/>
                <w:sz w:val="20"/>
                <w:szCs w:val="20"/>
              </w:rPr>
            </w:pPr>
            <w:r>
              <w:rPr>
                <w:rFonts w:ascii="Verdana" w:hAnsi="Verdana"/>
                <w:sz w:val="20"/>
                <w:szCs w:val="20"/>
              </w:rPr>
              <w:t>It is used to store</w:t>
            </w:r>
            <w:r w:rsidRPr="003870CB">
              <w:rPr>
                <w:rFonts w:ascii="Verdana" w:hAnsi="Verdana"/>
                <w:sz w:val="20"/>
                <w:szCs w:val="20"/>
              </w:rPr>
              <w:t xml:space="preserve"> param</w:t>
            </w:r>
            <w:r>
              <w:rPr>
                <w:rFonts w:ascii="Verdana" w:hAnsi="Verdana"/>
                <w:sz w:val="20"/>
                <w:szCs w:val="20"/>
              </w:rPr>
              <w:t>e</w:t>
            </w:r>
            <w:r w:rsidRPr="003870CB">
              <w:rPr>
                <w:rFonts w:ascii="Verdana" w:hAnsi="Verdana"/>
                <w:sz w:val="20"/>
                <w:szCs w:val="20"/>
              </w:rPr>
              <w:t>ters from use</w:t>
            </w:r>
          </w:p>
        </w:tc>
      </w:tr>
      <w:tr w:rsidR="006C186A" w:rsidTr="00A36B63">
        <w:trPr>
          <w:trHeight w:val="287"/>
        </w:trPr>
        <w:tc>
          <w:tcPr>
            <w:tcW w:w="2718" w:type="dxa"/>
          </w:tcPr>
          <w:p w:rsidR="006C186A" w:rsidRPr="006C186A" w:rsidRDefault="006C186A" w:rsidP="00D40102">
            <w:pPr>
              <w:pStyle w:val="a3"/>
              <w:ind w:left="0"/>
              <w:rPr>
                <w:rFonts w:ascii="Verdana" w:eastAsia="ＭＳ ゴシック" w:hAnsi="Verdana" w:cs="Arial"/>
                <w:sz w:val="20"/>
                <w:szCs w:val="20"/>
              </w:rPr>
            </w:pPr>
            <w:proofErr w:type="spellStart"/>
            <w:r w:rsidRPr="006C186A">
              <w:rPr>
                <w:rFonts w:ascii="Verdana" w:eastAsia="ＭＳ ゴシック" w:hAnsi="Verdana"/>
                <w:sz w:val="20"/>
              </w:rPr>
              <w:t>snd_adsp_card</w:t>
            </w:r>
            <w:proofErr w:type="spellEnd"/>
          </w:p>
        </w:tc>
        <w:tc>
          <w:tcPr>
            <w:tcW w:w="1440" w:type="dxa"/>
          </w:tcPr>
          <w:p w:rsidR="00796B14" w:rsidRPr="0097597A" w:rsidRDefault="00DE2EBE" w:rsidP="00F72497">
            <w:pPr>
              <w:pStyle w:val="a3"/>
              <w:ind w:left="0"/>
              <w:rPr>
                <w:rFonts w:ascii="Verdana" w:hAnsi="Verdana"/>
                <w:sz w:val="20"/>
                <w:szCs w:val="20"/>
              </w:rPr>
            </w:pPr>
            <w:r>
              <w:rPr>
                <w:rFonts w:ascii="Verdana" w:hAnsi="Verdana"/>
                <w:sz w:val="20"/>
                <w:szCs w:val="20"/>
              </w:rPr>
              <w:t>1944</w:t>
            </w:r>
          </w:p>
        </w:tc>
        <w:tc>
          <w:tcPr>
            <w:tcW w:w="5400" w:type="dxa"/>
          </w:tcPr>
          <w:p w:rsidR="006C186A" w:rsidRPr="0097597A" w:rsidRDefault="006C186A" w:rsidP="00D40102">
            <w:pPr>
              <w:pStyle w:val="a3"/>
              <w:ind w:left="0"/>
              <w:rPr>
                <w:rFonts w:ascii="Verdana" w:hAnsi="Verdana"/>
                <w:sz w:val="20"/>
                <w:szCs w:val="20"/>
              </w:rPr>
            </w:pPr>
            <w:r w:rsidRPr="0097597A">
              <w:rPr>
                <w:rFonts w:ascii="Verdana" w:hAnsi="Verdana"/>
                <w:sz w:val="20"/>
                <w:szCs w:val="20"/>
              </w:rPr>
              <w:t xml:space="preserve">It is used to </w:t>
            </w:r>
            <w:r>
              <w:rPr>
                <w:rFonts w:ascii="Verdana" w:hAnsi="Verdana"/>
                <w:sz w:val="20"/>
                <w:szCs w:val="20"/>
              </w:rPr>
              <w:t>store data for ALSA sound card</w:t>
            </w:r>
          </w:p>
        </w:tc>
      </w:tr>
      <w:tr w:rsidR="00FD75DD" w:rsidTr="00A36B63">
        <w:trPr>
          <w:trHeight w:val="260"/>
        </w:trPr>
        <w:tc>
          <w:tcPr>
            <w:tcW w:w="2718" w:type="dxa"/>
          </w:tcPr>
          <w:p w:rsidR="00FD75DD" w:rsidRDefault="006C186A" w:rsidP="00D40102">
            <w:pPr>
              <w:pStyle w:val="a3"/>
              <w:ind w:left="0"/>
              <w:rPr>
                <w:rFonts w:ascii="Verdana" w:eastAsia="ＭＳ ゴシック" w:hAnsi="Verdana" w:cs="Arial"/>
                <w:sz w:val="20"/>
                <w:szCs w:val="20"/>
              </w:rPr>
            </w:pPr>
            <w:proofErr w:type="spellStart"/>
            <w:r>
              <w:rPr>
                <w:rFonts w:ascii="Verdana" w:eastAsia="ＭＳ ゴシック" w:hAnsi="Verdana" w:cs="Arial"/>
                <w:sz w:val="20"/>
                <w:szCs w:val="20"/>
              </w:rPr>
              <w:t>snd_adsp_base_info</w:t>
            </w:r>
            <w:proofErr w:type="spellEnd"/>
          </w:p>
        </w:tc>
        <w:tc>
          <w:tcPr>
            <w:tcW w:w="1440" w:type="dxa"/>
          </w:tcPr>
          <w:p w:rsidR="00FD75DD" w:rsidRPr="0097597A" w:rsidRDefault="00DC15FE" w:rsidP="009A2873">
            <w:pPr>
              <w:pStyle w:val="a3"/>
              <w:ind w:left="0"/>
              <w:rPr>
                <w:rFonts w:ascii="Verdana" w:hAnsi="Verdana"/>
                <w:sz w:val="20"/>
                <w:szCs w:val="20"/>
              </w:rPr>
            </w:pPr>
            <w:r>
              <w:rPr>
                <w:rFonts w:ascii="Verdana" w:hAnsi="Verdana"/>
                <w:sz w:val="20"/>
                <w:szCs w:val="20"/>
              </w:rPr>
              <w:t>20</w:t>
            </w:r>
            <w:r w:rsidR="008C6EAB">
              <w:rPr>
                <w:rFonts w:ascii="Verdana" w:hAnsi="Verdana"/>
                <w:sz w:val="20"/>
                <w:szCs w:val="20"/>
              </w:rPr>
              <w:t>0</w:t>
            </w:r>
          </w:p>
        </w:tc>
        <w:tc>
          <w:tcPr>
            <w:tcW w:w="5400" w:type="dxa"/>
          </w:tcPr>
          <w:p w:rsidR="00FD75DD" w:rsidRPr="00FD75DD" w:rsidRDefault="003870CB" w:rsidP="003232F5">
            <w:pPr>
              <w:pStyle w:val="a3"/>
              <w:ind w:left="0"/>
              <w:rPr>
                <w:rFonts w:ascii="Verdana" w:hAnsi="Verdana"/>
                <w:i/>
                <w:sz w:val="20"/>
                <w:szCs w:val="20"/>
              </w:rPr>
            </w:pPr>
            <w:r w:rsidRPr="0097597A">
              <w:rPr>
                <w:rFonts w:ascii="Verdana" w:hAnsi="Verdana"/>
                <w:sz w:val="20"/>
                <w:szCs w:val="20"/>
              </w:rPr>
              <w:t xml:space="preserve">It is used to </w:t>
            </w:r>
            <w:r>
              <w:rPr>
                <w:rFonts w:ascii="Verdana" w:hAnsi="Verdana"/>
                <w:sz w:val="20"/>
                <w:szCs w:val="20"/>
              </w:rPr>
              <w:t xml:space="preserve">store </w:t>
            </w:r>
            <w:r w:rsidR="006C186A">
              <w:rPr>
                <w:rFonts w:ascii="Verdana" w:hAnsi="Verdana"/>
                <w:sz w:val="20"/>
                <w:szCs w:val="20"/>
              </w:rPr>
              <w:t xml:space="preserve">base </w:t>
            </w:r>
            <w:r>
              <w:rPr>
                <w:rFonts w:ascii="Verdana" w:hAnsi="Verdana"/>
                <w:sz w:val="20"/>
                <w:szCs w:val="20"/>
              </w:rPr>
              <w:t xml:space="preserve">data for </w:t>
            </w:r>
            <w:r w:rsidR="003232F5">
              <w:rPr>
                <w:rFonts w:ascii="Verdana" w:hAnsi="Verdana"/>
                <w:sz w:val="20"/>
                <w:szCs w:val="20"/>
              </w:rPr>
              <w:t xml:space="preserve">ADSP </w:t>
            </w:r>
            <w:r>
              <w:rPr>
                <w:rFonts w:ascii="Verdana" w:hAnsi="Verdana"/>
                <w:sz w:val="20"/>
                <w:szCs w:val="20"/>
              </w:rPr>
              <w:t>sound card</w:t>
            </w:r>
          </w:p>
        </w:tc>
      </w:tr>
      <w:tr w:rsidR="006C186A" w:rsidTr="00A36B63">
        <w:trPr>
          <w:trHeight w:val="260"/>
        </w:trPr>
        <w:tc>
          <w:tcPr>
            <w:tcW w:w="2718" w:type="dxa"/>
          </w:tcPr>
          <w:p w:rsidR="006C186A" w:rsidRPr="006C186A" w:rsidRDefault="006C186A" w:rsidP="00D40102">
            <w:pPr>
              <w:pStyle w:val="a3"/>
              <w:ind w:left="0"/>
              <w:rPr>
                <w:rFonts w:ascii="Verdana" w:eastAsia="ＭＳ ゴシック" w:hAnsi="Verdana" w:cs="Arial"/>
                <w:sz w:val="20"/>
                <w:szCs w:val="20"/>
              </w:rPr>
            </w:pPr>
            <w:proofErr w:type="spellStart"/>
            <w:r w:rsidRPr="006C186A">
              <w:rPr>
                <w:rFonts w:ascii="Verdana" w:eastAsia="ＭＳ ゴシック" w:hAnsi="Verdana"/>
                <w:sz w:val="20"/>
              </w:rPr>
              <w:t>snd_adsp_playback</w:t>
            </w:r>
            <w:proofErr w:type="spellEnd"/>
          </w:p>
        </w:tc>
        <w:tc>
          <w:tcPr>
            <w:tcW w:w="1440" w:type="dxa"/>
          </w:tcPr>
          <w:p w:rsidR="006C186A" w:rsidRPr="0097597A" w:rsidRDefault="00796B14" w:rsidP="00DC15FE">
            <w:pPr>
              <w:pStyle w:val="a3"/>
              <w:ind w:left="0"/>
              <w:rPr>
                <w:rFonts w:ascii="Verdana" w:hAnsi="Verdana"/>
                <w:sz w:val="20"/>
                <w:szCs w:val="20"/>
              </w:rPr>
            </w:pPr>
            <w:r>
              <w:rPr>
                <w:rFonts w:ascii="Verdana" w:hAnsi="Verdana"/>
                <w:sz w:val="20"/>
                <w:szCs w:val="20"/>
              </w:rPr>
              <w:t>224</w:t>
            </w:r>
          </w:p>
        </w:tc>
        <w:tc>
          <w:tcPr>
            <w:tcW w:w="5400" w:type="dxa"/>
          </w:tcPr>
          <w:p w:rsidR="006C186A" w:rsidRPr="0097597A" w:rsidRDefault="006C186A" w:rsidP="00D40102">
            <w:pPr>
              <w:pStyle w:val="a3"/>
              <w:ind w:left="0"/>
              <w:rPr>
                <w:rFonts w:ascii="Verdana" w:hAnsi="Verdana"/>
                <w:sz w:val="20"/>
                <w:szCs w:val="20"/>
              </w:rPr>
            </w:pPr>
            <w:r>
              <w:rPr>
                <w:rFonts w:ascii="Verdana" w:hAnsi="Verdana"/>
                <w:sz w:val="20"/>
                <w:szCs w:val="20"/>
              </w:rPr>
              <w:t>It is used to store necessary information for Renderer</w:t>
            </w:r>
          </w:p>
        </w:tc>
      </w:tr>
      <w:tr w:rsidR="006C186A" w:rsidTr="00A36B63">
        <w:trPr>
          <w:trHeight w:val="43"/>
        </w:trPr>
        <w:tc>
          <w:tcPr>
            <w:tcW w:w="2718" w:type="dxa"/>
          </w:tcPr>
          <w:p w:rsidR="006C186A" w:rsidRPr="006C186A" w:rsidRDefault="006C186A" w:rsidP="00D40102">
            <w:pPr>
              <w:pStyle w:val="a3"/>
              <w:ind w:left="0"/>
              <w:rPr>
                <w:rFonts w:ascii="Verdana" w:eastAsia="ＭＳ ゴシック" w:hAnsi="Verdana"/>
              </w:rPr>
            </w:pPr>
            <w:proofErr w:type="spellStart"/>
            <w:r w:rsidRPr="006C186A">
              <w:rPr>
                <w:rFonts w:ascii="Verdana" w:eastAsia="ＭＳ ゴシック" w:hAnsi="Verdana"/>
                <w:sz w:val="20"/>
              </w:rPr>
              <w:t>snd_adsp_record</w:t>
            </w:r>
            <w:proofErr w:type="spellEnd"/>
          </w:p>
        </w:tc>
        <w:tc>
          <w:tcPr>
            <w:tcW w:w="1440" w:type="dxa"/>
          </w:tcPr>
          <w:p w:rsidR="006C186A" w:rsidRPr="0097597A" w:rsidRDefault="00796B14" w:rsidP="00DC15FE">
            <w:pPr>
              <w:pStyle w:val="a3"/>
              <w:ind w:left="0"/>
              <w:rPr>
                <w:rFonts w:ascii="Verdana" w:hAnsi="Verdana"/>
                <w:sz w:val="20"/>
                <w:szCs w:val="20"/>
              </w:rPr>
            </w:pPr>
            <w:r>
              <w:rPr>
                <w:rFonts w:ascii="Verdana" w:hAnsi="Verdana"/>
                <w:sz w:val="20"/>
                <w:szCs w:val="20"/>
              </w:rPr>
              <w:t>224</w:t>
            </w:r>
          </w:p>
        </w:tc>
        <w:tc>
          <w:tcPr>
            <w:tcW w:w="5400" w:type="dxa"/>
          </w:tcPr>
          <w:p w:rsidR="006C186A" w:rsidRDefault="006C186A" w:rsidP="00D40102">
            <w:pPr>
              <w:pStyle w:val="a3"/>
              <w:ind w:left="0"/>
              <w:rPr>
                <w:rFonts w:ascii="Verdana" w:hAnsi="Verdana"/>
                <w:sz w:val="20"/>
                <w:szCs w:val="20"/>
              </w:rPr>
            </w:pPr>
            <w:r>
              <w:rPr>
                <w:rFonts w:ascii="Verdana" w:hAnsi="Verdana"/>
                <w:sz w:val="20"/>
                <w:szCs w:val="20"/>
              </w:rPr>
              <w:t>It is used to store necessary information for Capture</w:t>
            </w:r>
          </w:p>
        </w:tc>
      </w:tr>
      <w:tr w:rsidR="00DC15FE" w:rsidTr="00A36B63">
        <w:trPr>
          <w:trHeight w:val="43"/>
        </w:trPr>
        <w:tc>
          <w:tcPr>
            <w:tcW w:w="2718" w:type="dxa"/>
          </w:tcPr>
          <w:p w:rsidR="00DC15FE" w:rsidRPr="006C186A" w:rsidRDefault="00DC15FE" w:rsidP="00D40102">
            <w:pPr>
              <w:pStyle w:val="a3"/>
              <w:ind w:left="0"/>
              <w:rPr>
                <w:rFonts w:ascii="Verdana" w:eastAsia="ＭＳ ゴシック" w:hAnsi="Verdana"/>
                <w:sz w:val="20"/>
              </w:rPr>
            </w:pPr>
            <w:proofErr w:type="spellStart"/>
            <w:r>
              <w:rPr>
                <w:rFonts w:ascii="Verdana" w:eastAsia="ＭＳ ゴシック" w:hAnsi="Verdana"/>
                <w:sz w:val="20"/>
              </w:rPr>
              <w:t>snd_adsp_tdm_playback</w:t>
            </w:r>
            <w:proofErr w:type="spellEnd"/>
          </w:p>
        </w:tc>
        <w:tc>
          <w:tcPr>
            <w:tcW w:w="1440" w:type="dxa"/>
          </w:tcPr>
          <w:p w:rsidR="00DC15FE" w:rsidRDefault="007C08BF" w:rsidP="003870CB">
            <w:pPr>
              <w:pStyle w:val="a3"/>
              <w:ind w:left="0"/>
              <w:rPr>
                <w:rFonts w:ascii="Verdana" w:hAnsi="Verdana"/>
                <w:sz w:val="20"/>
                <w:szCs w:val="20"/>
              </w:rPr>
            </w:pPr>
            <w:r>
              <w:rPr>
                <w:rFonts w:ascii="Verdana" w:hAnsi="Verdana"/>
                <w:sz w:val="20"/>
                <w:szCs w:val="20"/>
              </w:rPr>
              <w:t>216</w:t>
            </w:r>
          </w:p>
        </w:tc>
        <w:tc>
          <w:tcPr>
            <w:tcW w:w="5400" w:type="dxa"/>
          </w:tcPr>
          <w:p w:rsidR="00DC15FE" w:rsidRDefault="00DC15FE" w:rsidP="00D40102">
            <w:pPr>
              <w:pStyle w:val="a3"/>
              <w:ind w:left="0"/>
              <w:rPr>
                <w:rFonts w:ascii="Verdana" w:hAnsi="Verdana"/>
                <w:sz w:val="20"/>
                <w:szCs w:val="20"/>
              </w:rPr>
            </w:pPr>
            <w:r>
              <w:rPr>
                <w:rFonts w:ascii="Verdana" w:hAnsi="Verdana"/>
                <w:sz w:val="20"/>
                <w:szCs w:val="20"/>
              </w:rPr>
              <w:t>It is used to store necessary information for TDM Renderer</w:t>
            </w:r>
          </w:p>
        </w:tc>
      </w:tr>
      <w:tr w:rsidR="00DC15FE" w:rsidTr="00A36B63">
        <w:trPr>
          <w:trHeight w:val="43"/>
        </w:trPr>
        <w:tc>
          <w:tcPr>
            <w:tcW w:w="2718" w:type="dxa"/>
          </w:tcPr>
          <w:p w:rsidR="00DC15FE" w:rsidRDefault="0047005F" w:rsidP="00D40102">
            <w:pPr>
              <w:pStyle w:val="a3"/>
              <w:ind w:left="0"/>
              <w:rPr>
                <w:rFonts w:ascii="Verdana" w:eastAsia="ＭＳ ゴシック" w:hAnsi="Verdana"/>
                <w:sz w:val="20"/>
              </w:rPr>
            </w:pPr>
            <w:proofErr w:type="spellStart"/>
            <w:r>
              <w:rPr>
                <w:rFonts w:ascii="Verdana" w:eastAsia="ＭＳ ゴシック" w:hAnsi="Verdana"/>
                <w:sz w:val="20"/>
              </w:rPr>
              <w:t>snd_adsp_tdm_record</w:t>
            </w:r>
            <w:proofErr w:type="spellEnd"/>
          </w:p>
        </w:tc>
        <w:tc>
          <w:tcPr>
            <w:tcW w:w="1440" w:type="dxa"/>
          </w:tcPr>
          <w:p w:rsidR="00DC15FE" w:rsidRDefault="007C08BF" w:rsidP="003870CB">
            <w:pPr>
              <w:pStyle w:val="a3"/>
              <w:ind w:left="0"/>
              <w:rPr>
                <w:rFonts w:ascii="Verdana" w:hAnsi="Verdana"/>
                <w:sz w:val="20"/>
                <w:szCs w:val="20"/>
              </w:rPr>
            </w:pPr>
            <w:r>
              <w:rPr>
                <w:rFonts w:ascii="Verdana" w:hAnsi="Verdana"/>
                <w:sz w:val="20"/>
                <w:szCs w:val="20"/>
              </w:rPr>
              <w:t>216</w:t>
            </w:r>
          </w:p>
        </w:tc>
        <w:tc>
          <w:tcPr>
            <w:tcW w:w="5400" w:type="dxa"/>
          </w:tcPr>
          <w:p w:rsidR="00DC15FE" w:rsidRDefault="00DC15FE" w:rsidP="00D40102">
            <w:pPr>
              <w:pStyle w:val="a3"/>
              <w:ind w:left="0"/>
              <w:rPr>
                <w:rFonts w:ascii="Verdana" w:hAnsi="Verdana"/>
                <w:sz w:val="20"/>
                <w:szCs w:val="20"/>
              </w:rPr>
            </w:pPr>
            <w:r>
              <w:rPr>
                <w:rFonts w:ascii="Verdana" w:hAnsi="Verdana"/>
                <w:sz w:val="20"/>
                <w:szCs w:val="20"/>
              </w:rPr>
              <w:t>It is used to store necessary information for TDM Capture</w:t>
            </w:r>
          </w:p>
        </w:tc>
      </w:tr>
    </w:tbl>
    <w:p w:rsidR="0014402D" w:rsidRDefault="0014402D" w:rsidP="00DB3743"/>
    <w:p w:rsidR="00BC3D2A" w:rsidRDefault="00BC3D2A" w:rsidP="001967E9">
      <w:pPr>
        <w:pStyle w:val="3"/>
        <w:numPr>
          <w:ilvl w:val="2"/>
          <w:numId w:val="15"/>
        </w:numPr>
        <w:ind w:left="720" w:hanging="720"/>
        <w:rPr>
          <w:rFonts w:eastAsia="ＭＳ ゴシック"/>
        </w:rPr>
      </w:pPr>
      <w:bookmarkStart w:id="603" w:name="_Toc530588363"/>
      <w:proofErr w:type="spellStart"/>
      <w:r w:rsidRPr="003870CB">
        <w:rPr>
          <w:rFonts w:eastAsia="ＭＳ ゴシック"/>
        </w:rPr>
        <w:t>snd_adsp_control</w:t>
      </w:r>
      <w:proofErr w:type="spellEnd"/>
      <w:r>
        <w:rPr>
          <w:rFonts w:eastAsia="ＭＳ ゴシック"/>
        </w:rPr>
        <w:t xml:space="preserve"> structure</w:t>
      </w:r>
      <w:bookmarkEnd w:id="603"/>
    </w:p>
    <w:p w:rsidR="0029141D" w:rsidRPr="0029141D" w:rsidRDefault="0029141D" w:rsidP="0029141D"/>
    <w:p w:rsidR="00BC3D2A" w:rsidRDefault="00BC3D2A" w:rsidP="00BC3D2A">
      <w:pPr>
        <w:pStyle w:val="a4"/>
        <w:jc w:val="left"/>
        <w:rPr>
          <w:szCs w:val="20"/>
        </w:rPr>
      </w:pPr>
      <w:bookmarkStart w:id="604" w:name="_Toc530588411"/>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4</w:t>
      </w:r>
      <w:r w:rsidR="007F6EBC">
        <w:rPr>
          <w:noProof/>
        </w:rPr>
        <w:fldChar w:fldCharType="end"/>
      </w:r>
      <w:r>
        <w:t xml:space="preserve"> </w:t>
      </w:r>
      <w:proofErr w:type="spellStart"/>
      <w:r>
        <w:rPr>
          <w:szCs w:val="20"/>
        </w:rPr>
        <w:t>snd_adsp_control</w:t>
      </w:r>
      <w:proofErr w:type="spellEnd"/>
      <w:r>
        <w:rPr>
          <w:szCs w:val="20"/>
        </w:rPr>
        <w:t xml:space="preserve"> structure information</w:t>
      </w:r>
      <w:bookmarkEnd w:id="604"/>
    </w:p>
    <w:tbl>
      <w:tblPr>
        <w:tblStyle w:val="a6"/>
        <w:tblW w:w="0" w:type="auto"/>
        <w:tblLook w:val="04A0" w:firstRow="1" w:lastRow="0" w:firstColumn="1" w:lastColumn="0" w:noHBand="0" w:noVBand="1"/>
      </w:tblPr>
      <w:tblGrid>
        <w:gridCol w:w="3071"/>
        <w:gridCol w:w="3530"/>
        <w:gridCol w:w="2749"/>
      </w:tblGrid>
      <w:tr w:rsidR="00BC3D2A" w:rsidTr="001D1F47">
        <w:tc>
          <w:tcPr>
            <w:tcW w:w="6251" w:type="dxa"/>
            <w:gridSpan w:val="2"/>
            <w:tcBorders>
              <w:bottom w:val="double" w:sz="4" w:space="0" w:color="auto"/>
            </w:tcBorders>
          </w:tcPr>
          <w:p w:rsidR="00BC3D2A" w:rsidRDefault="00BC3D2A" w:rsidP="0029141D">
            <w:pPr>
              <w:jc w:val="center"/>
              <w:rPr>
                <w:rFonts w:ascii="Verdana" w:hAnsi="Verdana"/>
                <w:sz w:val="20"/>
                <w:szCs w:val="20"/>
              </w:rPr>
            </w:pPr>
            <w:r>
              <w:rPr>
                <w:rFonts w:ascii="Verdana" w:hAnsi="Verdana"/>
                <w:sz w:val="20"/>
                <w:szCs w:val="20"/>
              </w:rPr>
              <w:t>Member name</w:t>
            </w:r>
          </w:p>
        </w:tc>
        <w:tc>
          <w:tcPr>
            <w:tcW w:w="3099" w:type="dxa"/>
            <w:tcBorders>
              <w:bottom w:val="double" w:sz="4" w:space="0" w:color="auto"/>
            </w:tcBorders>
          </w:tcPr>
          <w:p w:rsidR="00BC3D2A" w:rsidRDefault="00BC3D2A" w:rsidP="0029141D">
            <w:pPr>
              <w:jc w:val="center"/>
              <w:rPr>
                <w:rFonts w:ascii="Verdana" w:hAnsi="Verdana"/>
                <w:sz w:val="20"/>
                <w:szCs w:val="20"/>
              </w:rPr>
            </w:pPr>
            <w:r>
              <w:rPr>
                <w:rFonts w:ascii="Verdana" w:hAnsi="Verdana"/>
                <w:sz w:val="20"/>
                <w:szCs w:val="20"/>
              </w:rPr>
              <w:t>Outline</w:t>
            </w:r>
          </w:p>
        </w:tc>
      </w:tr>
      <w:tr w:rsidR="0014402D" w:rsidTr="001D1F47">
        <w:tc>
          <w:tcPr>
            <w:tcW w:w="3144" w:type="dxa"/>
            <w:tcBorders>
              <w:top w:val="double" w:sz="4" w:space="0" w:color="auto"/>
              <w:right w:val="single" w:sz="4" w:space="0" w:color="auto"/>
            </w:tcBorders>
          </w:tcPr>
          <w:p w:rsidR="0014402D" w:rsidRDefault="0014402D" w:rsidP="0014402D">
            <w:pPr>
              <w:rPr>
                <w:rFonts w:ascii="Verdana" w:hAnsi="Verdana"/>
                <w:sz w:val="20"/>
                <w:szCs w:val="20"/>
              </w:rPr>
            </w:pPr>
            <w:r>
              <w:rPr>
                <w:rFonts w:ascii="Verdana" w:hAnsi="Verdana"/>
                <w:sz w:val="20"/>
                <w:szCs w:val="20"/>
              </w:rPr>
              <w:t>int</w:t>
            </w:r>
          </w:p>
        </w:tc>
        <w:tc>
          <w:tcPr>
            <w:tcW w:w="3107" w:type="dxa"/>
            <w:tcBorders>
              <w:top w:val="double" w:sz="4" w:space="0" w:color="auto"/>
              <w:left w:val="single" w:sz="4" w:space="0" w:color="auto"/>
            </w:tcBorders>
          </w:tcPr>
          <w:p w:rsidR="0014402D" w:rsidRDefault="0014402D" w:rsidP="000A650A">
            <w:pPr>
              <w:rPr>
                <w:rFonts w:ascii="Verdana" w:hAnsi="Verdana"/>
                <w:sz w:val="20"/>
                <w:szCs w:val="20"/>
              </w:rPr>
            </w:pPr>
            <w:proofErr w:type="spellStart"/>
            <w:r>
              <w:rPr>
                <w:rFonts w:ascii="Verdana" w:hAnsi="Verdana"/>
                <w:sz w:val="20"/>
                <w:szCs w:val="20"/>
              </w:rPr>
              <w:t>vol_rate</w:t>
            </w:r>
            <w:proofErr w:type="spellEnd"/>
            <w:r>
              <w:rPr>
                <w:rFonts w:ascii="Verdana" w:hAnsi="Verdana"/>
                <w:sz w:val="20"/>
                <w:szCs w:val="20"/>
              </w:rPr>
              <w:t>[DIRECT_NUM]</w:t>
            </w:r>
            <w:r w:rsidR="000A650A">
              <w:rPr>
                <w:rFonts w:ascii="Verdana" w:hAnsi="Verdana"/>
                <w:sz w:val="20"/>
                <w:szCs w:val="20"/>
              </w:rPr>
              <w:t xml:space="preserve"> [MAX_DAI_IDX – 1]</w:t>
            </w:r>
          </w:p>
        </w:tc>
        <w:tc>
          <w:tcPr>
            <w:tcW w:w="3099" w:type="dxa"/>
            <w:tcBorders>
              <w:top w:val="double" w:sz="4" w:space="0" w:color="auto"/>
            </w:tcBorders>
          </w:tcPr>
          <w:p w:rsidR="0014402D" w:rsidRDefault="0014402D" w:rsidP="00BC3D2A">
            <w:pPr>
              <w:rPr>
                <w:rFonts w:ascii="Verdana" w:hAnsi="Verdana"/>
                <w:sz w:val="20"/>
                <w:szCs w:val="20"/>
              </w:rPr>
            </w:pPr>
            <w:r>
              <w:rPr>
                <w:rFonts w:ascii="Verdana" w:hAnsi="Verdana"/>
                <w:sz w:val="20"/>
                <w:szCs w:val="20"/>
              </w:rPr>
              <w:t>Volume rate value</w:t>
            </w:r>
            <w:r w:rsidR="00C77103">
              <w:rPr>
                <w:rFonts w:ascii="Verdana" w:hAnsi="Verdana"/>
                <w:sz w:val="20"/>
                <w:szCs w:val="20"/>
              </w:rPr>
              <w:t xml:space="preserve"> for Capture/Renderer</w:t>
            </w:r>
          </w:p>
        </w:tc>
      </w:tr>
      <w:tr w:rsidR="00C53904" w:rsidTr="001D1F47">
        <w:tc>
          <w:tcPr>
            <w:tcW w:w="3144" w:type="dxa"/>
            <w:tcBorders>
              <w:right w:val="single" w:sz="4" w:space="0" w:color="auto"/>
            </w:tcBorders>
          </w:tcPr>
          <w:p w:rsidR="00C53904" w:rsidRDefault="00C53904" w:rsidP="0014402D">
            <w:pPr>
              <w:rPr>
                <w:rFonts w:ascii="Verdana" w:hAnsi="Verdana"/>
                <w:sz w:val="20"/>
                <w:szCs w:val="20"/>
              </w:rPr>
            </w:pPr>
            <w:r>
              <w:rPr>
                <w:rFonts w:ascii="Verdana" w:hAnsi="Verdana"/>
                <w:sz w:val="20"/>
                <w:szCs w:val="20"/>
              </w:rPr>
              <w:t>int</w:t>
            </w:r>
          </w:p>
        </w:tc>
        <w:tc>
          <w:tcPr>
            <w:tcW w:w="3107" w:type="dxa"/>
            <w:tcBorders>
              <w:left w:val="single" w:sz="4" w:space="0" w:color="auto"/>
            </w:tcBorders>
          </w:tcPr>
          <w:p w:rsidR="00C53904" w:rsidRDefault="00C53904" w:rsidP="0014402D">
            <w:pPr>
              <w:rPr>
                <w:rFonts w:ascii="Verdana" w:hAnsi="Verdana"/>
                <w:sz w:val="20"/>
                <w:szCs w:val="20"/>
              </w:rPr>
            </w:pPr>
            <w:proofErr w:type="spellStart"/>
            <w:r>
              <w:rPr>
                <w:rFonts w:ascii="Verdana" w:hAnsi="Verdana"/>
                <w:sz w:val="20"/>
                <w:szCs w:val="20"/>
              </w:rPr>
              <w:t>tdm_vol_rate</w:t>
            </w:r>
            <w:proofErr w:type="spellEnd"/>
            <w:r>
              <w:rPr>
                <w:rFonts w:ascii="Verdana" w:hAnsi="Verdana"/>
                <w:sz w:val="20"/>
                <w:szCs w:val="20"/>
              </w:rPr>
              <w:t>[DIRECT_NUM]</w:t>
            </w:r>
          </w:p>
        </w:tc>
        <w:tc>
          <w:tcPr>
            <w:tcW w:w="3099" w:type="dxa"/>
          </w:tcPr>
          <w:p w:rsidR="00C53904" w:rsidRDefault="00C77103" w:rsidP="00BC3D2A">
            <w:pPr>
              <w:rPr>
                <w:rFonts w:ascii="Verdana" w:hAnsi="Verdana"/>
                <w:sz w:val="20"/>
                <w:szCs w:val="20"/>
              </w:rPr>
            </w:pPr>
            <w:r>
              <w:rPr>
                <w:rFonts w:ascii="Verdana" w:hAnsi="Verdana"/>
                <w:sz w:val="20"/>
                <w:szCs w:val="20"/>
              </w:rPr>
              <w:t>Volume rate for TDM Capture/TDM Renderer</w:t>
            </w:r>
          </w:p>
        </w:tc>
      </w:tr>
      <w:tr w:rsidR="0014402D" w:rsidTr="001D1F47">
        <w:tc>
          <w:tcPr>
            <w:tcW w:w="3144" w:type="dxa"/>
            <w:tcBorders>
              <w:right w:val="single" w:sz="4" w:space="0" w:color="auto"/>
            </w:tcBorders>
          </w:tcPr>
          <w:p w:rsidR="0014402D" w:rsidRDefault="0014402D" w:rsidP="0014402D">
            <w:pPr>
              <w:rPr>
                <w:rFonts w:ascii="Verdana" w:hAnsi="Verdana"/>
                <w:sz w:val="20"/>
                <w:szCs w:val="20"/>
              </w:rPr>
            </w:pPr>
            <w:r>
              <w:rPr>
                <w:rFonts w:ascii="Verdana" w:hAnsi="Verdana"/>
                <w:sz w:val="20"/>
                <w:szCs w:val="20"/>
              </w:rPr>
              <w:t>int</w:t>
            </w:r>
          </w:p>
        </w:tc>
        <w:tc>
          <w:tcPr>
            <w:tcW w:w="3107" w:type="dxa"/>
            <w:tcBorders>
              <w:left w:val="single" w:sz="4" w:space="0" w:color="auto"/>
            </w:tcBorders>
          </w:tcPr>
          <w:p w:rsidR="0014402D" w:rsidRDefault="0014402D" w:rsidP="0014402D">
            <w:pPr>
              <w:rPr>
                <w:rFonts w:ascii="Verdana" w:hAnsi="Verdana"/>
                <w:sz w:val="20"/>
                <w:szCs w:val="20"/>
              </w:rPr>
            </w:pPr>
            <w:proofErr w:type="spellStart"/>
            <w:r>
              <w:rPr>
                <w:rFonts w:ascii="Verdana" w:hAnsi="Verdana"/>
                <w:sz w:val="20"/>
                <w:szCs w:val="20"/>
              </w:rPr>
              <w:t>sample_rate</w:t>
            </w:r>
            <w:proofErr w:type="spellEnd"/>
            <w:r>
              <w:rPr>
                <w:rFonts w:ascii="Verdana" w:hAnsi="Verdana"/>
                <w:sz w:val="20"/>
                <w:szCs w:val="20"/>
              </w:rPr>
              <w:t>[DIRECT_NUM]</w:t>
            </w:r>
            <w:r w:rsidR="000A650A">
              <w:rPr>
                <w:rFonts w:ascii="Verdana" w:hAnsi="Verdana"/>
                <w:sz w:val="20"/>
                <w:szCs w:val="20"/>
              </w:rPr>
              <w:t xml:space="preserve"> [MAX_DAI_IDX – 1]</w:t>
            </w:r>
          </w:p>
        </w:tc>
        <w:tc>
          <w:tcPr>
            <w:tcW w:w="3099" w:type="dxa"/>
          </w:tcPr>
          <w:p w:rsidR="0014402D" w:rsidRDefault="0014402D" w:rsidP="00BC3D2A">
            <w:pPr>
              <w:rPr>
                <w:rFonts w:ascii="Verdana" w:hAnsi="Verdana"/>
                <w:sz w:val="20"/>
                <w:szCs w:val="20"/>
              </w:rPr>
            </w:pPr>
            <w:r>
              <w:rPr>
                <w:rFonts w:ascii="Verdana" w:hAnsi="Verdana"/>
                <w:sz w:val="20"/>
                <w:szCs w:val="20"/>
              </w:rPr>
              <w:t>Out sample rate with Renderer, in sample rate with Capture</w:t>
            </w:r>
          </w:p>
        </w:tc>
      </w:tr>
      <w:tr w:rsidR="00455B64" w:rsidTr="001D1F47">
        <w:tc>
          <w:tcPr>
            <w:tcW w:w="3144" w:type="dxa"/>
            <w:tcBorders>
              <w:right w:val="single" w:sz="4" w:space="0" w:color="auto"/>
            </w:tcBorders>
          </w:tcPr>
          <w:p w:rsidR="00455B64" w:rsidRDefault="00EB5A4F" w:rsidP="0014402D">
            <w:pPr>
              <w:rPr>
                <w:rFonts w:ascii="Verdana" w:hAnsi="Verdana"/>
                <w:sz w:val="20"/>
                <w:szCs w:val="20"/>
              </w:rPr>
            </w:pPr>
            <w:r>
              <w:rPr>
                <w:rFonts w:ascii="Verdana" w:hAnsi="Verdana"/>
                <w:sz w:val="20"/>
                <w:szCs w:val="20"/>
              </w:rPr>
              <w:t>int</w:t>
            </w:r>
          </w:p>
        </w:tc>
        <w:tc>
          <w:tcPr>
            <w:tcW w:w="3107" w:type="dxa"/>
            <w:tcBorders>
              <w:left w:val="single" w:sz="4" w:space="0" w:color="auto"/>
            </w:tcBorders>
          </w:tcPr>
          <w:p w:rsidR="00455B64" w:rsidRDefault="00EB7681" w:rsidP="0014402D">
            <w:pPr>
              <w:rPr>
                <w:rFonts w:ascii="Verdana" w:hAnsi="Verdana"/>
                <w:sz w:val="20"/>
                <w:szCs w:val="20"/>
              </w:rPr>
            </w:pPr>
            <w:proofErr w:type="spellStart"/>
            <w:r>
              <w:rPr>
                <w:rFonts w:ascii="Verdana" w:hAnsi="Verdana"/>
                <w:sz w:val="20"/>
                <w:szCs w:val="20"/>
              </w:rPr>
              <w:t>tdm_sample</w:t>
            </w:r>
            <w:r w:rsidR="00EB5A4F">
              <w:rPr>
                <w:rFonts w:ascii="Verdana" w:hAnsi="Verdana"/>
                <w:sz w:val="20"/>
                <w:szCs w:val="20"/>
              </w:rPr>
              <w:t>_rate</w:t>
            </w:r>
            <w:proofErr w:type="spellEnd"/>
            <w:r w:rsidR="00EB5A4F">
              <w:rPr>
                <w:rFonts w:ascii="Verdana" w:hAnsi="Verdana"/>
                <w:sz w:val="20"/>
                <w:szCs w:val="20"/>
              </w:rPr>
              <w:t>[DIRECT_NUM]</w:t>
            </w:r>
          </w:p>
        </w:tc>
        <w:tc>
          <w:tcPr>
            <w:tcW w:w="3099" w:type="dxa"/>
          </w:tcPr>
          <w:p w:rsidR="00455B64" w:rsidRDefault="00EB5A4F" w:rsidP="00BC3D2A">
            <w:pPr>
              <w:rPr>
                <w:rFonts w:ascii="Verdana" w:hAnsi="Verdana"/>
                <w:sz w:val="20"/>
                <w:szCs w:val="20"/>
              </w:rPr>
            </w:pPr>
            <w:r>
              <w:rPr>
                <w:rFonts w:ascii="Verdana" w:hAnsi="Verdana"/>
                <w:sz w:val="20"/>
                <w:szCs w:val="20"/>
              </w:rPr>
              <w:t>Out sample rate with TDM Renderer, in sample rate with</w:t>
            </w:r>
            <w:r w:rsidR="000D13B9">
              <w:rPr>
                <w:rFonts w:ascii="Verdana" w:hAnsi="Verdana"/>
                <w:sz w:val="20"/>
                <w:szCs w:val="20"/>
              </w:rPr>
              <w:t xml:space="preserve"> TDM</w:t>
            </w:r>
            <w:r>
              <w:rPr>
                <w:rFonts w:ascii="Verdana" w:hAnsi="Verdana"/>
                <w:sz w:val="20"/>
                <w:szCs w:val="20"/>
              </w:rPr>
              <w:t xml:space="preserve"> Capture</w:t>
            </w:r>
          </w:p>
        </w:tc>
      </w:tr>
      <w:tr w:rsidR="0096785A" w:rsidTr="001D1F47">
        <w:tc>
          <w:tcPr>
            <w:tcW w:w="3144" w:type="dxa"/>
            <w:tcBorders>
              <w:right w:val="single" w:sz="4" w:space="0" w:color="auto"/>
            </w:tcBorders>
          </w:tcPr>
          <w:p w:rsidR="0096785A" w:rsidRDefault="0096785A" w:rsidP="0014402D">
            <w:pPr>
              <w:rPr>
                <w:rFonts w:ascii="Verdana" w:hAnsi="Verdana"/>
                <w:sz w:val="20"/>
                <w:szCs w:val="20"/>
              </w:rPr>
            </w:pPr>
            <w:r>
              <w:rPr>
                <w:rFonts w:ascii="Verdana" w:hAnsi="Verdana"/>
                <w:sz w:val="20"/>
                <w:szCs w:val="20"/>
              </w:rPr>
              <w:t>int</w:t>
            </w:r>
          </w:p>
        </w:tc>
        <w:tc>
          <w:tcPr>
            <w:tcW w:w="3107" w:type="dxa"/>
            <w:tcBorders>
              <w:left w:val="single" w:sz="4" w:space="0" w:color="auto"/>
            </w:tcBorders>
          </w:tcPr>
          <w:p w:rsidR="0096785A" w:rsidRDefault="0096785A" w:rsidP="0014402D">
            <w:pPr>
              <w:rPr>
                <w:rFonts w:ascii="Verdana" w:hAnsi="Verdana"/>
                <w:sz w:val="20"/>
                <w:szCs w:val="20"/>
              </w:rPr>
            </w:pPr>
            <w:proofErr w:type="spellStart"/>
            <w:r>
              <w:rPr>
                <w:rFonts w:ascii="Verdana" w:hAnsi="Verdana"/>
                <w:sz w:val="20"/>
                <w:szCs w:val="20"/>
              </w:rPr>
              <w:t>rdr_out_ch</w:t>
            </w:r>
            <w:proofErr w:type="spellEnd"/>
            <w:r w:rsidR="000A650A">
              <w:rPr>
                <w:rFonts w:ascii="Verdana" w:hAnsi="Verdana"/>
                <w:sz w:val="20"/>
                <w:szCs w:val="20"/>
              </w:rPr>
              <w:t>[MAX_DAI_IDX – 1]</w:t>
            </w:r>
          </w:p>
        </w:tc>
        <w:tc>
          <w:tcPr>
            <w:tcW w:w="3099" w:type="dxa"/>
          </w:tcPr>
          <w:p w:rsidR="0096785A" w:rsidRDefault="0096785A" w:rsidP="00BC3D2A">
            <w:pPr>
              <w:rPr>
                <w:rFonts w:ascii="Verdana" w:hAnsi="Verdana"/>
                <w:sz w:val="20"/>
                <w:szCs w:val="20"/>
              </w:rPr>
            </w:pPr>
            <w:r>
              <w:rPr>
                <w:rFonts w:ascii="Verdana" w:hAnsi="Verdana"/>
                <w:sz w:val="20"/>
                <w:szCs w:val="20"/>
              </w:rPr>
              <w:t>Output channel of Renderer</w:t>
            </w:r>
          </w:p>
        </w:tc>
      </w:tr>
      <w:tr w:rsidR="0014402D" w:rsidTr="001D1F47">
        <w:tc>
          <w:tcPr>
            <w:tcW w:w="3144" w:type="dxa"/>
            <w:tcBorders>
              <w:right w:val="single" w:sz="4" w:space="0" w:color="auto"/>
            </w:tcBorders>
          </w:tcPr>
          <w:p w:rsidR="0014402D" w:rsidRDefault="0058604D" w:rsidP="0014402D">
            <w:pPr>
              <w:tabs>
                <w:tab w:val="left" w:pos="1032"/>
              </w:tabs>
              <w:rPr>
                <w:rFonts w:ascii="Verdana" w:hAnsi="Verdana"/>
                <w:sz w:val="20"/>
                <w:szCs w:val="20"/>
              </w:rPr>
            </w:pPr>
            <w:r w:rsidRPr="0058604D">
              <w:rPr>
                <w:rFonts w:ascii="Verdana" w:hAnsi="Verdana"/>
                <w:sz w:val="20"/>
                <w:szCs w:val="20"/>
              </w:rPr>
              <w:t>struct</w:t>
            </w:r>
            <w:r>
              <w:rPr>
                <w:rFonts w:ascii="Verdana" w:hAnsi="Verdana"/>
                <w:sz w:val="20"/>
                <w:szCs w:val="20"/>
              </w:rPr>
              <w:t xml:space="preserve"> </w:t>
            </w:r>
            <w:proofErr w:type="spellStart"/>
            <w:r w:rsidR="00C1464B">
              <w:rPr>
                <w:rFonts w:ascii="Verdana" w:hAnsi="Verdana"/>
                <w:sz w:val="20"/>
                <w:szCs w:val="20"/>
              </w:rPr>
              <w:t>xf_adsp_equalizer_params</w:t>
            </w:r>
            <w:proofErr w:type="spellEnd"/>
            <w:r w:rsidR="0014402D">
              <w:rPr>
                <w:rFonts w:ascii="Verdana" w:hAnsi="Verdana"/>
                <w:sz w:val="20"/>
                <w:szCs w:val="20"/>
              </w:rPr>
              <w:t xml:space="preserve"> </w:t>
            </w:r>
          </w:p>
        </w:tc>
        <w:tc>
          <w:tcPr>
            <w:tcW w:w="3107" w:type="dxa"/>
            <w:tcBorders>
              <w:left w:val="single" w:sz="4" w:space="0" w:color="auto"/>
            </w:tcBorders>
          </w:tcPr>
          <w:p w:rsidR="0014402D" w:rsidRDefault="0014402D" w:rsidP="0014402D">
            <w:pPr>
              <w:tabs>
                <w:tab w:val="left" w:pos="1032"/>
              </w:tabs>
              <w:rPr>
                <w:rFonts w:ascii="Verdana" w:hAnsi="Verdana"/>
                <w:sz w:val="20"/>
                <w:szCs w:val="20"/>
              </w:rPr>
            </w:pPr>
            <w:proofErr w:type="spellStart"/>
            <w:r>
              <w:rPr>
                <w:rFonts w:ascii="Verdana" w:hAnsi="Verdana"/>
                <w:sz w:val="20"/>
                <w:szCs w:val="20"/>
              </w:rPr>
              <w:t>eqz_params</w:t>
            </w:r>
            <w:proofErr w:type="spellEnd"/>
            <w:r>
              <w:rPr>
                <w:rFonts w:ascii="Verdana" w:hAnsi="Verdana"/>
                <w:sz w:val="20"/>
                <w:szCs w:val="20"/>
              </w:rPr>
              <w:t>[DIRECT_NUM]</w:t>
            </w:r>
            <w:r w:rsidR="000A650A">
              <w:rPr>
                <w:rFonts w:ascii="Verdana" w:hAnsi="Verdana"/>
                <w:sz w:val="20"/>
                <w:szCs w:val="20"/>
              </w:rPr>
              <w:t xml:space="preserve"> [MAX_DAI_IDX – 1]</w:t>
            </w:r>
          </w:p>
        </w:tc>
        <w:tc>
          <w:tcPr>
            <w:tcW w:w="3099" w:type="dxa"/>
          </w:tcPr>
          <w:p w:rsidR="0014402D" w:rsidRDefault="0014402D" w:rsidP="00BC3D2A">
            <w:pPr>
              <w:rPr>
                <w:rFonts w:ascii="Verdana" w:hAnsi="Verdana"/>
                <w:sz w:val="20"/>
                <w:szCs w:val="20"/>
              </w:rPr>
            </w:pPr>
            <w:r>
              <w:rPr>
                <w:rFonts w:ascii="Verdana" w:hAnsi="Verdana"/>
                <w:sz w:val="20"/>
                <w:szCs w:val="20"/>
              </w:rPr>
              <w:t>Equalizer parameters</w:t>
            </w:r>
          </w:p>
        </w:tc>
      </w:tr>
      <w:tr w:rsidR="0014402D" w:rsidTr="001D1F47">
        <w:tc>
          <w:tcPr>
            <w:tcW w:w="3144" w:type="dxa"/>
            <w:tcBorders>
              <w:right w:val="single" w:sz="4" w:space="0" w:color="auto"/>
            </w:tcBorders>
          </w:tcPr>
          <w:p w:rsidR="0014402D" w:rsidRDefault="0014402D" w:rsidP="0014402D">
            <w:pPr>
              <w:rPr>
                <w:rFonts w:ascii="Verdana" w:hAnsi="Verdana"/>
                <w:sz w:val="20"/>
                <w:szCs w:val="20"/>
              </w:rPr>
            </w:pPr>
            <w:r>
              <w:rPr>
                <w:rFonts w:ascii="Verdana" w:hAnsi="Verdana"/>
                <w:sz w:val="20"/>
                <w:szCs w:val="20"/>
              </w:rPr>
              <w:t xml:space="preserve">int </w:t>
            </w:r>
          </w:p>
        </w:tc>
        <w:tc>
          <w:tcPr>
            <w:tcW w:w="3107" w:type="dxa"/>
            <w:tcBorders>
              <w:left w:val="single" w:sz="4" w:space="0" w:color="auto"/>
            </w:tcBorders>
          </w:tcPr>
          <w:p w:rsidR="0014402D" w:rsidRDefault="0014402D" w:rsidP="0014402D">
            <w:pPr>
              <w:rPr>
                <w:rFonts w:ascii="Verdana" w:hAnsi="Verdana"/>
                <w:sz w:val="20"/>
                <w:szCs w:val="20"/>
              </w:rPr>
            </w:pPr>
            <w:proofErr w:type="spellStart"/>
            <w:r w:rsidRPr="0029141D">
              <w:rPr>
                <w:rFonts w:ascii="Verdana" w:hAnsi="Verdana"/>
                <w:sz w:val="20"/>
                <w:szCs w:val="20"/>
              </w:rPr>
              <w:t>eqz_switch</w:t>
            </w:r>
            <w:proofErr w:type="spellEnd"/>
            <w:r>
              <w:rPr>
                <w:rFonts w:ascii="Verdana" w:hAnsi="Verdana"/>
                <w:sz w:val="20"/>
                <w:szCs w:val="20"/>
              </w:rPr>
              <w:t>[DIRECT_NUM]</w:t>
            </w:r>
            <w:r w:rsidR="000A650A">
              <w:rPr>
                <w:rFonts w:ascii="Verdana" w:hAnsi="Verdana"/>
                <w:sz w:val="20"/>
                <w:szCs w:val="20"/>
              </w:rPr>
              <w:t xml:space="preserve"> [MAX_DAI_IDX – 1]</w:t>
            </w:r>
          </w:p>
        </w:tc>
        <w:tc>
          <w:tcPr>
            <w:tcW w:w="3099" w:type="dxa"/>
          </w:tcPr>
          <w:p w:rsidR="0014402D" w:rsidRDefault="0014402D" w:rsidP="00BC3D2A">
            <w:pPr>
              <w:rPr>
                <w:rFonts w:ascii="Verdana" w:hAnsi="Verdana"/>
                <w:sz w:val="20"/>
                <w:szCs w:val="20"/>
              </w:rPr>
            </w:pPr>
            <w:r>
              <w:rPr>
                <w:rFonts w:ascii="Verdana" w:hAnsi="Verdana"/>
                <w:sz w:val="20"/>
                <w:szCs w:val="20"/>
              </w:rPr>
              <w:t>Equalizer switch</w:t>
            </w:r>
          </w:p>
        </w:tc>
      </w:tr>
      <w:tr w:rsidR="00455B64" w:rsidTr="001D1F47">
        <w:tc>
          <w:tcPr>
            <w:tcW w:w="3144" w:type="dxa"/>
            <w:tcBorders>
              <w:right w:val="single" w:sz="4" w:space="0" w:color="auto"/>
            </w:tcBorders>
          </w:tcPr>
          <w:p w:rsidR="00455B64" w:rsidRDefault="001D1F47" w:rsidP="0014402D">
            <w:pPr>
              <w:rPr>
                <w:rFonts w:ascii="Verdana" w:hAnsi="Verdana"/>
                <w:sz w:val="20"/>
                <w:szCs w:val="20"/>
              </w:rPr>
            </w:pPr>
            <w:r>
              <w:rPr>
                <w:rFonts w:ascii="Verdana" w:hAnsi="Verdana"/>
                <w:sz w:val="20"/>
                <w:szCs w:val="20"/>
              </w:rPr>
              <w:t>int</w:t>
            </w:r>
          </w:p>
        </w:tc>
        <w:tc>
          <w:tcPr>
            <w:tcW w:w="3107" w:type="dxa"/>
            <w:tcBorders>
              <w:left w:val="single" w:sz="4" w:space="0" w:color="auto"/>
            </w:tcBorders>
          </w:tcPr>
          <w:p w:rsidR="00455B64" w:rsidRPr="0029141D" w:rsidRDefault="001D1F47" w:rsidP="0014402D">
            <w:pPr>
              <w:rPr>
                <w:rFonts w:ascii="Verdana" w:hAnsi="Verdana"/>
                <w:sz w:val="20"/>
                <w:szCs w:val="20"/>
              </w:rPr>
            </w:pPr>
            <w:proofErr w:type="spellStart"/>
            <w:r>
              <w:rPr>
                <w:rFonts w:ascii="Verdana" w:hAnsi="Verdana"/>
                <w:sz w:val="20"/>
                <w:szCs w:val="20"/>
              </w:rPr>
              <w:t>mix_usage</w:t>
            </w:r>
            <w:proofErr w:type="spellEnd"/>
          </w:p>
        </w:tc>
        <w:tc>
          <w:tcPr>
            <w:tcW w:w="3099" w:type="dxa"/>
          </w:tcPr>
          <w:p w:rsidR="00455B64" w:rsidRDefault="002139DF" w:rsidP="002C766E">
            <w:pPr>
              <w:rPr>
                <w:rFonts w:ascii="Verdana" w:hAnsi="Verdana"/>
                <w:sz w:val="20"/>
                <w:szCs w:val="20"/>
              </w:rPr>
            </w:pPr>
            <w:r>
              <w:rPr>
                <w:rFonts w:ascii="Verdana" w:hAnsi="Verdana"/>
                <w:sz w:val="20"/>
                <w:szCs w:val="20"/>
              </w:rPr>
              <w:t xml:space="preserve">MIX </w:t>
            </w:r>
            <w:r w:rsidR="000D78B9">
              <w:rPr>
                <w:rFonts w:ascii="Verdana" w:hAnsi="Verdana"/>
                <w:sz w:val="20"/>
                <w:szCs w:val="20"/>
              </w:rPr>
              <w:t>control</w:t>
            </w:r>
          </w:p>
        </w:tc>
      </w:tr>
    </w:tbl>
    <w:p w:rsidR="00BC3D2A" w:rsidRDefault="0029141D" w:rsidP="00BC3D2A">
      <w:pPr>
        <w:rPr>
          <w:rFonts w:ascii="Verdana" w:hAnsi="Verdana"/>
          <w:sz w:val="20"/>
          <w:szCs w:val="20"/>
        </w:rPr>
      </w:pPr>
      <w:r>
        <w:rPr>
          <w:rFonts w:ascii="Verdana" w:hAnsi="Verdana"/>
          <w:sz w:val="20"/>
          <w:szCs w:val="20"/>
        </w:rPr>
        <w:t xml:space="preserve">[Note] DIRECT_NUM is a macro </w:t>
      </w:r>
      <w:r w:rsidR="00964F66">
        <w:rPr>
          <w:rFonts w:ascii="Verdana" w:hAnsi="Verdana"/>
          <w:sz w:val="20"/>
          <w:szCs w:val="20"/>
        </w:rPr>
        <w:t>re</w:t>
      </w:r>
      <w:r>
        <w:rPr>
          <w:rFonts w:ascii="Verdana" w:hAnsi="Verdana"/>
          <w:sz w:val="20"/>
          <w:szCs w:val="20"/>
        </w:rPr>
        <w:t>present</w:t>
      </w:r>
      <w:r w:rsidR="00964F66">
        <w:rPr>
          <w:rFonts w:ascii="Verdana" w:hAnsi="Verdana"/>
          <w:sz w:val="20"/>
          <w:szCs w:val="20"/>
        </w:rPr>
        <w:t>ing</w:t>
      </w:r>
      <w:r w:rsidR="00454765">
        <w:rPr>
          <w:rFonts w:ascii="Verdana" w:hAnsi="Verdana"/>
          <w:sz w:val="20"/>
          <w:szCs w:val="20"/>
        </w:rPr>
        <w:t xml:space="preserve"> </w:t>
      </w:r>
      <w:r w:rsidR="00964F66">
        <w:rPr>
          <w:rFonts w:ascii="Verdana" w:hAnsi="Verdana"/>
          <w:sz w:val="20"/>
          <w:szCs w:val="20"/>
        </w:rPr>
        <w:t xml:space="preserve">the </w:t>
      </w:r>
      <w:r w:rsidR="00454765">
        <w:rPr>
          <w:rFonts w:ascii="Verdana" w:hAnsi="Verdana"/>
          <w:sz w:val="20"/>
          <w:szCs w:val="20"/>
        </w:rPr>
        <w:t>number of stream</w:t>
      </w:r>
      <w:r w:rsidR="00964F66">
        <w:rPr>
          <w:rFonts w:ascii="Verdana" w:hAnsi="Verdana"/>
          <w:sz w:val="20"/>
          <w:szCs w:val="20"/>
        </w:rPr>
        <w:t>s</w:t>
      </w:r>
      <w:r w:rsidR="00454765">
        <w:rPr>
          <w:rFonts w:ascii="Verdana" w:hAnsi="Verdana"/>
          <w:sz w:val="20"/>
          <w:szCs w:val="20"/>
        </w:rPr>
        <w:t xml:space="preserve"> </w:t>
      </w:r>
      <w:r w:rsidR="00964F66">
        <w:rPr>
          <w:rFonts w:ascii="Verdana" w:hAnsi="Verdana"/>
          <w:sz w:val="20"/>
          <w:szCs w:val="20"/>
        </w:rPr>
        <w:t xml:space="preserve">that </w:t>
      </w:r>
      <w:r w:rsidR="00454765">
        <w:rPr>
          <w:rFonts w:ascii="Verdana" w:hAnsi="Verdana"/>
          <w:sz w:val="20"/>
          <w:szCs w:val="20"/>
        </w:rPr>
        <w:t>can execute concurrently</w:t>
      </w:r>
      <w:r>
        <w:rPr>
          <w:rFonts w:ascii="Verdana" w:hAnsi="Verdana"/>
          <w:sz w:val="20"/>
          <w:szCs w:val="20"/>
        </w:rPr>
        <w:t>. In this material</w:t>
      </w:r>
      <w:r w:rsidR="00964F66">
        <w:rPr>
          <w:rFonts w:ascii="Verdana" w:hAnsi="Verdana"/>
          <w:sz w:val="20"/>
          <w:szCs w:val="20"/>
        </w:rPr>
        <w:t>,</w:t>
      </w:r>
      <w:r>
        <w:rPr>
          <w:rFonts w:ascii="Verdana" w:hAnsi="Verdana"/>
          <w:sz w:val="20"/>
          <w:szCs w:val="20"/>
        </w:rPr>
        <w:t xml:space="preserve"> </w:t>
      </w:r>
      <w:r w:rsidR="00454765">
        <w:rPr>
          <w:rFonts w:ascii="Verdana" w:hAnsi="Verdana"/>
          <w:sz w:val="20"/>
          <w:szCs w:val="20"/>
        </w:rPr>
        <w:t>DIRECT_NUM is 2</w:t>
      </w:r>
      <w:r w:rsidR="00964F66">
        <w:rPr>
          <w:rFonts w:ascii="Verdana" w:hAnsi="Verdana"/>
          <w:sz w:val="20"/>
          <w:szCs w:val="20"/>
        </w:rPr>
        <w:t>, which</w:t>
      </w:r>
      <w:r w:rsidR="00454765">
        <w:rPr>
          <w:rFonts w:ascii="Verdana" w:hAnsi="Verdana"/>
          <w:sz w:val="20"/>
          <w:szCs w:val="20"/>
        </w:rPr>
        <w:t xml:space="preserve"> means it support</w:t>
      </w:r>
      <w:r w:rsidR="00964F66">
        <w:rPr>
          <w:rFonts w:ascii="Verdana" w:hAnsi="Verdana"/>
          <w:sz w:val="20"/>
          <w:szCs w:val="20"/>
        </w:rPr>
        <w:t>s</w:t>
      </w:r>
      <w:r w:rsidR="00454765">
        <w:rPr>
          <w:rFonts w:ascii="Verdana" w:hAnsi="Verdana"/>
          <w:sz w:val="20"/>
          <w:szCs w:val="20"/>
        </w:rPr>
        <w:t xml:space="preserve"> running a playback stream and a capture stream concurrently.</w:t>
      </w:r>
    </w:p>
    <w:p w:rsidR="006B411C" w:rsidRDefault="00193732" w:rsidP="00BC3D2A">
      <w:pPr>
        <w:rPr>
          <w:rFonts w:ascii="Verdana" w:hAnsi="Verdana"/>
          <w:sz w:val="20"/>
          <w:szCs w:val="20"/>
        </w:rPr>
      </w:pPr>
      <w:r>
        <w:rPr>
          <w:rFonts w:ascii="Verdana" w:hAnsi="Verdana"/>
          <w:sz w:val="20"/>
          <w:szCs w:val="20"/>
        </w:rPr>
        <w:t xml:space="preserve">MAX_DAI_IDX is a macro representing </w:t>
      </w:r>
      <w:r w:rsidR="001A04BB">
        <w:rPr>
          <w:rFonts w:ascii="Verdana" w:hAnsi="Verdana"/>
          <w:sz w:val="20"/>
          <w:szCs w:val="20"/>
        </w:rPr>
        <w:t>the number of stream types</w:t>
      </w:r>
      <w:r>
        <w:rPr>
          <w:rFonts w:ascii="Verdana" w:hAnsi="Verdana"/>
          <w:sz w:val="20"/>
          <w:szCs w:val="20"/>
        </w:rPr>
        <w:t>. In this material, MAX_DAI_IDX is 5, which means it supports 4 playback</w:t>
      </w:r>
      <w:r w:rsidR="00C56C4B">
        <w:rPr>
          <w:rFonts w:ascii="Verdana" w:hAnsi="Verdana"/>
          <w:sz w:val="20"/>
          <w:szCs w:val="20"/>
        </w:rPr>
        <w:t>/record</w:t>
      </w:r>
      <w:r>
        <w:rPr>
          <w:rFonts w:ascii="Verdana" w:hAnsi="Verdana"/>
          <w:sz w:val="20"/>
          <w:szCs w:val="20"/>
        </w:rPr>
        <w:t xml:space="preserve"> streams and 1 TDM playback</w:t>
      </w:r>
      <w:r w:rsidR="00C56C4B">
        <w:rPr>
          <w:rFonts w:ascii="Verdana" w:hAnsi="Verdana"/>
          <w:sz w:val="20"/>
          <w:szCs w:val="20"/>
        </w:rPr>
        <w:t>/TDM record</w:t>
      </w:r>
      <w:r>
        <w:rPr>
          <w:rFonts w:ascii="Verdana" w:hAnsi="Verdana"/>
          <w:sz w:val="20"/>
          <w:szCs w:val="20"/>
        </w:rPr>
        <w:t xml:space="preserve"> stream.</w:t>
      </w:r>
    </w:p>
    <w:p w:rsidR="002C766E" w:rsidRDefault="002C766E" w:rsidP="00BC3D2A">
      <w:pPr>
        <w:rPr>
          <w:rFonts w:ascii="Verdana" w:hAnsi="Verdana"/>
          <w:sz w:val="20"/>
          <w:szCs w:val="20"/>
        </w:rPr>
      </w:pPr>
      <w:proofErr w:type="spellStart"/>
      <w:r>
        <w:rPr>
          <w:rFonts w:ascii="Verdana" w:hAnsi="Verdana"/>
          <w:sz w:val="20"/>
          <w:szCs w:val="20"/>
        </w:rPr>
        <w:t>mix_usage</w:t>
      </w:r>
      <w:proofErr w:type="spellEnd"/>
      <w:r>
        <w:rPr>
          <w:rFonts w:ascii="Verdana" w:hAnsi="Verdana"/>
          <w:sz w:val="20"/>
          <w:szCs w:val="20"/>
        </w:rPr>
        <w:t xml:space="preserve"> is controlled by ADSP ALSA driver, not by control interface.</w:t>
      </w:r>
    </w:p>
    <w:p w:rsidR="00FA28C1" w:rsidRPr="00BC3D2A" w:rsidRDefault="00FA28C1" w:rsidP="00BC3D2A">
      <w:pPr>
        <w:rPr>
          <w:rFonts w:ascii="Verdana" w:hAnsi="Verdana"/>
          <w:sz w:val="20"/>
          <w:szCs w:val="20"/>
        </w:rPr>
      </w:pPr>
    </w:p>
    <w:p w:rsidR="00BC3D2A" w:rsidRDefault="00BC3D2A" w:rsidP="001967E9">
      <w:pPr>
        <w:pStyle w:val="3"/>
        <w:numPr>
          <w:ilvl w:val="2"/>
          <w:numId w:val="15"/>
        </w:numPr>
        <w:ind w:left="720" w:hanging="720"/>
        <w:rPr>
          <w:rFonts w:eastAsia="ＭＳ ゴシック"/>
        </w:rPr>
      </w:pPr>
      <w:bookmarkStart w:id="605" w:name="_Toc530588364"/>
      <w:proofErr w:type="spellStart"/>
      <w:r w:rsidRPr="003870CB">
        <w:rPr>
          <w:rFonts w:eastAsia="ＭＳ ゴシック"/>
        </w:rPr>
        <w:t>snd_adsp_</w:t>
      </w:r>
      <w:r w:rsidR="00505603">
        <w:rPr>
          <w:rFonts w:eastAsia="ＭＳ ゴシック"/>
        </w:rPr>
        <w:t>base</w:t>
      </w:r>
      <w:r w:rsidR="00C13350">
        <w:rPr>
          <w:rFonts w:eastAsia="ＭＳ ゴシック"/>
        </w:rPr>
        <w:t>_info</w:t>
      </w:r>
      <w:proofErr w:type="spellEnd"/>
      <w:r>
        <w:rPr>
          <w:rFonts w:eastAsia="ＭＳ ゴシック"/>
        </w:rPr>
        <w:t xml:space="preserve"> structure</w:t>
      </w:r>
      <w:bookmarkEnd w:id="605"/>
    </w:p>
    <w:p w:rsidR="001D409B" w:rsidRDefault="001D409B" w:rsidP="001D409B"/>
    <w:p w:rsidR="001D409B" w:rsidRDefault="001D409B" w:rsidP="001D409B">
      <w:pPr>
        <w:pStyle w:val="a4"/>
        <w:jc w:val="left"/>
      </w:pPr>
      <w:bookmarkStart w:id="606" w:name="_Toc530588412"/>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5</w:t>
      </w:r>
      <w:r w:rsidR="007F6EBC">
        <w:rPr>
          <w:noProof/>
        </w:rPr>
        <w:fldChar w:fldCharType="end"/>
      </w:r>
      <w:r>
        <w:t xml:space="preserve"> </w:t>
      </w:r>
      <w:proofErr w:type="spellStart"/>
      <w:r>
        <w:t>snd_adsp_base</w:t>
      </w:r>
      <w:r w:rsidR="00521863">
        <w:t>_info</w:t>
      </w:r>
      <w:proofErr w:type="spellEnd"/>
      <w:r>
        <w:t xml:space="preserve"> structure information</w:t>
      </w:r>
      <w:bookmarkEnd w:id="606"/>
    </w:p>
    <w:tbl>
      <w:tblPr>
        <w:tblStyle w:val="a6"/>
        <w:tblW w:w="0" w:type="auto"/>
        <w:tblLook w:val="04A0" w:firstRow="1" w:lastRow="0" w:firstColumn="1" w:lastColumn="0" w:noHBand="0" w:noVBand="1"/>
      </w:tblPr>
      <w:tblGrid>
        <w:gridCol w:w="3104"/>
        <w:gridCol w:w="3185"/>
        <w:gridCol w:w="3061"/>
      </w:tblGrid>
      <w:tr w:rsidR="001D409B" w:rsidTr="00E20300">
        <w:tc>
          <w:tcPr>
            <w:tcW w:w="6289" w:type="dxa"/>
            <w:gridSpan w:val="2"/>
            <w:tcBorders>
              <w:bottom w:val="double" w:sz="4" w:space="0" w:color="auto"/>
            </w:tcBorders>
          </w:tcPr>
          <w:p w:rsidR="001D409B" w:rsidRDefault="001D409B" w:rsidP="00984FB9">
            <w:pPr>
              <w:jc w:val="center"/>
              <w:rPr>
                <w:rFonts w:ascii="Verdana" w:hAnsi="Verdana"/>
                <w:sz w:val="20"/>
                <w:szCs w:val="20"/>
              </w:rPr>
            </w:pPr>
            <w:r>
              <w:rPr>
                <w:rFonts w:ascii="Verdana" w:hAnsi="Verdana"/>
                <w:sz w:val="20"/>
                <w:szCs w:val="20"/>
              </w:rPr>
              <w:t>Member name</w:t>
            </w:r>
          </w:p>
        </w:tc>
        <w:tc>
          <w:tcPr>
            <w:tcW w:w="3061" w:type="dxa"/>
            <w:tcBorders>
              <w:bottom w:val="double" w:sz="4" w:space="0" w:color="auto"/>
            </w:tcBorders>
          </w:tcPr>
          <w:p w:rsidR="001D409B" w:rsidRDefault="001D409B" w:rsidP="00984FB9">
            <w:pPr>
              <w:jc w:val="center"/>
              <w:rPr>
                <w:rFonts w:ascii="Verdana" w:hAnsi="Verdana"/>
                <w:sz w:val="20"/>
                <w:szCs w:val="20"/>
              </w:rPr>
            </w:pPr>
            <w:r>
              <w:rPr>
                <w:rFonts w:ascii="Verdana" w:hAnsi="Verdana"/>
                <w:sz w:val="20"/>
                <w:szCs w:val="20"/>
              </w:rPr>
              <w:t>Outline</w:t>
            </w:r>
          </w:p>
        </w:tc>
      </w:tr>
      <w:tr w:rsidR="00C13350" w:rsidTr="00E20300">
        <w:tc>
          <w:tcPr>
            <w:tcW w:w="3104" w:type="dxa"/>
            <w:tcBorders>
              <w:top w:val="double" w:sz="4" w:space="0" w:color="auto"/>
              <w:bottom w:val="single" w:sz="4" w:space="0" w:color="auto"/>
              <w:right w:val="single" w:sz="4" w:space="0" w:color="auto"/>
            </w:tcBorders>
          </w:tcPr>
          <w:p w:rsidR="00C13350" w:rsidRDefault="00C13350" w:rsidP="00984FB9">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hrtimer</w:t>
            </w:r>
            <w:proofErr w:type="spellEnd"/>
          </w:p>
        </w:tc>
        <w:tc>
          <w:tcPr>
            <w:tcW w:w="3185" w:type="dxa"/>
            <w:tcBorders>
              <w:top w:val="double" w:sz="4" w:space="0" w:color="auto"/>
              <w:left w:val="single" w:sz="4" w:space="0" w:color="auto"/>
              <w:bottom w:val="single" w:sz="4" w:space="0" w:color="auto"/>
            </w:tcBorders>
          </w:tcPr>
          <w:p w:rsidR="00C13350" w:rsidRDefault="00C13350" w:rsidP="00984FB9">
            <w:pPr>
              <w:rPr>
                <w:rFonts w:ascii="Verdana" w:hAnsi="Verdana"/>
                <w:sz w:val="20"/>
                <w:szCs w:val="20"/>
              </w:rPr>
            </w:pPr>
            <w:proofErr w:type="spellStart"/>
            <w:r>
              <w:rPr>
                <w:rFonts w:ascii="Verdana" w:hAnsi="Verdana"/>
                <w:sz w:val="20"/>
                <w:szCs w:val="20"/>
              </w:rPr>
              <w:t>hrtimer</w:t>
            </w:r>
            <w:proofErr w:type="spellEnd"/>
          </w:p>
        </w:tc>
        <w:tc>
          <w:tcPr>
            <w:tcW w:w="3061" w:type="dxa"/>
            <w:tcBorders>
              <w:top w:val="double" w:sz="4" w:space="0" w:color="auto"/>
              <w:bottom w:val="single" w:sz="4" w:space="0" w:color="auto"/>
            </w:tcBorders>
          </w:tcPr>
          <w:p w:rsidR="00C13350" w:rsidRDefault="00C13350" w:rsidP="00984FB9">
            <w:pPr>
              <w:rPr>
                <w:rFonts w:ascii="Verdana" w:hAnsi="Verdana"/>
                <w:sz w:val="20"/>
                <w:szCs w:val="20"/>
              </w:rPr>
            </w:pPr>
            <w:r>
              <w:rPr>
                <w:rFonts w:ascii="Verdana" w:hAnsi="Verdana"/>
                <w:sz w:val="20"/>
                <w:szCs w:val="20"/>
              </w:rPr>
              <w:t>High resolution timer data</w:t>
            </w:r>
          </w:p>
        </w:tc>
      </w:tr>
      <w:tr w:rsidR="00C13350" w:rsidTr="00E20300">
        <w:tc>
          <w:tcPr>
            <w:tcW w:w="3104" w:type="dxa"/>
            <w:tcBorders>
              <w:top w:val="single" w:sz="4" w:space="0" w:color="auto"/>
              <w:right w:val="single" w:sz="4" w:space="0" w:color="auto"/>
            </w:tcBorders>
          </w:tcPr>
          <w:p w:rsidR="00C13350" w:rsidRDefault="00C13350" w:rsidP="00984FB9">
            <w:pPr>
              <w:rPr>
                <w:rFonts w:ascii="Verdana" w:hAnsi="Verdana"/>
                <w:sz w:val="20"/>
                <w:szCs w:val="20"/>
              </w:rPr>
            </w:pPr>
            <w:proofErr w:type="spellStart"/>
            <w:r>
              <w:rPr>
                <w:rFonts w:ascii="Verdana" w:hAnsi="Verdana"/>
                <w:sz w:val="20"/>
                <w:szCs w:val="20"/>
              </w:rPr>
              <w:t>ktime_t</w:t>
            </w:r>
            <w:proofErr w:type="spellEnd"/>
          </w:p>
        </w:tc>
        <w:tc>
          <w:tcPr>
            <w:tcW w:w="3185" w:type="dxa"/>
            <w:tcBorders>
              <w:top w:val="single" w:sz="4" w:space="0" w:color="auto"/>
              <w:left w:val="single" w:sz="4" w:space="0" w:color="auto"/>
            </w:tcBorders>
          </w:tcPr>
          <w:p w:rsidR="00C13350" w:rsidRDefault="00C13350" w:rsidP="00984FB9">
            <w:pPr>
              <w:rPr>
                <w:rFonts w:ascii="Verdana" w:hAnsi="Verdana"/>
                <w:sz w:val="20"/>
                <w:szCs w:val="20"/>
              </w:rPr>
            </w:pPr>
            <w:proofErr w:type="spellStart"/>
            <w:r>
              <w:rPr>
                <w:rFonts w:ascii="Verdana" w:hAnsi="Verdana"/>
                <w:sz w:val="20"/>
                <w:szCs w:val="20"/>
              </w:rPr>
              <w:t>ktime</w:t>
            </w:r>
            <w:proofErr w:type="spellEnd"/>
          </w:p>
        </w:tc>
        <w:tc>
          <w:tcPr>
            <w:tcW w:w="3061" w:type="dxa"/>
            <w:tcBorders>
              <w:top w:val="single" w:sz="4" w:space="0" w:color="auto"/>
            </w:tcBorders>
          </w:tcPr>
          <w:p w:rsidR="00C13350" w:rsidRDefault="00C13350" w:rsidP="00984FB9">
            <w:pPr>
              <w:rPr>
                <w:rFonts w:ascii="Verdana" w:hAnsi="Verdana"/>
                <w:sz w:val="20"/>
                <w:szCs w:val="20"/>
              </w:rPr>
            </w:pPr>
            <w:r>
              <w:rPr>
                <w:rFonts w:ascii="Verdana" w:hAnsi="Verdana"/>
                <w:sz w:val="20"/>
                <w:szCs w:val="20"/>
              </w:rPr>
              <w:t>Kernel time value in nanosecond</w:t>
            </w:r>
          </w:p>
        </w:tc>
      </w:tr>
      <w:tr w:rsidR="005B12E5" w:rsidTr="00E20300">
        <w:tc>
          <w:tcPr>
            <w:tcW w:w="3104" w:type="dxa"/>
            <w:tcBorders>
              <w:top w:val="single" w:sz="4" w:space="0" w:color="auto"/>
              <w:right w:val="single" w:sz="4" w:space="0" w:color="auto"/>
            </w:tcBorders>
          </w:tcPr>
          <w:p w:rsidR="005B12E5" w:rsidRDefault="005B12E5" w:rsidP="00984FB9">
            <w:pPr>
              <w:rPr>
                <w:rFonts w:ascii="Verdana" w:hAnsi="Verdana"/>
                <w:sz w:val="20"/>
                <w:szCs w:val="20"/>
              </w:rPr>
            </w:pPr>
            <w:r>
              <w:rPr>
                <w:rFonts w:ascii="Verdana" w:hAnsi="Verdana"/>
                <w:sz w:val="20"/>
                <w:szCs w:val="20"/>
              </w:rPr>
              <w:t>int</w:t>
            </w:r>
          </w:p>
        </w:tc>
        <w:tc>
          <w:tcPr>
            <w:tcW w:w="3185" w:type="dxa"/>
            <w:tcBorders>
              <w:top w:val="single" w:sz="4" w:space="0" w:color="auto"/>
              <w:left w:val="single" w:sz="4" w:space="0" w:color="auto"/>
            </w:tcBorders>
          </w:tcPr>
          <w:p w:rsidR="005B12E5" w:rsidRDefault="005B12E5" w:rsidP="00984FB9">
            <w:pPr>
              <w:rPr>
                <w:rFonts w:ascii="Verdana" w:hAnsi="Verdana"/>
                <w:sz w:val="20"/>
                <w:szCs w:val="20"/>
              </w:rPr>
            </w:pPr>
            <w:proofErr w:type="spellStart"/>
            <w:r>
              <w:rPr>
                <w:rFonts w:ascii="Verdana" w:hAnsi="Verdana"/>
                <w:sz w:val="20"/>
                <w:szCs w:val="20"/>
              </w:rPr>
              <w:t>hrt_state</w:t>
            </w:r>
            <w:proofErr w:type="spellEnd"/>
          </w:p>
        </w:tc>
        <w:tc>
          <w:tcPr>
            <w:tcW w:w="3061" w:type="dxa"/>
            <w:tcBorders>
              <w:top w:val="single" w:sz="4" w:space="0" w:color="auto"/>
            </w:tcBorders>
          </w:tcPr>
          <w:p w:rsidR="005B12E5" w:rsidRDefault="005B12E5" w:rsidP="00984FB9">
            <w:pPr>
              <w:rPr>
                <w:rFonts w:ascii="Verdana" w:hAnsi="Verdana"/>
                <w:sz w:val="20"/>
                <w:szCs w:val="20"/>
              </w:rPr>
            </w:pPr>
            <w:r>
              <w:rPr>
                <w:rFonts w:ascii="Verdana" w:hAnsi="Verdana"/>
                <w:sz w:val="20"/>
                <w:szCs w:val="20"/>
              </w:rPr>
              <w:t>High resolution timer state</w:t>
            </w:r>
          </w:p>
        </w:tc>
      </w:tr>
      <w:tr w:rsidR="001D409B" w:rsidTr="00E20300">
        <w:tc>
          <w:tcPr>
            <w:tcW w:w="3104" w:type="dxa"/>
            <w:tcBorders>
              <w:top w:val="single" w:sz="4" w:space="0" w:color="auto"/>
              <w:right w:val="single" w:sz="4" w:space="0" w:color="auto"/>
            </w:tcBorders>
          </w:tcPr>
          <w:p w:rsidR="001D409B" w:rsidRDefault="001D409B" w:rsidP="00984FB9">
            <w:pPr>
              <w:rPr>
                <w:rFonts w:ascii="Verdana" w:hAnsi="Verdana"/>
                <w:sz w:val="20"/>
                <w:szCs w:val="20"/>
              </w:rPr>
            </w:pPr>
            <w:r>
              <w:rPr>
                <w:rFonts w:ascii="Verdana" w:hAnsi="Verdana"/>
                <w:sz w:val="20"/>
                <w:szCs w:val="20"/>
              </w:rPr>
              <w:t>int</w:t>
            </w:r>
          </w:p>
        </w:tc>
        <w:tc>
          <w:tcPr>
            <w:tcW w:w="3185" w:type="dxa"/>
            <w:tcBorders>
              <w:top w:val="single" w:sz="4" w:space="0" w:color="auto"/>
              <w:left w:val="single" w:sz="4" w:space="0" w:color="auto"/>
            </w:tcBorders>
          </w:tcPr>
          <w:p w:rsidR="001D409B" w:rsidRDefault="00505603" w:rsidP="00984FB9">
            <w:pPr>
              <w:rPr>
                <w:rFonts w:ascii="Verdana" w:hAnsi="Verdana"/>
                <w:sz w:val="20"/>
                <w:szCs w:val="20"/>
              </w:rPr>
            </w:pPr>
            <w:proofErr w:type="spellStart"/>
            <w:r>
              <w:rPr>
                <w:rFonts w:ascii="Verdana" w:hAnsi="Verdana"/>
                <w:sz w:val="20"/>
                <w:szCs w:val="20"/>
              </w:rPr>
              <w:t>handle_id</w:t>
            </w:r>
            <w:proofErr w:type="spellEnd"/>
          </w:p>
        </w:tc>
        <w:tc>
          <w:tcPr>
            <w:tcW w:w="3061" w:type="dxa"/>
            <w:tcBorders>
              <w:top w:val="single" w:sz="4" w:space="0" w:color="auto"/>
            </w:tcBorders>
          </w:tcPr>
          <w:p w:rsidR="001D409B" w:rsidRDefault="00505603" w:rsidP="00984FB9">
            <w:pPr>
              <w:rPr>
                <w:rFonts w:ascii="Verdana" w:hAnsi="Verdana"/>
                <w:sz w:val="20"/>
                <w:szCs w:val="20"/>
              </w:rPr>
            </w:pPr>
            <w:r>
              <w:rPr>
                <w:rFonts w:ascii="Verdana" w:hAnsi="Verdana"/>
                <w:sz w:val="20"/>
                <w:szCs w:val="20"/>
              </w:rPr>
              <w:t>Target handle ID of ALSA driver</w:t>
            </w:r>
          </w:p>
        </w:tc>
      </w:tr>
      <w:tr w:rsidR="001D409B" w:rsidTr="00E20300">
        <w:tc>
          <w:tcPr>
            <w:tcW w:w="3104" w:type="dxa"/>
            <w:tcBorders>
              <w:right w:val="single" w:sz="4" w:space="0" w:color="auto"/>
            </w:tcBorders>
          </w:tcPr>
          <w:p w:rsidR="001D409B" w:rsidRDefault="00505603" w:rsidP="00984FB9">
            <w:pPr>
              <w:rPr>
                <w:rFonts w:ascii="Verdana" w:hAnsi="Verdana"/>
                <w:sz w:val="20"/>
                <w:szCs w:val="20"/>
              </w:rPr>
            </w:pPr>
            <w:r>
              <w:rPr>
                <w:rFonts w:ascii="Verdana" w:hAnsi="Verdana"/>
                <w:sz w:val="20"/>
                <w:szCs w:val="20"/>
              </w:rPr>
              <w:t>char</w:t>
            </w:r>
          </w:p>
        </w:tc>
        <w:tc>
          <w:tcPr>
            <w:tcW w:w="3185" w:type="dxa"/>
            <w:tcBorders>
              <w:left w:val="single" w:sz="4" w:space="0" w:color="auto"/>
            </w:tcBorders>
          </w:tcPr>
          <w:p w:rsidR="001D409B" w:rsidRDefault="00505603" w:rsidP="00984FB9">
            <w:pPr>
              <w:rPr>
                <w:rFonts w:ascii="Verdana" w:hAnsi="Verdana"/>
                <w:sz w:val="20"/>
                <w:szCs w:val="20"/>
              </w:rPr>
            </w:pPr>
            <w:r>
              <w:rPr>
                <w:rFonts w:ascii="Verdana" w:hAnsi="Verdana"/>
                <w:sz w:val="20"/>
                <w:szCs w:val="20"/>
              </w:rPr>
              <w:t>*buffer[XF_BUF_POOL_SIZE]</w:t>
            </w:r>
          </w:p>
        </w:tc>
        <w:tc>
          <w:tcPr>
            <w:tcW w:w="3061" w:type="dxa"/>
          </w:tcPr>
          <w:p w:rsidR="001D409B" w:rsidRDefault="00505603" w:rsidP="00984FB9">
            <w:pPr>
              <w:rPr>
                <w:rFonts w:ascii="Verdana" w:hAnsi="Verdana"/>
                <w:sz w:val="20"/>
                <w:szCs w:val="20"/>
              </w:rPr>
            </w:pPr>
            <w:r>
              <w:rPr>
                <w:rFonts w:ascii="Verdana" w:hAnsi="Verdana"/>
                <w:sz w:val="20"/>
                <w:szCs w:val="20"/>
              </w:rPr>
              <w:t>Data buffer</w:t>
            </w:r>
          </w:p>
        </w:tc>
      </w:tr>
      <w:tr w:rsidR="00505603" w:rsidTr="00E20300">
        <w:tc>
          <w:tcPr>
            <w:tcW w:w="3104" w:type="dxa"/>
            <w:tcBorders>
              <w:right w:val="single" w:sz="4" w:space="0" w:color="auto"/>
            </w:tcBorders>
          </w:tcPr>
          <w:p w:rsidR="00505603" w:rsidRDefault="00505603"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505603" w:rsidRDefault="00C13350" w:rsidP="00984FB9">
            <w:pPr>
              <w:rPr>
                <w:rFonts w:ascii="Verdana" w:hAnsi="Verdana"/>
                <w:sz w:val="20"/>
                <w:szCs w:val="20"/>
              </w:rPr>
            </w:pPr>
            <w:proofErr w:type="spellStart"/>
            <w:r>
              <w:rPr>
                <w:rFonts w:ascii="Verdana" w:hAnsi="Verdana"/>
                <w:sz w:val="20"/>
                <w:szCs w:val="20"/>
              </w:rPr>
              <w:t>buf_bytes</w:t>
            </w:r>
            <w:proofErr w:type="spellEnd"/>
          </w:p>
        </w:tc>
        <w:tc>
          <w:tcPr>
            <w:tcW w:w="3061" w:type="dxa"/>
          </w:tcPr>
          <w:p w:rsidR="00505603" w:rsidRDefault="00505603" w:rsidP="00984FB9">
            <w:pPr>
              <w:rPr>
                <w:rFonts w:ascii="Verdana" w:hAnsi="Verdana"/>
                <w:sz w:val="20"/>
                <w:szCs w:val="20"/>
              </w:rPr>
            </w:pPr>
            <w:r>
              <w:rPr>
                <w:rFonts w:ascii="Verdana" w:hAnsi="Verdana"/>
                <w:sz w:val="20"/>
                <w:szCs w:val="20"/>
              </w:rPr>
              <w:t>Size of each allocated data buffer</w:t>
            </w:r>
          </w:p>
        </w:tc>
      </w:tr>
      <w:tr w:rsidR="00505603" w:rsidTr="00E20300">
        <w:tc>
          <w:tcPr>
            <w:tcW w:w="3104" w:type="dxa"/>
            <w:tcBorders>
              <w:right w:val="single" w:sz="4" w:space="0" w:color="auto"/>
            </w:tcBorders>
          </w:tcPr>
          <w:p w:rsidR="00505603" w:rsidRDefault="00505603"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505603" w:rsidRDefault="00505603" w:rsidP="00984FB9">
            <w:pPr>
              <w:rPr>
                <w:rFonts w:ascii="Verdana" w:hAnsi="Verdana"/>
                <w:sz w:val="20"/>
                <w:szCs w:val="20"/>
              </w:rPr>
            </w:pPr>
            <w:proofErr w:type="spellStart"/>
            <w:r>
              <w:rPr>
                <w:rFonts w:ascii="Verdana" w:hAnsi="Verdana"/>
                <w:sz w:val="20"/>
                <w:szCs w:val="20"/>
              </w:rPr>
              <w:t>buf_idx</w:t>
            </w:r>
            <w:proofErr w:type="spellEnd"/>
          </w:p>
        </w:tc>
        <w:tc>
          <w:tcPr>
            <w:tcW w:w="3061" w:type="dxa"/>
          </w:tcPr>
          <w:p w:rsidR="00505603" w:rsidRDefault="00505603" w:rsidP="00984FB9">
            <w:pPr>
              <w:rPr>
                <w:rFonts w:ascii="Verdana" w:hAnsi="Verdana"/>
                <w:sz w:val="20"/>
                <w:szCs w:val="20"/>
              </w:rPr>
            </w:pPr>
            <w:r>
              <w:rPr>
                <w:rFonts w:ascii="Verdana" w:hAnsi="Verdana"/>
                <w:sz w:val="20"/>
                <w:szCs w:val="20"/>
              </w:rPr>
              <w:t>Index of data buffer</w:t>
            </w:r>
          </w:p>
        </w:tc>
      </w:tr>
      <w:tr w:rsidR="00505603" w:rsidTr="00E20300">
        <w:tc>
          <w:tcPr>
            <w:tcW w:w="3104" w:type="dxa"/>
            <w:tcBorders>
              <w:right w:val="single" w:sz="4" w:space="0" w:color="auto"/>
            </w:tcBorders>
          </w:tcPr>
          <w:p w:rsidR="00505603" w:rsidRDefault="00505603"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505603" w:rsidRDefault="00505603" w:rsidP="00984FB9">
            <w:pPr>
              <w:rPr>
                <w:rFonts w:ascii="Verdana" w:hAnsi="Verdana"/>
                <w:sz w:val="20"/>
                <w:szCs w:val="20"/>
              </w:rPr>
            </w:pPr>
            <w:proofErr w:type="spellStart"/>
            <w:r>
              <w:rPr>
                <w:rFonts w:ascii="Verdana" w:hAnsi="Verdana"/>
                <w:sz w:val="20"/>
                <w:szCs w:val="20"/>
              </w:rPr>
              <w:t>buf_queue</w:t>
            </w:r>
            <w:proofErr w:type="spellEnd"/>
          </w:p>
        </w:tc>
        <w:tc>
          <w:tcPr>
            <w:tcW w:w="3061" w:type="dxa"/>
          </w:tcPr>
          <w:p w:rsidR="00505603" w:rsidRDefault="00505603" w:rsidP="00984FB9">
            <w:pPr>
              <w:rPr>
                <w:rFonts w:ascii="Verdana" w:hAnsi="Verdana"/>
                <w:sz w:val="20"/>
                <w:szCs w:val="20"/>
              </w:rPr>
            </w:pPr>
            <w:r>
              <w:rPr>
                <w:rFonts w:ascii="Verdana" w:hAnsi="Verdana"/>
                <w:sz w:val="20"/>
                <w:szCs w:val="20"/>
              </w:rPr>
              <w:t>Number of data buffer in the queue</w:t>
            </w:r>
          </w:p>
        </w:tc>
      </w:tr>
      <w:tr w:rsidR="00505603" w:rsidTr="00E20300">
        <w:tc>
          <w:tcPr>
            <w:tcW w:w="3104" w:type="dxa"/>
            <w:tcBorders>
              <w:right w:val="single" w:sz="4" w:space="0" w:color="auto"/>
            </w:tcBorders>
          </w:tcPr>
          <w:p w:rsidR="00505603" w:rsidRDefault="00505603"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505603" w:rsidRDefault="00505603" w:rsidP="00984FB9">
            <w:pPr>
              <w:rPr>
                <w:rFonts w:ascii="Verdana" w:hAnsi="Verdana"/>
                <w:sz w:val="20"/>
                <w:szCs w:val="20"/>
              </w:rPr>
            </w:pPr>
            <w:proofErr w:type="spellStart"/>
            <w:r>
              <w:rPr>
                <w:rFonts w:ascii="Verdana" w:hAnsi="Verdana"/>
                <w:sz w:val="20"/>
                <w:szCs w:val="20"/>
              </w:rPr>
              <w:t>hw_idx</w:t>
            </w:r>
            <w:proofErr w:type="spellEnd"/>
          </w:p>
        </w:tc>
        <w:tc>
          <w:tcPr>
            <w:tcW w:w="3061" w:type="dxa"/>
          </w:tcPr>
          <w:p w:rsidR="00505603" w:rsidRDefault="00505603" w:rsidP="00984FB9">
            <w:pPr>
              <w:rPr>
                <w:rFonts w:ascii="Verdana" w:hAnsi="Verdana"/>
                <w:sz w:val="20"/>
                <w:szCs w:val="20"/>
              </w:rPr>
            </w:pPr>
            <w:r>
              <w:rPr>
                <w:rFonts w:ascii="Verdana" w:hAnsi="Verdana"/>
                <w:sz w:val="20"/>
                <w:szCs w:val="20"/>
              </w:rPr>
              <w:t>Hardware index in bytes</w:t>
            </w:r>
          </w:p>
        </w:tc>
      </w:tr>
      <w:tr w:rsidR="00C13350" w:rsidTr="00E20300">
        <w:tc>
          <w:tcPr>
            <w:tcW w:w="3104" w:type="dxa"/>
            <w:tcBorders>
              <w:right w:val="single" w:sz="4" w:space="0" w:color="auto"/>
            </w:tcBorders>
          </w:tcPr>
          <w:p w:rsidR="00C13350" w:rsidRDefault="00C13350"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C13350" w:rsidRDefault="00C13350" w:rsidP="00984FB9">
            <w:pPr>
              <w:rPr>
                <w:rFonts w:ascii="Verdana" w:hAnsi="Verdana"/>
                <w:sz w:val="20"/>
                <w:szCs w:val="20"/>
              </w:rPr>
            </w:pPr>
            <w:proofErr w:type="spellStart"/>
            <w:r>
              <w:rPr>
                <w:rFonts w:ascii="Verdana" w:hAnsi="Verdana"/>
                <w:sz w:val="20"/>
                <w:szCs w:val="20"/>
              </w:rPr>
              <w:t>period_bytes</w:t>
            </w:r>
            <w:proofErr w:type="spellEnd"/>
          </w:p>
        </w:tc>
        <w:tc>
          <w:tcPr>
            <w:tcW w:w="3061" w:type="dxa"/>
          </w:tcPr>
          <w:p w:rsidR="00C13350" w:rsidRDefault="00C13350" w:rsidP="00984FB9">
            <w:pPr>
              <w:rPr>
                <w:rFonts w:ascii="Verdana" w:hAnsi="Verdana"/>
                <w:sz w:val="20"/>
                <w:szCs w:val="20"/>
              </w:rPr>
            </w:pPr>
            <w:r>
              <w:rPr>
                <w:rFonts w:ascii="Verdana" w:hAnsi="Verdana"/>
                <w:sz w:val="20"/>
                <w:szCs w:val="20"/>
              </w:rPr>
              <w:t>Number of bytes in one period</w:t>
            </w:r>
          </w:p>
        </w:tc>
      </w:tr>
      <w:tr w:rsidR="00505603" w:rsidTr="00E20300">
        <w:tc>
          <w:tcPr>
            <w:tcW w:w="3104" w:type="dxa"/>
            <w:tcBorders>
              <w:right w:val="single" w:sz="4" w:space="0" w:color="auto"/>
            </w:tcBorders>
          </w:tcPr>
          <w:p w:rsidR="00505603" w:rsidRDefault="00505603" w:rsidP="00984FB9">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snd_pcm_substream</w:t>
            </w:r>
            <w:proofErr w:type="spellEnd"/>
          </w:p>
        </w:tc>
        <w:tc>
          <w:tcPr>
            <w:tcW w:w="3185" w:type="dxa"/>
            <w:tcBorders>
              <w:left w:val="single" w:sz="4" w:space="0" w:color="auto"/>
            </w:tcBorders>
          </w:tcPr>
          <w:p w:rsidR="00505603" w:rsidRDefault="00505603" w:rsidP="00984FB9">
            <w:pPr>
              <w:rPr>
                <w:rFonts w:ascii="Verdana" w:hAnsi="Verdana"/>
                <w:sz w:val="20"/>
                <w:szCs w:val="20"/>
              </w:rPr>
            </w:pPr>
            <w:r>
              <w:rPr>
                <w:rFonts w:ascii="Verdana" w:hAnsi="Verdana"/>
                <w:sz w:val="20"/>
                <w:szCs w:val="20"/>
              </w:rPr>
              <w:t>*</w:t>
            </w:r>
            <w:proofErr w:type="spellStart"/>
            <w:r>
              <w:rPr>
                <w:rFonts w:ascii="Verdana" w:hAnsi="Verdana"/>
                <w:sz w:val="20"/>
                <w:szCs w:val="20"/>
              </w:rPr>
              <w:t>substream</w:t>
            </w:r>
            <w:proofErr w:type="spellEnd"/>
          </w:p>
        </w:tc>
        <w:tc>
          <w:tcPr>
            <w:tcW w:w="3061" w:type="dxa"/>
          </w:tcPr>
          <w:p w:rsidR="00505603" w:rsidRDefault="00505603" w:rsidP="00984FB9">
            <w:pPr>
              <w:rPr>
                <w:rFonts w:ascii="Verdana" w:hAnsi="Verdana"/>
                <w:sz w:val="20"/>
                <w:szCs w:val="20"/>
              </w:rPr>
            </w:pPr>
            <w:proofErr w:type="spellStart"/>
            <w:r>
              <w:rPr>
                <w:rFonts w:ascii="Verdana" w:hAnsi="Verdana"/>
                <w:sz w:val="20"/>
                <w:szCs w:val="20"/>
              </w:rPr>
              <w:t>Substream</w:t>
            </w:r>
            <w:proofErr w:type="spellEnd"/>
            <w:r>
              <w:rPr>
                <w:rFonts w:ascii="Verdana" w:hAnsi="Verdana"/>
                <w:sz w:val="20"/>
                <w:szCs w:val="20"/>
              </w:rPr>
              <w:t xml:space="preserve"> runtime object</w:t>
            </w:r>
          </w:p>
        </w:tc>
      </w:tr>
      <w:tr w:rsidR="001D409B" w:rsidTr="00E20300">
        <w:tc>
          <w:tcPr>
            <w:tcW w:w="3104" w:type="dxa"/>
            <w:tcBorders>
              <w:right w:val="single" w:sz="4" w:space="0" w:color="auto"/>
            </w:tcBorders>
          </w:tcPr>
          <w:p w:rsidR="001D409B" w:rsidRDefault="00505603" w:rsidP="00984FB9">
            <w:pPr>
              <w:tabs>
                <w:tab w:val="left" w:pos="1032"/>
              </w:tabs>
              <w:rPr>
                <w:rFonts w:ascii="Verdana" w:hAnsi="Verdana"/>
                <w:sz w:val="20"/>
                <w:szCs w:val="20"/>
              </w:rPr>
            </w:pPr>
            <w:proofErr w:type="spellStart"/>
            <w:r>
              <w:rPr>
                <w:rFonts w:ascii="Verdana" w:hAnsi="Verdana"/>
                <w:sz w:val="20"/>
                <w:szCs w:val="20"/>
              </w:rPr>
              <w:t>spinlock_t</w:t>
            </w:r>
            <w:proofErr w:type="spellEnd"/>
          </w:p>
        </w:tc>
        <w:tc>
          <w:tcPr>
            <w:tcW w:w="3185" w:type="dxa"/>
            <w:tcBorders>
              <w:left w:val="single" w:sz="4" w:space="0" w:color="auto"/>
            </w:tcBorders>
          </w:tcPr>
          <w:p w:rsidR="001D409B" w:rsidRDefault="00505603" w:rsidP="00984FB9">
            <w:pPr>
              <w:tabs>
                <w:tab w:val="left" w:pos="1032"/>
              </w:tabs>
              <w:rPr>
                <w:rFonts w:ascii="Verdana" w:hAnsi="Verdana"/>
                <w:sz w:val="20"/>
                <w:szCs w:val="20"/>
              </w:rPr>
            </w:pPr>
            <w:r>
              <w:rPr>
                <w:rFonts w:ascii="Verdana" w:hAnsi="Verdana"/>
                <w:sz w:val="20"/>
                <w:szCs w:val="20"/>
              </w:rPr>
              <w:t>lock</w:t>
            </w:r>
          </w:p>
        </w:tc>
        <w:tc>
          <w:tcPr>
            <w:tcW w:w="3061" w:type="dxa"/>
          </w:tcPr>
          <w:p w:rsidR="001D409B" w:rsidRDefault="00505603" w:rsidP="00984FB9">
            <w:pPr>
              <w:rPr>
                <w:rFonts w:ascii="Verdana" w:hAnsi="Verdana"/>
                <w:sz w:val="20"/>
                <w:szCs w:val="20"/>
              </w:rPr>
            </w:pPr>
            <w:r>
              <w:rPr>
                <w:rFonts w:ascii="Verdana" w:hAnsi="Verdana"/>
                <w:sz w:val="20"/>
                <w:szCs w:val="20"/>
              </w:rPr>
              <w:t>Spinlock data</w:t>
            </w:r>
          </w:p>
        </w:tc>
      </w:tr>
      <w:tr w:rsidR="001D409B" w:rsidTr="00E20300">
        <w:tc>
          <w:tcPr>
            <w:tcW w:w="3104" w:type="dxa"/>
            <w:tcBorders>
              <w:right w:val="single" w:sz="4" w:space="0" w:color="auto"/>
            </w:tcBorders>
          </w:tcPr>
          <w:p w:rsidR="001D409B" w:rsidRDefault="00505603" w:rsidP="00984FB9">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snd_pcm_indirect</w:t>
            </w:r>
            <w:proofErr w:type="spellEnd"/>
          </w:p>
        </w:tc>
        <w:tc>
          <w:tcPr>
            <w:tcW w:w="3185" w:type="dxa"/>
            <w:tcBorders>
              <w:left w:val="single" w:sz="4" w:space="0" w:color="auto"/>
            </w:tcBorders>
          </w:tcPr>
          <w:p w:rsidR="001D409B" w:rsidRDefault="00505603" w:rsidP="00984FB9">
            <w:pPr>
              <w:rPr>
                <w:rFonts w:ascii="Verdana" w:hAnsi="Verdana"/>
                <w:sz w:val="20"/>
                <w:szCs w:val="20"/>
              </w:rPr>
            </w:pPr>
            <w:proofErr w:type="spellStart"/>
            <w:r>
              <w:rPr>
                <w:rFonts w:ascii="Verdana" w:hAnsi="Verdana"/>
                <w:sz w:val="20"/>
                <w:szCs w:val="20"/>
              </w:rPr>
              <w:t>pcm_indirect</w:t>
            </w:r>
            <w:proofErr w:type="spellEnd"/>
          </w:p>
        </w:tc>
        <w:tc>
          <w:tcPr>
            <w:tcW w:w="3061" w:type="dxa"/>
          </w:tcPr>
          <w:p w:rsidR="001D409B" w:rsidRDefault="00505603" w:rsidP="00984FB9">
            <w:pPr>
              <w:rPr>
                <w:rFonts w:ascii="Verdana" w:hAnsi="Verdana"/>
                <w:sz w:val="20"/>
                <w:szCs w:val="20"/>
              </w:rPr>
            </w:pPr>
            <w:r>
              <w:rPr>
                <w:rFonts w:ascii="Verdana" w:hAnsi="Verdana"/>
                <w:sz w:val="20"/>
                <w:szCs w:val="20"/>
              </w:rPr>
              <w:t>Indirect PCM data transfer</w:t>
            </w:r>
          </w:p>
        </w:tc>
      </w:tr>
      <w:tr w:rsidR="009C2C05" w:rsidTr="00E20300">
        <w:tc>
          <w:tcPr>
            <w:tcW w:w="3104" w:type="dxa"/>
            <w:tcBorders>
              <w:right w:val="single" w:sz="4" w:space="0" w:color="auto"/>
            </w:tcBorders>
          </w:tcPr>
          <w:p w:rsidR="009C2C05" w:rsidRDefault="009C2C05" w:rsidP="00984FB9">
            <w:pPr>
              <w:rPr>
                <w:rFonts w:ascii="Verdana" w:hAnsi="Verdana"/>
                <w:sz w:val="20"/>
                <w:szCs w:val="20"/>
              </w:rPr>
            </w:pPr>
            <w:r>
              <w:rPr>
                <w:rFonts w:ascii="Verdana" w:hAnsi="Verdana"/>
                <w:sz w:val="20"/>
                <w:szCs w:val="20"/>
              </w:rPr>
              <w:t>int</w:t>
            </w:r>
          </w:p>
        </w:tc>
        <w:tc>
          <w:tcPr>
            <w:tcW w:w="3185" w:type="dxa"/>
            <w:tcBorders>
              <w:left w:val="single" w:sz="4" w:space="0" w:color="auto"/>
            </w:tcBorders>
          </w:tcPr>
          <w:p w:rsidR="009C2C05" w:rsidRDefault="009C2C05" w:rsidP="00984FB9">
            <w:pPr>
              <w:rPr>
                <w:rFonts w:ascii="Verdana" w:hAnsi="Verdana"/>
                <w:sz w:val="20"/>
                <w:szCs w:val="20"/>
              </w:rPr>
            </w:pPr>
            <w:proofErr w:type="spellStart"/>
            <w:r>
              <w:rPr>
                <w:rFonts w:ascii="Verdana" w:hAnsi="Verdana"/>
                <w:sz w:val="20"/>
                <w:szCs w:val="20"/>
              </w:rPr>
              <w:t>runtime_err</w:t>
            </w:r>
            <w:proofErr w:type="spellEnd"/>
          </w:p>
        </w:tc>
        <w:tc>
          <w:tcPr>
            <w:tcW w:w="3061" w:type="dxa"/>
          </w:tcPr>
          <w:p w:rsidR="009C2C05" w:rsidRDefault="009C2C05" w:rsidP="00984FB9">
            <w:pPr>
              <w:rPr>
                <w:rFonts w:ascii="Verdana" w:hAnsi="Verdana"/>
                <w:sz w:val="20"/>
                <w:szCs w:val="20"/>
              </w:rPr>
            </w:pPr>
            <w:r>
              <w:rPr>
                <w:rFonts w:ascii="Verdana" w:hAnsi="Verdana"/>
                <w:sz w:val="20"/>
                <w:szCs w:val="20"/>
              </w:rPr>
              <w:t>Runtime error indicator</w:t>
            </w:r>
          </w:p>
        </w:tc>
      </w:tr>
    </w:tbl>
    <w:p w:rsidR="00F834E4" w:rsidRDefault="00E20300" w:rsidP="0029141D">
      <w:pPr>
        <w:rPr>
          <w:rFonts w:ascii="Verdana" w:hAnsi="Verdana"/>
          <w:sz w:val="20"/>
          <w:szCs w:val="20"/>
        </w:rPr>
      </w:pPr>
      <w:r>
        <w:rPr>
          <w:rFonts w:ascii="Verdana" w:hAnsi="Verdana"/>
          <w:sz w:val="20"/>
          <w:szCs w:val="20"/>
        </w:rPr>
        <w:t xml:space="preserve">[Note] XF_BUF_POOL_SIZE </w:t>
      </w:r>
      <w:r w:rsidR="0086372A">
        <w:rPr>
          <w:rFonts w:ascii="Verdana" w:hAnsi="Verdana"/>
          <w:sz w:val="20"/>
          <w:szCs w:val="20"/>
        </w:rPr>
        <w:t>is a macro representing number of buffer in a data pool. In this material XF_BUF_POOL_SIZE is 4.</w:t>
      </w:r>
    </w:p>
    <w:p w:rsidR="00F834E4" w:rsidRPr="002635D4" w:rsidRDefault="00F834E4" w:rsidP="0029141D">
      <w:pPr>
        <w:rPr>
          <w:rFonts w:ascii="Verdana" w:hAnsi="Verdana"/>
          <w:sz w:val="20"/>
          <w:szCs w:val="20"/>
        </w:rPr>
      </w:pPr>
    </w:p>
    <w:p w:rsidR="00984FB9" w:rsidRDefault="00984FB9" w:rsidP="001967E9">
      <w:pPr>
        <w:pStyle w:val="3"/>
        <w:numPr>
          <w:ilvl w:val="2"/>
          <w:numId w:val="15"/>
        </w:numPr>
        <w:ind w:left="720" w:hanging="720"/>
        <w:rPr>
          <w:rFonts w:eastAsia="ＭＳ ゴシック"/>
        </w:rPr>
      </w:pPr>
      <w:bookmarkStart w:id="607" w:name="_Toc530588365"/>
      <w:proofErr w:type="spellStart"/>
      <w:r w:rsidRPr="003870CB">
        <w:rPr>
          <w:rFonts w:eastAsia="ＭＳ ゴシック"/>
        </w:rPr>
        <w:t>snd_adsp_</w:t>
      </w:r>
      <w:r>
        <w:rPr>
          <w:rFonts w:eastAsia="ＭＳ ゴシック"/>
        </w:rPr>
        <w:t>playback</w:t>
      </w:r>
      <w:proofErr w:type="spellEnd"/>
      <w:r>
        <w:rPr>
          <w:rFonts w:eastAsia="ＭＳ ゴシック"/>
        </w:rPr>
        <w:t xml:space="preserve"> structure</w:t>
      </w:r>
      <w:bookmarkEnd w:id="607"/>
    </w:p>
    <w:p w:rsidR="00984FB9" w:rsidRDefault="00984FB9" w:rsidP="0029141D"/>
    <w:p w:rsidR="0029141D" w:rsidRPr="0029141D" w:rsidRDefault="0029141D" w:rsidP="0029141D">
      <w:pPr>
        <w:pStyle w:val="a4"/>
        <w:jc w:val="left"/>
      </w:pPr>
      <w:bookmarkStart w:id="608" w:name="_Toc530588413"/>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6</w:t>
      </w:r>
      <w:r w:rsidR="007F6EBC">
        <w:rPr>
          <w:noProof/>
        </w:rPr>
        <w:fldChar w:fldCharType="end"/>
      </w:r>
      <w:r>
        <w:t xml:space="preserve"> </w:t>
      </w:r>
      <w:proofErr w:type="spellStart"/>
      <w:r w:rsidRPr="003870CB">
        <w:t>snd_adsp_</w:t>
      </w:r>
      <w:r w:rsidR="00984FB9">
        <w:t>playback</w:t>
      </w:r>
      <w:proofErr w:type="spellEnd"/>
      <w:r>
        <w:t xml:space="preserve"> structure information</w:t>
      </w:r>
      <w:bookmarkEnd w:id="608"/>
    </w:p>
    <w:tbl>
      <w:tblPr>
        <w:tblStyle w:val="a6"/>
        <w:tblW w:w="0" w:type="auto"/>
        <w:tblLook w:val="04A0" w:firstRow="1" w:lastRow="0" w:firstColumn="1" w:lastColumn="0" w:noHBand="0" w:noVBand="1"/>
      </w:tblPr>
      <w:tblGrid>
        <w:gridCol w:w="3145"/>
        <w:gridCol w:w="3150"/>
        <w:gridCol w:w="3055"/>
      </w:tblGrid>
      <w:tr w:rsidR="0029141D" w:rsidTr="00043C86">
        <w:tc>
          <w:tcPr>
            <w:tcW w:w="6295" w:type="dxa"/>
            <w:gridSpan w:val="2"/>
            <w:tcBorders>
              <w:bottom w:val="double" w:sz="4" w:space="0" w:color="auto"/>
            </w:tcBorders>
          </w:tcPr>
          <w:p w:rsidR="0029141D" w:rsidRDefault="0029141D" w:rsidP="00117B81">
            <w:pPr>
              <w:jc w:val="center"/>
              <w:rPr>
                <w:rFonts w:ascii="Verdana" w:hAnsi="Verdana"/>
                <w:sz w:val="20"/>
                <w:szCs w:val="20"/>
              </w:rPr>
            </w:pPr>
            <w:r>
              <w:rPr>
                <w:rFonts w:ascii="Verdana" w:hAnsi="Verdana"/>
                <w:sz w:val="20"/>
                <w:szCs w:val="20"/>
              </w:rPr>
              <w:t>Member name</w:t>
            </w:r>
          </w:p>
        </w:tc>
        <w:tc>
          <w:tcPr>
            <w:tcW w:w="3055" w:type="dxa"/>
            <w:tcBorders>
              <w:bottom w:val="double" w:sz="4" w:space="0" w:color="auto"/>
            </w:tcBorders>
          </w:tcPr>
          <w:p w:rsidR="0029141D" w:rsidRDefault="0029141D" w:rsidP="00117B81">
            <w:pPr>
              <w:jc w:val="center"/>
              <w:rPr>
                <w:rFonts w:ascii="Verdana" w:hAnsi="Verdana"/>
                <w:sz w:val="20"/>
                <w:szCs w:val="20"/>
              </w:rPr>
            </w:pPr>
            <w:r>
              <w:rPr>
                <w:rFonts w:ascii="Verdana" w:hAnsi="Verdana"/>
                <w:sz w:val="20"/>
                <w:szCs w:val="20"/>
              </w:rPr>
              <w:t>Outline</w:t>
            </w:r>
          </w:p>
        </w:tc>
      </w:tr>
      <w:tr w:rsidR="00984FB9" w:rsidTr="00043C86">
        <w:tc>
          <w:tcPr>
            <w:tcW w:w="3145" w:type="dxa"/>
            <w:tcBorders>
              <w:top w:val="double" w:sz="4" w:space="0" w:color="auto"/>
              <w:bottom w:val="single" w:sz="4" w:space="0" w:color="auto"/>
            </w:tcBorders>
          </w:tcPr>
          <w:p w:rsidR="00984FB9" w:rsidRPr="0029141D" w:rsidRDefault="00E8544D" w:rsidP="00E8544D">
            <w:pPr>
              <w:rPr>
                <w:rFonts w:ascii="Verdana" w:hAnsi="Verdana"/>
                <w:sz w:val="20"/>
                <w:szCs w:val="20"/>
              </w:rPr>
            </w:pPr>
            <w:r>
              <w:rPr>
                <w:rFonts w:ascii="Verdana" w:hAnsi="Verdana"/>
                <w:sz w:val="20"/>
                <w:szCs w:val="20"/>
              </w:rPr>
              <w:t xml:space="preserve">struct </w:t>
            </w:r>
            <w:proofErr w:type="spellStart"/>
            <w:r w:rsidR="00F945B5">
              <w:rPr>
                <w:rFonts w:ascii="Verdana" w:hAnsi="Verdana"/>
                <w:sz w:val="20"/>
                <w:szCs w:val="20"/>
              </w:rPr>
              <w:t>snd_adsp_base_info</w:t>
            </w:r>
            <w:proofErr w:type="spellEnd"/>
          </w:p>
        </w:tc>
        <w:tc>
          <w:tcPr>
            <w:tcW w:w="3150" w:type="dxa"/>
            <w:tcBorders>
              <w:top w:val="double" w:sz="4" w:space="0" w:color="auto"/>
              <w:bottom w:val="single" w:sz="4" w:space="0" w:color="auto"/>
            </w:tcBorders>
          </w:tcPr>
          <w:p w:rsidR="00984FB9" w:rsidRDefault="00F945B5" w:rsidP="0014402D">
            <w:pPr>
              <w:rPr>
                <w:rFonts w:ascii="Verdana" w:hAnsi="Verdana"/>
                <w:sz w:val="20"/>
                <w:szCs w:val="20"/>
              </w:rPr>
            </w:pPr>
            <w:r>
              <w:rPr>
                <w:rFonts w:ascii="Verdana" w:hAnsi="Verdana"/>
                <w:sz w:val="20"/>
                <w:szCs w:val="20"/>
              </w:rPr>
              <w:t>base</w:t>
            </w:r>
          </w:p>
        </w:tc>
        <w:tc>
          <w:tcPr>
            <w:tcW w:w="3055" w:type="dxa"/>
            <w:tcBorders>
              <w:top w:val="double" w:sz="4" w:space="0" w:color="auto"/>
              <w:bottom w:val="single" w:sz="4" w:space="0" w:color="auto"/>
            </w:tcBorders>
          </w:tcPr>
          <w:p w:rsidR="00984FB9" w:rsidRPr="00D00E34" w:rsidRDefault="00F945B5" w:rsidP="00117B81">
            <w:pPr>
              <w:rPr>
                <w:rFonts w:ascii="Verdana" w:hAnsi="Verdana"/>
                <w:sz w:val="20"/>
                <w:szCs w:val="20"/>
              </w:rPr>
            </w:pPr>
            <w:r>
              <w:rPr>
                <w:rFonts w:ascii="Verdana" w:hAnsi="Verdana"/>
                <w:sz w:val="20"/>
                <w:szCs w:val="20"/>
              </w:rPr>
              <w:t>Base information of stream</w:t>
            </w:r>
          </w:p>
        </w:tc>
      </w:tr>
      <w:tr w:rsidR="0014402D" w:rsidTr="00043C86">
        <w:tc>
          <w:tcPr>
            <w:tcW w:w="3145" w:type="dxa"/>
            <w:tcBorders>
              <w:top w:val="single" w:sz="4" w:space="0" w:color="auto"/>
            </w:tcBorders>
          </w:tcPr>
          <w:p w:rsidR="0014402D" w:rsidRDefault="00E8544D" w:rsidP="0014402D">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xf_adsp_renderer</w:t>
            </w:r>
            <w:proofErr w:type="spellEnd"/>
          </w:p>
        </w:tc>
        <w:tc>
          <w:tcPr>
            <w:tcW w:w="3150" w:type="dxa"/>
            <w:tcBorders>
              <w:top w:val="single" w:sz="4" w:space="0" w:color="auto"/>
            </w:tcBorders>
          </w:tcPr>
          <w:p w:rsidR="0014402D" w:rsidRDefault="0014402D" w:rsidP="0014402D">
            <w:pPr>
              <w:rPr>
                <w:rFonts w:ascii="Verdana" w:hAnsi="Verdana"/>
                <w:sz w:val="20"/>
                <w:szCs w:val="20"/>
              </w:rPr>
            </w:pPr>
            <w:r>
              <w:rPr>
                <w:rFonts w:ascii="Verdana" w:hAnsi="Verdana"/>
                <w:sz w:val="20"/>
                <w:szCs w:val="20"/>
              </w:rPr>
              <w:t>*</w:t>
            </w:r>
            <w:r w:rsidRPr="0029141D">
              <w:rPr>
                <w:rFonts w:ascii="Verdana" w:hAnsi="Verdana"/>
                <w:sz w:val="20"/>
                <w:szCs w:val="20"/>
              </w:rPr>
              <w:t>renderer</w:t>
            </w:r>
          </w:p>
        </w:tc>
        <w:tc>
          <w:tcPr>
            <w:tcW w:w="3055" w:type="dxa"/>
            <w:tcBorders>
              <w:top w:val="single" w:sz="4" w:space="0" w:color="auto"/>
            </w:tcBorders>
          </w:tcPr>
          <w:p w:rsidR="0014402D" w:rsidRDefault="00D00E34" w:rsidP="00F945B5">
            <w:pPr>
              <w:rPr>
                <w:rFonts w:ascii="Verdana" w:hAnsi="Verdana"/>
                <w:sz w:val="20"/>
                <w:szCs w:val="20"/>
              </w:rPr>
            </w:pPr>
            <w:r w:rsidRPr="00D00E34">
              <w:rPr>
                <w:rFonts w:ascii="Verdana" w:hAnsi="Verdana"/>
                <w:sz w:val="20"/>
                <w:szCs w:val="20"/>
              </w:rPr>
              <w:t xml:space="preserve">Renderer </w:t>
            </w:r>
            <w:r w:rsidR="00F945B5">
              <w:rPr>
                <w:rFonts w:ascii="Verdana" w:hAnsi="Verdana"/>
                <w:sz w:val="20"/>
                <w:szCs w:val="20"/>
              </w:rPr>
              <w:t>component’s data</w:t>
            </w:r>
          </w:p>
        </w:tc>
      </w:tr>
      <w:tr w:rsidR="0014402D" w:rsidTr="00043C86">
        <w:tc>
          <w:tcPr>
            <w:tcW w:w="3145" w:type="dxa"/>
          </w:tcPr>
          <w:p w:rsidR="0014402D" w:rsidRDefault="00E8544D" w:rsidP="0014402D">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xf_adsp_equalizer</w:t>
            </w:r>
            <w:proofErr w:type="spellEnd"/>
          </w:p>
        </w:tc>
        <w:tc>
          <w:tcPr>
            <w:tcW w:w="3150" w:type="dxa"/>
          </w:tcPr>
          <w:p w:rsidR="0014402D" w:rsidRDefault="0014402D" w:rsidP="00F945B5">
            <w:pPr>
              <w:rPr>
                <w:rFonts w:ascii="Verdana" w:hAnsi="Verdana"/>
                <w:sz w:val="20"/>
                <w:szCs w:val="20"/>
              </w:rPr>
            </w:pPr>
            <w:r>
              <w:rPr>
                <w:rFonts w:ascii="Verdana" w:hAnsi="Verdana"/>
                <w:sz w:val="20"/>
                <w:szCs w:val="20"/>
              </w:rPr>
              <w:t>*equalizer</w:t>
            </w:r>
          </w:p>
        </w:tc>
        <w:tc>
          <w:tcPr>
            <w:tcW w:w="3055" w:type="dxa"/>
          </w:tcPr>
          <w:p w:rsidR="0014402D" w:rsidRDefault="00D00E34" w:rsidP="00F945B5">
            <w:pPr>
              <w:rPr>
                <w:rFonts w:ascii="Verdana" w:hAnsi="Verdana"/>
                <w:sz w:val="20"/>
                <w:szCs w:val="20"/>
              </w:rPr>
            </w:pPr>
            <w:r>
              <w:rPr>
                <w:rFonts w:ascii="Verdana" w:hAnsi="Verdana"/>
                <w:sz w:val="20"/>
                <w:szCs w:val="20"/>
              </w:rPr>
              <w:t>Equalizer</w:t>
            </w:r>
            <w:r w:rsidRPr="00D00E34">
              <w:rPr>
                <w:rFonts w:ascii="Verdana" w:hAnsi="Verdana"/>
                <w:sz w:val="20"/>
                <w:szCs w:val="20"/>
              </w:rPr>
              <w:t xml:space="preserve"> </w:t>
            </w:r>
            <w:r w:rsidR="00F945B5">
              <w:rPr>
                <w:rFonts w:ascii="Verdana" w:hAnsi="Verdana"/>
                <w:sz w:val="20"/>
                <w:szCs w:val="20"/>
              </w:rPr>
              <w:t>component’s data</w:t>
            </w:r>
          </w:p>
        </w:tc>
      </w:tr>
      <w:tr w:rsidR="0014402D" w:rsidTr="00043C86">
        <w:tc>
          <w:tcPr>
            <w:tcW w:w="3145" w:type="dxa"/>
          </w:tcPr>
          <w:p w:rsidR="0014402D" w:rsidRDefault="0014402D" w:rsidP="0014402D">
            <w:pPr>
              <w:rPr>
                <w:rFonts w:ascii="Verdana" w:hAnsi="Verdana"/>
                <w:sz w:val="20"/>
                <w:szCs w:val="20"/>
              </w:rPr>
            </w:pPr>
            <w:r w:rsidRPr="0029141D">
              <w:rPr>
                <w:rFonts w:ascii="Verdana" w:hAnsi="Verdana"/>
                <w:sz w:val="20"/>
                <w:szCs w:val="20"/>
              </w:rPr>
              <w:t>int</w:t>
            </w:r>
          </w:p>
        </w:tc>
        <w:tc>
          <w:tcPr>
            <w:tcW w:w="3150" w:type="dxa"/>
          </w:tcPr>
          <w:p w:rsidR="0014402D" w:rsidRDefault="0014402D" w:rsidP="0014402D">
            <w:pPr>
              <w:rPr>
                <w:rFonts w:ascii="Verdana" w:hAnsi="Verdana"/>
                <w:sz w:val="20"/>
                <w:szCs w:val="20"/>
              </w:rPr>
            </w:pPr>
            <w:proofErr w:type="spellStart"/>
            <w:r>
              <w:rPr>
                <w:rFonts w:ascii="Verdana" w:hAnsi="Verdana"/>
                <w:sz w:val="20"/>
                <w:szCs w:val="20"/>
              </w:rPr>
              <w:t>rdr_state</w:t>
            </w:r>
            <w:proofErr w:type="spellEnd"/>
          </w:p>
        </w:tc>
        <w:tc>
          <w:tcPr>
            <w:tcW w:w="3055" w:type="dxa"/>
          </w:tcPr>
          <w:p w:rsidR="0014402D" w:rsidRDefault="00D00E34" w:rsidP="00117B81">
            <w:pPr>
              <w:rPr>
                <w:rFonts w:ascii="Verdana" w:hAnsi="Verdana"/>
                <w:sz w:val="20"/>
                <w:szCs w:val="20"/>
              </w:rPr>
            </w:pPr>
            <w:r>
              <w:rPr>
                <w:rFonts w:ascii="Verdana" w:hAnsi="Verdana"/>
                <w:sz w:val="20"/>
                <w:szCs w:val="20"/>
              </w:rPr>
              <w:t xml:space="preserve">Renderer </w:t>
            </w:r>
            <w:r w:rsidR="00043C86">
              <w:rPr>
                <w:rFonts w:ascii="Verdana" w:hAnsi="Verdana"/>
                <w:sz w:val="20"/>
                <w:szCs w:val="20"/>
              </w:rPr>
              <w:t xml:space="preserve">component’s </w:t>
            </w:r>
            <w:r>
              <w:rPr>
                <w:rFonts w:ascii="Verdana" w:hAnsi="Verdana"/>
                <w:sz w:val="20"/>
                <w:szCs w:val="20"/>
              </w:rPr>
              <w:t>state</w:t>
            </w:r>
          </w:p>
        </w:tc>
      </w:tr>
      <w:tr w:rsidR="0014402D" w:rsidTr="00043C86">
        <w:tc>
          <w:tcPr>
            <w:tcW w:w="3145" w:type="dxa"/>
          </w:tcPr>
          <w:p w:rsidR="0014402D" w:rsidRPr="0029141D" w:rsidRDefault="0014402D" w:rsidP="0014402D">
            <w:pPr>
              <w:rPr>
                <w:rFonts w:ascii="Verdana" w:hAnsi="Verdana"/>
                <w:sz w:val="20"/>
                <w:szCs w:val="20"/>
              </w:rPr>
            </w:pPr>
            <w:r>
              <w:rPr>
                <w:rFonts w:ascii="Verdana" w:hAnsi="Verdana"/>
                <w:sz w:val="20"/>
                <w:szCs w:val="20"/>
              </w:rPr>
              <w:t>i</w:t>
            </w:r>
            <w:r w:rsidRPr="0029141D">
              <w:rPr>
                <w:rFonts w:ascii="Verdana" w:hAnsi="Verdana"/>
                <w:sz w:val="20"/>
                <w:szCs w:val="20"/>
              </w:rPr>
              <w:t>nt</w:t>
            </w:r>
          </w:p>
        </w:tc>
        <w:tc>
          <w:tcPr>
            <w:tcW w:w="3150" w:type="dxa"/>
          </w:tcPr>
          <w:p w:rsidR="0014402D" w:rsidRPr="0029141D" w:rsidRDefault="0014402D" w:rsidP="00043C86">
            <w:pPr>
              <w:rPr>
                <w:rFonts w:ascii="Verdana" w:hAnsi="Verdana"/>
                <w:sz w:val="20"/>
                <w:szCs w:val="20"/>
              </w:rPr>
            </w:pPr>
            <w:proofErr w:type="spellStart"/>
            <w:r w:rsidRPr="0029141D">
              <w:rPr>
                <w:rFonts w:ascii="Verdana" w:hAnsi="Verdana"/>
                <w:sz w:val="20"/>
                <w:szCs w:val="20"/>
              </w:rPr>
              <w:t>eqz_state</w:t>
            </w:r>
            <w:proofErr w:type="spellEnd"/>
          </w:p>
        </w:tc>
        <w:tc>
          <w:tcPr>
            <w:tcW w:w="3055" w:type="dxa"/>
          </w:tcPr>
          <w:p w:rsidR="0014402D" w:rsidRDefault="0014402D" w:rsidP="00117B81">
            <w:pPr>
              <w:rPr>
                <w:rFonts w:ascii="Verdana" w:hAnsi="Verdana"/>
                <w:sz w:val="20"/>
                <w:szCs w:val="20"/>
              </w:rPr>
            </w:pPr>
            <w:r>
              <w:rPr>
                <w:rFonts w:ascii="Verdana" w:hAnsi="Verdana"/>
                <w:sz w:val="20"/>
                <w:szCs w:val="20"/>
              </w:rPr>
              <w:t xml:space="preserve">Equalizer </w:t>
            </w:r>
            <w:r w:rsidR="00043C86">
              <w:rPr>
                <w:rFonts w:ascii="Verdana" w:hAnsi="Verdana"/>
                <w:sz w:val="20"/>
                <w:szCs w:val="20"/>
              </w:rPr>
              <w:t xml:space="preserve">component’s </w:t>
            </w:r>
            <w:r>
              <w:rPr>
                <w:rFonts w:ascii="Verdana" w:hAnsi="Verdana"/>
                <w:sz w:val="20"/>
                <w:szCs w:val="20"/>
              </w:rPr>
              <w:t>s</w:t>
            </w:r>
            <w:r w:rsidR="00043C86">
              <w:rPr>
                <w:rFonts w:ascii="Verdana" w:hAnsi="Verdana"/>
                <w:sz w:val="20"/>
                <w:szCs w:val="20"/>
              </w:rPr>
              <w:t>t</w:t>
            </w:r>
            <w:r>
              <w:rPr>
                <w:rFonts w:ascii="Verdana" w:hAnsi="Verdana"/>
                <w:sz w:val="20"/>
                <w:szCs w:val="20"/>
              </w:rPr>
              <w:t>ate</w:t>
            </w:r>
          </w:p>
        </w:tc>
      </w:tr>
    </w:tbl>
    <w:p w:rsidR="008B2161" w:rsidRDefault="008B2161" w:rsidP="0029141D"/>
    <w:p w:rsidR="008B2161" w:rsidRDefault="008B2161" w:rsidP="008B2161">
      <w:r>
        <w:br w:type="page"/>
      </w:r>
    </w:p>
    <w:p w:rsidR="00043C86" w:rsidRDefault="00043C86" w:rsidP="001967E9">
      <w:pPr>
        <w:pStyle w:val="3"/>
        <w:numPr>
          <w:ilvl w:val="2"/>
          <w:numId w:val="15"/>
        </w:numPr>
        <w:ind w:left="720" w:hanging="720"/>
        <w:rPr>
          <w:rFonts w:eastAsia="ＭＳ ゴシック"/>
        </w:rPr>
      </w:pPr>
      <w:bookmarkStart w:id="609" w:name="_Toc530588366"/>
      <w:proofErr w:type="spellStart"/>
      <w:r w:rsidRPr="003870CB">
        <w:rPr>
          <w:rFonts w:eastAsia="ＭＳ ゴシック"/>
        </w:rPr>
        <w:lastRenderedPageBreak/>
        <w:t>snd_adsp_</w:t>
      </w:r>
      <w:r w:rsidR="0017756F">
        <w:rPr>
          <w:rFonts w:eastAsia="ＭＳ ゴシック"/>
        </w:rPr>
        <w:t>record</w:t>
      </w:r>
      <w:proofErr w:type="spellEnd"/>
      <w:r>
        <w:rPr>
          <w:rFonts w:eastAsia="ＭＳ ゴシック"/>
        </w:rPr>
        <w:t xml:space="preserve"> structure</w:t>
      </w:r>
      <w:bookmarkEnd w:id="609"/>
    </w:p>
    <w:p w:rsidR="00043C86" w:rsidRDefault="00043C86" w:rsidP="0029141D"/>
    <w:p w:rsidR="00043C86" w:rsidRDefault="00043C86" w:rsidP="00043C86">
      <w:pPr>
        <w:pStyle w:val="a4"/>
        <w:jc w:val="left"/>
      </w:pPr>
      <w:bookmarkStart w:id="610" w:name="_Toc530588414"/>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7</w:t>
      </w:r>
      <w:r w:rsidR="007F6EBC">
        <w:rPr>
          <w:noProof/>
        </w:rPr>
        <w:fldChar w:fldCharType="end"/>
      </w:r>
      <w:r>
        <w:t xml:space="preserve"> </w:t>
      </w:r>
      <w:proofErr w:type="spellStart"/>
      <w:r>
        <w:t>snd_adsp_record</w:t>
      </w:r>
      <w:proofErr w:type="spellEnd"/>
      <w:r>
        <w:t xml:space="preserve"> structure information</w:t>
      </w:r>
      <w:bookmarkEnd w:id="610"/>
    </w:p>
    <w:tbl>
      <w:tblPr>
        <w:tblStyle w:val="a6"/>
        <w:tblW w:w="0" w:type="auto"/>
        <w:tblLook w:val="04A0" w:firstRow="1" w:lastRow="0" w:firstColumn="1" w:lastColumn="0" w:noHBand="0" w:noVBand="1"/>
      </w:tblPr>
      <w:tblGrid>
        <w:gridCol w:w="3145"/>
        <w:gridCol w:w="3150"/>
        <w:gridCol w:w="3055"/>
      </w:tblGrid>
      <w:tr w:rsidR="00043C86" w:rsidTr="006B411C">
        <w:tc>
          <w:tcPr>
            <w:tcW w:w="6295" w:type="dxa"/>
            <w:gridSpan w:val="2"/>
            <w:tcBorders>
              <w:bottom w:val="double" w:sz="4" w:space="0" w:color="auto"/>
            </w:tcBorders>
          </w:tcPr>
          <w:p w:rsidR="00043C86" w:rsidRDefault="00043C86" w:rsidP="006B411C">
            <w:pPr>
              <w:jc w:val="center"/>
              <w:rPr>
                <w:rFonts w:ascii="Verdana" w:hAnsi="Verdana"/>
                <w:sz w:val="20"/>
                <w:szCs w:val="20"/>
              </w:rPr>
            </w:pPr>
            <w:r>
              <w:rPr>
                <w:rFonts w:ascii="Verdana" w:hAnsi="Verdana"/>
                <w:sz w:val="20"/>
                <w:szCs w:val="20"/>
              </w:rPr>
              <w:t>Member name</w:t>
            </w:r>
          </w:p>
        </w:tc>
        <w:tc>
          <w:tcPr>
            <w:tcW w:w="3055" w:type="dxa"/>
            <w:tcBorders>
              <w:bottom w:val="double" w:sz="4" w:space="0" w:color="auto"/>
            </w:tcBorders>
          </w:tcPr>
          <w:p w:rsidR="00043C86" w:rsidRDefault="00043C86" w:rsidP="006B411C">
            <w:pPr>
              <w:jc w:val="center"/>
              <w:rPr>
                <w:rFonts w:ascii="Verdana" w:hAnsi="Verdana"/>
                <w:sz w:val="20"/>
                <w:szCs w:val="20"/>
              </w:rPr>
            </w:pPr>
            <w:r>
              <w:rPr>
                <w:rFonts w:ascii="Verdana" w:hAnsi="Verdana"/>
                <w:sz w:val="20"/>
                <w:szCs w:val="20"/>
              </w:rPr>
              <w:t>Outline</w:t>
            </w:r>
          </w:p>
        </w:tc>
      </w:tr>
      <w:tr w:rsidR="00043C86" w:rsidTr="006B411C">
        <w:tc>
          <w:tcPr>
            <w:tcW w:w="3145" w:type="dxa"/>
            <w:tcBorders>
              <w:top w:val="double" w:sz="4" w:space="0" w:color="auto"/>
              <w:bottom w:val="single" w:sz="4" w:space="0" w:color="auto"/>
            </w:tcBorders>
          </w:tcPr>
          <w:p w:rsidR="00043C86" w:rsidRPr="0029141D" w:rsidRDefault="00E8544D" w:rsidP="00E8544D">
            <w:pPr>
              <w:rPr>
                <w:rFonts w:ascii="Verdana" w:hAnsi="Verdana"/>
                <w:sz w:val="20"/>
                <w:szCs w:val="20"/>
              </w:rPr>
            </w:pPr>
            <w:r>
              <w:rPr>
                <w:rFonts w:ascii="Verdana" w:hAnsi="Verdana"/>
                <w:sz w:val="20"/>
                <w:szCs w:val="20"/>
              </w:rPr>
              <w:t xml:space="preserve">struct </w:t>
            </w:r>
            <w:proofErr w:type="spellStart"/>
            <w:r w:rsidR="00043C86">
              <w:rPr>
                <w:rFonts w:ascii="Verdana" w:hAnsi="Verdana"/>
                <w:sz w:val="20"/>
                <w:szCs w:val="20"/>
              </w:rPr>
              <w:t>snd_adsp_base_info</w:t>
            </w:r>
            <w:proofErr w:type="spellEnd"/>
          </w:p>
        </w:tc>
        <w:tc>
          <w:tcPr>
            <w:tcW w:w="3150" w:type="dxa"/>
            <w:tcBorders>
              <w:top w:val="double" w:sz="4" w:space="0" w:color="auto"/>
              <w:bottom w:val="single" w:sz="4" w:space="0" w:color="auto"/>
            </w:tcBorders>
          </w:tcPr>
          <w:p w:rsidR="00043C86" w:rsidRDefault="00043C86" w:rsidP="006B411C">
            <w:pPr>
              <w:rPr>
                <w:rFonts w:ascii="Verdana" w:hAnsi="Verdana"/>
                <w:sz w:val="20"/>
                <w:szCs w:val="20"/>
              </w:rPr>
            </w:pPr>
            <w:r>
              <w:rPr>
                <w:rFonts w:ascii="Verdana" w:hAnsi="Verdana"/>
                <w:sz w:val="20"/>
                <w:szCs w:val="20"/>
              </w:rPr>
              <w:t>base</w:t>
            </w:r>
          </w:p>
        </w:tc>
        <w:tc>
          <w:tcPr>
            <w:tcW w:w="3055" w:type="dxa"/>
            <w:tcBorders>
              <w:top w:val="double" w:sz="4" w:space="0" w:color="auto"/>
              <w:bottom w:val="single" w:sz="4" w:space="0" w:color="auto"/>
            </w:tcBorders>
          </w:tcPr>
          <w:p w:rsidR="00043C86" w:rsidRPr="00D00E34" w:rsidRDefault="00043C86" w:rsidP="006B411C">
            <w:pPr>
              <w:rPr>
                <w:rFonts w:ascii="Verdana" w:hAnsi="Verdana"/>
                <w:sz w:val="20"/>
                <w:szCs w:val="20"/>
              </w:rPr>
            </w:pPr>
            <w:r>
              <w:rPr>
                <w:rFonts w:ascii="Verdana" w:hAnsi="Verdana"/>
                <w:sz w:val="20"/>
                <w:szCs w:val="20"/>
              </w:rPr>
              <w:t>Base information of stream</w:t>
            </w:r>
          </w:p>
        </w:tc>
      </w:tr>
      <w:tr w:rsidR="00043C86" w:rsidTr="006B411C">
        <w:tc>
          <w:tcPr>
            <w:tcW w:w="3145" w:type="dxa"/>
            <w:tcBorders>
              <w:top w:val="single" w:sz="4" w:space="0" w:color="auto"/>
            </w:tcBorders>
          </w:tcPr>
          <w:p w:rsidR="00043C86" w:rsidRDefault="00E8544D" w:rsidP="00BF234A">
            <w:pPr>
              <w:rPr>
                <w:rFonts w:ascii="Verdana" w:hAnsi="Verdana"/>
                <w:sz w:val="20"/>
                <w:szCs w:val="20"/>
              </w:rPr>
            </w:pPr>
            <w:r>
              <w:rPr>
                <w:rFonts w:ascii="Verdana" w:hAnsi="Verdana"/>
                <w:sz w:val="20"/>
                <w:szCs w:val="20"/>
              </w:rPr>
              <w:t xml:space="preserve">struct </w:t>
            </w:r>
            <w:proofErr w:type="spellStart"/>
            <w:r w:rsidR="00043C86" w:rsidRPr="0029141D">
              <w:rPr>
                <w:rFonts w:ascii="Verdana" w:hAnsi="Verdana"/>
                <w:sz w:val="20"/>
                <w:szCs w:val="20"/>
              </w:rPr>
              <w:t>xf_adsp_</w:t>
            </w:r>
            <w:r w:rsidR="00BF234A">
              <w:rPr>
                <w:rFonts w:ascii="Verdana" w:hAnsi="Verdana"/>
                <w:sz w:val="20"/>
                <w:szCs w:val="20"/>
              </w:rPr>
              <w:t>capture</w:t>
            </w:r>
            <w:proofErr w:type="spellEnd"/>
          </w:p>
        </w:tc>
        <w:tc>
          <w:tcPr>
            <w:tcW w:w="3150" w:type="dxa"/>
            <w:tcBorders>
              <w:top w:val="single" w:sz="4" w:space="0" w:color="auto"/>
            </w:tcBorders>
          </w:tcPr>
          <w:p w:rsidR="00043C86" w:rsidRDefault="00043C86" w:rsidP="006B411C">
            <w:pPr>
              <w:rPr>
                <w:rFonts w:ascii="Verdana" w:hAnsi="Verdana"/>
                <w:sz w:val="20"/>
                <w:szCs w:val="20"/>
              </w:rPr>
            </w:pPr>
            <w:r>
              <w:rPr>
                <w:rFonts w:ascii="Verdana" w:hAnsi="Verdana"/>
                <w:sz w:val="20"/>
                <w:szCs w:val="20"/>
              </w:rPr>
              <w:t>*</w:t>
            </w:r>
            <w:r w:rsidR="00BF234A">
              <w:rPr>
                <w:rFonts w:ascii="Verdana" w:hAnsi="Verdana"/>
                <w:sz w:val="20"/>
                <w:szCs w:val="20"/>
              </w:rPr>
              <w:t>capture</w:t>
            </w:r>
          </w:p>
        </w:tc>
        <w:tc>
          <w:tcPr>
            <w:tcW w:w="3055" w:type="dxa"/>
            <w:tcBorders>
              <w:top w:val="single" w:sz="4" w:space="0" w:color="auto"/>
            </w:tcBorders>
          </w:tcPr>
          <w:p w:rsidR="00043C86" w:rsidRDefault="00BF234A" w:rsidP="006B411C">
            <w:pPr>
              <w:rPr>
                <w:rFonts w:ascii="Verdana" w:hAnsi="Verdana"/>
                <w:sz w:val="20"/>
                <w:szCs w:val="20"/>
              </w:rPr>
            </w:pPr>
            <w:r>
              <w:rPr>
                <w:rFonts w:ascii="Verdana" w:hAnsi="Verdana"/>
                <w:sz w:val="20"/>
                <w:szCs w:val="20"/>
              </w:rPr>
              <w:t>Capture</w:t>
            </w:r>
            <w:r w:rsidR="00043C86" w:rsidRPr="00D00E34">
              <w:rPr>
                <w:rFonts w:ascii="Verdana" w:hAnsi="Verdana"/>
                <w:sz w:val="20"/>
                <w:szCs w:val="20"/>
              </w:rPr>
              <w:t xml:space="preserve"> </w:t>
            </w:r>
            <w:r w:rsidR="00043C86">
              <w:rPr>
                <w:rFonts w:ascii="Verdana" w:hAnsi="Verdana"/>
                <w:sz w:val="20"/>
                <w:szCs w:val="20"/>
              </w:rPr>
              <w:t>component’s data</w:t>
            </w:r>
          </w:p>
        </w:tc>
      </w:tr>
      <w:tr w:rsidR="00043C86" w:rsidTr="006B411C">
        <w:tc>
          <w:tcPr>
            <w:tcW w:w="3145" w:type="dxa"/>
          </w:tcPr>
          <w:p w:rsidR="00043C86"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xf_adsp_equalizer</w:t>
            </w:r>
            <w:proofErr w:type="spellEnd"/>
          </w:p>
        </w:tc>
        <w:tc>
          <w:tcPr>
            <w:tcW w:w="3150" w:type="dxa"/>
          </w:tcPr>
          <w:p w:rsidR="00043C86" w:rsidRDefault="00043C86" w:rsidP="006B411C">
            <w:pPr>
              <w:rPr>
                <w:rFonts w:ascii="Verdana" w:hAnsi="Verdana"/>
                <w:sz w:val="20"/>
                <w:szCs w:val="20"/>
              </w:rPr>
            </w:pPr>
            <w:r>
              <w:rPr>
                <w:rFonts w:ascii="Verdana" w:hAnsi="Verdana"/>
                <w:sz w:val="20"/>
                <w:szCs w:val="20"/>
              </w:rPr>
              <w:t>*equalizer</w:t>
            </w:r>
          </w:p>
        </w:tc>
        <w:tc>
          <w:tcPr>
            <w:tcW w:w="3055" w:type="dxa"/>
          </w:tcPr>
          <w:p w:rsidR="00043C86" w:rsidRDefault="00043C86" w:rsidP="006B411C">
            <w:pPr>
              <w:rPr>
                <w:rFonts w:ascii="Verdana" w:hAnsi="Verdana"/>
                <w:sz w:val="20"/>
                <w:szCs w:val="20"/>
              </w:rPr>
            </w:pPr>
            <w:r>
              <w:rPr>
                <w:rFonts w:ascii="Verdana" w:hAnsi="Verdana"/>
                <w:sz w:val="20"/>
                <w:szCs w:val="20"/>
              </w:rPr>
              <w:t>Equalizer</w:t>
            </w:r>
            <w:r w:rsidRPr="00D00E34">
              <w:rPr>
                <w:rFonts w:ascii="Verdana" w:hAnsi="Verdana"/>
                <w:sz w:val="20"/>
                <w:szCs w:val="20"/>
              </w:rPr>
              <w:t xml:space="preserve"> </w:t>
            </w:r>
            <w:r>
              <w:rPr>
                <w:rFonts w:ascii="Verdana" w:hAnsi="Verdana"/>
                <w:sz w:val="20"/>
                <w:szCs w:val="20"/>
              </w:rPr>
              <w:t>component’s data</w:t>
            </w:r>
          </w:p>
        </w:tc>
      </w:tr>
      <w:tr w:rsidR="00043C86" w:rsidTr="006B411C">
        <w:tc>
          <w:tcPr>
            <w:tcW w:w="3145" w:type="dxa"/>
          </w:tcPr>
          <w:p w:rsidR="00043C86" w:rsidRDefault="00043C86" w:rsidP="006B411C">
            <w:pPr>
              <w:rPr>
                <w:rFonts w:ascii="Verdana" w:hAnsi="Verdana"/>
                <w:sz w:val="20"/>
                <w:szCs w:val="20"/>
              </w:rPr>
            </w:pPr>
            <w:r w:rsidRPr="0029141D">
              <w:rPr>
                <w:rFonts w:ascii="Verdana" w:hAnsi="Verdana"/>
                <w:sz w:val="20"/>
                <w:szCs w:val="20"/>
              </w:rPr>
              <w:t>int</w:t>
            </w:r>
          </w:p>
        </w:tc>
        <w:tc>
          <w:tcPr>
            <w:tcW w:w="3150" w:type="dxa"/>
          </w:tcPr>
          <w:p w:rsidR="00043C86" w:rsidRDefault="00784055" w:rsidP="006B411C">
            <w:pPr>
              <w:rPr>
                <w:rFonts w:ascii="Verdana" w:hAnsi="Verdana"/>
                <w:sz w:val="20"/>
                <w:szCs w:val="20"/>
              </w:rPr>
            </w:pPr>
            <w:proofErr w:type="spellStart"/>
            <w:r>
              <w:rPr>
                <w:rFonts w:ascii="Verdana" w:hAnsi="Verdana"/>
                <w:sz w:val="20"/>
                <w:szCs w:val="20"/>
              </w:rPr>
              <w:t>cap</w:t>
            </w:r>
            <w:r w:rsidR="00043C86">
              <w:rPr>
                <w:rFonts w:ascii="Verdana" w:hAnsi="Verdana"/>
                <w:sz w:val="20"/>
                <w:szCs w:val="20"/>
              </w:rPr>
              <w:t>_state</w:t>
            </w:r>
            <w:proofErr w:type="spellEnd"/>
          </w:p>
        </w:tc>
        <w:tc>
          <w:tcPr>
            <w:tcW w:w="3055" w:type="dxa"/>
          </w:tcPr>
          <w:p w:rsidR="00043C86" w:rsidRDefault="00784055" w:rsidP="006B411C">
            <w:pPr>
              <w:rPr>
                <w:rFonts w:ascii="Verdana" w:hAnsi="Verdana"/>
                <w:sz w:val="20"/>
                <w:szCs w:val="20"/>
              </w:rPr>
            </w:pPr>
            <w:r>
              <w:rPr>
                <w:rFonts w:ascii="Verdana" w:hAnsi="Verdana"/>
                <w:sz w:val="20"/>
                <w:szCs w:val="20"/>
              </w:rPr>
              <w:t>Capture</w:t>
            </w:r>
            <w:r w:rsidR="00043C86">
              <w:rPr>
                <w:rFonts w:ascii="Verdana" w:hAnsi="Verdana"/>
                <w:sz w:val="20"/>
                <w:szCs w:val="20"/>
              </w:rPr>
              <w:t xml:space="preserve"> component’s state</w:t>
            </w:r>
          </w:p>
        </w:tc>
      </w:tr>
      <w:tr w:rsidR="00043C86" w:rsidTr="006B411C">
        <w:tc>
          <w:tcPr>
            <w:tcW w:w="3145" w:type="dxa"/>
          </w:tcPr>
          <w:p w:rsidR="00043C86" w:rsidRPr="0029141D" w:rsidRDefault="00043C86" w:rsidP="006B411C">
            <w:pPr>
              <w:rPr>
                <w:rFonts w:ascii="Verdana" w:hAnsi="Verdana"/>
                <w:sz w:val="20"/>
                <w:szCs w:val="20"/>
              </w:rPr>
            </w:pPr>
            <w:r>
              <w:rPr>
                <w:rFonts w:ascii="Verdana" w:hAnsi="Verdana"/>
                <w:sz w:val="20"/>
                <w:szCs w:val="20"/>
              </w:rPr>
              <w:t>i</w:t>
            </w:r>
            <w:r w:rsidRPr="0029141D">
              <w:rPr>
                <w:rFonts w:ascii="Verdana" w:hAnsi="Verdana"/>
                <w:sz w:val="20"/>
                <w:szCs w:val="20"/>
              </w:rPr>
              <w:t>nt</w:t>
            </w:r>
          </w:p>
        </w:tc>
        <w:tc>
          <w:tcPr>
            <w:tcW w:w="3150" w:type="dxa"/>
          </w:tcPr>
          <w:p w:rsidR="00043C86" w:rsidRPr="0029141D" w:rsidRDefault="00043C86" w:rsidP="006B411C">
            <w:pPr>
              <w:rPr>
                <w:rFonts w:ascii="Verdana" w:hAnsi="Verdana"/>
                <w:sz w:val="20"/>
                <w:szCs w:val="20"/>
              </w:rPr>
            </w:pPr>
            <w:proofErr w:type="spellStart"/>
            <w:r w:rsidRPr="0029141D">
              <w:rPr>
                <w:rFonts w:ascii="Verdana" w:hAnsi="Verdana"/>
                <w:sz w:val="20"/>
                <w:szCs w:val="20"/>
              </w:rPr>
              <w:t>eqz_state</w:t>
            </w:r>
            <w:proofErr w:type="spellEnd"/>
          </w:p>
        </w:tc>
        <w:tc>
          <w:tcPr>
            <w:tcW w:w="3055" w:type="dxa"/>
          </w:tcPr>
          <w:p w:rsidR="00043C86" w:rsidRDefault="00043C86" w:rsidP="006B411C">
            <w:pPr>
              <w:rPr>
                <w:rFonts w:ascii="Verdana" w:hAnsi="Verdana"/>
                <w:sz w:val="20"/>
                <w:szCs w:val="20"/>
              </w:rPr>
            </w:pPr>
            <w:r>
              <w:rPr>
                <w:rFonts w:ascii="Verdana" w:hAnsi="Verdana"/>
                <w:sz w:val="20"/>
                <w:szCs w:val="20"/>
              </w:rPr>
              <w:t>Equalizer component’s state</w:t>
            </w:r>
          </w:p>
        </w:tc>
      </w:tr>
    </w:tbl>
    <w:p w:rsidR="00043C86" w:rsidRDefault="00043C86" w:rsidP="0029141D"/>
    <w:p w:rsidR="00B52156" w:rsidRDefault="00B52156" w:rsidP="001967E9">
      <w:pPr>
        <w:pStyle w:val="3"/>
        <w:numPr>
          <w:ilvl w:val="2"/>
          <w:numId w:val="15"/>
        </w:numPr>
        <w:ind w:left="720" w:hanging="720"/>
        <w:rPr>
          <w:rFonts w:eastAsia="ＭＳ ゴシック"/>
        </w:rPr>
      </w:pPr>
      <w:bookmarkStart w:id="611" w:name="_Toc530588367"/>
      <w:proofErr w:type="spellStart"/>
      <w:r w:rsidRPr="003870CB">
        <w:rPr>
          <w:rFonts w:eastAsia="ＭＳ ゴシック"/>
        </w:rPr>
        <w:t>snd_adsp_</w:t>
      </w:r>
      <w:r>
        <w:rPr>
          <w:rFonts w:eastAsia="ＭＳ ゴシック"/>
        </w:rPr>
        <w:t>card</w:t>
      </w:r>
      <w:proofErr w:type="spellEnd"/>
      <w:r>
        <w:rPr>
          <w:rFonts w:eastAsia="ＭＳ ゴシック"/>
        </w:rPr>
        <w:t xml:space="preserve"> structure</w:t>
      </w:r>
      <w:bookmarkEnd w:id="611"/>
    </w:p>
    <w:p w:rsidR="00B52156" w:rsidRDefault="00B52156" w:rsidP="0029141D"/>
    <w:p w:rsidR="00A8665F" w:rsidRDefault="00A8665F" w:rsidP="00A8665F">
      <w:pPr>
        <w:pStyle w:val="a4"/>
        <w:jc w:val="left"/>
      </w:pPr>
      <w:bookmarkStart w:id="612" w:name="_Toc530588415"/>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8</w:t>
      </w:r>
      <w:r w:rsidR="007F6EBC">
        <w:rPr>
          <w:noProof/>
        </w:rPr>
        <w:fldChar w:fldCharType="end"/>
      </w:r>
      <w:r>
        <w:t xml:space="preserve"> </w:t>
      </w:r>
      <w:proofErr w:type="spellStart"/>
      <w:r>
        <w:t>snd_adsp_card</w:t>
      </w:r>
      <w:proofErr w:type="spellEnd"/>
      <w:r>
        <w:t xml:space="preserve"> structure information</w:t>
      </w:r>
      <w:bookmarkEnd w:id="612"/>
    </w:p>
    <w:tbl>
      <w:tblPr>
        <w:tblStyle w:val="a6"/>
        <w:tblW w:w="0" w:type="auto"/>
        <w:tblLook w:val="04A0" w:firstRow="1" w:lastRow="0" w:firstColumn="1" w:lastColumn="0" w:noHBand="0" w:noVBand="1"/>
      </w:tblPr>
      <w:tblGrid>
        <w:gridCol w:w="3415"/>
        <w:gridCol w:w="3150"/>
        <w:gridCol w:w="2785"/>
      </w:tblGrid>
      <w:tr w:rsidR="00B52156" w:rsidTr="00E8544D">
        <w:tc>
          <w:tcPr>
            <w:tcW w:w="6565" w:type="dxa"/>
            <w:gridSpan w:val="2"/>
            <w:tcBorders>
              <w:bottom w:val="double" w:sz="4" w:space="0" w:color="auto"/>
            </w:tcBorders>
          </w:tcPr>
          <w:p w:rsidR="00B52156" w:rsidRDefault="00B52156" w:rsidP="006B411C">
            <w:pPr>
              <w:jc w:val="center"/>
              <w:rPr>
                <w:rFonts w:ascii="Verdana" w:hAnsi="Verdana"/>
                <w:sz w:val="20"/>
                <w:szCs w:val="20"/>
              </w:rPr>
            </w:pPr>
            <w:r>
              <w:rPr>
                <w:rFonts w:ascii="Verdana" w:hAnsi="Verdana"/>
                <w:sz w:val="20"/>
                <w:szCs w:val="20"/>
              </w:rPr>
              <w:t>Member name</w:t>
            </w:r>
          </w:p>
        </w:tc>
        <w:tc>
          <w:tcPr>
            <w:tcW w:w="2785" w:type="dxa"/>
            <w:tcBorders>
              <w:bottom w:val="double" w:sz="4" w:space="0" w:color="auto"/>
            </w:tcBorders>
          </w:tcPr>
          <w:p w:rsidR="00B52156" w:rsidRDefault="00B52156" w:rsidP="006B411C">
            <w:pPr>
              <w:jc w:val="center"/>
              <w:rPr>
                <w:rFonts w:ascii="Verdana" w:hAnsi="Verdana"/>
                <w:sz w:val="20"/>
                <w:szCs w:val="20"/>
              </w:rPr>
            </w:pPr>
            <w:r>
              <w:rPr>
                <w:rFonts w:ascii="Verdana" w:hAnsi="Verdana"/>
                <w:sz w:val="20"/>
                <w:szCs w:val="20"/>
              </w:rPr>
              <w:t>Outline</w:t>
            </w:r>
          </w:p>
        </w:tc>
      </w:tr>
      <w:tr w:rsidR="00B52156" w:rsidTr="00E8544D">
        <w:tc>
          <w:tcPr>
            <w:tcW w:w="3415" w:type="dxa"/>
            <w:tcBorders>
              <w:top w:val="double" w:sz="4" w:space="0" w:color="auto"/>
              <w:bottom w:val="single" w:sz="4" w:space="0" w:color="auto"/>
            </w:tcBorders>
          </w:tcPr>
          <w:p w:rsidR="00B52156" w:rsidRPr="0029141D"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snd_adsp_playback</w:t>
            </w:r>
            <w:proofErr w:type="spellEnd"/>
          </w:p>
        </w:tc>
        <w:tc>
          <w:tcPr>
            <w:tcW w:w="3150" w:type="dxa"/>
            <w:tcBorders>
              <w:top w:val="double" w:sz="4" w:space="0" w:color="auto"/>
              <w:bottom w:val="single" w:sz="4" w:space="0" w:color="auto"/>
            </w:tcBorders>
          </w:tcPr>
          <w:p w:rsidR="00B52156" w:rsidRDefault="00B52156" w:rsidP="006B411C">
            <w:pPr>
              <w:rPr>
                <w:rFonts w:ascii="Verdana" w:hAnsi="Verdana"/>
                <w:sz w:val="20"/>
                <w:szCs w:val="20"/>
              </w:rPr>
            </w:pPr>
            <w:r>
              <w:rPr>
                <w:rFonts w:ascii="Verdana" w:hAnsi="Verdana"/>
                <w:sz w:val="20"/>
                <w:szCs w:val="20"/>
              </w:rPr>
              <w:t>*playback</w:t>
            </w:r>
            <w:r w:rsidR="00CE37D1">
              <w:rPr>
                <w:rFonts w:ascii="Verdana" w:hAnsi="Verdana"/>
                <w:sz w:val="20"/>
                <w:szCs w:val="20"/>
              </w:rPr>
              <w:t>[MAX_DAI_IDX – 1]</w:t>
            </w:r>
          </w:p>
        </w:tc>
        <w:tc>
          <w:tcPr>
            <w:tcW w:w="2785" w:type="dxa"/>
            <w:tcBorders>
              <w:top w:val="double" w:sz="4" w:space="0" w:color="auto"/>
              <w:bottom w:val="single" w:sz="4" w:space="0" w:color="auto"/>
            </w:tcBorders>
          </w:tcPr>
          <w:p w:rsidR="00B52156" w:rsidRPr="00D00E34" w:rsidRDefault="00B52156" w:rsidP="006B411C">
            <w:pPr>
              <w:rPr>
                <w:rFonts w:ascii="Verdana" w:hAnsi="Verdana"/>
                <w:sz w:val="20"/>
                <w:szCs w:val="20"/>
              </w:rPr>
            </w:pPr>
            <w:r>
              <w:rPr>
                <w:rFonts w:ascii="Verdana" w:hAnsi="Verdana"/>
                <w:sz w:val="20"/>
                <w:szCs w:val="20"/>
              </w:rPr>
              <w:t>Playback data</w:t>
            </w:r>
          </w:p>
        </w:tc>
      </w:tr>
      <w:tr w:rsidR="00B52156" w:rsidTr="00E8544D">
        <w:tc>
          <w:tcPr>
            <w:tcW w:w="3415" w:type="dxa"/>
            <w:tcBorders>
              <w:top w:val="single" w:sz="4" w:space="0" w:color="auto"/>
            </w:tcBorders>
          </w:tcPr>
          <w:p w:rsidR="00B52156"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snd_adsp_record</w:t>
            </w:r>
            <w:proofErr w:type="spellEnd"/>
          </w:p>
        </w:tc>
        <w:tc>
          <w:tcPr>
            <w:tcW w:w="3150" w:type="dxa"/>
            <w:tcBorders>
              <w:top w:val="single" w:sz="4" w:space="0" w:color="auto"/>
            </w:tcBorders>
          </w:tcPr>
          <w:p w:rsidR="00B52156" w:rsidRDefault="00B52156" w:rsidP="006B411C">
            <w:pPr>
              <w:rPr>
                <w:rFonts w:ascii="Verdana" w:hAnsi="Verdana"/>
                <w:sz w:val="20"/>
                <w:szCs w:val="20"/>
              </w:rPr>
            </w:pPr>
            <w:r>
              <w:rPr>
                <w:rFonts w:ascii="Verdana" w:hAnsi="Verdana"/>
                <w:sz w:val="20"/>
                <w:szCs w:val="20"/>
              </w:rPr>
              <w:t>*record</w:t>
            </w:r>
            <w:r w:rsidR="00697351">
              <w:rPr>
                <w:rFonts w:ascii="Verdana" w:hAnsi="Verdana"/>
                <w:sz w:val="20"/>
                <w:szCs w:val="20"/>
              </w:rPr>
              <w:t>[MAX_DAI_IDX – 1]</w:t>
            </w:r>
          </w:p>
        </w:tc>
        <w:tc>
          <w:tcPr>
            <w:tcW w:w="2785" w:type="dxa"/>
            <w:tcBorders>
              <w:top w:val="single" w:sz="4" w:space="0" w:color="auto"/>
            </w:tcBorders>
          </w:tcPr>
          <w:p w:rsidR="00B52156" w:rsidRDefault="00B52156" w:rsidP="006B411C">
            <w:pPr>
              <w:rPr>
                <w:rFonts w:ascii="Verdana" w:hAnsi="Verdana"/>
                <w:sz w:val="20"/>
                <w:szCs w:val="20"/>
              </w:rPr>
            </w:pPr>
            <w:r>
              <w:rPr>
                <w:rFonts w:ascii="Verdana" w:hAnsi="Verdana"/>
                <w:sz w:val="20"/>
                <w:szCs w:val="20"/>
              </w:rPr>
              <w:t>Record data</w:t>
            </w:r>
          </w:p>
        </w:tc>
      </w:tr>
      <w:tr w:rsidR="00BF1744" w:rsidTr="00E8544D">
        <w:tc>
          <w:tcPr>
            <w:tcW w:w="3415" w:type="dxa"/>
            <w:tcBorders>
              <w:top w:val="single" w:sz="4" w:space="0" w:color="auto"/>
            </w:tcBorders>
          </w:tcPr>
          <w:p w:rsidR="00BF1744"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snd_adsp_tdm_playback</w:t>
            </w:r>
            <w:proofErr w:type="spellEnd"/>
          </w:p>
        </w:tc>
        <w:tc>
          <w:tcPr>
            <w:tcW w:w="3150" w:type="dxa"/>
            <w:tcBorders>
              <w:top w:val="single" w:sz="4" w:space="0" w:color="auto"/>
            </w:tcBorders>
          </w:tcPr>
          <w:p w:rsidR="00BF1744" w:rsidRDefault="00BF1744" w:rsidP="006B411C">
            <w:pPr>
              <w:rPr>
                <w:rFonts w:ascii="Verdana" w:hAnsi="Verdana"/>
                <w:sz w:val="20"/>
                <w:szCs w:val="20"/>
              </w:rPr>
            </w:pPr>
            <w:r>
              <w:rPr>
                <w:rFonts w:ascii="Verdana" w:hAnsi="Verdana"/>
                <w:sz w:val="20"/>
                <w:szCs w:val="20"/>
              </w:rPr>
              <w:t>*</w:t>
            </w:r>
            <w:proofErr w:type="spellStart"/>
            <w:r>
              <w:rPr>
                <w:rFonts w:ascii="Verdana" w:hAnsi="Verdana"/>
                <w:sz w:val="20"/>
                <w:szCs w:val="20"/>
              </w:rPr>
              <w:t>tdm_playback</w:t>
            </w:r>
            <w:proofErr w:type="spellEnd"/>
          </w:p>
        </w:tc>
        <w:tc>
          <w:tcPr>
            <w:tcW w:w="2785" w:type="dxa"/>
            <w:tcBorders>
              <w:top w:val="single" w:sz="4" w:space="0" w:color="auto"/>
            </w:tcBorders>
          </w:tcPr>
          <w:p w:rsidR="00BF1744" w:rsidRDefault="00BF1744" w:rsidP="006B411C">
            <w:pPr>
              <w:rPr>
                <w:rFonts w:ascii="Verdana" w:hAnsi="Verdana"/>
                <w:sz w:val="20"/>
                <w:szCs w:val="20"/>
              </w:rPr>
            </w:pPr>
            <w:r>
              <w:rPr>
                <w:rFonts w:ascii="Verdana" w:hAnsi="Verdana"/>
                <w:sz w:val="20"/>
                <w:szCs w:val="20"/>
              </w:rPr>
              <w:t>TDM playback data</w:t>
            </w:r>
          </w:p>
        </w:tc>
      </w:tr>
      <w:tr w:rsidR="00BF1744" w:rsidTr="00E8544D">
        <w:tc>
          <w:tcPr>
            <w:tcW w:w="3415" w:type="dxa"/>
            <w:tcBorders>
              <w:top w:val="single" w:sz="4" w:space="0" w:color="auto"/>
            </w:tcBorders>
          </w:tcPr>
          <w:p w:rsidR="00BF1744"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snd_adsp_tdm_record</w:t>
            </w:r>
            <w:proofErr w:type="spellEnd"/>
          </w:p>
        </w:tc>
        <w:tc>
          <w:tcPr>
            <w:tcW w:w="3150" w:type="dxa"/>
            <w:tcBorders>
              <w:top w:val="single" w:sz="4" w:space="0" w:color="auto"/>
            </w:tcBorders>
          </w:tcPr>
          <w:p w:rsidR="00BF1744" w:rsidRDefault="00BF1744" w:rsidP="006B411C">
            <w:pPr>
              <w:rPr>
                <w:rFonts w:ascii="Verdana" w:hAnsi="Verdana"/>
                <w:sz w:val="20"/>
                <w:szCs w:val="20"/>
              </w:rPr>
            </w:pPr>
            <w:r>
              <w:rPr>
                <w:rFonts w:ascii="Verdana" w:hAnsi="Verdana"/>
                <w:sz w:val="20"/>
                <w:szCs w:val="20"/>
              </w:rPr>
              <w:t>*</w:t>
            </w:r>
            <w:proofErr w:type="spellStart"/>
            <w:r>
              <w:rPr>
                <w:rFonts w:ascii="Verdana" w:hAnsi="Verdana"/>
                <w:sz w:val="20"/>
                <w:szCs w:val="20"/>
              </w:rPr>
              <w:t>tdm_record</w:t>
            </w:r>
            <w:proofErr w:type="spellEnd"/>
          </w:p>
        </w:tc>
        <w:tc>
          <w:tcPr>
            <w:tcW w:w="2785" w:type="dxa"/>
            <w:tcBorders>
              <w:top w:val="single" w:sz="4" w:space="0" w:color="auto"/>
            </w:tcBorders>
          </w:tcPr>
          <w:p w:rsidR="00BF1744" w:rsidRDefault="00BF1744" w:rsidP="006B411C">
            <w:pPr>
              <w:rPr>
                <w:rFonts w:ascii="Verdana" w:hAnsi="Verdana"/>
                <w:sz w:val="20"/>
                <w:szCs w:val="20"/>
              </w:rPr>
            </w:pPr>
            <w:r>
              <w:rPr>
                <w:rFonts w:ascii="Verdana" w:hAnsi="Verdana"/>
                <w:sz w:val="20"/>
                <w:szCs w:val="20"/>
              </w:rPr>
              <w:t>TDM record data</w:t>
            </w:r>
          </w:p>
        </w:tc>
      </w:tr>
      <w:tr w:rsidR="00B52156" w:rsidTr="00E8544D">
        <w:tc>
          <w:tcPr>
            <w:tcW w:w="3415" w:type="dxa"/>
          </w:tcPr>
          <w:p w:rsidR="00B52156" w:rsidRDefault="00E8544D" w:rsidP="006B411C">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snd_adsp_control</w:t>
            </w:r>
            <w:proofErr w:type="spellEnd"/>
          </w:p>
        </w:tc>
        <w:tc>
          <w:tcPr>
            <w:tcW w:w="3150" w:type="dxa"/>
          </w:tcPr>
          <w:p w:rsidR="00B52156" w:rsidRDefault="00B52156" w:rsidP="006B411C">
            <w:pPr>
              <w:rPr>
                <w:rFonts w:ascii="Verdana" w:hAnsi="Verdana"/>
                <w:sz w:val="20"/>
                <w:szCs w:val="20"/>
              </w:rPr>
            </w:pPr>
            <w:proofErr w:type="spellStart"/>
            <w:r>
              <w:rPr>
                <w:rFonts w:ascii="Verdana" w:hAnsi="Verdana"/>
                <w:sz w:val="20"/>
                <w:szCs w:val="20"/>
              </w:rPr>
              <w:t>ctr_if</w:t>
            </w:r>
            <w:proofErr w:type="spellEnd"/>
          </w:p>
        </w:tc>
        <w:tc>
          <w:tcPr>
            <w:tcW w:w="2785" w:type="dxa"/>
          </w:tcPr>
          <w:p w:rsidR="00B52156" w:rsidRDefault="00B52156" w:rsidP="006B411C">
            <w:pPr>
              <w:rPr>
                <w:rFonts w:ascii="Verdana" w:hAnsi="Verdana"/>
                <w:sz w:val="20"/>
                <w:szCs w:val="20"/>
              </w:rPr>
            </w:pPr>
            <w:r>
              <w:rPr>
                <w:rFonts w:ascii="Verdana" w:hAnsi="Verdana"/>
                <w:sz w:val="20"/>
                <w:szCs w:val="20"/>
              </w:rPr>
              <w:t>Structure containing parameter information for control</w:t>
            </w:r>
          </w:p>
        </w:tc>
      </w:tr>
    </w:tbl>
    <w:p w:rsidR="00B52156" w:rsidRDefault="00B52156" w:rsidP="0029141D"/>
    <w:p w:rsidR="00B84C2A" w:rsidRDefault="00B84C2A" w:rsidP="001967E9">
      <w:pPr>
        <w:pStyle w:val="3"/>
        <w:numPr>
          <w:ilvl w:val="2"/>
          <w:numId w:val="15"/>
        </w:numPr>
        <w:ind w:left="720" w:hanging="720"/>
        <w:rPr>
          <w:rFonts w:eastAsia="ＭＳ ゴシック"/>
        </w:rPr>
      </w:pPr>
      <w:bookmarkStart w:id="613" w:name="_Toc530588368"/>
      <w:proofErr w:type="spellStart"/>
      <w:r w:rsidRPr="003870CB">
        <w:rPr>
          <w:rFonts w:eastAsia="ＭＳ ゴシック"/>
        </w:rPr>
        <w:t>snd_adsp_</w:t>
      </w:r>
      <w:r w:rsidR="00A6109C">
        <w:rPr>
          <w:rFonts w:eastAsia="ＭＳ ゴシック"/>
        </w:rPr>
        <w:t>tdm_playback</w:t>
      </w:r>
      <w:proofErr w:type="spellEnd"/>
      <w:r>
        <w:rPr>
          <w:rFonts w:eastAsia="ＭＳ ゴシック"/>
        </w:rPr>
        <w:t xml:space="preserve"> structure</w:t>
      </w:r>
      <w:bookmarkEnd w:id="613"/>
    </w:p>
    <w:p w:rsidR="000407D9" w:rsidRDefault="000407D9" w:rsidP="000407D9">
      <w:pPr>
        <w:pStyle w:val="a4"/>
        <w:jc w:val="left"/>
      </w:pPr>
    </w:p>
    <w:p w:rsidR="000407D9" w:rsidRDefault="000407D9" w:rsidP="000407D9">
      <w:pPr>
        <w:pStyle w:val="a4"/>
        <w:keepNext/>
        <w:jc w:val="left"/>
      </w:pPr>
      <w:bookmarkStart w:id="614" w:name="_Toc530588416"/>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9</w:t>
      </w:r>
      <w:r w:rsidR="007F6EBC">
        <w:rPr>
          <w:noProof/>
        </w:rPr>
        <w:fldChar w:fldCharType="end"/>
      </w:r>
      <w:r>
        <w:t xml:space="preserve"> </w:t>
      </w:r>
      <w:proofErr w:type="spellStart"/>
      <w:r>
        <w:t>snd_adsp_tdm_playback</w:t>
      </w:r>
      <w:proofErr w:type="spellEnd"/>
      <w:r>
        <w:t xml:space="preserve"> structure information</w:t>
      </w:r>
      <w:bookmarkEnd w:id="614"/>
    </w:p>
    <w:tbl>
      <w:tblPr>
        <w:tblStyle w:val="a6"/>
        <w:tblW w:w="0" w:type="auto"/>
        <w:tblLook w:val="04A0" w:firstRow="1" w:lastRow="0" w:firstColumn="1" w:lastColumn="0" w:noHBand="0" w:noVBand="1"/>
      </w:tblPr>
      <w:tblGrid>
        <w:gridCol w:w="3235"/>
        <w:gridCol w:w="2340"/>
        <w:gridCol w:w="3775"/>
      </w:tblGrid>
      <w:tr w:rsidR="00B84C2A" w:rsidTr="00E8544D">
        <w:tc>
          <w:tcPr>
            <w:tcW w:w="5575" w:type="dxa"/>
            <w:gridSpan w:val="2"/>
            <w:tcBorders>
              <w:bottom w:val="double" w:sz="4" w:space="0" w:color="auto"/>
            </w:tcBorders>
          </w:tcPr>
          <w:p w:rsidR="00B84C2A" w:rsidRDefault="00B84C2A" w:rsidP="003A7B1F">
            <w:pPr>
              <w:jc w:val="center"/>
              <w:rPr>
                <w:rFonts w:ascii="Verdana" w:hAnsi="Verdana"/>
                <w:sz w:val="20"/>
                <w:szCs w:val="20"/>
              </w:rPr>
            </w:pPr>
            <w:r>
              <w:rPr>
                <w:rFonts w:ascii="Verdana" w:hAnsi="Verdana"/>
                <w:sz w:val="20"/>
                <w:szCs w:val="20"/>
              </w:rPr>
              <w:t>Member name</w:t>
            </w:r>
          </w:p>
        </w:tc>
        <w:tc>
          <w:tcPr>
            <w:tcW w:w="3775" w:type="dxa"/>
            <w:tcBorders>
              <w:bottom w:val="double" w:sz="4" w:space="0" w:color="auto"/>
            </w:tcBorders>
          </w:tcPr>
          <w:p w:rsidR="00B84C2A" w:rsidRDefault="00B84C2A" w:rsidP="003A7B1F">
            <w:pPr>
              <w:jc w:val="center"/>
              <w:rPr>
                <w:rFonts w:ascii="Verdana" w:hAnsi="Verdana"/>
                <w:sz w:val="20"/>
                <w:szCs w:val="20"/>
              </w:rPr>
            </w:pPr>
            <w:r>
              <w:rPr>
                <w:rFonts w:ascii="Verdana" w:hAnsi="Verdana"/>
                <w:sz w:val="20"/>
                <w:szCs w:val="20"/>
              </w:rPr>
              <w:t>Outline</w:t>
            </w:r>
          </w:p>
        </w:tc>
      </w:tr>
      <w:tr w:rsidR="00B84C2A" w:rsidTr="00E8544D">
        <w:tc>
          <w:tcPr>
            <w:tcW w:w="3235" w:type="dxa"/>
            <w:tcBorders>
              <w:top w:val="double" w:sz="4" w:space="0" w:color="auto"/>
              <w:bottom w:val="single" w:sz="4" w:space="0" w:color="auto"/>
            </w:tcBorders>
          </w:tcPr>
          <w:p w:rsidR="00B84C2A" w:rsidRPr="0029141D" w:rsidRDefault="00E8544D" w:rsidP="003A7B1F">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snd_adsp_base_info</w:t>
            </w:r>
            <w:proofErr w:type="spellEnd"/>
          </w:p>
        </w:tc>
        <w:tc>
          <w:tcPr>
            <w:tcW w:w="2340" w:type="dxa"/>
            <w:tcBorders>
              <w:top w:val="double" w:sz="4" w:space="0" w:color="auto"/>
              <w:bottom w:val="single" w:sz="4" w:space="0" w:color="auto"/>
            </w:tcBorders>
          </w:tcPr>
          <w:p w:rsidR="00B84C2A" w:rsidRDefault="00B84C2A" w:rsidP="003A7B1F">
            <w:pPr>
              <w:rPr>
                <w:rFonts w:ascii="Verdana" w:hAnsi="Verdana"/>
                <w:sz w:val="20"/>
                <w:szCs w:val="20"/>
              </w:rPr>
            </w:pPr>
            <w:r>
              <w:rPr>
                <w:rFonts w:ascii="Verdana" w:hAnsi="Verdana"/>
                <w:sz w:val="20"/>
                <w:szCs w:val="20"/>
              </w:rPr>
              <w:t>base</w:t>
            </w:r>
          </w:p>
        </w:tc>
        <w:tc>
          <w:tcPr>
            <w:tcW w:w="3775" w:type="dxa"/>
            <w:tcBorders>
              <w:top w:val="double" w:sz="4" w:space="0" w:color="auto"/>
              <w:bottom w:val="single" w:sz="4" w:space="0" w:color="auto"/>
            </w:tcBorders>
          </w:tcPr>
          <w:p w:rsidR="00B84C2A" w:rsidRPr="00D00E34" w:rsidRDefault="00B84C2A" w:rsidP="003A7B1F">
            <w:pPr>
              <w:rPr>
                <w:rFonts w:ascii="Verdana" w:hAnsi="Verdana"/>
                <w:sz w:val="20"/>
                <w:szCs w:val="20"/>
              </w:rPr>
            </w:pPr>
            <w:r>
              <w:rPr>
                <w:rFonts w:ascii="Verdana" w:hAnsi="Verdana"/>
                <w:sz w:val="20"/>
                <w:szCs w:val="20"/>
              </w:rPr>
              <w:t>Base information of stream</w:t>
            </w:r>
          </w:p>
        </w:tc>
      </w:tr>
      <w:tr w:rsidR="00B84C2A" w:rsidTr="00E8544D">
        <w:tc>
          <w:tcPr>
            <w:tcW w:w="3235" w:type="dxa"/>
            <w:tcBorders>
              <w:top w:val="single" w:sz="4" w:space="0" w:color="auto"/>
            </w:tcBorders>
          </w:tcPr>
          <w:p w:rsidR="00B84C2A" w:rsidRDefault="00E8544D" w:rsidP="003A7B1F">
            <w:pPr>
              <w:rPr>
                <w:rFonts w:ascii="Verdana" w:hAnsi="Verdana"/>
                <w:sz w:val="20"/>
                <w:szCs w:val="20"/>
              </w:rPr>
            </w:pPr>
            <w:r>
              <w:rPr>
                <w:rFonts w:ascii="Verdana" w:hAnsi="Verdana"/>
                <w:sz w:val="20"/>
                <w:szCs w:val="20"/>
              </w:rPr>
              <w:t xml:space="preserve">struct </w:t>
            </w:r>
            <w:proofErr w:type="spellStart"/>
            <w:r w:rsidR="00B84C2A" w:rsidRPr="0029141D">
              <w:rPr>
                <w:rFonts w:ascii="Verdana" w:hAnsi="Verdana"/>
                <w:sz w:val="20"/>
                <w:szCs w:val="20"/>
              </w:rPr>
              <w:t>xf_adsp_</w:t>
            </w:r>
            <w:r>
              <w:rPr>
                <w:rFonts w:ascii="Verdana" w:hAnsi="Verdana"/>
                <w:sz w:val="20"/>
                <w:szCs w:val="20"/>
              </w:rPr>
              <w:t>tdm_renderer</w:t>
            </w:r>
            <w:proofErr w:type="spellEnd"/>
          </w:p>
        </w:tc>
        <w:tc>
          <w:tcPr>
            <w:tcW w:w="2340" w:type="dxa"/>
            <w:tcBorders>
              <w:top w:val="single" w:sz="4" w:space="0" w:color="auto"/>
            </w:tcBorders>
          </w:tcPr>
          <w:p w:rsidR="00B84C2A" w:rsidRDefault="009B0E78" w:rsidP="003A7B1F">
            <w:pPr>
              <w:rPr>
                <w:rFonts w:ascii="Verdana" w:hAnsi="Verdana"/>
                <w:sz w:val="20"/>
                <w:szCs w:val="20"/>
              </w:rPr>
            </w:pPr>
            <w:r>
              <w:rPr>
                <w:rFonts w:ascii="Verdana" w:hAnsi="Verdana"/>
                <w:sz w:val="20"/>
                <w:szCs w:val="20"/>
              </w:rPr>
              <w:t>*</w:t>
            </w:r>
            <w:proofErr w:type="spellStart"/>
            <w:r>
              <w:rPr>
                <w:rFonts w:ascii="Verdana" w:hAnsi="Verdana"/>
                <w:sz w:val="20"/>
                <w:szCs w:val="20"/>
              </w:rPr>
              <w:t>tdm_renderer</w:t>
            </w:r>
            <w:proofErr w:type="spellEnd"/>
          </w:p>
        </w:tc>
        <w:tc>
          <w:tcPr>
            <w:tcW w:w="3775" w:type="dxa"/>
            <w:tcBorders>
              <w:top w:val="single" w:sz="4" w:space="0" w:color="auto"/>
            </w:tcBorders>
          </w:tcPr>
          <w:p w:rsidR="00B84C2A" w:rsidRDefault="00F93FEA" w:rsidP="003A7B1F">
            <w:pPr>
              <w:rPr>
                <w:rFonts w:ascii="Verdana" w:hAnsi="Verdana"/>
                <w:sz w:val="20"/>
                <w:szCs w:val="20"/>
              </w:rPr>
            </w:pPr>
            <w:r>
              <w:rPr>
                <w:rFonts w:ascii="Verdana" w:hAnsi="Verdana"/>
                <w:sz w:val="20"/>
                <w:szCs w:val="20"/>
              </w:rPr>
              <w:t>TDM Renderer</w:t>
            </w:r>
            <w:r w:rsidR="00B84C2A" w:rsidRPr="00D00E34">
              <w:rPr>
                <w:rFonts w:ascii="Verdana" w:hAnsi="Verdana"/>
                <w:sz w:val="20"/>
                <w:szCs w:val="20"/>
              </w:rPr>
              <w:t xml:space="preserve"> </w:t>
            </w:r>
            <w:r w:rsidR="00B84C2A">
              <w:rPr>
                <w:rFonts w:ascii="Verdana" w:hAnsi="Verdana"/>
                <w:sz w:val="20"/>
                <w:szCs w:val="20"/>
              </w:rPr>
              <w:t>component’s data</w:t>
            </w:r>
          </w:p>
        </w:tc>
      </w:tr>
      <w:tr w:rsidR="00B84C2A" w:rsidTr="00E8544D">
        <w:tc>
          <w:tcPr>
            <w:tcW w:w="3235" w:type="dxa"/>
          </w:tcPr>
          <w:p w:rsidR="00B84C2A" w:rsidRDefault="00B84C2A" w:rsidP="003A7B1F">
            <w:pPr>
              <w:rPr>
                <w:rFonts w:ascii="Verdana" w:hAnsi="Verdana"/>
                <w:sz w:val="20"/>
                <w:szCs w:val="20"/>
              </w:rPr>
            </w:pPr>
            <w:r w:rsidRPr="0029141D">
              <w:rPr>
                <w:rFonts w:ascii="Verdana" w:hAnsi="Verdana"/>
                <w:sz w:val="20"/>
                <w:szCs w:val="20"/>
              </w:rPr>
              <w:t>int</w:t>
            </w:r>
          </w:p>
        </w:tc>
        <w:tc>
          <w:tcPr>
            <w:tcW w:w="2340" w:type="dxa"/>
          </w:tcPr>
          <w:p w:rsidR="00B84C2A" w:rsidRDefault="00B84C2A" w:rsidP="003A7B1F">
            <w:pPr>
              <w:rPr>
                <w:rFonts w:ascii="Verdana" w:hAnsi="Verdana"/>
                <w:sz w:val="20"/>
                <w:szCs w:val="20"/>
              </w:rPr>
            </w:pPr>
            <w:r>
              <w:rPr>
                <w:rFonts w:ascii="Verdana" w:hAnsi="Verdana"/>
                <w:sz w:val="20"/>
                <w:szCs w:val="20"/>
              </w:rPr>
              <w:t>state</w:t>
            </w:r>
          </w:p>
        </w:tc>
        <w:tc>
          <w:tcPr>
            <w:tcW w:w="3775" w:type="dxa"/>
          </w:tcPr>
          <w:p w:rsidR="00B84C2A" w:rsidRDefault="00F93FEA" w:rsidP="00F93FEA">
            <w:pPr>
              <w:rPr>
                <w:rFonts w:ascii="Verdana" w:hAnsi="Verdana"/>
                <w:sz w:val="20"/>
                <w:szCs w:val="20"/>
              </w:rPr>
            </w:pPr>
            <w:r>
              <w:rPr>
                <w:rFonts w:ascii="Verdana" w:hAnsi="Verdana"/>
                <w:sz w:val="20"/>
                <w:szCs w:val="20"/>
              </w:rPr>
              <w:t xml:space="preserve">TDM Renderer </w:t>
            </w:r>
            <w:r w:rsidR="00B84C2A">
              <w:rPr>
                <w:rFonts w:ascii="Verdana" w:hAnsi="Verdana"/>
                <w:sz w:val="20"/>
                <w:szCs w:val="20"/>
              </w:rPr>
              <w:t>component’s state</w:t>
            </w:r>
          </w:p>
        </w:tc>
      </w:tr>
    </w:tbl>
    <w:p w:rsidR="009B0E78" w:rsidRDefault="009B0E78"/>
    <w:p w:rsidR="009B0E78" w:rsidRDefault="009B0E78" w:rsidP="001967E9">
      <w:pPr>
        <w:pStyle w:val="3"/>
        <w:numPr>
          <w:ilvl w:val="2"/>
          <w:numId w:val="15"/>
        </w:numPr>
        <w:ind w:left="720" w:hanging="720"/>
        <w:rPr>
          <w:rFonts w:eastAsia="ＭＳ ゴシック"/>
        </w:rPr>
      </w:pPr>
      <w:bookmarkStart w:id="615" w:name="_Toc530588369"/>
      <w:proofErr w:type="spellStart"/>
      <w:r w:rsidRPr="003870CB">
        <w:rPr>
          <w:rFonts w:eastAsia="ＭＳ ゴシック"/>
        </w:rPr>
        <w:t>snd_adsp_</w:t>
      </w:r>
      <w:r>
        <w:rPr>
          <w:rFonts w:eastAsia="ＭＳ ゴシック"/>
        </w:rPr>
        <w:t>tdm_record</w:t>
      </w:r>
      <w:proofErr w:type="spellEnd"/>
      <w:r>
        <w:rPr>
          <w:rFonts w:eastAsia="ＭＳ ゴシック"/>
        </w:rPr>
        <w:t xml:space="preserve"> structure</w:t>
      </w:r>
      <w:bookmarkEnd w:id="615"/>
    </w:p>
    <w:p w:rsidR="009B0E78" w:rsidRDefault="009B0E78" w:rsidP="009B0E78">
      <w:pPr>
        <w:pStyle w:val="a4"/>
        <w:jc w:val="left"/>
      </w:pPr>
    </w:p>
    <w:p w:rsidR="001F7328" w:rsidRDefault="001F7328" w:rsidP="001F7328">
      <w:pPr>
        <w:pStyle w:val="a4"/>
        <w:keepNext/>
        <w:jc w:val="left"/>
      </w:pPr>
      <w:bookmarkStart w:id="616" w:name="_Toc530588417"/>
      <w:r>
        <w:t xml:space="preserve">Table </w:t>
      </w:r>
      <w:r w:rsidR="007F6EBC">
        <w:rPr>
          <w:noProof/>
        </w:rPr>
        <w:fldChar w:fldCharType="begin"/>
      </w:r>
      <w:r w:rsidR="007F6EBC">
        <w:rPr>
          <w:noProof/>
        </w:rPr>
        <w:instrText xml:space="preserve"> STYLEREF 1 \s </w:instrText>
      </w:r>
      <w:r w:rsidR="007F6EBC">
        <w:rPr>
          <w:noProof/>
        </w:rPr>
        <w:fldChar w:fldCharType="separate"/>
      </w:r>
      <w:r w:rsidR="00750A31">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750A31">
        <w:rPr>
          <w:noProof/>
        </w:rPr>
        <w:t>10</w:t>
      </w:r>
      <w:r w:rsidR="007F6EBC">
        <w:rPr>
          <w:noProof/>
        </w:rPr>
        <w:fldChar w:fldCharType="end"/>
      </w:r>
      <w:r>
        <w:t xml:space="preserve"> </w:t>
      </w:r>
      <w:proofErr w:type="spellStart"/>
      <w:r w:rsidRPr="003828C5">
        <w:t>snd_adsp_tdm_record</w:t>
      </w:r>
      <w:proofErr w:type="spellEnd"/>
      <w:r w:rsidRPr="003828C5">
        <w:t xml:space="preserve"> structure information</w:t>
      </w:r>
      <w:bookmarkEnd w:id="616"/>
    </w:p>
    <w:tbl>
      <w:tblPr>
        <w:tblStyle w:val="a6"/>
        <w:tblW w:w="0" w:type="auto"/>
        <w:tblLook w:val="04A0" w:firstRow="1" w:lastRow="0" w:firstColumn="1" w:lastColumn="0" w:noHBand="0" w:noVBand="1"/>
      </w:tblPr>
      <w:tblGrid>
        <w:gridCol w:w="3235"/>
        <w:gridCol w:w="2250"/>
        <w:gridCol w:w="3865"/>
      </w:tblGrid>
      <w:tr w:rsidR="009B0E78" w:rsidTr="00510838">
        <w:tc>
          <w:tcPr>
            <w:tcW w:w="5485" w:type="dxa"/>
            <w:gridSpan w:val="2"/>
            <w:tcBorders>
              <w:bottom w:val="double" w:sz="4" w:space="0" w:color="auto"/>
            </w:tcBorders>
          </w:tcPr>
          <w:p w:rsidR="009B0E78" w:rsidRDefault="009B0E78" w:rsidP="00510838">
            <w:pPr>
              <w:jc w:val="center"/>
              <w:rPr>
                <w:rFonts w:ascii="Verdana" w:hAnsi="Verdana"/>
                <w:sz w:val="20"/>
                <w:szCs w:val="20"/>
              </w:rPr>
            </w:pPr>
            <w:r>
              <w:rPr>
                <w:rFonts w:ascii="Verdana" w:hAnsi="Verdana"/>
                <w:sz w:val="20"/>
                <w:szCs w:val="20"/>
              </w:rPr>
              <w:t>Member name</w:t>
            </w:r>
          </w:p>
        </w:tc>
        <w:tc>
          <w:tcPr>
            <w:tcW w:w="3865" w:type="dxa"/>
            <w:tcBorders>
              <w:bottom w:val="double" w:sz="4" w:space="0" w:color="auto"/>
            </w:tcBorders>
          </w:tcPr>
          <w:p w:rsidR="009B0E78" w:rsidRDefault="009B0E78" w:rsidP="00510838">
            <w:pPr>
              <w:jc w:val="center"/>
              <w:rPr>
                <w:rFonts w:ascii="Verdana" w:hAnsi="Verdana"/>
                <w:sz w:val="20"/>
                <w:szCs w:val="20"/>
              </w:rPr>
            </w:pPr>
            <w:r>
              <w:rPr>
                <w:rFonts w:ascii="Verdana" w:hAnsi="Verdana"/>
                <w:sz w:val="20"/>
                <w:szCs w:val="20"/>
              </w:rPr>
              <w:t>Outline</w:t>
            </w:r>
          </w:p>
        </w:tc>
      </w:tr>
      <w:tr w:rsidR="009B0E78" w:rsidTr="00C1464B">
        <w:tc>
          <w:tcPr>
            <w:tcW w:w="3235" w:type="dxa"/>
            <w:tcBorders>
              <w:top w:val="double" w:sz="4" w:space="0" w:color="auto"/>
              <w:bottom w:val="single" w:sz="4" w:space="0" w:color="auto"/>
            </w:tcBorders>
          </w:tcPr>
          <w:p w:rsidR="009B0E78" w:rsidRPr="0029141D" w:rsidRDefault="00E8544D" w:rsidP="00510838">
            <w:pPr>
              <w:rPr>
                <w:rFonts w:ascii="Verdana" w:hAnsi="Verdana"/>
                <w:sz w:val="20"/>
                <w:szCs w:val="20"/>
              </w:rPr>
            </w:pPr>
            <w:r>
              <w:rPr>
                <w:rFonts w:ascii="Verdana" w:hAnsi="Verdana"/>
                <w:sz w:val="20"/>
                <w:szCs w:val="20"/>
              </w:rPr>
              <w:t xml:space="preserve">struct </w:t>
            </w:r>
            <w:proofErr w:type="spellStart"/>
            <w:r>
              <w:rPr>
                <w:rFonts w:ascii="Verdana" w:hAnsi="Verdana"/>
                <w:sz w:val="20"/>
                <w:szCs w:val="20"/>
              </w:rPr>
              <w:t>snd_adsp_base_info</w:t>
            </w:r>
            <w:proofErr w:type="spellEnd"/>
          </w:p>
        </w:tc>
        <w:tc>
          <w:tcPr>
            <w:tcW w:w="2250" w:type="dxa"/>
            <w:tcBorders>
              <w:top w:val="double" w:sz="4" w:space="0" w:color="auto"/>
              <w:bottom w:val="single" w:sz="4" w:space="0" w:color="auto"/>
            </w:tcBorders>
          </w:tcPr>
          <w:p w:rsidR="009B0E78" w:rsidRDefault="009B0E78" w:rsidP="00510838">
            <w:pPr>
              <w:rPr>
                <w:rFonts w:ascii="Verdana" w:hAnsi="Verdana"/>
                <w:sz w:val="20"/>
                <w:szCs w:val="20"/>
              </w:rPr>
            </w:pPr>
            <w:r>
              <w:rPr>
                <w:rFonts w:ascii="Verdana" w:hAnsi="Verdana"/>
                <w:sz w:val="20"/>
                <w:szCs w:val="20"/>
              </w:rPr>
              <w:t>base</w:t>
            </w:r>
          </w:p>
        </w:tc>
        <w:tc>
          <w:tcPr>
            <w:tcW w:w="3865" w:type="dxa"/>
            <w:tcBorders>
              <w:top w:val="double" w:sz="4" w:space="0" w:color="auto"/>
              <w:bottom w:val="single" w:sz="4" w:space="0" w:color="auto"/>
            </w:tcBorders>
          </w:tcPr>
          <w:p w:rsidR="009B0E78" w:rsidRPr="00D00E34" w:rsidRDefault="009B0E78" w:rsidP="00510838">
            <w:pPr>
              <w:rPr>
                <w:rFonts w:ascii="Verdana" w:hAnsi="Verdana"/>
                <w:sz w:val="20"/>
                <w:szCs w:val="20"/>
              </w:rPr>
            </w:pPr>
            <w:r>
              <w:rPr>
                <w:rFonts w:ascii="Verdana" w:hAnsi="Verdana"/>
                <w:sz w:val="20"/>
                <w:szCs w:val="20"/>
              </w:rPr>
              <w:t>Base information of stream</w:t>
            </w:r>
          </w:p>
        </w:tc>
      </w:tr>
      <w:tr w:rsidR="009B0E78" w:rsidTr="00C1464B">
        <w:tc>
          <w:tcPr>
            <w:tcW w:w="3235" w:type="dxa"/>
            <w:tcBorders>
              <w:top w:val="single" w:sz="4" w:space="0" w:color="auto"/>
            </w:tcBorders>
          </w:tcPr>
          <w:p w:rsidR="009B0E78" w:rsidRDefault="00E8544D" w:rsidP="00510838">
            <w:pPr>
              <w:rPr>
                <w:rFonts w:ascii="Verdana" w:hAnsi="Verdana"/>
                <w:sz w:val="20"/>
                <w:szCs w:val="20"/>
              </w:rPr>
            </w:pPr>
            <w:r>
              <w:rPr>
                <w:rFonts w:ascii="Verdana" w:hAnsi="Verdana"/>
                <w:sz w:val="20"/>
                <w:szCs w:val="20"/>
              </w:rPr>
              <w:t xml:space="preserve">struct </w:t>
            </w:r>
            <w:proofErr w:type="spellStart"/>
            <w:r w:rsidR="009B0E78" w:rsidRPr="0029141D">
              <w:rPr>
                <w:rFonts w:ascii="Verdana" w:hAnsi="Verdana"/>
                <w:sz w:val="20"/>
                <w:szCs w:val="20"/>
              </w:rPr>
              <w:t>xf_adsp_</w:t>
            </w:r>
            <w:r>
              <w:rPr>
                <w:rFonts w:ascii="Verdana" w:hAnsi="Verdana"/>
                <w:sz w:val="20"/>
                <w:szCs w:val="20"/>
              </w:rPr>
              <w:t>tdm_capture</w:t>
            </w:r>
            <w:proofErr w:type="spellEnd"/>
          </w:p>
        </w:tc>
        <w:tc>
          <w:tcPr>
            <w:tcW w:w="2250" w:type="dxa"/>
            <w:tcBorders>
              <w:top w:val="single" w:sz="4" w:space="0" w:color="auto"/>
            </w:tcBorders>
          </w:tcPr>
          <w:p w:rsidR="009B0E78" w:rsidRDefault="009B0E78" w:rsidP="00510838">
            <w:pPr>
              <w:rPr>
                <w:rFonts w:ascii="Verdana" w:hAnsi="Verdana"/>
                <w:sz w:val="20"/>
                <w:szCs w:val="20"/>
              </w:rPr>
            </w:pPr>
            <w:r>
              <w:rPr>
                <w:rFonts w:ascii="Verdana" w:hAnsi="Verdana"/>
                <w:sz w:val="20"/>
                <w:szCs w:val="20"/>
              </w:rPr>
              <w:t>*</w:t>
            </w:r>
            <w:proofErr w:type="spellStart"/>
            <w:r>
              <w:rPr>
                <w:rFonts w:ascii="Verdana" w:hAnsi="Verdana"/>
                <w:sz w:val="20"/>
                <w:szCs w:val="20"/>
              </w:rPr>
              <w:t>tdm_capture</w:t>
            </w:r>
            <w:proofErr w:type="spellEnd"/>
          </w:p>
        </w:tc>
        <w:tc>
          <w:tcPr>
            <w:tcW w:w="3865" w:type="dxa"/>
            <w:tcBorders>
              <w:top w:val="single" w:sz="4" w:space="0" w:color="auto"/>
            </w:tcBorders>
          </w:tcPr>
          <w:p w:rsidR="009B0E78" w:rsidRDefault="009B0E78" w:rsidP="00B57E6A">
            <w:pPr>
              <w:rPr>
                <w:rFonts w:ascii="Verdana" w:hAnsi="Verdana"/>
                <w:sz w:val="20"/>
                <w:szCs w:val="20"/>
              </w:rPr>
            </w:pPr>
            <w:r>
              <w:rPr>
                <w:rFonts w:ascii="Verdana" w:hAnsi="Verdana"/>
                <w:sz w:val="20"/>
                <w:szCs w:val="20"/>
              </w:rPr>
              <w:t xml:space="preserve">TDM </w:t>
            </w:r>
            <w:r w:rsidR="00B57E6A">
              <w:rPr>
                <w:rFonts w:ascii="Verdana" w:hAnsi="Verdana"/>
                <w:sz w:val="20"/>
                <w:szCs w:val="20"/>
              </w:rPr>
              <w:t>Capture</w:t>
            </w:r>
            <w:r w:rsidRPr="00D00E34">
              <w:rPr>
                <w:rFonts w:ascii="Verdana" w:hAnsi="Verdana"/>
                <w:sz w:val="20"/>
                <w:szCs w:val="20"/>
              </w:rPr>
              <w:t xml:space="preserve"> </w:t>
            </w:r>
            <w:r>
              <w:rPr>
                <w:rFonts w:ascii="Verdana" w:hAnsi="Verdana"/>
                <w:sz w:val="20"/>
                <w:szCs w:val="20"/>
              </w:rPr>
              <w:t>component’s data</w:t>
            </w:r>
          </w:p>
        </w:tc>
      </w:tr>
      <w:tr w:rsidR="009B0E78" w:rsidTr="00C1464B">
        <w:tc>
          <w:tcPr>
            <w:tcW w:w="3235" w:type="dxa"/>
          </w:tcPr>
          <w:p w:rsidR="009B0E78" w:rsidRDefault="009B0E78" w:rsidP="00510838">
            <w:pPr>
              <w:rPr>
                <w:rFonts w:ascii="Verdana" w:hAnsi="Verdana"/>
                <w:sz w:val="20"/>
                <w:szCs w:val="20"/>
              </w:rPr>
            </w:pPr>
            <w:r w:rsidRPr="0029141D">
              <w:rPr>
                <w:rFonts w:ascii="Verdana" w:hAnsi="Verdana"/>
                <w:sz w:val="20"/>
                <w:szCs w:val="20"/>
              </w:rPr>
              <w:t>int</w:t>
            </w:r>
          </w:p>
        </w:tc>
        <w:tc>
          <w:tcPr>
            <w:tcW w:w="2250" w:type="dxa"/>
          </w:tcPr>
          <w:p w:rsidR="009B0E78" w:rsidRDefault="009B0E78" w:rsidP="00510838">
            <w:pPr>
              <w:rPr>
                <w:rFonts w:ascii="Verdana" w:hAnsi="Verdana"/>
                <w:sz w:val="20"/>
                <w:szCs w:val="20"/>
              </w:rPr>
            </w:pPr>
            <w:r>
              <w:rPr>
                <w:rFonts w:ascii="Verdana" w:hAnsi="Verdana"/>
                <w:sz w:val="20"/>
                <w:szCs w:val="20"/>
              </w:rPr>
              <w:t>state</w:t>
            </w:r>
          </w:p>
        </w:tc>
        <w:tc>
          <w:tcPr>
            <w:tcW w:w="3865" w:type="dxa"/>
          </w:tcPr>
          <w:p w:rsidR="009B0E78" w:rsidRDefault="00B57E6A" w:rsidP="00510838">
            <w:pPr>
              <w:rPr>
                <w:rFonts w:ascii="Verdana" w:hAnsi="Verdana"/>
                <w:sz w:val="20"/>
                <w:szCs w:val="20"/>
              </w:rPr>
            </w:pPr>
            <w:r>
              <w:rPr>
                <w:rFonts w:ascii="Verdana" w:hAnsi="Verdana"/>
                <w:sz w:val="20"/>
                <w:szCs w:val="20"/>
              </w:rPr>
              <w:t>TDM Capture</w:t>
            </w:r>
            <w:r w:rsidR="009B0E78">
              <w:rPr>
                <w:rFonts w:ascii="Verdana" w:hAnsi="Verdana"/>
                <w:sz w:val="20"/>
                <w:szCs w:val="20"/>
              </w:rPr>
              <w:t xml:space="preserve"> component’s state</w:t>
            </w:r>
          </w:p>
        </w:tc>
      </w:tr>
    </w:tbl>
    <w:p w:rsidR="009B0E78" w:rsidRPr="0029141D" w:rsidRDefault="009B0E78" w:rsidP="0029141D"/>
    <w:sectPr w:rsidR="009B0E78" w:rsidRPr="0029141D" w:rsidSect="00C0717A">
      <w:footerReference w:type="default" r:id="rId30"/>
      <w:pgSz w:w="12240" w:h="15840"/>
      <w:pgMar w:top="1440" w:right="1440" w:bottom="1440" w:left="144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F5D" w:rsidRDefault="002D6F5D" w:rsidP="009C1828">
      <w:pPr>
        <w:spacing w:after="0" w:line="240" w:lineRule="auto"/>
      </w:pPr>
      <w:r>
        <w:separator/>
      </w:r>
    </w:p>
  </w:endnote>
  <w:endnote w:type="continuationSeparator" w:id="0">
    <w:p w:rsidR="002D6F5D" w:rsidRDefault="002D6F5D" w:rsidP="009C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メイリオ">
    <w:altName w:val="MS Gothic"/>
    <w:panose1 w:val="020B0604030504040204"/>
    <w:charset w:val="80"/>
    <w:family w:val="modern"/>
    <w:pitch w:val="variable"/>
    <w:sig w:usb0="E00002FF" w:usb1="6AC7FFFF" w:usb2="08000012" w:usb3="00000000" w:csb0="0002009F" w:csb1="00000000"/>
  </w:font>
  <w:font w:name="terminal">
    <w:altName w:val="Times New 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Ｐゴシック">
    <w:altName w:val="MS PGothic"/>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80" w:rsidRDefault="00C31E80" w:rsidP="00C0717A">
    <w:pPr>
      <w:pStyle w:val="aa"/>
      <w:jc w:val="right"/>
      <w:rPr>
        <w:color w:val="000000" w:themeColor="text1"/>
      </w:rPr>
    </w:pPr>
    <w:r w:rsidRPr="00E80CCB">
      <w:rPr>
        <w:noProof/>
        <w:szCs w:val="18"/>
      </w:rPr>
      <mc:AlternateContent>
        <mc:Choice Requires="wps">
          <w:drawing>
            <wp:anchor distT="0" distB="0" distL="114300" distR="114300" simplePos="0" relativeHeight="251673600" behindDoc="0" locked="0" layoutInCell="1" allowOverlap="1" wp14:anchorId="61562DC2" wp14:editId="42264A1C">
              <wp:simplePos x="0" y="0"/>
              <wp:positionH relativeFrom="margin">
                <wp:posOffset>0</wp:posOffset>
              </wp:positionH>
              <wp:positionV relativeFrom="page">
                <wp:posOffset>9206392</wp:posOffset>
              </wp:positionV>
              <wp:extent cx="6038850" cy="10160"/>
              <wp:effectExtent l="19050" t="19050" r="19050" b="27940"/>
              <wp:wrapNone/>
              <wp:docPr id="1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10160"/>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3C37F" id="Line 6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724.9pt" to="475.5pt,7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" strokecolor="#324099" strokeweight="2.25pt">
              <w10:wrap anchorx="margin" anchory="page"/>
            </v:line>
          </w:pict>
        </mc:Fallback>
      </mc:AlternateContent>
    </w:r>
  </w:p>
  <w:p w:rsidR="00C31E80" w:rsidRPr="00321E88" w:rsidRDefault="00C31E80" w:rsidP="00C0717A">
    <w:pPr>
      <w:pStyle w:val="aa"/>
      <w:jc w:val="right"/>
      <w:rPr>
        <w:color w:val="000000" w:themeColor="text1"/>
      </w:rPr>
    </w:pPr>
    <w:r>
      <w:rPr>
        <w:noProof/>
        <w:szCs w:val="18"/>
      </w:rPr>
      <w:drawing>
        <wp:anchor distT="0" distB="0" distL="114300" distR="114300" simplePos="0" relativeHeight="251671552" behindDoc="0" locked="0" layoutInCell="1" allowOverlap="1" wp14:anchorId="2961D502" wp14:editId="29357D61">
          <wp:simplePos x="0" y="0"/>
          <wp:positionH relativeFrom="margin">
            <wp:align>center</wp:align>
          </wp:positionH>
          <wp:positionV relativeFrom="page">
            <wp:posOffset>9429263</wp:posOffset>
          </wp:positionV>
          <wp:extent cx="1004570" cy="191770"/>
          <wp:effectExtent l="0" t="0" r="5080" b="0"/>
          <wp:wrapNone/>
          <wp:docPr id="24" name="図 66"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045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E88">
      <w:rPr>
        <w:color w:val="000000" w:themeColor="text1"/>
      </w:rPr>
      <w:t xml:space="preserve">Page </w:t>
    </w:r>
    <w:r w:rsidRPr="00321E88">
      <w:rPr>
        <w:color w:val="000000" w:themeColor="text1"/>
      </w:rPr>
      <w:fldChar w:fldCharType="begin"/>
    </w:r>
    <w:r w:rsidRPr="00321E88">
      <w:rPr>
        <w:color w:val="000000" w:themeColor="text1"/>
      </w:rPr>
      <w:instrText xml:space="preserve"> PAGE  \* Arabic  \* MERGEFORMAT </w:instrText>
    </w:r>
    <w:r w:rsidRPr="00321E88">
      <w:rPr>
        <w:color w:val="000000" w:themeColor="text1"/>
      </w:rPr>
      <w:fldChar w:fldCharType="separate"/>
    </w:r>
    <w:r>
      <w:rPr>
        <w:noProof/>
        <w:color w:val="000000" w:themeColor="text1"/>
      </w:rPr>
      <w:t>5</w:t>
    </w:r>
    <w:r w:rsidRPr="00321E88">
      <w:rPr>
        <w:color w:val="000000" w:themeColor="text1"/>
      </w:rPr>
      <w:fldChar w:fldCharType="end"/>
    </w:r>
    <w:r w:rsidRPr="00321E88">
      <w:rPr>
        <w:color w:val="000000" w:themeColor="text1"/>
      </w:rPr>
      <w:t xml:space="preserve"> of </w:t>
    </w:r>
    <w:r w:rsidRPr="00321E88">
      <w:rPr>
        <w:color w:val="000000" w:themeColor="text1"/>
      </w:rPr>
      <w:fldChar w:fldCharType="begin"/>
    </w:r>
    <w:r w:rsidRPr="00321E88">
      <w:rPr>
        <w:color w:val="000000" w:themeColor="text1"/>
      </w:rPr>
      <w:instrText xml:space="preserve"> NUMPAGES  \* Arabic  \* MERGEFORMAT </w:instrText>
    </w:r>
    <w:r w:rsidRPr="00321E88">
      <w:rPr>
        <w:color w:val="000000" w:themeColor="text1"/>
      </w:rPr>
      <w:fldChar w:fldCharType="separate"/>
    </w:r>
    <w:r>
      <w:rPr>
        <w:noProof/>
        <w:color w:val="000000" w:themeColor="text1"/>
      </w:rPr>
      <w:t>6</w:t>
    </w:r>
    <w:r w:rsidRPr="00321E88">
      <w:rPr>
        <w:color w:val="000000" w:themeColor="text1"/>
      </w:rPr>
      <w:fldChar w:fldCharType="end"/>
    </w:r>
  </w:p>
  <w:p w:rsidR="00C31E80" w:rsidRDefault="00C31E8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80" w:rsidRPr="003E401A" w:rsidRDefault="00C31E80">
    <w:pPr>
      <w:pStyle w:val="aa"/>
      <w:jc w:val="center"/>
      <w:rPr>
        <w:color w:val="000000" w:themeColor="text1"/>
      </w:rPr>
    </w:pPr>
    <w:r w:rsidRPr="00E80CCB">
      <w:rPr>
        <w:noProof/>
        <w:szCs w:val="18"/>
      </w:rPr>
      <mc:AlternateContent>
        <mc:Choice Requires="wps">
          <w:drawing>
            <wp:anchor distT="0" distB="0" distL="114300" distR="114300" simplePos="0" relativeHeight="251661312" behindDoc="0" locked="0" layoutInCell="1" allowOverlap="1" wp14:anchorId="500FDBF6" wp14:editId="0B763AAC">
              <wp:simplePos x="0" y="0"/>
              <wp:positionH relativeFrom="page">
                <wp:posOffset>946298</wp:posOffset>
              </wp:positionH>
              <wp:positionV relativeFrom="page">
                <wp:posOffset>9165265</wp:posOffset>
              </wp:positionV>
              <wp:extent cx="5943600" cy="10053"/>
              <wp:effectExtent l="19050" t="19050" r="19050" b="28575"/>
              <wp:wrapNone/>
              <wp:docPr id="7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10053"/>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1BBB5" id="Line 6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5pt,721.65pt" to="542.5pt,7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" strokecolor="#324099" strokeweight="2.25pt">
              <w10:wrap anchorx="page" anchory="page"/>
            </v:line>
          </w:pict>
        </mc:Fallback>
      </mc:AlternateContent>
    </w:r>
    <w:r>
      <w:rPr>
        <w:color w:val="000000" w:themeColor="text1"/>
      </w:rPr>
      <w:tab/>
    </w:r>
    <w:r>
      <w:rPr>
        <w:color w:val="000000" w:themeColor="text1"/>
      </w:rPr>
      <w:tab/>
    </w:r>
    <w:r w:rsidRPr="003E401A">
      <w:rPr>
        <w:color w:val="000000" w:themeColor="text1"/>
      </w:rPr>
      <w:t xml:space="preserve">Page </w:t>
    </w:r>
    <w:r w:rsidRPr="003E401A">
      <w:rPr>
        <w:color w:val="000000" w:themeColor="text1"/>
      </w:rPr>
      <w:fldChar w:fldCharType="begin"/>
    </w:r>
    <w:r w:rsidRPr="003E401A">
      <w:rPr>
        <w:color w:val="000000" w:themeColor="text1"/>
      </w:rPr>
      <w:instrText xml:space="preserve"> PAGE  \* Arabic  \* MERGEFORMAT </w:instrText>
    </w:r>
    <w:r w:rsidRPr="003E401A">
      <w:rPr>
        <w:color w:val="000000" w:themeColor="text1"/>
      </w:rPr>
      <w:fldChar w:fldCharType="separate"/>
    </w:r>
    <w:r>
      <w:rPr>
        <w:noProof/>
        <w:color w:val="000000" w:themeColor="text1"/>
      </w:rPr>
      <w:t>54</w:t>
    </w:r>
    <w:r w:rsidRPr="003E401A">
      <w:rPr>
        <w:color w:val="000000" w:themeColor="text1"/>
      </w:rPr>
      <w:fldChar w:fldCharType="end"/>
    </w:r>
    <w:r w:rsidRPr="003E401A">
      <w:rPr>
        <w:color w:val="000000" w:themeColor="text1"/>
      </w:rPr>
      <w:t xml:space="preserve"> of </w:t>
    </w:r>
    <w:r w:rsidRPr="003E401A">
      <w:rPr>
        <w:color w:val="000000" w:themeColor="text1"/>
      </w:rPr>
      <w:fldChar w:fldCharType="begin"/>
    </w:r>
    <w:r w:rsidRPr="003E401A">
      <w:rPr>
        <w:color w:val="000000" w:themeColor="text1"/>
      </w:rPr>
      <w:instrText xml:space="preserve"> NUMPAGES  \* Arabic  \* MERGEFORMAT </w:instrText>
    </w:r>
    <w:r w:rsidRPr="003E401A">
      <w:rPr>
        <w:color w:val="000000" w:themeColor="text1"/>
      </w:rPr>
      <w:fldChar w:fldCharType="separate"/>
    </w:r>
    <w:r>
      <w:rPr>
        <w:noProof/>
        <w:color w:val="000000" w:themeColor="text1"/>
      </w:rPr>
      <w:t>66</w:t>
    </w:r>
    <w:r w:rsidRPr="003E401A">
      <w:rPr>
        <w:color w:val="000000" w:themeColor="text1"/>
      </w:rPr>
      <w:fldChar w:fldCharType="end"/>
    </w:r>
  </w:p>
  <w:p w:rsidR="00C31E80" w:rsidRDefault="00C31E80">
    <w:pPr>
      <w:pStyle w:val="aa"/>
    </w:pPr>
    <w:r>
      <w:rPr>
        <w:noProof/>
        <w:szCs w:val="18"/>
      </w:rPr>
      <w:drawing>
        <wp:anchor distT="0" distB="0" distL="114300" distR="114300" simplePos="0" relativeHeight="251663360" behindDoc="0" locked="0" layoutInCell="1" allowOverlap="1" wp14:anchorId="24087435" wp14:editId="735EE606">
          <wp:simplePos x="0" y="0"/>
          <wp:positionH relativeFrom="page">
            <wp:posOffset>3366927</wp:posOffset>
          </wp:positionH>
          <wp:positionV relativeFrom="page">
            <wp:posOffset>9458540</wp:posOffset>
          </wp:positionV>
          <wp:extent cx="1004570" cy="191770"/>
          <wp:effectExtent l="0" t="0" r="5080" b="0"/>
          <wp:wrapNone/>
          <wp:docPr id="328" name="図 66"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04570" cy="191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F5D" w:rsidRDefault="002D6F5D" w:rsidP="009C1828">
      <w:pPr>
        <w:spacing w:after="0" w:line="240" w:lineRule="auto"/>
      </w:pPr>
      <w:r>
        <w:separator/>
      </w:r>
    </w:p>
  </w:footnote>
  <w:footnote w:type="continuationSeparator" w:id="0">
    <w:p w:rsidR="002D6F5D" w:rsidRDefault="002D6F5D" w:rsidP="009C1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80" w:rsidRDefault="00C31E80" w:rsidP="009C7C31">
    <w:pPr>
      <w:pStyle w:val="a8"/>
      <w:jc w:val="center"/>
      <w:rPr>
        <w:rFonts w:ascii="Arial" w:hAnsi="Arial" w:cs="Arial"/>
        <w:b/>
        <w:sz w:val="24"/>
      </w:rPr>
    </w:pPr>
    <w:r>
      <w:rPr>
        <w:rFonts w:ascii="Verdana" w:hAnsi="Verdana"/>
        <w:noProof/>
        <w:sz w:val="24"/>
        <w:szCs w:val="24"/>
      </w:rPr>
      <mc:AlternateContent>
        <mc:Choice Requires="wps">
          <w:drawing>
            <wp:anchor distT="0" distB="0" distL="114300" distR="114300" simplePos="0" relativeHeight="251669504" behindDoc="0" locked="0" layoutInCell="1" allowOverlap="1" wp14:anchorId="3D75781F" wp14:editId="5E8E1B25">
              <wp:simplePos x="0" y="0"/>
              <wp:positionH relativeFrom="column">
                <wp:posOffset>2201610</wp:posOffset>
              </wp:positionH>
              <wp:positionV relativeFrom="paragraph">
                <wp:posOffset>-139803</wp:posOffset>
              </wp:positionV>
              <wp:extent cx="1911985" cy="257810"/>
              <wp:effectExtent l="13970" t="19685" r="17145" b="17780"/>
              <wp:wrapNone/>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257810"/>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C31E80" w:rsidRPr="00084A41" w:rsidRDefault="00C31E80" w:rsidP="003D129B">
                          <w:pPr>
                            <w:ind w:right="360"/>
                            <w:jc w:val="center"/>
                            <w:rPr>
                              <w:rFonts w:ascii="Arial Black" w:hAnsi="Arial Black" w:cs="Arial"/>
                              <w:sz w:val="24"/>
                              <w:szCs w:val="24"/>
                            </w:rPr>
                          </w:pPr>
                          <w:r w:rsidRPr="00084A41">
                            <w:rPr>
                              <w:rFonts w:ascii="Arial Black" w:eastAsia="ＭＳ ゴシック" w:hAnsi="Arial Black" w:cs="Arial" w:hint="eastAsia"/>
                              <w:bCs/>
                              <w:sz w:val="24"/>
                              <w:szCs w:val="24"/>
                            </w:rPr>
                            <w:t xml:space="preserve">　</w:t>
                          </w:r>
                          <w:r w:rsidRPr="00084A41">
                            <w:rPr>
                              <w:rFonts w:ascii="Arial Black" w:eastAsia="ＭＳ ゴシック" w:hAnsi="Arial Black" w:cs="Arial"/>
                              <w:bCs/>
                              <w:sz w:val="24"/>
                              <w:szCs w:val="24"/>
                            </w:rPr>
                            <w:t>CONFIDENTIAL</w:t>
                          </w:r>
                        </w:p>
                      </w:txbxContent>
                    </wps:txbx>
                    <wps:bodyPr rot="0" vert="horz" wrap="square" lIns="2160" tIns="8890" rIns="2160" bIns="889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75781F" id="_x0000_t202" coordsize="21600,21600" o:spt="202" path="m,l,21600r21600,l21600,xe">
              <v:stroke joinstyle="miter"/>
              <v:path gradientshapeok="t" o:connecttype="rect"/>
            </v:shapetype>
            <v:shape id="テキスト ボックス 12" o:spid="_x0000_s1309" type="#_x0000_t202" style="position:absolute;left:0;text-align:left;margin-left:173.35pt;margin-top:-11pt;width:150.55pt;height:2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" filled="f" strokecolor="white" strokeweight="2pt">
              <v:textbox style="mso-fit-shape-to-text:t" inset=".06mm,.7pt,.06mm,.7pt">
                <w:txbxContent>
                  <w:p w:rsidR="00C31E80" w:rsidRPr="00084A41" w:rsidRDefault="00C31E80" w:rsidP="003D129B">
                    <w:pPr>
                      <w:ind w:right="360"/>
                      <w:jc w:val="center"/>
                      <w:rPr>
                        <w:rFonts w:ascii="Arial Black" w:hAnsi="Arial Black" w:cs="Arial"/>
                        <w:sz w:val="24"/>
                        <w:szCs w:val="24"/>
                      </w:rPr>
                    </w:pPr>
                    <w:r w:rsidRPr="00084A41">
                      <w:rPr>
                        <w:rFonts w:ascii="Arial Black" w:eastAsia="ＭＳ ゴシック" w:hAnsi="Arial Black" w:cs="Arial" w:hint="eastAsia"/>
                        <w:bCs/>
                        <w:sz w:val="24"/>
                        <w:szCs w:val="24"/>
                      </w:rPr>
                      <w:t xml:space="preserve">　</w:t>
                    </w:r>
                    <w:r w:rsidRPr="00084A41">
                      <w:rPr>
                        <w:rFonts w:ascii="Arial Black" w:eastAsia="ＭＳ ゴシック" w:hAnsi="Arial Black" w:cs="Arial"/>
                        <w:bCs/>
                        <w:sz w:val="24"/>
                        <w:szCs w:val="24"/>
                      </w:rPr>
                      <w:t>CONFIDENTIAL</w:t>
                    </w:r>
                  </w:p>
                </w:txbxContent>
              </v:textbox>
            </v:shape>
          </w:pict>
        </mc:Fallback>
      </mc:AlternateContent>
    </w:r>
  </w:p>
  <w:p w:rsidR="00C31E80" w:rsidRDefault="00C31E80" w:rsidP="009C7C31">
    <w:pPr>
      <w:pStyle w:val="a8"/>
      <w:jc w:val="center"/>
    </w:pPr>
    <w:r w:rsidRPr="00E92956">
      <w:rPr>
        <w:rFonts w:ascii="Verdana" w:hAnsi="Verdana"/>
        <w:noProof/>
        <w:sz w:val="24"/>
        <w:szCs w:val="24"/>
      </w:rPr>
      <mc:AlternateContent>
        <mc:Choice Requires="wps">
          <w:drawing>
            <wp:anchor distT="0" distB="0" distL="114300" distR="114300" simplePos="0" relativeHeight="251665408" behindDoc="0" locked="0" layoutInCell="1" allowOverlap="1" wp14:anchorId="122EE413" wp14:editId="2BF07476">
              <wp:simplePos x="0" y="0"/>
              <wp:positionH relativeFrom="margin">
                <wp:posOffset>0</wp:posOffset>
              </wp:positionH>
              <wp:positionV relativeFrom="page">
                <wp:posOffset>801843</wp:posOffset>
              </wp:positionV>
              <wp:extent cx="5953551" cy="0"/>
              <wp:effectExtent l="0" t="19050" r="28575" b="19050"/>
              <wp:wrapNone/>
              <wp:docPr id="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551" cy="0"/>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73156" id="Line 6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63.15pt" to="468.8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" strokecolor="#324099" strokeweight="2.25pt">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80" w:rsidRPr="00E92956" w:rsidRDefault="00C31E80">
    <w:pPr>
      <w:pStyle w:val="a8"/>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7456" behindDoc="0" locked="0" layoutInCell="1" allowOverlap="1">
              <wp:simplePos x="0" y="0"/>
              <wp:positionH relativeFrom="column">
                <wp:posOffset>2006777</wp:posOffset>
              </wp:positionH>
              <wp:positionV relativeFrom="paragraph">
                <wp:posOffset>-186453</wp:posOffset>
              </wp:positionV>
              <wp:extent cx="1911985" cy="257810"/>
              <wp:effectExtent l="13970" t="19685" r="17145" b="17780"/>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257810"/>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C31E80" w:rsidRPr="00084A41" w:rsidRDefault="00C31E80" w:rsidP="003D129B">
                          <w:pPr>
                            <w:ind w:right="360"/>
                            <w:jc w:val="center"/>
                            <w:rPr>
                              <w:rFonts w:ascii="Arial Black" w:hAnsi="Arial Black" w:cs="Arial"/>
                              <w:sz w:val="24"/>
                              <w:szCs w:val="24"/>
                            </w:rPr>
                          </w:pPr>
                          <w:r w:rsidRPr="00084A41">
                            <w:rPr>
                              <w:rFonts w:ascii="Arial Black" w:eastAsia="ＭＳ ゴシック" w:hAnsi="Arial Black" w:cs="Arial" w:hint="eastAsia"/>
                              <w:bCs/>
                              <w:sz w:val="24"/>
                              <w:szCs w:val="24"/>
                            </w:rPr>
                            <w:t xml:space="preserve">　</w:t>
                          </w:r>
                          <w:r w:rsidRPr="00084A41">
                            <w:rPr>
                              <w:rFonts w:ascii="Arial Black" w:eastAsia="ＭＳ ゴシック" w:hAnsi="Arial Black" w:cs="Arial"/>
                              <w:bCs/>
                              <w:sz w:val="24"/>
                              <w:szCs w:val="24"/>
                            </w:rPr>
                            <w:t>CONFIDENTIAL</w:t>
                          </w:r>
                        </w:p>
                      </w:txbxContent>
                    </wps:txbx>
                    <wps:bodyPr rot="0" vert="horz" wrap="square" lIns="2160" tIns="8890" rIns="2160" bIns="889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0" o:spid="_x0000_s1310" type="#_x0000_t202" style="position:absolute;margin-left:158pt;margin-top:-14.7pt;width:150.55pt;height:2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" filled="f" strokecolor="white" strokeweight="2pt">
              <v:textbox style="mso-fit-shape-to-text:t" inset=".06mm,.7pt,.06mm,.7pt">
                <w:txbxContent>
                  <w:p w:rsidR="00C31E80" w:rsidRPr="00084A41" w:rsidRDefault="00C31E80" w:rsidP="003D129B">
                    <w:pPr>
                      <w:ind w:right="360"/>
                      <w:jc w:val="center"/>
                      <w:rPr>
                        <w:rFonts w:ascii="Arial Black" w:hAnsi="Arial Black" w:cs="Arial"/>
                        <w:sz w:val="24"/>
                        <w:szCs w:val="24"/>
                      </w:rPr>
                    </w:pPr>
                    <w:r w:rsidRPr="00084A41">
                      <w:rPr>
                        <w:rFonts w:ascii="Arial Black" w:eastAsia="ＭＳ ゴシック" w:hAnsi="Arial Black" w:cs="Arial" w:hint="eastAsia"/>
                        <w:bCs/>
                        <w:sz w:val="24"/>
                        <w:szCs w:val="24"/>
                      </w:rPr>
                      <w:t xml:space="preserve">　</w:t>
                    </w:r>
                    <w:r w:rsidRPr="00084A41">
                      <w:rPr>
                        <w:rFonts w:ascii="Arial Black" w:eastAsia="ＭＳ ゴシック" w:hAnsi="Arial Black" w:cs="Arial"/>
                        <w:bCs/>
                        <w:sz w:val="24"/>
                        <w:szCs w:val="24"/>
                      </w:rPr>
                      <w:t>CONFIDENTIAL</w:t>
                    </w:r>
                  </w:p>
                </w:txbxContent>
              </v:textbox>
            </v:shape>
          </w:pict>
        </mc:Fallback>
      </mc:AlternateContent>
    </w:r>
    <w:r>
      <w:rPr>
        <w:rFonts w:ascii="Verdana" w:hAnsi="Verdana"/>
        <w:noProof/>
        <w:sz w:val="24"/>
        <w:szCs w:val="24"/>
      </w:rPr>
      <w:drawing>
        <wp:anchor distT="0" distB="0" distL="114300" distR="114300" simplePos="0" relativeHeight="251666432" behindDoc="0" locked="0" layoutInCell="1" allowOverlap="1">
          <wp:simplePos x="0" y="0"/>
          <wp:positionH relativeFrom="margin">
            <wp:posOffset>127591</wp:posOffset>
          </wp:positionH>
          <wp:positionV relativeFrom="page">
            <wp:posOffset>392755</wp:posOffset>
          </wp:positionV>
          <wp:extent cx="1725930" cy="300990"/>
          <wp:effectExtent l="0" t="0" r="7620" b="3810"/>
          <wp:wrapNone/>
          <wp:docPr id="16" name="図 9"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1900078\My Documents\ロゴ\renesas_an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25930" cy="300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956">
      <w:rPr>
        <w:rFonts w:ascii="Verdana" w:hAnsi="Verdana"/>
        <w:noProof/>
        <w:sz w:val="24"/>
        <w:szCs w:val="24"/>
      </w:rPr>
      <mc:AlternateContent>
        <mc:Choice Requires="wps">
          <w:drawing>
            <wp:anchor distT="0" distB="0" distL="114300" distR="114300" simplePos="0" relativeHeight="251659264" behindDoc="0" locked="0" layoutInCell="1" allowOverlap="1" wp14:anchorId="2922F40C" wp14:editId="3CF92FAD">
              <wp:simplePos x="0" y="0"/>
              <wp:positionH relativeFrom="page">
                <wp:posOffset>914400</wp:posOffset>
              </wp:positionH>
              <wp:positionV relativeFrom="page">
                <wp:posOffset>786809</wp:posOffset>
              </wp:positionV>
              <wp:extent cx="5964865" cy="10633"/>
              <wp:effectExtent l="19050" t="19050" r="36195" b="27940"/>
              <wp:wrapNone/>
              <wp:docPr id="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4865" cy="10633"/>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D9768" id="Line 6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1.95pt" to="541.6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" strokecolor="#324099" strokeweight="2.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7FDB"/>
    <w:multiLevelType w:val="hybridMultilevel"/>
    <w:tmpl w:val="ECAE6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83319"/>
    <w:multiLevelType w:val="multilevel"/>
    <w:tmpl w:val="84FE888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sz w:val="24"/>
        <w:szCs w:val="24"/>
      </w:rPr>
    </w:lvl>
    <w:lvl w:ilvl="2">
      <w:start w:val="1"/>
      <w:numFmt w:val="decimal"/>
      <w:pStyle w:val="3"/>
      <w:lvlText w:val="%1.%2.%3."/>
      <w:lvlJc w:val="left"/>
      <w:pPr>
        <w:ind w:left="468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930FF5"/>
    <w:multiLevelType w:val="hybridMultilevel"/>
    <w:tmpl w:val="9852F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D27A9E"/>
    <w:multiLevelType w:val="hybridMultilevel"/>
    <w:tmpl w:val="4BC05CAA"/>
    <w:lvl w:ilvl="0" w:tplc="FF62D8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15806"/>
    <w:multiLevelType w:val="multilevel"/>
    <w:tmpl w:val="6DB639F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6496B62"/>
    <w:multiLevelType w:val="hybridMultilevel"/>
    <w:tmpl w:val="3D4CE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547B7"/>
    <w:multiLevelType w:val="multilevel"/>
    <w:tmpl w:val="F22AD7BE"/>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3C9672B"/>
    <w:multiLevelType w:val="multilevel"/>
    <w:tmpl w:val="D634000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8A438FD"/>
    <w:multiLevelType w:val="hybridMultilevel"/>
    <w:tmpl w:val="472CB9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63396"/>
    <w:multiLevelType w:val="hybridMultilevel"/>
    <w:tmpl w:val="1302B60A"/>
    <w:lvl w:ilvl="0" w:tplc="B1F8E66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27EF6"/>
    <w:multiLevelType w:val="hybridMultilevel"/>
    <w:tmpl w:val="ED96241A"/>
    <w:lvl w:ilvl="0" w:tplc="5B0EBA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D6BB2"/>
    <w:multiLevelType w:val="hybridMultilevel"/>
    <w:tmpl w:val="D51083E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549F18FC"/>
    <w:multiLevelType w:val="hybridMultilevel"/>
    <w:tmpl w:val="63D6A662"/>
    <w:lvl w:ilvl="0" w:tplc="8EE0CAA2">
      <w:start w:val="4"/>
      <w:numFmt w:val="bullet"/>
      <w:lvlText w:val="-"/>
      <w:lvlJc w:val="left"/>
      <w:pPr>
        <w:ind w:left="1080" w:hanging="360"/>
      </w:pPr>
      <w:rPr>
        <w:rFonts w:ascii="Arial" w:eastAsia="ＭＳ 明朝"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56452D"/>
    <w:multiLevelType w:val="multilevel"/>
    <w:tmpl w:val="26DAFA46"/>
    <w:lvl w:ilvl="0">
      <w:start w:val="1"/>
      <w:numFmt w:val="decimal"/>
      <w:lvlText w:val="1.%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63656472"/>
    <w:multiLevelType w:val="hybridMultilevel"/>
    <w:tmpl w:val="7B7834C8"/>
    <w:lvl w:ilvl="0" w:tplc="8EE0CAA2">
      <w:start w:val="4"/>
      <w:numFmt w:val="bullet"/>
      <w:lvlText w:val="-"/>
      <w:lvlJc w:val="left"/>
      <w:pPr>
        <w:ind w:left="1440" w:hanging="360"/>
      </w:pPr>
      <w:rPr>
        <w:rFonts w:ascii="Arial" w:eastAsia="ＭＳ 明朝"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3C6E6A"/>
    <w:multiLevelType w:val="hybridMultilevel"/>
    <w:tmpl w:val="9414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8525FA"/>
    <w:multiLevelType w:val="hybridMultilevel"/>
    <w:tmpl w:val="AC907B8E"/>
    <w:lvl w:ilvl="0" w:tplc="D9A41526">
      <w:start w:val="1"/>
      <w:numFmt w:val="lowerLetter"/>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7" w15:restartNumberingAfterBreak="0">
    <w:nsid w:val="73D61778"/>
    <w:multiLevelType w:val="hybridMultilevel"/>
    <w:tmpl w:val="4784178A"/>
    <w:lvl w:ilvl="0" w:tplc="FCC4B53E">
      <w:start w:val="1"/>
      <w:numFmt w:val="decimal"/>
      <w:lvlText w:val="1.%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6683B95"/>
    <w:multiLevelType w:val="hybridMultilevel"/>
    <w:tmpl w:val="D5BAB7E2"/>
    <w:lvl w:ilvl="0" w:tplc="174E7CC4">
      <w:start w:val="3"/>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7FF94CEE"/>
    <w:multiLevelType w:val="hybridMultilevel"/>
    <w:tmpl w:val="48BCC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0"/>
  </w:num>
  <w:num w:numId="4">
    <w:abstractNumId w:val="17"/>
  </w:num>
  <w:num w:numId="5">
    <w:abstractNumId w:val="1"/>
  </w:num>
  <w:num w:numId="6">
    <w:abstractNumId w:val="13"/>
  </w:num>
  <w:num w:numId="7">
    <w:abstractNumId w:val="5"/>
  </w:num>
  <w:num w:numId="8">
    <w:abstractNumId w:val="8"/>
  </w:num>
  <w:num w:numId="9">
    <w:abstractNumId w:val="18"/>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9"/>
  </w:num>
  <w:num w:numId="17">
    <w:abstractNumId w:val="12"/>
  </w:num>
  <w:num w:numId="18">
    <w:abstractNumId w:val="0"/>
  </w:num>
  <w:num w:numId="19">
    <w:abstractNumId w:val="2"/>
  </w:num>
  <w:num w:numId="20">
    <w:abstractNumId w:val="14"/>
  </w:num>
  <w:num w:numId="21">
    <w:abstractNumId w:val="11"/>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82A"/>
    <w:rsid w:val="000000F1"/>
    <w:rsid w:val="000009EB"/>
    <w:rsid w:val="00001035"/>
    <w:rsid w:val="00005835"/>
    <w:rsid w:val="0001297C"/>
    <w:rsid w:val="00012A3E"/>
    <w:rsid w:val="00017C89"/>
    <w:rsid w:val="00020F05"/>
    <w:rsid w:val="00023AF5"/>
    <w:rsid w:val="00024F19"/>
    <w:rsid w:val="00026490"/>
    <w:rsid w:val="00032773"/>
    <w:rsid w:val="00034379"/>
    <w:rsid w:val="00034A1D"/>
    <w:rsid w:val="00034B7F"/>
    <w:rsid w:val="000402EE"/>
    <w:rsid w:val="0004036C"/>
    <w:rsid w:val="000407D9"/>
    <w:rsid w:val="00041F20"/>
    <w:rsid w:val="00041F42"/>
    <w:rsid w:val="00042314"/>
    <w:rsid w:val="00042F85"/>
    <w:rsid w:val="00043C86"/>
    <w:rsid w:val="000442E7"/>
    <w:rsid w:val="00046055"/>
    <w:rsid w:val="00047373"/>
    <w:rsid w:val="00052489"/>
    <w:rsid w:val="000535FC"/>
    <w:rsid w:val="00053CB5"/>
    <w:rsid w:val="00053E42"/>
    <w:rsid w:val="000548B2"/>
    <w:rsid w:val="00056D95"/>
    <w:rsid w:val="0005745E"/>
    <w:rsid w:val="000577D9"/>
    <w:rsid w:val="000601FD"/>
    <w:rsid w:val="000609F5"/>
    <w:rsid w:val="00061176"/>
    <w:rsid w:val="000662AF"/>
    <w:rsid w:val="00075010"/>
    <w:rsid w:val="000759E6"/>
    <w:rsid w:val="00076C80"/>
    <w:rsid w:val="00076DBB"/>
    <w:rsid w:val="00076F3D"/>
    <w:rsid w:val="00077CD7"/>
    <w:rsid w:val="00080827"/>
    <w:rsid w:val="000811BF"/>
    <w:rsid w:val="00081B07"/>
    <w:rsid w:val="00081CB8"/>
    <w:rsid w:val="00082444"/>
    <w:rsid w:val="000827F4"/>
    <w:rsid w:val="00084F18"/>
    <w:rsid w:val="00085CEB"/>
    <w:rsid w:val="00087301"/>
    <w:rsid w:val="00091728"/>
    <w:rsid w:val="00094B0E"/>
    <w:rsid w:val="000951C3"/>
    <w:rsid w:val="000966AD"/>
    <w:rsid w:val="000A1215"/>
    <w:rsid w:val="000A2977"/>
    <w:rsid w:val="000A2CA9"/>
    <w:rsid w:val="000A47A7"/>
    <w:rsid w:val="000A5016"/>
    <w:rsid w:val="000A5EE2"/>
    <w:rsid w:val="000A650A"/>
    <w:rsid w:val="000A671E"/>
    <w:rsid w:val="000A71F9"/>
    <w:rsid w:val="000B12AB"/>
    <w:rsid w:val="000B2912"/>
    <w:rsid w:val="000B2F42"/>
    <w:rsid w:val="000B3D01"/>
    <w:rsid w:val="000B5828"/>
    <w:rsid w:val="000B7DA6"/>
    <w:rsid w:val="000C00F8"/>
    <w:rsid w:val="000C5A84"/>
    <w:rsid w:val="000C78D4"/>
    <w:rsid w:val="000C7F29"/>
    <w:rsid w:val="000D0516"/>
    <w:rsid w:val="000D0D50"/>
    <w:rsid w:val="000D1199"/>
    <w:rsid w:val="000D13B9"/>
    <w:rsid w:val="000D2456"/>
    <w:rsid w:val="000D7296"/>
    <w:rsid w:val="000D78B9"/>
    <w:rsid w:val="000E02F8"/>
    <w:rsid w:val="000E11DD"/>
    <w:rsid w:val="000E2BD3"/>
    <w:rsid w:val="000E59ED"/>
    <w:rsid w:val="000E6E8E"/>
    <w:rsid w:val="000F161F"/>
    <w:rsid w:val="000F24A3"/>
    <w:rsid w:val="000F3ED7"/>
    <w:rsid w:val="000F457E"/>
    <w:rsid w:val="000F592E"/>
    <w:rsid w:val="000F5CA5"/>
    <w:rsid w:val="000F668D"/>
    <w:rsid w:val="000F74F1"/>
    <w:rsid w:val="001018B2"/>
    <w:rsid w:val="0010555E"/>
    <w:rsid w:val="001060AD"/>
    <w:rsid w:val="001104D0"/>
    <w:rsid w:val="001104ED"/>
    <w:rsid w:val="00111365"/>
    <w:rsid w:val="00113719"/>
    <w:rsid w:val="0011372F"/>
    <w:rsid w:val="00114B25"/>
    <w:rsid w:val="00117B81"/>
    <w:rsid w:val="00122749"/>
    <w:rsid w:val="001244F6"/>
    <w:rsid w:val="00124B3E"/>
    <w:rsid w:val="0012678B"/>
    <w:rsid w:val="00130AC0"/>
    <w:rsid w:val="00130B52"/>
    <w:rsid w:val="00130DA8"/>
    <w:rsid w:val="00132A1A"/>
    <w:rsid w:val="00133429"/>
    <w:rsid w:val="0013592A"/>
    <w:rsid w:val="00141CAB"/>
    <w:rsid w:val="00142DF4"/>
    <w:rsid w:val="00142F71"/>
    <w:rsid w:val="0014319A"/>
    <w:rsid w:val="001433BE"/>
    <w:rsid w:val="00143C2D"/>
    <w:rsid w:val="0014402D"/>
    <w:rsid w:val="00144500"/>
    <w:rsid w:val="001452BE"/>
    <w:rsid w:val="0014589C"/>
    <w:rsid w:val="00145A6F"/>
    <w:rsid w:val="00146ED5"/>
    <w:rsid w:val="001503EA"/>
    <w:rsid w:val="0015047A"/>
    <w:rsid w:val="0015096D"/>
    <w:rsid w:val="0015763D"/>
    <w:rsid w:val="00157ACB"/>
    <w:rsid w:val="00157E57"/>
    <w:rsid w:val="00164E29"/>
    <w:rsid w:val="00166D28"/>
    <w:rsid w:val="00170419"/>
    <w:rsid w:val="00177442"/>
    <w:rsid w:val="0017756F"/>
    <w:rsid w:val="0018030F"/>
    <w:rsid w:val="001817C4"/>
    <w:rsid w:val="0018210F"/>
    <w:rsid w:val="00184702"/>
    <w:rsid w:val="00186865"/>
    <w:rsid w:val="00187D19"/>
    <w:rsid w:val="00190892"/>
    <w:rsid w:val="00190D6F"/>
    <w:rsid w:val="00192C16"/>
    <w:rsid w:val="00193732"/>
    <w:rsid w:val="001945CA"/>
    <w:rsid w:val="00195EED"/>
    <w:rsid w:val="001964D8"/>
    <w:rsid w:val="0019650B"/>
    <w:rsid w:val="001967E9"/>
    <w:rsid w:val="00196D1C"/>
    <w:rsid w:val="001A04BB"/>
    <w:rsid w:val="001A10DD"/>
    <w:rsid w:val="001A1279"/>
    <w:rsid w:val="001A1A42"/>
    <w:rsid w:val="001A2B1E"/>
    <w:rsid w:val="001A2CE1"/>
    <w:rsid w:val="001A33F7"/>
    <w:rsid w:val="001A4210"/>
    <w:rsid w:val="001A70D0"/>
    <w:rsid w:val="001A72D1"/>
    <w:rsid w:val="001A72FD"/>
    <w:rsid w:val="001A7454"/>
    <w:rsid w:val="001B2471"/>
    <w:rsid w:val="001B2A8D"/>
    <w:rsid w:val="001B4722"/>
    <w:rsid w:val="001B7FEB"/>
    <w:rsid w:val="001C04D7"/>
    <w:rsid w:val="001C16FD"/>
    <w:rsid w:val="001C178C"/>
    <w:rsid w:val="001C425E"/>
    <w:rsid w:val="001C42B8"/>
    <w:rsid w:val="001C442F"/>
    <w:rsid w:val="001D184F"/>
    <w:rsid w:val="001D1F47"/>
    <w:rsid w:val="001D36AB"/>
    <w:rsid w:val="001D409B"/>
    <w:rsid w:val="001D6539"/>
    <w:rsid w:val="001E06A3"/>
    <w:rsid w:val="001E06B3"/>
    <w:rsid w:val="001E2094"/>
    <w:rsid w:val="001E2C67"/>
    <w:rsid w:val="001E2F2C"/>
    <w:rsid w:val="001E347A"/>
    <w:rsid w:val="001E4754"/>
    <w:rsid w:val="001E5F46"/>
    <w:rsid w:val="001E6DCA"/>
    <w:rsid w:val="001F1018"/>
    <w:rsid w:val="001F1368"/>
    <w:rsid w:val="001F172F"/>
    <w:rsid w:val="001F187D"/>
    <w:rsid w:val="001F1ADC"/>
    <w:rsid w:val="001F4FF2"/>
    <w:rsid w:val="001F54A8"/>
    <w:rsid w:val="001F56E6"/>
    <w:rsid w:val="001F6DCF"/>
    <w:rsid w:val="001F7328"/>
    <w:rsid w:val="001F7B7E"/>
    <w:rsid w:val="00201B61"/>
    <w:rsid w:val="0020211A"/>
    <w:rsid w:val="0020361F"/>
    <w:rsid w:val="00203650"/>
    <w:rsid w:val="00203F1A"/>
    <w:rsid w:val="002058AD"/>
    <w:rsid w:val="00205BBF"/>
    <w:rsid w:val="00207662"/>
    <w:rsid w:val="002077EF"/>
    <w:rsid w:val="00210EA2"/>
    <w:rsid w:val="00211B35"/>
    <w:rsid w:val="002139DF"/>
    <w:rsid w:val="002173BC"/>
    <w:rsid w:val="0022013B"/>
    <w:rsid w:val="00221304"/>
    <w:rsid w:val="002223E8"/>
    <w:rsid w:val="002235FF"/>
    <w:rsid w:val="00223D07"/>
    <w:rsid w:val="002244D7"/>
    <w:rsid w:val="002303FD"/>
    <w:rsid w:val="0023336D"/>
    <w:rsid w:val="00234C66"/>
    <w:rsid w:val="0023515D"/>
    <w:rsid w:val="00235CD2"/>
    <w:rsid w:val="00236067"/>
    <w:rsid w:val="0023617C"/>
    <w:rsid w:val="0023709B"/>
    <w:rsid w:val="002371F4"/>
    <w:rsid w:val="0023730B"/>
    <w:rsid w:val="002373AC"/>
    <w:rsid w:val="002411F7"/>
    <w:rsid w:val="002420E4"/>
    <w:rsid w:val="00247D23"/>
    <w:rsid w:val="00253D5C"/>
    <w:rsid w:val="00253ED4"/>
    <w:rsid w:val="00255F3F"/>
    <w:rsid w:val="00257C7E"/>
    <w:rsid w:val="002635D4"/>
    <w:rsid w:val="0026433E"/>
    <w:rsid w:val="0026558B"/>
    <w:rsid w:val="00270F1F"/>
    <w:rsid w:val="0027142D"/>
    <w:rsid w:val="00273639"/>
    <w:rsid w:val="00275215"/>
    <w:rsid w:val="002757EC"/>
    <w:rsid w:val="002768A2"/>
    <w:rsid w:val="002777ED"/>
    <w:rsid w:val="0028067D"/>
    <w:rsid w:val="00280B6B"/>
    <w:rsid w:val="00281964"/>
    <w:rsid w:val="00283F73"/>
    <w:rsid w:val="00284A7E"/>
    <w:rsid w:val="002860BD"/>
    <w:rsid w:val="00290D7F"/>
    <w:rsid w:val="0029115F"/>
    <w:rsid w:val="0029141D"/>
    <w:rsid w:val="00292884"/>
    <w:rsid w:val="002945C5"/>
    <w:rsid w:val="00295A5A"/>
    <w:rsid w:val="00295DC7"/>
    <w:rsid w:val="002978EE"/>
    <w:rsid w:val="002A0316"/>
    <w:rsid w:val="002A0DB9"/>
    <w:rsid w:val="002A177B"/>
    <w:rsid w:val="002A2283"/>
    <w:rsid w:val="002A3202"/>
    <w:rsid w:val="002A3CD8"/>
    <w:rsid w:val="002A4F00"/>
    <w:rsid w:val="002A6D4D"/>
    <w:rsid w:val="002A763B"/>
    <w:rsid w:val="002A7C75"/>
    <w:rsid w:val="002A7D42"/>
    <w:rsid w:val="002B4113"/>
    <w:rsid w:val="002B6731"/>
    <w:rsid w:val="002B70EF"/>
    <w:rsid w:val="002C0DF2"/>
    <w:rsid w:val="002C1EB2"/>
    <w:rsid w:val="002C203D"/>
    <w:rsid w:val="002C374D"/>
    <w:rsid w:val="002C4443"/>
    <w:rsid w:val="002C766E"/>
    <w:rsid w:val="002D1429"/>
    <w:rsid w:val="002D1D06"/>
    <w:rsid w:val="002D20DF"/>
    <w:rsid w:val="002D36AC"/>
    <w:rsid w:val="002D4B36"/>
    <w:rsid w:val="002D4B98"/>
    <w:rsid w:val="002D4F8A"/>
    <w:rsid w:val="002D5849"/>
    <w:rsid w:val="002D6F5D"/>
    <w:rsid w:val="002E0FD6"/>
    <w:rsid w:val="002E37DE"/>
    <w:rsid w:val="002E6505"/>
    <w:rsid w:val="002E7056"/>
    <w:rsid w:val="002E71EB"/>
    <w:rsid w:val="002F170E"/>
    <w:rsid w:val="002F4153"/>
    <w:rsid w:val="002F4EBC"/>
    <w:rsid w:val="003001F5"/>
    <w:rsid w:val="003012F1"/>
    <w:rsid w:val="0030448F"/>
    <w:rsid w:val="00307B43"/>
    <w:rsid w:val="00307F94"/>
    <w:rsid w:val="00311176"/>
    <w:rsid w:val="003113A6"/>
    <w:rsid w:val="0031195E"/>
    <w:rsid w:val="003138D2"/>
    <w:rsid w:val="00313D5C"/>
    <w:rsid w:val="0031461E"/>
    <w:rsid w:val="00314A06"/>
    <w:rsid w:val="00314F2D"/>
    <w:rsid w:val="00320366"/>
    <w:rsid w:val="00321E88"/>
    <w:rsid w:val="00321FA2"/>
    <w:rsid w:val="003232F5"/>
    <w:rsid w:val="00324A87"/>
    <w:rsid w:val="00326C00"/>
    <w:rsid w:val="00327FA1"/>
    <w:rsid w:val="00330A23"/>
    <w:rsid w:val="00331637"/>
    <w:rsid w:val="00331EBB"/>
    <w:rsid w:val="00336247"/>
    <w:rsid w:val="00336805"/>
    <w:rsid w:val="003371D8"/>
    <w:rsid w:val="00337FC4"/>
    <w:rsid w:val="003401E2"/>
    <w:rsid w:val="003405E7"/>
    <w:rsid w:val="00342396"/>
    <w:rsid w:val="003443A2"/>
    <w:rsid w:val="00344579"/>
    <w:rsid w:val="00345140"/>
    <w:rsid w:val="00347A71"/>
    <w:rsid w:val="00347C5A"/>
    <w:rsid w:val="00352562"/>
    <w:rsid w:val="00352A61"/>
    <w:rsid w:val="00355AEC"/>
    <w:rsid w:val="0035625E"/>
    <w:rsid w:val="0035659A"/>
    <w:rsid w:val="00357309"/>
    <w:rsid w:val="00360F3D"/>
    <w:rsid w:val="00363812"/>
    <w:rsid w:val="00363DFA"/>
    <w:rsid w:val="00363E34"/>
    <w:rsid w:val="00365513"/>
    <w:rsid w:val="0037072D"/>
    <w:rsid w:val="00370FFC"/>
    <w:rsid w:val="00371E46"/>
    <w:rsid w:val="00374ADC"/>
    <w:rsid w:val="0037722F"/>
    <w:rsid w:val="003778DA"/>
    <w:rsid w:val="0037793A"/>
    <w:rsid w:val="00382832"/>
    <w:rsid w:val="003842E2"/>
    <w:rsid w:val="003870CB"/>
    <w:rsid w:val="0038726E"/>
    <w:rsid w:val="00387A04"/>
    <w:rsid w:val="00387B02"/>
    <w:rsid w:val="003918A9"/>
    <w:rsid w:val="00395E40"/>
    <w:rsid w:val="0039717D"/>
    <w:rsid w:val="003A0828"/>
    <w:rsid w:val="003A09CE"/>
    <w:rsid w:val="003A0D61"/>
    <w:rsid w:val="003A1A21"/>
    <w:rsid w:val="003A1CBB"/>
    <w:rsid w:val="003A3466"/>
    <w:rsid w:val="003A3E0E"/>
    <w:rsid w:val="003A5DF6"/>
    <w:rsid w:val="003A5EE8"/>
    <w:rsid w:val="003A65B1"/>
    <w:rsid w:val="003A7A81"/>
    <w:rsid w:val="003A7B1F"/>
    <w:rsid w:val="003A7EDF"/>
    <w:rsid w:val="003B0D22"/>
    <w:rsid w:val="003B1A7C"/>
    <w:rsid w:val="003B1EEF"/>
    <w:rsid w:val="003B3B1F"/>
    <w:rsid w:val="003B4EB1"/>
    <w:rsid w:val="003B52DA"/>
    <w:rsid w:val="003B5D8B"/>
    <w:rsid w:val="003B6C6C"/>
    <w:rsid w:val="003C256D"/>
    <w:rsid w:val="003C3B8D"/>
    <w:rsid w:val="003C4169"/>
    <w:rsid w:val="003C4304"/>
    <w:rsid w:val="003C43E6"/>
    <w:rsid w:val="003D004D"/>
    <w:rsid w:val="003D0A02"/>
    <w:rsid w:val="003D0D11"/>
    <w:rsid w:val="003D129B"/>
    <w:rsid w:val="003D1700"/>
    <w:rsid w:val="003D3DCA"/>
    <w:rsid w:val="003D47A3"/>
    <w:rsid w:val="003D4EC0"/>
    <w:rsid w:val="003E3BAD"/>
    <w:rsid w:val="003E401A"/>
    <w:rsid w:val="003E5323"/>
    <w:rsid w:val="003E6E80"/>
    <w:rsid w:val="004021A2"/>
    <w:rsid w:val="0040237F"/>
    <w:rsid w:val="0040384F"/>
    <w:rsid w:val="00403A41"/>
    <w:rsid w:val="00403CBA"/>
    <w:rsid w:val="00404701"/>
    <w:rsid w:val="00404843"/>
    <w:rsid w:val="004051A1"/>
    <w:rsid w:val="00406215"/>
    <w:rsid w:val="00406EF6"/>
    <w:rsid w:val="00407060"/>
    <w:rsid w:val="00407556"/>
    <w:rsid w:val="004075A9"/>
    <w:rsid w:val="004077FD"/>
    <w:rsid w:val="004115ED"/>
    <w:rsid w:val="00412863"/>
    <w:rsid w:val="0041338F"/>
    <w:rsid w:val="004159FF"/>
    <w:rsid w:val="0042096D"/>
    <w:rsid w:val="00422A57"/>
    <w:rsid w:val="00424669"/>
    <w:rsid w:val="00424CBB"/>
    <w:rsid w:val="00425D12"/>
    <w:rsid w:val="004310FD"/>
    <w:rsid w:val="0043118F"/>
    <w:rsid w:val="00431839"/>
    <w:rsid w:val="00434C64"/>
    <w:rsid w:val="00434F58"/>
    <w:rsid w:val="00435E0F"/>
    <w:rsid w:val="004369E7"/>
    <w:rsid w:val="004374FA"/>
    <w:rsid w:val="00441F96"/>
    <w:rsid w:val="0044337C"/>
    <w:rsid w:val="00444870"/>
    <w:rsid w:val="00444924"/>
    <w:rsid w:val="00446495"/>
    <w:rsid w:val="00446D5D"/>
    <w:rsid w:val="004477B2"/>
    <w:rsid w:val="00450240"/>
    <w:rsid w:val="004508E9"/>
    <w:rsid w:val="00451116"/>
    <w:rsid w:val="00452426"/>
    <w:rsid w:val="00453EA3"/>
    <w:rsid w:val="00454765"/>
    <w:rsid w:val="00454E52"/>
    <w:rsid w:val="00455B64"/>
    <w:rsid w:val="0045639B"/>
    <w:rsid w:val="004578E0"/>
    <w:rsid w:val="004631E7"/>
    <w:rsid w:val="0046338B"/>
    <w:rsid w:val="00464A1B"/>
    <w:rsid w:val="004673DA"/>
    <w:rsid w:val="0047005F"/>
    <w:rsid w:val="004723FF"/>
    <w:rsid w:val="00472A3B"/>
    <w:rsid w:val="00473693"/>
    <w:rsid w:val="00475190"/>
    <w:rsid w:val="00475240"/>
    <w:rsid w:val="004757CC"/>
    <w:rsid w:val="004778D1"/>
    <w:rsid w:val="00481122"/>
    <w:rsid w:val="004833B0"/>
    <w:rsid w:val="004836EA"/>
    <w:rsid w:val="00483A49"/>
    <w:rsid w:val="004851B9"/>
    <w:rsid w:val="0048778C"/>
    <w:rsid w:val="00487AED"/>
    <w:rsid w:val="00490028"/>
    <w:rsid w:val="004902D2"/>
    <w:rsid w:val="00491CF8"/>
    <w:rsid w:val="00491F93"/>
    <w:rsid w:val="004975E8"/>
    <w:rsid w:val="00497A2E"/>
    <w:rsid w:val="004A2520"/>
    <w:rsid w:val="004A2A82"/>
    <w:rsid w:val="004A3AB9"/>
    <w:rsid w:val="004A4C4E"/>
    <w:rsid w:val="004A533D"/>
    <w:rsid w:val="004A6721"/>
    <w:rsid w:val="004B017B"/>
    <w:rsid w:val="004B086C"/>
    <w:rsid w:val="004B1A2A"/>
    <w:rsid w:val="004B27D6"/>
    <w:rsid w:val="004B4118"/>
    <w:rsid w:val="004B655F"/>
    <w:rsid w:val="004B7139"/>
    <w:rsid w:val="004C0564"/>
    <w:rsid w:val="004C12AD"/>
    <w:rsid w:val="004C2A56"/>
    <w:rsid w:val="004C43FB"/>
    <w:rsid w:val="004C5494"/>
    <w:rsid w:val="004C7785"/>
    <w:rsid w:val="004D01C7"/>
    <w:rsid w:val="004D0CD1"/>
    <w:rsid w:val="004D12DC"/>
    <w:rsid w:val="004D1949"/>
    <w:rsid w:val="004D321B"/>
    <w:rsid w:val="004D355C"/>
    <w:rsid w:val="004D61EB"/>
    <w:rsid w:val="004D67F4"/>
    <w:rsid w:val="004E2F2E"/>
    <w:rsid w:val="004E455A"/>
    <w:rsid w:val="004E5945"/>
    <w:rsid w:val="004F0B67"/>
    <w:rsid w:val="004F10EE"/>
    <w:rsid w:val="004F2749"/>
    <w:rsid w:val="004F30D1"/>
    <w:rsid w:val="004F32AB"/>
    <w:rsid w:val="00500F62"/>
    <w:rsid w:val="00501435"/>
    <w:rsid w:val="00501ADD"/>
    <w:rsid w:val="00503539"/>
    <w:rsid w:val="005049D6"/>
    <w:rsid w:val="00505603"/>
    <w:rsid w:val="00505C55"/>
    <w:rsid w:val="00510838"/>
    <w:rsid w:val="00510BD1"/>
    <w:rsid w:val="00512F41"/>
    <w:rsid w:val="005172B3"/>
    <w:rsid w:val="00517791"/>
    <w:rsid w:val="005179F1"/>
    <w:rsid w:val="00521863"/>
    <w:rsid w:val="00523CDA"/>
    <w:rsid w:val="0052759A"/>
    <w:rsid w:val="00527D1B"/>
    <w:rsid w:val="00530290"/>
    <w:rsid w:val="00530CDF"/>
    <w:rsid w:val="00530F54"/>
    <w:rsid w:val="0053457D"/>
    <w:rsid w:val="0053573E"/>
    <w:rsid w:val="00536472"/>
    <w:rsid w:val="00536B0F"/>
    <w:rsid w:val="005379BA"/>
    <w:rsid w:val="00541DE0"/>
    <w:rsid w:val="00542192"/>
    <w:rsid w:val="005424CE"/>
    <w:rsid w:val="00544776"/>
    <w:rsid w:val="00547551"/>
    <w:rsid w:val="00550FBD"/>
    <w:rsid w:val="00552FCF"/>
    <w:rsid w:val="00553503"/>
    <w:rsid w:val="005543CC"/>
    <w:rsid w:val="0055441E"/>
    <w:rsid w:val="00554DE7"/>
    <w:rsid w:val="00555B1F"/>
    <w:rsid w:val="005602F6"/>
    <w:rsid w:val="005635D8"/>
    <w:rsid w:val="00563883"/>
    <w:rsid w:val="005641B6"/>
    <w:rsid w:val="00564B00"/>
    <w:rsid w:val="00566289"/>
    <w:rsid w:val="005668B3"/>
    <w:rsid w:val="005708BD"/>
    <w:rsid w:val="00571C71"/>
    <w:rsid w:val="005734E7"/>
    <w:rsid w:val="00581B6A"/>
    <w:rsid w:val="005825CE"/>
    <w:rsid w:val="00582A9E"/>
    <w:rsid w:val="00584883"/>
    <w:rsid w:val="0058604D"/>
    <w:rsid w:val="0058687E"/>
    <w:rsid w:val="00586889"/>
    <w:rsid w:val="00591566"/>
    <w:rsid w:val="005923FA"/>
    <w:rsid w:val="005925E0"/>
    <w:rsid w:val="00592C84"/>
    <w:rsid w:val="00595FC2"/>
    <w:rsid w:val="005960BB"/>
    <w:rsid w:val="0059760E"/>
    <w:rsid w:val="005977EB"/>
    <w:rsid w:val="005A2168"/>
    <w:rsid w:val="005A25C3"/>
    <w:rsid w:val="005A4118"/>
    <w:rsid w:val="005A45D3"/>
    <w:rsid w:val="005A516E"/>
    <w:rsid w:val="005A551B"/>
    <w:rsid w:val="005B08C8"/>
    <w:rsid w:val="005B11FB"/>
    <w:rsid w:val="005B12E5"/>
    <w:rsid w:val="005B26C8"/>
    <w:rsid w:val="005B2796"/>
    <w:rsid w:val="005B2DC3"/>
    <w:rsid w:val="005B2F50"/>
    <w:rsid w:val="005B3829"/>
    <w:rsid w:val="005B3C1D"/>
    <w:rsid w:val="005B40CA"/>
    <w:rsid w:val="005B4CFD"/>
    <w:rsid w:val="005B6FE7"/>
    <w:rsid w:val="005B7906"/>
    <w:rsid w:val="005C0060"/>
    <w:rsid w:val="005C08FF"/>
    <w:rsid w:val="005C5C2B"/>
    <w:rsid w:val="005C7E18"/>
    <w:rsid w:val="005D00C7"/>
    <w:rsid w:val="005D10D9"/>
    <w:rsid w:val="005D1352"/>
    <w:rsid w:val="005D1E2B"/>
    <w:rsid w:val="005D35AB"/>
    <w:rsid w:val="005E0311"/>
    <w:rsid w:val="005E2215"/>
    <w:rsid w:val="005E6B91"/>
    <w:rsid w:val="005E6DB9"/>
    <w:rsid w:val="005F1C9F"/>
    <w:rsid w:val="005F3D86"/>
    <w:rsid w:val="005F41B8"/>
    <w:rsid w:val="005F4E9E"/>
    <w:rsid w:val="005F7C5B"/>
    <w:rsid w:val="006024C3"/>
    <w:rsid w:val="00610970"/>
    <w:rsid w:val="00610F72"/>
    <w:rsid w:val="00611288"/>
    <w:rsid w:val="00613E4E"/>
    <w:rsid w:val="00614349"/>
    <w:rsid w:val="00615227"/>
    <w:rsid w:val="00620238"/>
    <w:rsid w:val="00621317"/>
    <w:rsid w:val="00621F77"/>
    <w:rsid w:val="00623DED"/>
    <w:rsid w:val="00632C59"/>
    <w:rsid w:val="00634A63"/>
    <w:rsid w:val="00634CDE"/>
    <w:rsid w:val="00635475"/>
    <w:rsid w:val="0063610A"/>
    <w:rsid w:val="00636457"/>
    <w:rsid w:val="0064070E"/>
    <w:rsid w:val="00654060"/>
    <w:rsid w:val="006554F0"/>
    <w:rsid w:val="00661583"/>
    <w:rsid w:val="00665788"/>
    <w:rsid w:val="006659AF"/>
    <w:rsid w:val="006707B5"/>
    <w:rsid w:val="0067276D"/>
    <w:rsid w:val="00674246"/>
    <w:rsid w:val="00674819"/>
    <w:rsid w:val="00675476"/>
    <w:rsid w:val="00675A44"/>
    <w:rsid w:val="00675B47"/>
    <w:rsid w:val="00676082"/>
    <w:rsid w:val="006779EF"/>
    <w:rsid w:val="00677D4E"/>
    <w:rsid w:val="00681DA7"/>
    <w:rsid w:val="00682C5A"/>
    <w:rsid w:val="00687D7D"/>
    <w:rsid w:val="0069475B"/>
    <w:rsid w:val="006948E2"/>
    <w:rsid w:val="00694D7C"/>
    <w:rsid w:val="006954B1"/>
    <w:rsid w:val="00695A7E"/>
    <w:rsid w:val="00696251"/>
    <w:rsid w:val="006963D4"/>
    <w:rsid w:val="00697351"/>
    <w:rsid w:val="00697DBD"/>
    <w:rsid w:val="006A1B9D"/>
    <w:rsid w:val="006A20D1"/>
    <w:rsid w:val="006A2384"/>
    <w:rsid w:val="006A240E"/>
    <w:rsid w:val="006A7327"/>
    <w:rsid w:val="006A7462"/>
    <w:rsid w:val="006B0D71"/>
    <w:rsid w:val="006B2F52"/>
    <w:rsid w:val="006B411C"/>
    <w:rsid w:val="006B6B51"/>
    <w:rsid w:val="006C13FD"/>
    <w:rsid w:val="006C186A"/>
    <w:rsid w:val="006C1A30"/>
    <w:rsid w:val="006C34C0"/>
    <w:rsid w:val="006C5864"/>
    <w:rsid w:val="006C61C5"/>
    <w:rsid w:val="006C653B"/>
    <w:rsid w:val="006C6E1B"/>
    <w:rsid w:val="006D0F28"/>
    <w:rsid w:val="006D1255"/>
    <w:rsid w:val="006D43A5"/>
    <w:rsid w:val="006E0AC5"/>
    <w:rsid w:val="006E1B1D"/>
    <w:rsid w:val="006E2179"/>
    <w:rsid w:val="006E2AE3"/>
    <w:rsid w:val="006E35CF"/>
    <w:rsid w:val="006E53D4"/>
    <w:rsid w:val="006E6333"/>
    <w:rsid w:val="006E6556"/>
    <w:rsid w:val="006E671E"/>
    <w:rsid w:val="006E6868"/>
    <w:rsid w:val="006E6D3D"/>
    <w:rsid w:val="006E74C1"/>
    <w:rsid w:val="006E7AA3"/>
    <w:rsid w:val="006E7E19"/>
    <w:rsid w:val="006F01F8"/>
    <w:rsid w:val="006F2749"/>
    <w:rsid w:val="006F39BA"/>
    <w:rsid w:val="006F3FC8"/>
    <w:rsid w:val="006F67AB"/>
    <w:rsid w:val="006F67D5"/>
    <w:rsid w:val="00706D49"/>
    <w:rsid w:val="00711592"/>
    <w:rsid w:val="0071184E"/>
    <w:rsid w:val="00713619"/>
    <w:rsid w:val="00714741"/>
    <w:rsid w:val="00714A87"/>
    <w:rsid w:val="007150B1"/>
    <w:rsid w:val="007151AA"/>
    <w:rsid w:val="007163E9"/>
    <w:rsid w:val="00716666"/>
    <w:rsid w:val="00717C6E"/>
    <w:rsid w:val="00721747"/>
    <w:rsid w:val="00722C61"/>
    <w:rsid w:val="0072430C"/>
    <w:rsid w:val="00724512"/>
    <w:rsid w:val="00726756"/>
    <w:rsid w:val="00726D23"/>
    <w:rsid w:val="007272F1"/>
    <w:rsid w:val="00727894"/>
    <w:rsid w:val="00727B79"/>
    <w:rsid w:val="00730329"/>
    <w:rsid w:val="00735C20"/>
    <w:rsid w:val="00737127"/>
    <w:rsid w:val="007406A4"/>
    <w:rsid w:val="00742E1E"/>
    <w:rsid w:val="0074465C"/>
    <w:rsid w:val="00744B3F"/>
    <w:rsid w:val="00747088"/>
    <w:rsid w:val="00747F0C"/>
    <w:rsid w:val="007503DB"/>
    <w:rsid w:val="00750A31"/>
    <w:rsid w:val="00751182"/>
    <w:rsid w:val="00753565"/>
    <w:rsid w:val="0075435F"/>
    <w:rsid w:val="00756CD6"/>
    <w:rsid w:val="007572D2"/>
    <w:rsid w:val="00762D45"/>
    <w:rsid w:val="007636DC"/>
    <w:rsid w:val="00764167"/>
    <w:rsid w:val="00764488"/>
    <w:rsid w:val="00764BA0"/>
    <w:rsid w:val="00770066"/>
    <w:rsid w:val="00772415"/>
    <w:rsid w:val="0077296B"/>
    <w:rsid w:val="00774129"/>
    <w:rsid w:val="007763CD"/>
    <w:rsid w:val="00776EDD"/>
    <w:rsid w:val="00777273"/>
    <w:rsid w:val="00777754"/>
    <w:rsid w:val="007777C2"/>
    <w:rsid w:val="007801CF"/>
    <w:rsid w:val="00780497"/>
    <w:rsid w:val="00781319"/>
    <w:rsid w:val="007813B7"/>
    <w:rsid w:val="0078243C"/>
    <w:rsid w:val="00783315"/>
    <w:rsid w:val="00783371"/>
    <w:rsid w:val="00784055"/>
    <w:rsid w:val="007849D8"/>
    <w:rsid w:val="00785851"/>
    <w:rsid w:val="00786BB8"/>
    <w:rsid w:val="00786FBC"/>
    <w:rsid w:val="0078754D"/>
    <w:rsid w:val="00787FBD"/>
    <w:rsid w:val="00790173"/>
    <w:rsid w:val="00790490"/>
    <w:rsid w:val="00791931"/>
    <w:rsid w:val="00791B6C"/>
    <w:rsid w:val="00792093"/>
    <w:rsid w:val="007923FA"/>
    <w:rsid w:val="0079484D"/>
    <w:rsid w:val="00796B14"/>
    <w:rsid w:val="007A4428"/>
    <w:rsid w:val="007A4AE7"/>
    <w:rsid w:val="007A4C3A"/>
    <w:rsid w:val="007A4D7C"/>
    <w:rsid w:val="007A6333"/>
    <w:rsid w:val="007A6D76"/>
    <w:rsid w:val="007A724C"/>
    <w:rsid w:val="007A7796"/>
    <w:rsid w:val="007B0015"/>
    <w:rsid w:val="007B33CD"/>
    <w:rsid w:val="007B611A"/>
    <w:rsid w:val="007C003A"/>
    <w:rsid w:val="007C0208"/>
    <w:rsid w:val="007C08BF"/>
    <w:rsid w:val="007C1DC0"/>
    <w:rsid w:val="007C2266"/>
    <w:rsid w:val="007C2368"/>
    <w:rsid w:val="007C24E5"/>
    <w:rsid w:val="007C4CE0"/>
    <w:rsid w:val="007C4EEA"/>
    <w:rsid w:val="007C7547"/>
    <w:rsid w:val="007D27A5"/>
    <w:rsid w:val="007D3E50"/>
    <w:rsid w:val="007D56DE"/>
    <w:rsid w:val="007D743A"/>
    <w:rsid w:val="007D7D67"/>
    <w:rsid w:val="007E0237"/>
    <w:rsid w:val="007E275D"/>
    <w:rsid w:val="007E30B0"/>
    <w:rsid w:val="007E35C1"/>
    <w:rsid w:val="007E3DC0"/>
    <w:rsid w:val="007E4338"/>
    <w:rsid w:val="007E4B51"/>
    <w:rsid w:val="007E5D52"/>
    <w:rsid w:val="007F2ED9"/>
    <w:rsid w:val="007F634D"/>
    <w:rsid w:val="007F6EBC"/>
    <w:rsid w:val="007F706E"/>
    <w:rsid w:val="00800B40"/>
    <w:rsid w:val="00801408"/>
    <w:rsid w:val="00802023"/>
    <w:rsid w:val="0080226F"/>
    <w:rsid w:val="0080232C"/>
    <w:rsid w:val="008045B8"/>
    <w:rsid w:val="0080523B"/>
    <w:rsid w:val="00811B03"/>
    <w:rsid w:val="00815A50"/>
    <w:rsid w:val="008216DE"/>
    <w:rsid w:val="00825F17"/>
    <w:rsid w:val="00831864"/>
    <w:rsid w:val="00836800"/>
    <w:rsid w:val="00837EEF"/>
    <w:rsid w:val="00843075"/>
    <w:rsid w:val="00843C4E"/>
    <w:rsid w:val="00844085"/>
    <w:rsid w:val="00845F04"/>
    <w:rsid w:val="00845F66"/>
    <w:rsid w:val="008504B1"/>
    <w:rsid w:val="0085070B"/>
    <w:rsid w:val="00850E3D"/>
    <w:rsid w:val="00853395"/>
    <w:rsid w:val="0085459D"/>
    <w:rsid w:val="0085605F"/>
    <w:rsid w:val="00856900"/>
    <w:rsid w:val="00856A88"/>
    <w:rsid w:val="00857753"/>
    <w:rsid w:val="00860BBA"/>
    <w:rsid w:val="00860F9B"/>
    <w:rsid w:val="00861363"/>
    <w:rsid w:val="0086327A"/>
    <w:rsid w:val="0086372A"/>
    <w:rsid w:val="00863FA5"/>
    <w:rsid w:val="00864046"/>
    <w:rsid w:val="00864B7E"/>
    <w:rsid w:val="00870BB1"/>
    <w:rsid w:val="008728F4"/>
    <w:rsid w:val="008801E6"/>
    <w:rsid w:val="00880B04"/>
    <w:rsid w:val="0088134A"/>
    <w:rsid w:val="00884D37"/>
    <w:rsid w:val="00886C07"/>
    <w:rsid w:val="00890AF9"/>
    <w:rsid w:val="00892061"/>
    <w:rsid w:val="0089222E"/>
    <w:rsid w:val="008926BE"/>
    <w:rsid w:val="00893515"/>
    <w:rsid w:val="00893A61"/>
    <w:rsid w:val="00894FF0"/>
    <w:rsid w:val="008955B6"/>
    <w:rsid w:val="008961AB"/>
    <w:rsid w:val="0089644E"/>
    <w:rsid w:val="008A0233"/>
    <w:rsid w:val="008A2472"/>
    <w:rsid w:val="008A247D"/>
    <w:rsid w:val="008A4DB4"/>
    <w:rsid w:val="008B0C4F"/>
    <w:rsid w:val="008B0DC7"/>
    <w:rsid w:val="008B1D24"/>
    <w:rsid w:val="008B2161"/>
    <w:rsid w:val="008B2171"/>
    <w:rsid w:val="008B4128"/>
    <w:rsid w:val="008B52C0"/>
    <w:rsid w:val="008B5F0F"/>
    <w:rsid w:val="008B7E8D"/>
    <w:rsid w:val="008C1214"/>
    <w:rsid w:val="008C1668"/>
    <w:rsid w:val="008C2D59"/>
    <w:rsid w:val="008C2D87"/>
    <w:rsid w:val="008C3296"/>
    <w:rsid w:val="008C4225"/>
    <w:rsid w:val="008C5453"/>
    <w:rsid w:val="008C6323"/>
    <w:rsid w:val="008C6A8D"/>
    <w:rsid w:val="008C6EAB"/>
    <w:rsid w:val="008D004D"/>
    <w:rsid w:val="008D01E6"/>
    <w:rsid w:val="008D145C"/>
    <w:rsid w:val="008D55B0"/>
    <w:rsid w:val="008D6A2E"/>
    <w:rsid w:val="008D7FF2"/>
    <w:rsid w:val="008E06BB"/>
    <w:rsid w:val="008E0D22"/>
    <w:rsid w:val="008E144F"/>
    <w:rsid w:val="008E2BBD"/>
    <w:rsid w:val="008E44AA"/>
    <w:rsid w:val="008E458E"/>
    <w:rsid w:val="008E6334"/>
    <w:rsid w:val="008E63E9"/>
    <w:rsid w:val="008E6B07"/>
    <w:rsid w:val="008E7E8D"/>
    <w:rsid w:val="008F1C6B"/>
    <w:rsid w:val="008F3E0E"/>
    <w:rsid w:val="008F451F"/>
    <w:rsid w:val="008F4583"/>
    <w:rsid w:val="008F4ADE"/>
    <w:rsid w:val="008F685B"/>
    <w:rsid w:val="008F6F3C"/>
    <w:rsid w:val="00902104"/>
    <w:rsid w:val="00902884"/>
    <w:rsid w:val="00904AE3"/>
    <w:rsid w:val="00904F18"/>
    <w:rsid w:val="00905FAC"/>
    <w:rsid w:val="00906209"/>
    <w:rsid w:val="009078AD"/>
    <w:rsid w:val="00911C4F"/>
    <w:rsid w:val="00913053"/>
    <w:rsid w:val="009143CC"/>
    <w:rsid w:val="009172B3"/>
    <w:rsid w:val="00920201"/>
    <w:rsid w:val="009203E4"/>
    <w:rsid w:val="0092075A"/>
    <w:rsid w:val="00920C1A"/>
    <w:rsid w:val="0092120D"/>
    <w:rsid w:val="00922EE3"/>
    <w:rsid w:val="0092364E"/>
    <w:rsid w:val="009242E0"/>
    <w:rsid w:val="00931A7A"/>
    <w:rsid w:val="0093246E"/>
    <w:rsid w:val="00936DC4"/>
    <w:rsid w:val="00937D0F"/>
    <w:rsid w:val="00944EEE"/>
    <w:rsid w:val="0094515D"/>
    <w:rsid w:val="0094571F"/>
    <w:rsid w:val="009459A2"/>
    <w:rsid w:val="00946DC6"/>
    <w:rsid w:val="00947349"/>
    <w:rsid w:val="0095171C"/>
    <w:rsid w:val="00951ED4"/>
    <w:rsid w:val="00954C0F"/>
    <w:rsid w:val="0095607D"/>
    <w:rsid w:val="00961C6D"/>
    <w:rsid w:val="00962659"/>
    <w:rsid w:val="00963C0C"/>
    <w:rsid w:val="0096406E"/>
    <w:rsid w:val="00964F66"/>
    <w:rsid w:val="00965CE6"/>
    <w:rsid w:val="00965ED3"/>
    <w:rsid w:val="0096631E"/>
    <w:rsid w:val="0096785A"/>
    <w:rsid w:val="00972D23"/>
    <w:rsid w:val="00975160"/>
    <w:rsid w:val="0097547A"/>
    <w:rsid w:val="0097597A"/>
    <w:rsid w:val="00977352"/>
    <w:rsid w:val="00977D16"/>
    <w:rsid w:val="00984FB9"/>
    <w:rsid w:val="00985FAA"/>
    <w:rsid w:val="0098619A"/>
    <w:rsid w:val="00987B49"/>
    <w:rsid w:val="00992A8D"/>
    <w:rsid w:val="00993B4A"/>
    <w:rsid w:val="00994714"/>
    <w:rsid w:val="00996D52"/>
    <w:rsid w:val="009A05B8"/>
    <w:rsid w:val="009A0C99"/>
    <w:rsid w:val="009A0E6F"/>
    <w:rsid w:val="009A1F6D"/>
    <w:rsid w:val="009A2746"/>
    <w:rsid w:val="009A2873"/>
    <w:rsid w:val="009A3E0F"/>
    <w:rsid w:val="009A4052"/>
    <w:rsid w:val="009A4C7F"/>
    <w:rsid w:val="009A7AC9"/>
    <w:rsid w:val="009B0E78"/>
    <w:rsid w:val="009B36C6"/>
    <w:rsid w:val="009B37E0"/>
    <w:rsid w:val="009B470B"/>
    <w:rsid w:val="009B59DC"/>
    <w:rsid w:val="009B6EE0"/>
    <w:rsid w:val="009C0BDB"/>
    <w:rsid w:val="009C1828"/>
    <w:rsid w:val="009C1CA8"/>
    <w:rsid w:val="009C2AD1"/>
    <w:rsid w:val="009C2C05"/>
    <w:rsid w:val="009C30A9"/>
    <w:rsid w:val="009C3392"/>
    <w:rsid w:val="009C37C8"/>
    <w:rsid w:val="009C39FE"/>
    <w:rsid w:val="009C44BC"/>
    <w:rsid w:val="009C471A"/>
    <w:rsid w:val="009C5178"/>
    <w:rsid w:val="009C5DA0"/>
    <w:rsid w:val="009C64C1"/>
    <w:rsid w:val="009C7C31"/>
    <w:rsid w:val="009D0408"/>
    <w:rsid w:val="009D0ECD"/>
    <w:rsid w:val="009D29CB"/>
    <w:rsid w:val="009D2E8E"/>
    <w:rsid w:val="009D3E73"/>
    <w:rsid w:val="009D51B7"/>
    <w:rsid w:val="009D73A6"/>
    <w:rsid w:val="009E18D1"/>
    <w:rsid w:val="009E1CF5"/>
    <w:rsid w:val="009E309B"/>
    <w:rsid w:val="009E32BC"/>
    <w:rsid w:val="009E4B76"/>
    <w:rsid w:val="009E586D"/>
    <w:rsid w:val="009E5F5B"/>
    <w:rsid w:val="009F02D5"/>
    <w:rsid w:val="009F56A1"/>
    <w:rsid w:val="009F5C55"/>
    <w:rsid w:val="009F6A32"/>
    <w:rsid w:val="00A00C39"/>
    <w:rsid w:val="00A06A14"/>
    <w:rsid w:val="00A11B9D"/>
    <w:rsid w:val="00A12865"/>
    <w:rsid w:val="00A1651F"/>
    <w:rsid w:val="00A204CE"/>
    <w:rsid w:val="00A2557D"/>
    <w:rsid w:val="00A25EBC"/>
    <w:rsid w:val="00A265C3"/>
    <w:rsid w:val="00A26AE2"/>
    <w:rsid w:val="00A27226"/>
    <w:rsid w:val="00A304FF"/>
    <w:rsid w:val="00A32C8E"/>
    <w:rsid w:val="00A32E2E"/>
    <w:rsid w:val="00A352AE"/>
    <w:rsid w:val="00A36B63"/>
    <w:rsid w:val="00A3754D"/>
    <w:rsid w:val="00A425E9"/>
    <w:rsid w:val="00A42C03"/>
    <w:rsid w:val="00A45897"/>
    <w:rsid w:val="00A4602F"/>
    <w:rsid w:val="00A4673E"/>
    <w:rsid w:val="00A47814"/>
    <w:rsid w:val="00A52460"/>
    <w:rsid w:val="00A52B74"/>
    <w:rsid w:val="00A52BF6"/>
    <w:rsid w:val="00A54698"/>
    <w:rsid w:val="00A5546F"/>
    <w:rsid w:val="00A56B16"/>
    <w:rsid w:val="00A6109C"/>
    <w:rsid w:val="00A66288"/>
    <w:rsid w:val="00A678D9"/>
    <w:rsid w:val="00A7084D"/>
    <w:rsid w:val="00A713DA"/>
    <w:rsid w:val="00A7148A"/>
    <w:rsid w:val="00A72170"/>
    <w:rsid w:val="00A72F89"/>
    <w:rsid w:val="00A73B09"/>
    <w:rsid w:val="00A7526F"/>
    <w:rsid w:val="00A753D7"/>
    <w:rsid w:val="00A77EC6"/>
    <w:rsid w:val="00A81466"/>
    <w:rsid w:val="00A825DC"/>
    <w:rsid w:val="00A857E9"/>
    <w:rsid w:val="00A8665F"/>
    <w:rsid w:val="00A91785"/>
    <w:rsid w:val="00A939A5"/>
    <w:rsid w:val="00A947EB"/>
    <w:rsid w:val="00A95B2E"/>
    <w:rsid w:val="00A95CC9"/>
    <w:rsid w:val="00A9610F"/>
    <w:rsid w:val="00A96FB4"/>
    <w:rsid w:val="00A9748C"/>
    <w:rsid w:val="00AA0566"/>
    <w:rsid w:val="00AA0BCD"/>
    <w:rsid w:val="00AA28C1"/>
    <w:rsid w:val="00AA2F1B"/>
    <w:rsid w:val="00AA4ABC"/>
    <w:rsid w:val="00AA5204"/>
    <w:rsid w:val="00AA572B"/>
    <w:rsid w:val="00AA7874"/>
    <w:rsid w:val="00AB127F"/>
    <w:rsid w:val="00AB1398"/>
    <w:rsid w:val="00AB65D2"/>
    <w:rsid w:val="00AC058F"/>
    <w:rsid w:val="00AC06E5"/>
    <w:rsid w:val="00AC2BF4"/>
    <w:rsid w:val="00AC2F21"/>
    <w:rsid w:val="00AC3EA5"/>
    <w:rsid w:val="00AC4272"/>
    <w:rsid w:val="00AC6106"/>
    <w:rsid w:val="00AD1C45"/>
    <w:rsid w:val="00AD597D"/>
    <w:rsid w:val="00AD781A"/>
    <w:rsid w:val="00AD78F0"/>
    <w:rsid w:val="00AD7B6D"/>
    <w:rsid w:val="00AE0878"/>
    <w:rsid w:val="00AE0A3D"/>
    <w:rsid w:val="00AE0C2F"/>
    <w:rsid w:val="00AE1176"/>
    <w:rsid w:val="00AE5513"/>
    <w:rsid w:val="00AE60B5"/>
    <w:rsid w:val="00AF1140"/>
    <w:rsid w:val="00AF1D54"/>
    <w:rsid w:val="00AF2914"/>
    <w:rsid w:val="00AF2E64"/>
    <w:rsid w:val="00AF33F6"/>
    <w:rsid w:val="00AF3E2F"/>
    <w:rsid w:val="00AF4AF7"/>
    <w:rsid w:val="00AF543F"/>
    <w:rsid w:val="00AF7E87"/>
    <w:rsid w:val="00B00A16"/>
    <w:rsid w:val="00B022C2"/>
    <w:rsid w:val="00B02EF4"/>
    <w:rsid w:val="00B0333B"/>
    <w:rsid w:val="00B03945"/>
    <w:rsid w:val="00B06284"/>
    <w:rsid w:val="00B06AD1"/>
    <w:rsid w:val="00B125B2"/>
    <w:rsid w:val="00B13292"/>
    <w:rsid w:val="00B1502D"/>
    <w:rsid w:val="00B156E9"/>
    <w:rsid w:val="00B160BA"/>
    <w:rsid w:val="00B16A1D"/>
    <w:rsid w:val="00B17409"/>
    <w:rsid w:val="00B2121D"/>
    <w:rsid w:val="00B229C7"/>
    <w:rsid w:val="00B233CB"/>
    <w:rsid w:val="00B24DF0"/>
    <w:rsid w:val="00B25A67"/>
    <w:rsid w:val="00B26DB0"/>
    <w:rsid w:val="00B3048E"/>
    <w:rsid w:val="00B310B0"/>
    <w:rsid w:val="00B33277"/>
    <w:rsid w:val="00B34E48"/>
    <w:rsid w:val="00B3529E"/>
    <w:rsid w:val="00B37213"/>
    <w:rsid w:val="00B42DD7"/>
    <w:rsid w:val="00B44FF6"/>
    <w:rsid w:val="00B4772F"/>
    <w:rsid w:val="00B52156"/>
    <w:rsid w:val="00B54810"/>
    <w:rsid w:val="00B576FF"/>
    <w:rsid w:val="00B57E6A"/>
    <w:rsid w:val="00B61127"/>
    <w:rsid w:val="00B61C64"/>
    <w:rsid w:val="00B62715"/>
    <w:rsid w:val="00B712CE"/>
    <w:rsid w:val="00B71B1B"/>
    <w:rsid w:val="00B71BE3"/>
    <w:rsid w:val="00B72950"/>
    <w:rsid w:val="00B73086"/>
    <w:rsid w:val="00B74457"/>
    <w:rsid w:val="00B77F9B"/>
    <w:rsid w:val="00B8044F"/>
    <w:rsid w:val="00B80C76"/>
    <w:rsid w:val="00B819FC"/>
    <w:rsid w:val="00B81F16"/>
    <w:rsid w:val="00B82AB9"/>
    <w:rsid w:val="00B83139"/>
    <w:rsid w:val="00B84C2A"/>
    <w:rsid w:val="00B86046"/>
    <w:rsid w:val="00B866F2"/>
    <w:rsid w:val="00B9026C"/>
    <w:rsid w:val="00B930F1"/>
    <w:rsid w:val="00B96331"/>
    <w:rsid w:val="00BA0E19"/>
    <w:rsid w:val="00BA65AE"/>
    <w:rsid w:val="00BB2A52"/>
    <w:rsid w:val="00BB312E"/>
    <w:rsid w:val="00BB48FF"/>
    <w:rsid w:val="00BB4D3C"/>
    <w:rsid w:val="00BB5B39"/>
    <w:rsid w:val="00BB7B6E"/>
    <w:rsid w:val="00BC01AA"/>
    <w:rsid w:val="00BC117D"/>
    <w:rsid w:val="00BC1863"/>
    <w:rsid w:val="00BC1E1F"/>
    <w:rsid w:val="00BC2374"/>
    <w:rsid w:val="00BC3D2A"/>
    <w:rsid w:val="00BC3F2E"/>
    <w:rsid w:val="00BC5B77"/>
    <w:rsid w:val="00BC6C40"/>
    <w:rsid w:val="00BC7348"/>
    <w:rsid w:val="00BC7835"/>
    <w:rsid w:val="00BD05B7"/>
    <w:rsid w:val="00BD0D58"/>
    <w:rsid w:val="00BD1F3B"/>
    <w:rsid w:val="00BD2B69"/>
    <w:rsid w:val="00BD5E43"/>
    <w:rsid w:val="00BD6D73"/>
    <w:rsid w:val="00BE10A2"/>
    <w:rsid w:val="00BE1C98"/>
    <w:rsid w:val="00BE4588"/>
    <w:rsid w:val="00BE4D3B"/>
    <w:rsid w:val="00BE5B2A"/>
    <w:rsid w:val="00BE652A"/>
    <w:rsid w:val="00BE66B6"/>
    <w:rsid w:val="00BE7384"/>
    <w:rsid w:val="00BF03A8"/>
    <w:rsid w:val="00BF1744"/>
    <w:rsid w:val="00BF1AD1"/>
    <w:rsid w:val="00BF234A"/>
    <w:rsid w:val="00BF5249"/>
    <w:rsid w:val="00BF5706"/>
    <w:rsid w:val="00BF60F0"/>
    <w:rsid w:val="00BF6631"/>
    <w:rsid w:val="00C0193D"/>
    <w:rsid w:val="00C028D8"/>
    <w:rsid w:val="00C05005"/>
    <w:rsid w:val="00C064D1"/>
    <w:rsid w:val="00C0717A"/>
    <w:rsid w:val="00C074D3"/>
    <w:rsid w:val="00C07D98"/>
    <w:rsid w:val="00C07E37"/>
    <w:rsid w:val="00C11B80"/>
    <w:rsid w:val="00C12BED"/>
    <w:rsid w:val="00C13350"/>
    <w:rsid w:val="00C13532"/>
    <w:rsid w:val="00C13659"/>
    <w:rsid w:val="00C1464B"/>
    <w:rsid w:val="00C17177"/>
    <w:rsid w:val="00C17CA4"/>
    <w:rsid w:val="00C22387"/>
    <w:rsid w:val="00C22677"/>
    <w:rsid w:val="00C227A3"/>
    <w:rsid w:val="00C24506"/>
    <w:rsid w:val="00C24D4A"/>
    <w:rsid w:val="00C25571"/>
    <w:rsid w:val="00C262C0"/>
    <w:rsid w:val="00C31765"/>
    <w:rsid w:val="00C3191D"/>
    <w:rsid w:val="00C31B4C"/>
    <w:rsid w:val="00C31CA7"/>
    <w:rsid w:val="00C31E80"/>
    <w:rsid w:val="00C32DEC"/>
    <w:rsid w:val="00C33090"/>
    <w:rsid w:val="00C3323B"/>
    <w:rsid w:val="00C358FD"/>
    <w:rsid w:val="00C37698"/>
    <w:rsid w:val="00C40356"/>
    <w:rsid w:val="00C41E98"/>
    <w:rsid w:val="00C4367D"/>
    <w:rsid w:val="00C450E2"/>
    <w:rsid w:val="00C452EB"/>
    <w:rsid w:val="00C4577C"/>
    <w:rsid w:val="00C47D00"/>
    <w:rsid w:val="00C52BC9"/>
    <w:rsid w:val="00C53367"/>
    <w:rsid w:val="00C53904"/>
    <w:rsid w:val="00C5427B"/>
    <w:rsid w:val="00C542BA"/>
    <w:rsid w:val="00C54884"/>
    <w:rsid w:val="00C558B6"/>
    <w:rsid w:val="00C56893"/>
    <w:rsid w:val="00C56B22"/>
    <w:rsid w:val="00C56C4B"/>
    <w:rsid w:val="00C56EB8"/>
    <w:rsid w:val="00C61346"/>
    <w:rsid w:val="00C62A44"/>
    <w:rsid w:val="00C66167"/>
    <w:rsid w:val="00C70317"/>
    <w:rsid w:val="00C71423"/>
    <w:rsid w:val="00C72E83"/>
    <w:rsid w:val="00C73840"/>
    <w:rsid w:val="00C73C0C"/>
    <w:rsid w:val="00C758E4"/>
    <w:rsid w:val="00C75A34"/>
    <w:rsid w:val="00C77103"/>
    <w:rsid w:val="00C80EEE"/>
    <w:rsid w:val="00C83180"/>
    <w:rsid w:val="00C84C38"/>
    <w:rsid w:val="00C84D53"/>
    <w:rsid w:val="00C84F70"/>
    <w:rsid w:val="00C856FB"/>
    <w:rsid w:val="00C85D7C"/>
    <w:rsid w:val="00C868E5"/>
    <w:rsid w:val="00C9013D"/>
    <w:rsid w:val="00C909D9"/>
    <w:rsid w:val="00C92A79"/>
    <w:rsid w:val="00C9412C"/>
    <w:rsid w:val="00C972D8"/>
    <w:rsid w:val="00CA07E1"/>
    <w:rsid w:val="00CA0EB1"/>
    <w:rsid w:val="00CA1D08"/>
    <w:rsid w:val="00CA6635"/>
    <w:rsid w:val="00CA7E88"/>
    <w:rsid w:val="00CB0436"/>
    <w:rsid w:val="00CB2C51"/>
    <w:rsid w:val="00CB4CB7"/>
    <w:rsid w:val="00CB797C"/>
    <w:rsid w:val="00CC02B2"/>
    <w:rsid w:val="00CC0859"/>
    <w:rsid w:val="00CC16F7"/>
    <w:rsid w:val="00CC1A1B"/>
    <w:rsid w:val="00CC1B04"/>
    <w:rsid w:val="00CC2167"/>
    <w:rsid w:val="00CC227A"/>
    <w:rsid w:val="00CC2A5A"/>
    <w:rsid w:val="00CC2D4E"/>
    <w:rsid w:val="00CC4D43"/>
    <w:rsid w:val="00CC501F"/>
    <w:rsid w:val="00CC5C80"/>
    <w:rsid w:val="00CC79AA"/>
    <w:rsid w:val="00CD1A09"/>
    <w:rsid w:val="00CD61FA"/>
    <w:rsid w:val="00CD7A4B"/>
    <w:rsid w:val="00CE086A"/>
    <w:rsid w:val="00CE109E"/>
    <w:rsid w:val="00CE3215"/>
    <w:rsid w:val="00CE37D1"/>
    <w:rsid w:val="00CE4859"/>
    <w:rsid w:val="00CE6826"/>
    <w:rsid w:val="00CE6A1A"/>
    <w:rsid w:val="00CF1C76"/>
    <w:rsid w:val="00CF72DC"/>
    <w:rsid w:val="00D00404"/>
    <w:rsid w:val="00D00D20"/>
    <w:rsid w:val="00D00E34"/>
    <w:rsid w:val="00D03B8E"/>
    <w:rsid w:val="00D055D2"/>
    <w:rsid w:val="00D0589C"/>
    <w:rsid w:val="00D0782A"/>
    <w:rsid w:val="00D11E6A"/>
    <w:rsid w:val="00D12D86"/>
    <w:rsid w:val="00D154BF"/>
    <w:rsid w:val="00D159BD"/>
    <w:rsid w:val="00D16707"/>
    <w:rsid w:val="00D20553"/>
    <w:rsid w:val="00D21775"/>
    <w:rsid w:val="00D2204D"/>
    <w:rsid w:val="00D22A4B"/>
    <w:rsid w:val="00D22C7D"/>
    <w:rsid w:val="00D231CE"/>
    <w:rsid w:val="00D23693"/>
    <w:rsid w:val="00D23AA1"/>
    <w:rsid w:val="00D24E59"/>
    <w:rsid w:val="00D2526B"/>
    <w:rsid w:val="00D25F28"/>
    <w:rsid w:val="00D261BD"/>
    <w:rsid w:val="00D271DC"/>
    <w:rsid w:val="00D273C9"/>
    <w:rsid w:val="00D31C26"/>
    <w:rsid w:val="00D32539"/>
    <w:rsid w:val="00D32ED7"/>
    <w:rsid w:val="00D33D84"/>
    <w:rsid w:val="00D34189"/>
    <w:rsid w:val="00D372D9"/>
    <w:rsid w:val="00D37C2D"/>
    <w:rsid w:val="00D40102"/>
    <w:rsid w:val="00D41C88"/>
    <w:rsid w:val="00D43113"/>
    <w:rsid w:val="00D437BD"/>
    <w:rsid w:val="00D451F4"/>
    <w:rsid w:val="00D45DAE"/>
    <w:rsid w:val="00D532E9"/>
    <w:rsid w:val="00D538C3"/>
    <w:rsid w:val="00D54C12"/>
    <w:rsid w:val="00D60612"/>
    <w:rsid w:val="00D64EC2"/>
    <w:rsid w:val="00D67837"/>
    <w:rsid w:val="00D700A4"/>
    <w:rsid w:val="00D70719"/>
    <w:rsid w:val="00D730DB"/>
    <w:rsid w:val="00D73D73"/>
    <w:rsid w:val="00D77092"/>
    <w:rsid w:val="00D8037A"/>
    <w:rsid w:val="00D8113B"/>
    <w:rsid w:val="00D81F83"/>
    <w:rsid w:val="00D824FC"/>
    <w:rsid w:val="00D844AC"/>
    <w:rsid w:val="00D8507C"/>
    <w:rsid w:val="00D85EB0"/>
    <w:rsid w:val="00D87674"/>
    <w:rsid w:val="00D91008"/>
    <w:rsid w:val="00D94DBB"/>
    <w:rsid w:val="00D966A7"/>
    <w:rsid w:val="00DA1026"/>
    <w:rsid w:val="00DA6056"/>
    <w:rsid w:val="00DA6372"/>
    <w:rsid w:val="00DB08B0"/>
    <w:rsid w:val="00DB3743"/>
    <w:rsid w:val="00DB5981"/>
    <w:rsid w:val="00DB7945"/>
    <w:rsid w:val="00DC15FE"/>
    <w:rsid w:val="00DC641E"/>
    <w:rsid w:val="00DC64E6"/>
    <w:rsid w:val="00DD4BF3"/>
    <w:rsid w:val="00DD5A51"/>
    <w:rsid w:val="00DD5F27"/>
    <w:rsid w:val="00DD6DB2"/>
    <w:rsid w:val="00DD6E68"/>
    <w:rsid w:val="00DE0AD7"/>
    <w:rsid w:val="00DE17AB"/>
    <w:rsid w:val="00DE2196"/>
    <w:rsid w:val="00DE2A7D"/>
    <w:rsid w:val="00DE2EBE"/>
    <w:rsid w:val="00DE5DCE"/>
    <w:rsid w:val="00DE62EC"/>
    <w:rsid w:val="00DE682C"/>
    <w:rsid w:val="00DE6BC2"/>
    <w:rsid w:val="00DF2D68"/>
    <w:rsid w:val="00DF3266"/>
    <w:rsid w:val="00DF368C"/>
    <w:rsid w:val="00DF70B2"/>
    <w:rsid w:val="00E003D0"/>
    <w:rsid w:val="00E006F0"/>
    <w:rsid w:val="00E014C8"/>
    <w:rsid w:val="00E0183C"/>
    <w:rsid w:val="00E045D0"/>
    <w:rsid w:val="00E05021"/>
    <w:rsid w:val="00E06BCD"/>
    <w:rsid w:val="00E11625"/>
    <w:rsid w:val="00E11678"/>
    <w:rsid w:val="00E123CC"/>
    <w:rsid w:val="00E127B9"/>
    <w:rsid w:val="00E132F5"/>
    <w:rsid w:val="00E17263"/>
    <w:rsid w:val="00E20300"/>
    <w:rsid w:val="00E20EB9"/>
    <w:rsid w:val="00E248CE"/>
    <w:rsid w:val="00E24E6A"/>
    <w:rsid w:val="00E251EA"/>
    <w:rsid w:val="00E25F87"/>
    <w:rsid w:val="00E26C83"/>
    <w:rsid w:val="00E26F5E"/>
    <w:rsid w:val="00E305B2"/>
    <w:rsid w:val="00E306A7"/>
    <w:rsid w:val="00E319AF"/>
    <w:rsid w:val="00E32AD8"/>
    <w:rsid w:val="00E35914"/>
    <w:rsid w:val="00E360FD"/>
    <w:rsid w:val="00E37A3F"/>
    <w:rsid w:val="00E37F82"/>
    <w:rsid w:val="00E41489"/>
    <w:rsid w:val="00E423FE"/>
    <w:rsid w:val="00E42A8A"/>
    <w:rsid w:val="00E4555F"/>
    <w:rsid w:val="00E45AE4"/>
    <w:rsid w:val="00E47BD2"/>
    <w:rsid w:val="00E508D0"/>
    <w:rsid w:val="00E51BAF"/>
    <w:rsid w:val="00E52E8E"/>
    <w:rsid w:val="00E56232"/>
    <w:rsid w:val="00E5756C"/>
    <w:rsid w:val="00E621EF"/>
    <w:rsid w:val="00E6239A"/>
    <w:rsid w:val="00E63A33"/>
    <w:rsid w:val="00E64965"/>
    <w:rsid w:val="00E6608C"/>
    <w:rsid w:val="00E6704D"/>
    <w:rsid w:val="00E73123"/>
    <w:rsid w:val="00E747C8"/>
    <w:rsid w:val="00E763D7"/>
    <w:rsid w:val="00E76ABE"/>
    <w:rsid w:val="00E76AD5"/>
    <w:rsid w:val="00E77197"/>
    <w:rsid w:val="00E809F3"/>
    <w:rsid w:val="00E82967"/>
    <w:rsid w:val="00E83C6B"/>
    <w:rsid w:val="00E842A2"/>
    <w:rsid w:val="00E8544D"/>
    <w:rsid w:val="00E85B6A"/>
    <w:rsid w:val="00E8699B"/>
    <w:rsid w:val="00E879FD"/>
    <w:rsid w:val="00E87E7A"/>
    <w:rsid w:val="00E91F47"/>
    <w:rsid w:val="00E92956"/>
    <w:rsid w:val="00E92E6B"/>
    <w:rsid w:val="00E9363B"/>
    <w:rsid w:val="00E93718"/>
    <w:rsid w:val="00E93897"/>
    <w:rsid w:val="00E976E8"/>
    <w:rsid w:val="00EA0591"/>
    <w:rsid w:val="00EA29C1"/>
    <w:rsid w:val="00EA2E0C"/>
    <w:rsid w:val="00EA5BFA"/>
    <w:rsid w:val="00EA76FA"/>
    <w:rsid w:val="00EA77D9"/>
    <w:rsid w:val="00EB1B1D"/>
    <w:rsid w:val="00EB35E7"/>
    <w:rsid w:val="00EB546D"/>
    <w:rsid w:val="00EB5503"/>
    <w:rsid w:val="00EB5A4F"/>
    <w:rsid w:val="00EB7681"/>
    <w:rsid w:val="00EC1A8D"/>
    <w:rsid w:val="00EC3FDF"/>
    <w:rsid w:val="00EC43AD"/>
    <w:rsid w:val="00EC7E0E"/>
    <w:rsid w:val="00ED0627"/>
    <w:rsid w:val="00ED0C6C"/>
    <w:rsid w:val="00ED1CC2"/>
    <w:rsid w:val="00ED2B0D"/>
    <w:rsid w:val="00ED3AE4"/>
    <w:rsid w:val="00ED4137"/>
    <w:rsid w:val="00ED5756"/>
    <w:rsid w:val="00ED5840"/>
    <w:rsid w:val="00ED632A"/>
    <w:rsid w:val="00EE4073"/>
    <w:rsid w:val="00EF13D5"/>
    <w:rsid w:val="00EF3FCD"/>
    <w:rsid w:val="00EF43C6"/>
    <w:rsid w:val="00EF47D0"/>
    <w:rsid w:val="00EF73D0"/>
    <w:rsid w:val="00F0182A"/>
    <w:rsid w:val="00F03358"/>
    <w:rsid w:val="00F10830"/>
    <w:rsid w:val="00F1164C"/>
    <w:rsid w:val="00F11E88"/>
    <w:rsid w:val="00F134DC"/>
    <w:rsid w:val="00F16FA2"/>
    <w:rsid w:val="00F20754"/>
    <w:rsid w:val="00F21692"/>
    <w:rsid w:val="00F21AB6"/>
    <w:rsid w:val="00F23119"/>
    <w:rsid w:val="00F25371"/>
    <w:rsid w:val="00F25FA0"/>
    <w:rsid w:val="00F276A1"/>
    <w:rsid w:val="00F31CC4"/>
    <w:rsid w:val="00F342B6"/>
    <w:rsid w:val="00F351CC"/>
    <w:rsid w:val="00F35902"/>
    <w:rsid w:val="00F35B48"/>
    <w:rsid w:val="00F37220"/>
    <w:rsid w:val="00F408DE"/>
    <w:rsid w:val="00F40CF3"/>
    <w:rsid w:val="00F41339"/>
    <w:rsid w:val="00F42877"/>
    <w:rsid w:val="00F44078"/>
    <w:rsid w:val="00F4427B"/>
    <w:rsid w:val="00F448A5"/>
    <w:rsid w:val="00F47212"/>
    <w:rsid w:val="00F51F15"/>
    <w:rsid w:val="00F52A85"/>
    <w:rsid w:val="00F5573B"/>
    <w:rsid w:val="00F576DD"/>
    <w:rsid w:val="00F611BC"/>
    <w:rsid w:val="00F6133D"/>
    <w:rsid w:val="00F62289"/>
    <w:rsid w:val="00F63AAE"/>
    <w:rsid w:val="00F6436C"/>
    <w:rsid w:val="00F65B52"/>
    <w:rsid w:val="00F65BE0"/>
    <w:rsid w:val="00F71F17"/>
    <w:rsid w:val="00F71FDF"/>
    <w:rsid w:val="00F72497"/>
    <w:rsid w:val="00F72717"/>
    <w:rsid w:val="00F72F08"/>
    <w:rsid w:val="00F73054"/>
    <w:rsid w:val="00F754A4"/>
    <w:rsid w:val="00F77A34"/>
    <w:rsid w:val="00F8018C"/>
    <w:rsid w:val="00F80317"/>
    <w:rsid w:val="00F81CBE"/>
    <w:rsid w:val="00F834E4"/>
    <w:rsid w:val="00F839C7"/>
    <w:rsid w:val="00F8402A"/>
    <w:rsid w:val="00F84230"/>
    <w:rsid w:val="00F84C7F"/>
    <w:rsid w:val="00F862D7"/>
    <w:rsid w:val="00F919DB"/>
    <w:rsid w:val="00F93FEA"/>
    <w:rsid w:val="00F945B5"/>
    <w:rsid w:val="00F94709"/>
    <w:rsid w:val="00F949A2"/>
    <w:rsid w:val="00F954F3"/>
    <w:rsid w:val="00FA0CAF"/>
    <w:rsid w:val="00FA185F"/>
    <w:rsid w:val="00FA28C1"/>
    <w:rsid w:val="00FA7816"/>
    <w:rsid w:val="00FB03BA"/>
    <w:rsid w:val="00FB19CE"/>
    <w:rsid w:val="00FB1D1E"/>
    <w:rsid w:val="00FB2926"/>
    <w:rsid w:val="00FB304A"/>
    <w:rsid w:val="00FB3D46"/>
    <w:rsid w:val="00FB60F8"/>
    <w:rsid w:val="00FC00C4"/>
    <w:rsid w:val="00FC0373"/>
    <w:rsid w:val="00FC072C"/>
    <w:rsid w:val="00FC07BB"/>
    <w:rsid w:val="00FC26BD"/>
    <w:rsid w:val="00FC4365"/>
    <w:rsid w:val="00FC4F19"/>
    <w:rsid w:val="00FC5593"/>
    <w:rsid w:val="00FC7756"/>
    <w:rsid w:val="00FC787A"/>
    <w:rsid w:val="00FC7D3D"/>
    <w:rsid w:val="00FC7D6D"/>
    <w:rsid w:val="00FD01C1"/>
    <w:rsid w:val="00FD19DF"/>
    <w:rsid w:val="00FD2274"/>
    <w:rsid w:val="00FD317E"/>
    <w:rsid w:val="00FD40CD"/>
    <w:rsid w:val="00FD4762"/>
    <w:rsid w:val="00FD6CE2"/>
    <w:rsid w:val="00FD75DD"/>
    <w:rsid w:val="00FE3811"/>
    <w:rsid w:val="00FE3ED4"/>
    <w:rsid w:val="00FE6173"/>
    <w:rsid w:val="00FE7CE5"/>
    <w:rsid w:val="00FF4067"/>
    <w:rsid w:val="00FF44B9"/>
    <w:rsid w:val="00FF61D9"/>
    <w:rsid w:val="00FF6C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00CB95"/>
  <w15:chartTrackingRefBased/>
  <w15:docId w15:val="{F6B5A655-44B5-4E06-95BF-7B38DF09E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161"/>
  </w:style>
  <w:style w:type="paragraph" w:styleId="1">
    <w:name w:val="heading 1"/>
    <w:basedOn w:val="a"/>
    <w:next w:val="a"/>
    <w:link w:val="10"/>
    <w:uiPriority w:val="9"/>
    <w:qFormat/>
    <w:rsid w:val="0095607D"/>
    <w:pPr>
      <w:keepNext/>
      <w:keepLines/>
      <w:numPr>
        <w:numId w:val="5"/>
      </w:numPr>
      <w:spacing w:before="240" w:after="0"/>
      <w:outlineLvl w:val="0"/>
    </w:pPr>
    <w:rPr>
      <w:rFonts w:ascii="Verdana" w:eastAsiaTheme="majorEastAsia" w:hAnsi="Verdana" w:cstheme="majorBidi"/>
      <w:color w:val="000000" w:themeColor="text1"/>
      <w:sz w:val="28"/>
      <w:szCs w:val="32"/>
    </w:rPr>
  </w:style>
  <w:style w:type="paragraph" w:styleId="2">
    <w:name w:val="heading 2"/>
    <w:basedOn w:val="a"/>
    <w:next w:val="a"/>
    <w:link w:val="20"/>
    <w:uiPriority w:val="9"/>
    <w:unhideWhenUsed/>
    <w:qFormat/>
    <w:rsid w:val="008A4DB4"/>
    <w:pPr>
      <w:keepNext/>
      <w:keepLines/>
      <w:numPr>
        <w:ilvl w:val="1"/>
        <w:numId w:val="5"/>
      </w:numPr>
      <w:spacing w:before="40" w:after="0"/>
      <w:outlineLvl w:val="1"/>
    </w:pPr>
    <w:rPr>
      <w:rFonts w:ascii="Verdana" w:eastAsiaTheme="majorEastAsia" w:hAnsi="Verdana" w:cstheme="majorBidi"/>
      <w:color w:val="000000" w:themeColor="text1"/>
      <w:sz w:val="24"/>
      <w:szCs w:val="26"/>
    </w:rPr>
  </w:style>
  <w:style w:type="paragraph" w:styleId="3">
    <w:name w:val="heading 3"/>
    <w:basedOn w:val="a"/>
    <w:next w:val="a"/>
    <w:link w:val="30"/>
    <w:uiPriority w:val="9"/>
    <w:unhideWhenUsed/>
    <w:qFormat/>
    <w:rsid w:val="007E275D"/>
    <w:pPr>
      <w:keepNext/>
      <w:keepLines/>
      <w:numPr>
        <w:ilvl w:val="2"/>
        <w:numId w:val="5"/>
      </w:numPr>
      <w:spacing w:before="40" w:after="0"/>
      <w:outlineLvl w:val="2"/>
    </w:pPr>
    <w:rPr>
      <w:rFonts w:ascii="Verdana" w:eastAsiaTheme="majorEastAsia" w:hAnsi="Verdana" w:cstheme="majorBidi"/>
      <w:color w:val="000000" w:themeColor="text1"/>
      <w:szCs w:val="24"/>
    </w:rPr>
  </w:style>
  <w:style w:type="paragraph" w:styleId="4">
    <w:name w:val="heading 4"/>
    <w:basedOn w:val="a"/>
    <w:next w:val="a"/>
    <w:link w:val="40"/>
    <w:uiPriority w:val="9"/>
    <w:unhideWhenUsed/>
    <w:qFormat/>
    <w:rsid w:val="002C374D"/>
    <w:pPr>
      <w:keepNext/>
      <w:keepLines/>
      <w:numPr>
        <w:ilvl w:val="3"/>
        <w:numId w:val="5"/>
      </w:numPr>
      <w:spacing w:before="40" w:after="0"/>
      <w:outlineLvl w:val="3"/>
    </w:pPr>
    <w:rPr>
      <w:rFonts w:ascii="Verdana" w:eastAsiaTheme="majorEastAsia" w:hAnsi="Verdana" w:cstheme="majorBidi"/>
      <w:iCs/>
    </w:rPr>
  </w:style>
  <w:style w:type="paragraph" w:styleId="5">
    <w:name w:val="heading 5"/>
    <w:basedOn w:val="a"/>
    <w:next w:val="a"/>
    <w:link w:val="50"/>
    <w:uiPriority w:val="9"/>
    <w:semiHidden/>
    <w:unhideWhenUsed/>
    <w:qFormat/>
    <w:rsid w:val="002C374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95607D"/>
    <w:rPr>
      <w:rFonts w:ascii="Verdana" w:eastAsiaTheme="majorEastAsia" w:hAnsi="Verdana" w:cstheme="majorBidi"/>
      <w:color w:val="000000" w:themeColor="text1"/>
      <w:sz w:val="28"/>
      <w:szCs w:val="32"/>
    </w:rPr>
  </w:style>
  <w:style w:type="character" w:customStyle="1" w:styleId="20">
    <w:name w:val="見出し 2 (文字)"/>
    <w:basedOn w:val="a0"/>
    <w:link w:val="2"/>
    <w:uiPriority w:val="9"/>
    <w:rsid w:val="008A4DB4"/>
    <w:rPr>
      <w:rFonts w:ascii="Verdana" w:eastAsiaTheme="majorEastAsia" w:hAnsi="Verdana" w:cstheme="majorBidi"/>
      <w:color w:val="000000" w:themeColor="text1"/>
      <w:sz w:val="24"/>
      <w:szCs w:val="26"/>
    </w:rPr>
  </w:style>
  <w:style w:type="character" w:customStyle="1" w:styleId="30">
    <w:name w:val="見出し 3 (文字)"/>
    <w:basedOn w:val="a0"/>
    <w:link w:val="3"/>
    <w:uiPriority w:val="9"/>
    <w:rsid w:val="007E275D"/>
    <w:rPr>
      <w:rFonts w:ascii="Verdana" w:eastAsiaTheme="majorEastAsia" w:hAnsi="Verdana" w:cstheme="majorBidi"/>
      <w:color w:val="000000" w:themeColor="text1"/>
      <w:szCs w:val="24"/>
    </w:rPr>
  </w:style>
  <w:style w:type="character" w:customStyle="1" w:styleId="40">
    <w:name w:val="見出し 4 (文字)"/>
    <w:basedOn w:val="a0"/>
    <w:link w:val="4"/>
    <w:uiPriority w:val="9"/>
    <w:rsid w:val="002C374D"/>
    <w:rPr>
      <w:rFonts w:ascii="Verdana" w:eastAsiaTheme="majorEastAsia" w:hAnsi="Verdana" w:cstheme="majorBidi"/>
      <w:iCs/>
    </w:rPr>
  </w:style>
  <w:style w:type="paragraph" w:styleId="a3">
    <w:name w:val="List Paragraph"/>
    <w:basedOn w:val="a"/>
    <w:uiPriority w:val="34"/>
    <w:qFormat/>
    <w:rsid w:val="00313D5C"/>
    <w:pPr>
      <w:ind w:left="720"/>
      <w:contextualSpacing/>
    </w:pPr>
  </w:style>
  <w:style w:type="paragraph" w:styleId="Web">
    <w:name w:val="Normal (Web)"/>
    <w:basedOn w:val="a"/>
    <w:uiPriority w:val="99"/>
    <w:unhideWhenUsed/>
    <w:rsid w:val="009C30A9"/>
    <w:pPr>
      <w:spacing w:before="100" w:beforeAutospacing="1" w:after="100" w:afterAutospacing="1" w:line="240" w:lineRule="auto"/>
    </w:pPr>
    <w:rPr>
      <w:rFonts w:ascii="Times New Roman" w:hAnsi="Times New Roman" w:cs="Times New Roman"/>
      <w:sz w:val="24"/>
      <w:szCs w:val="24"/>
    </w:rPr>
  </w:style>
  <w:style w:type="paragraph" w:styleId="a4">
    <w:name w:val="caption"/>
    <w:aliases w:val="Table"/>
    <w:basedOn w:val="a"/>
    <w:next w:val="a"/>
    <w:link w:val="a5"/>
    <w:unhideWhenUsed/>
    <w:qFormat/>
    <w:rsid w:val="005C5C2B"/>
    <w:pPr>
      <w:spacing w:after="200" w:line="240" w:lineRule="auto"/>
      <w:jc w:val="center"/>
    </w:pPr>
    <w:rPr>
      <w:rFonts w:ascii="Verdana" w:hAnsi="Verdana"/>
      <w:iCs/>
      <w:color w:val="000000" w:themeColor="text1"/>
      <w:sz w:val="20"/>
      <w:szCs w:val="18"/>
    </w:rPr>
  </w:style>
  <w:style w:type="table" w:styleId="a6">
    <w:name w:val="Table Grid"/>
    <w:basedOn w:val="a1"/>
    <w:uiPriority w:val="59"/>
    <w:rsid w:val="006E7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0D1199"/>
    <w:rPr>
      <w:color w:val="0000FF"/>
      <w:u w:val="single"/>
    </w:rPr>
  </w:style>
  <w:style w:type="paragraph" w:styleId="a8">
    <w:name w:val="header"/>
    <w:basedOn w:val="a"/>
    <w:link w:val="a9"/>
    <w:uiPriority w:val="99"/>
    <w:unhideWhenUsed/>
    <w:rsid w:val="009C1828"/>
    <w:pPr>
      <w:tabs>
        <w:tab w:val="center" w:pos="4680"/>
        <w:tab w:val="right" w:pos="9360"/>
      </w:tabs>
      <w:spacing w:after="0" w:line="240" w:lineRule="auto"/>
    </w:pPr>
  </w:style>
  <w:style w:type="character" w:customStyle="1" w:styleId="a9">
    <w:name w:val="ヘッダー (文字)"/>
    <w:basedOn w:val="a0"/>
    <w:link w:val="a8"/>
    <w:uiPriority w:val="99"/>
    <w:rsid w:val="009C1828"/>
  </w:style>
  <w:style w:type="paragraph" w:styleId="aa">
    <w:name w:val="footer"/>
    <w:basedOn w:val="a"/>
    <w:link w:val="ab"/>
    <w:uiPriority w:val="99"/>
    <w:unhideWhenUsed/>
    <w:rsid w:val="009C1828"/>
    <w:pPr>
      <w:tabs>
        <w:tab w:val="center" w:pos="4680"/>
        <w:tab w:val="right" w:pos="9360"/>
      </w:tabs>
      <w:spacing w:after="0" w:line="240" w:lineRule="auto"/>
    </w:pPr>
  </w:style>
  <w:style w:type="character" w:customStyle="1" w:styleId="ab">
    <w:name w:val="フッター (文字)"/>
    <w:basedOn w:val="a0"/>
    <w:link w:val="aa"/>
    <w:uiPriority w:val="99"/>
    <w:rsid w:val="009C1828"/>
  </w:style>
  <w:style w:type="paragraph" w:styleId="ac">
    <w:name w:val="TOC Heading"/>
    <w:basedOn w:val="1"/>
    <w:next w:val="a"/>
    <w:uiPriority w:val="39"/>
    <w:unhideWhenUsed/>
    <w:qFormat/>
    <w:rsid w:val="0097597A"/>
    <w:pPr>
      <w:numPr>
        <w:numId w:val="0"/>
      </w:numPr>
      <w:outlineLvl w:val="9"/>
    </w:pPr>
    <w:rPr>
      <w:rFonts w:asciiTheme="majorHAnsi" w:hAnsiTheme="majorHAnsi"/>
      <w:color w:val="2E74B5" w:themeColor="accent1" w:themeShade="BF"/>
      <w:sz w:val="32"/>
    </w:rPr>
  </w:style>
  <w:style w:type="paragraph" w:styleId="11">
    <w:name w:val="toc 1"/>
    <w:basedOn w:val="a"/>
    <w:next w:val="a"/>
    <w:autoRedefine/>
    <w:uiPriority w:val="39"/>
    <w:unhideWhenUsed/>
    <w:rsid w:val="0097597A"/>
    <w:pPr>
      <w:spacing w:after="100"/>
    </w:pPr>
  </w:style>
  <w:style w:type="paragraph" w:styleId="21">
    <w:name w:val="toc 2"/>
    <w:basedOn w:val="a"/>
    <w:next w:val="a"/>
    <w:autoRedefine/>
    <w:uiPriority w:val="39"/>
    <w:unhideWhenUsed/>
    <w:rsid w:val="0097597A"/>
    <w:pPr>
      <w:spacing w:after="100"/>
      <w:ind w:left="220"/>
    </w:pPr>
  </w:style>
  <w:style w:type="paragraph" w:styleId="31">
    <w:name w:val="toc 3"/>
    <w:basedOn w:val="a"/>
    <w:next w:val="a"/>
    <w:autoRedefine/>
    <w:uiPriority w:val="39"/>
    <w:unhideWhenUsed/>
    <w:rsid w:val="0097597A"/>
    <w:pPr>
      <w:spacing w:after="100"/>
      <w:ind w:left="440"/>
    </w:pPr>
  </w:style>
  <w:style w:type="paragraph" w:styleId="ad">
    <w:name w:val="table of figures"/>
    <w:basedOn w:val="a"/>
    <w:next w:val="a"/>
    <w:uiPriority w:val="99"/>
    <w:unhideWhenUsed/>
    <w:rsid w:val="001F4FF2"/>
    <w:pPr>
      <w:spacing w:after="0"/>
    </w:pPr>
  </w:style>
  <w:style w:type="paragraph" w:customStyle="1" w:styleId="ReqText">
    <w:name w:val="ReqText"/>
    <w:basedOn w:val="a"/>
    <w:link w:val="ReqTextChar"/>
    <w:qFormat/>
    <w:rsid w:val="007F706E"/>
    <w:pPr>
      <w:spacing w:after="0" w:line="0" w:lineRule="atLeast"/>
    </w:pPr>
    <w:rPr>
      <w:rFonts w:ascii="Verdana" w:eastAsia="メイリオ" w:hAnsi="Verdana" w:cs="Times New Roman"/>
      <w:sz w:val="20"/>
      <w:szCs w:val="24"/>
      <w:lang w:val="en-GB" w:eastAsia="fr-FR"/>
    </w:rPr>
  </w:style>
  <w:style w:type="character" w:customStyle="1" w:styleId="ReqTextChar">
    <w:name w:val="ReqText Char"/>
    <w:basedOn w:val="a0"/>
    <w:link w:val="ReqText"/>
    <w:rsid w:val="007F706E"/>
    <w:rPr>
      <w:rFonts w:ascii="Verdana" w:eastAsia="メイリオ" w:hAnsi="Verdana" w:cs="Times New Roman"/>
      <w:sz w:val="20"/>
      <w:szCs w:val="24"/>
      <w:lang w:val="en-GB" w:eastAsia="fr-FR"/>
    </w:rPr>
  </w:style>
  <w:style w:type="character" w:customStyle="1" w:styleId="st">
    <w:name w:val="st"/>
    <w:basedOn w:val="a0"/>
    <w:rsid w:val="00C37698"/>
  </w:style>
  <w:style w:type="paragraph" w:styleId="41">
    <w:name w:val="toc 4"/>
    <w:basedOn w:val="a"/>
    <w:next w:val="a"/>
    <w:autoRedefine/>
    <w:uiPriority w:val="39"/>
    <w:unhideWhenUsed/>
    <w:rsid w:val="009D0ECD"/>
    <w:pPr>
      <w:spacing w:after="100"/>
      <w:ind w:left="660"/>
    </w:pPr>
  </w:style>
  <w:style w:type="paragraph" w:styleId="51">
    <w:name w:val="toc 5"/>
    <w:basedOn w:val="a"/>
    <w:next w:val="a"/>
    <w:autoRedefine/>
    <w:uiPriority w:val="39"/>
    <w:unhideWhenUsed/>
    <w:rsid w:val="009D0ECD"/>
    <w:pPr>
      <w:spacing w:after="100"/>
      <w:ind w:left="880"/>
    </w:pPr>
  </w:style>
  <w:style w:type="paragraph" w:styleId="6">
    <w:name w:val="toc 6"/>
    <w:basedOn w:val="a"/>
    <w:next w:val="a"/>
    <w:autoRedefine/>
    <w:uiPriority w:val="39"/>
    <w:unhideWhenUsed/>
    <w:rsid w:val="009D0ECD"/>
    <w:pPr>
      <w:spacing w:after="100"/>
      <w:ind w:left="1100"/>
    </w:pPr>
  </w:style>
  <w:style w:type="paragraph" w:styleId="7">
    <w:name w:val="toc 7"/>
    <w:basedOn w:val="a"/>
    <w:next w:val="a"/>
    <w:autoRedefine/>
    <w:uiPriority w:val="39"/>
    <w:unhideWhenUsed/>
    <w:rsid w:val="009D0ECD"/>
    <w:pPr>
      <w:spacing w:after="100"/>
      <w:ind w:left="1320"/>
    </w:pPr>
  </w:style>
  <w:style w:type="paragraph" w:styleId="8">
    <w:name w:val="toc 8"/>
    <w:basedOn w:val="a"/>
    <w:next w:val="a"/>
    <w:autoRedefine/>
    <w:uiPriority w:val="39"/>
    <w:unhideWhenUsed/>
    <w:rsid w:val="009D0ECD"/>
    <w:pPr>
      <w:spacing w:after="100"/>
      <w:ind w:left="1540"/>
    </w:pPr>
  </w:style>
  <w:style w:type="paragraph" w:styleId="9">
    <w:name w:val="toc 9"/>
    <w:basedOn w:val="a"/>
    <w:next w:val="a"/>
    <w:autoRedefine/>
    <w:uiPriority w:val="39"/>
    <w:unhideWhenUsed/>
    <w:rsid w:val="009D0ECD"/>
    <w:pPr>
      <w:spacing w:after="100"/>
      <w:ind w:left="1760"/>
    </w:pPr>
  </w:style>
  <w:style w:type="table" w:styleId="ae">
    <w:name w:val="Grid Table Light"/>
    <w:basedOn w:val="a1"/>
    <w:uiPriority w:val="40"/>
    <w:rsid w:val="003525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R">
    <w:name w:val="R番号"/>
    <w:rsid w:val="003D129B"/>
    <w:pPr>
      <w:spacing w:after="0" w:line="240" w:lineRule="atLeast"/>
      <w:jc w:val="right"/>
    </w:pPr>
    <w:rPr>
      <w:rFonts w:ascii="Arial" w:eastAsia="ＭＳ ゴシック" w:hAnsi="Arial" w:cs="Times New Roman"/>
      <w:sz w:val="18"/>
      <w:szCs w:val="20"/>
      <w:lang w:eastAsia="ja-JP"/>
    </w:rPr>
  </w:style>
  <w:style w:type="paragraph" w:customStyle="1" w:styleId="ReqID">
    <w:name w:val="ReqID"/>
    <w:basedOn w:val="a"/>
    <w:next w:val="a"/>
    <w:link w:val="ReqIDChar"/>
    <w:qFormat/>
    <w:rsid w:val="0020361F"/>
    <w:pPr>
      <w:spacing w:after="0" w:line="0" w:lineRule="atLeast"/>
    </w:pPr>
    <w:rPr>
      <w:rFonts w:ascii="Verdana" w:eastAsia="メイリオ" w:hAnsi="Verdana" w:cs="Arial"/>
      <w:b/>
      <w:i/>
      <w:vanish/>
      <w:color w:val="0000FF"/>
      <w:sz w:val="20"/>
      <w:szCs w:val="20"/>
      <w:lang w:val="en-GB" w:eastAsia="fr-FR"/>
    </w:rPr>
  </w:style>
  <w:style w:type="character" w:customStyle="1" w:styleId="ReqIDChar">
    <w:name w:val="ReqID Char"/>
    <w:link w:val="ReqID"/>
    <w:rsid w:val="0020361F"/>
    <w:rPr>
      <w:rFonts w:ascii="Verdana" w:eastAsia="メイリオ" w:hAnsi="Verdana" w:cs="Arial"/>
      <w:b/>
      <w:i/>
      <w:vanish/>
      <w:color w:val="0000FF"/>
      <w:sz w:val="20"/>
      <w:szCs w:val="20"/>
      <w:lang w:val="en-GB" w:eastAsia="fr-FR"/>
    </w:rPr>
  </w:style>
  <w:style w:type="paragraph" w:customStyle="1" w:styleId="RefIDs">
    <w:name w:val="RefIDs"/>
    <w:basedOn w:val="a"/>
    <w:next w:val="a"/>
    <w:link w:val="RefIDsChar"/>
    <w:qFormat/>
    <w:rsid w:val="0020361F"/>
    <w:pPr>
      <w:wordWrap w:val="0"/>
      <w:spacing w:after="0" w:line="0" w:lineRule="atLeast"/>
      <w:jc w:val="right"/>
    </w:pPr>
    <w:rPr>
      <w:rFonts w:ascii="Verdana" w:eastAsia="メイリオ" w:hAnsi="Verdana" w:cs="Arial"/>
      <w:b/>
      <w:i/>
      <w:vanish/>
      <w:color w:val="00B050"/>
      <w:sz w:val="20"/>
      <w:szCs w:val="20"/>
      <w:lang w:val="en-GB" w:eastAsia="ja-JP"/>
    </w:rPr>
  </w:style>
  <w:style w:type="character" w:customStyle="1" w:styleId="RefIDsChar">
    <w:name w:val="RefIDs Char"/>
    <w:basedOn w:val="a0"/>
    <w:link w:val="RefIDs"/>
    <w:rsid w:val="0020361F"/>
    <w:rPr>
      <w:rFonts w:ascii="Verdana" w:eastAsia="メイリオ" w:hAnsi="Verdana" w:cs="Arial"/>
      <w:b/>
      <w:i/>
      <w:vanish/>
      <w:color w:val="00B050"/>
      <w:sz w:val="20"/>
      <w:szCs w:val="20"/>
      <w:lang w:val="en-GB" w:eastAsia="ja-JP"/>
    </w:rPr>
  </w:style>
  <w:style w:type="paragraph" w:customStyle="1" w:styleId="af">
    <w:name w:val="ソース"/>
    <w:basedOn w:val="a"/>
    <w:rsid w:val="00F81CBE"/>
    <w:pPr>
      <w:widowControl w:val="0"/>
      <w:autoSpaceDE w:val="0"/>
      <w:autoSpaceDN w:val="0"/>
      <w:adjustRightInd w:val="0"/>
      <w:snapToGrid w:val="0"/>
      <w:spacing w:after="0" w:line="240" w:lineRule="auto"/>
      <w:jc w:val="both"/>
      <w:textAlignment w:val="baseline"/>
    </w:pPr>
    <w:rPr>
      <w:rFonts w:ascii="terminal" w:eastAsia="ＭＳ 明朝" w:hAnsi="Century" w:cs="Times New Roman"/>
      <w:sz w:val="20"/>
      <w:szCs w:val="20"/>
      <w:lang w:eastAsia="ja-JP"/>
    </w:rPr>
  </w:style>
  <w:style w:type="character" w:customStyle="1" w:styleId="a5">
    <w:name w:val="図表番号 (文字)"/>
    <w:aliases w:val="Table (文字)"/>
    <w:link w:val="a4"/>
    <w:rsid w:val="00ED5840"/>
    <w:rPr>
      <w:rFonts w:ascii="Verdana" w:hAnsi="Verdana"/>
      <w:iCs/>
      <w:color w:val="000000" w:themeColor="text1"/>
      <w:sz w:val="20"/>
      <w:szCs w:val="18"/>
    </w:rPr>
  </w:style>
  <w:style w:type="paragraph" w:customStyle="1" w:styleId="af0">
    <w:name w:val="表本文"/>
    <w:basedOn w:val="a"/>
    <w:link w:val="Char"/>
    <w:rsid w:val="00081CB8"/>
    <w:pPr>
      <w:widowControl w:val="0"/>
      <w:autoSpaceDE w:val="0"/>
      <w:autoSpaceDN w:val="0"/>
      <w:adjustRightInd w:val="0"/>
      <w:snapToGrid w:val="0"/>
      <w:spacing w:after="0" w:line="280" w:lineRule="exact"/>
      <w:jc w:val="both"/>
      <w:textAlignment w:val="baseline"/>
    </w:pPr>
    <w:rPr>
      <w:rFonts w:ascii="Arial" w:eastAsia="ＭＳ Ｐゴシック" w:hAnsi="Arial" w:cs="Times New Roman"/>
      <w:kern w:val="2"/>
      <w:sz w:val="18"/>
      <w:szCs w:val="21"/>
      <w:lang w:eastAsia="ja-JP"/>
    </w:rPr>
  </w:style>
  <w:style w:type="character" w:customStyle="1" w:styleId="Char">
    <w:name w:val="表本文 Char"/>
    <w:basedOn w:val="a0"/>
    <w:link w:val="af0"/>
    <w:rsid w:val="00081CB8"/>
    <w:rPr>
      <w:rFonts w:ascii="Arial" w:eastAsia="ＭＳ Ｐゴシック" w:hAnsi="Arial" w:cs="Times New Roman"/>
      <w:kern w:val="2"/>
      <w:sz w:val="18"/>
      <w:szCs w:val="21"/>
      <w:lang w:eastAsia="ja-JP"/>
    </w:rPr>
  </w:style>
  <w:style w:type="character" w:customStyle="1" w:styleId="50">
    <w:name w:val="見出し 5 (文字)"/>
    <w:basedOn w:val="a0"/>
    <w:link w:val="5"/>
    <w:uiPriority w:val="9"/>
    <w:semiHidden/>
    <w:rsid w:val="002C374D"/>
    <w:rPr>
      <w:rFonts w:asciiTheme="majorHAnsi" w:eastAsiaTheme="majorEastAsia" w:hAnsiTheme="majorHAnsi" w:cstheme="majorBidi"/>
      <w:color w:val="2E74B5" w:themeColor="accent1" w:themeShade="BF"/>
    </w:rPr>
  </w:style>
  <w:style w:type="table" w:styleId="af1">
    <w:name w:val="Table Professional"/>
    <w:basedOn w:val="a1"/>
    <w:rsid w:val="006F01F8"/>
    <w:pPr>
      <w:widowControl w:val="0"/>
      <w:spacing w:after="0" w:line="240" w:lineRule="auto"/>
      <w:jc w:val="both"/>
    </w:pPr>
    <w:rPr>
      <w:rFonts w:ascii="Century" w:eastAsia="ＭＳ 明朝" w:hAnsi="Century"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w">
    <w:name w:val="hw"/>
    <w:basedOn w:val="a0"/>
    <w:rsid w:val="00483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917">
      <w:bodyDiv w:val="1"/>
      <w:marLeft w:val="0"/>
      <w:marRight w:val="0"/>
      <w:marTop w:val="0"/>
      <w:marBottom w:val="0"/>
      <w:divBdr>
        <w:top w:val="none" w:sz="0" w:space="0" w:color="auto"/>
        <w:left w:val="none" w:sz="0" w:space="0" w:color="auto"/>
        <w:bottom w:val="none" w:sz="0" w:space="0" w:color="auto"/>
        <w:right w:val="none" w:sz="0" w:space="0" w:color="auto"/>
      </w:divBdr>
    </w:div>
    <w:div w:id="147981460">
      <w:bodyDiv w:val="1"/>
      <w:marLeft w:val="0"/>
      <w:marRight w:val="0"/>
      <w:marTop w:val="0"/>
      <w:marBottom w:val="0"/>
      <w:divBdr>
        <w:top w:val="none" w:sz="0" w:space="0" w:color="auto"/>
        <w:left w:val="none" w:sz="0" w:space="0" w:color="auto"/>
        <w:bottom w:val="none" w:sz="0" w:space="0" w:color="auto"/>
        <w:right w:val="none" w:sz="0" w:space="0" w:color="auto"/>
      </w:divBdr>
    </w:div>
    <w:div w:id="157429406">
      <w:bodyDiv w:val="1"/>
      <w:marLeft w:val="0"/>
      <w:marRight w:val="0"/>
      <w:marTop w:val="0"/>
      <w:marBottom w:val="0"/>
      <w:divBdr>
        <w:top w:val="none" w:sz="0" w:space="0" w:color="auto"/>
        <w:left w:val="none" w:sz="0" w:space="0" w:color="auto"/>
        <w:bottom w:val="none" w:sz="0" w:space="0" w:color="auto"/>
        <w:right w:val="none" w:sz="0" w:space="0" w:color="auto"/>
      </w:divBdr>
    </w:div>
    <w:div w:id="192960235">
      <w:bodyDiv w:val="1"/>
      <w:marLeft w:val="0"/>
      <w:marRight w:val="0"/>
      <w:marTop w:val="0"/>
      <w:marBottom w:val="0"/>
      <w:divBdr>
        <w:top w:val="none" w:sz="0" w:space="0" w:color="auto"/>
        <w:left w:val="none" w:sz="0" w:space="0" w:color="auto"/>
        <w:bottom w:val="none" w:sz="0" w:space="0" w:color="auto"/>
        <w:right w:val="none" w:sz="0" w:space="0" w:color="auto"/>
      </w:divBdr>
    </w:div>
    <w:div w:id="299653444">
      <w:bodyDiv w:val="1"/>
      <w:marLeft w:val="0"/>
      <w:marRight w:val="0"/>
      <w:marTop w:val="0"/>
      <w:marBottom w:val="0"/>
      <w:divBdr>
        <w:top w:val="none" w:sz="0" w:space="0" w:color="auto"/>
        <w:left w:val="none" w:sz="0" w:space="0" w:color="auto"/>
        <w:bottom w:val="none" w:sz="0" w:space="0" w:color="auto"/>
        <w:right w:val="none" w:sz="0" w:space="0" w:color="auto"/>
      </w:divBdr>
    </w:div>
    <w:div w:id="369383285">
      <w:bodyDiv w:val="1"/>
      <w:marLeft w:val="0"/>
      <w:marRight w:val="0"/>
      <w:marTop w:val="0"/>
      <w:marBottom w:val="0"/>
      <w:divBdr>
        <w:top w:val="none" w:sz="0" w:space="0" w:color="auto"/>
        <w:left w:val="none" w:sz="0" w:space="0" w:color="auto"/>
        <w:bottom w:val="none" w:sz="0" w:space="0" w:color="auto"/>
        <w:right w:val="none" w:sz="0" w:space="0" w:color="auto"/>
      </w:divBdr>
    </w:div>
    <w:div w:id="534076000">
      <w:bodyDiv w:val="1"/>
      <w:marLeft w:val="0"/>
      <w:marRight w:val="0"/>
      <w:marTop w:val="0"/>
      <w:marBottom w:val="0"/>
      <w:divBdr>
        <w:top w:val="none" w:sz="0" w:space="0" w:color="auto"/>
        <w:left w:val="none" w:sz="0" w:space="0" w:color="auto"/>
        <w:bottom w:val="none" w:sz="0" w:space="0" w:color="auto"/>
        <w:right w:val="none" w:sz="0" w:space="0" w:color="auto"/>
      </w:divBdr>
    </w:div>
    <w:div w:id="584193423">
      <w:bodyDiv w:val="1"/>
      <w:marLeft w:val="0"/>
      <w:marRight w:val="0"/>
      <w:marTop w:val="0"/>
      <w:marBottom w:val="0"/>
      <w:divBdr>
        <w:top w:val="none" w:sz="0" w:space="0" w:color="auto"/>
        <w:left w:val="none" w:sz="0" w:space="0" w:color="auto"/>
        <w:bottom w:val="none" w:sz="0" w:space="0" w:color="auto"/>
        <w:right w:val="none" w:sz="0" w:space="0" w:color="auto"/>
      </w:divBdr>
      <w:divsChild>
        <w:div w:id="1184202305">
          <w:marLeft w:val="0"/>
          <w:marRight w:val="0"/>
          <w:marTop w:val="0"/>
          <w:marBottom w:val="0"/>
          <w:divBdr>
            <w:top w:val="none" w:sz="0" w:space="0" w:color="auto"/>
            <w:left w:val="none" w:sz="0" w:space="0" w:color="auto"/>
            <w:bottom w:val="none" w:sz="0" w:space="0" w:color="auto"/>
            <w:right w:val="none" w:sz="0" w:space="0" w:color="auto"/>
          </w:divBdr>
        </w:div>
      </w:divsChild>
    </w:div>
    <w:div w:id="669799943">
      <w:bodyDiv w:val="1"/>
      <w:marLeft w:val="0"/>
      <w:marRight w:val="0"/>
      <w:marTop w:val="0"/>
      <w:marBottom w:val="0"/>
      <w:divBdr>
        <w:top w:val="none" w:sz="0" w:space="0" w:color="auto"/>
        <w:left w:val="none" w:sz="0" w:space="0" w:color="auto"/>
        <w:bottom w:val="none" w:sz="0" w:space="0" w:color="auto"/>
        <w:right w:val="none" w:sz="0" w:space="0" w:color="auto"/>
      </w:divBdr>
    </w:div>
    <w:div w:id="674068670">
      <w:bodyDiv w:val="1"/>
      <w:marLeft w:val="0"/>
      <w:marRight w:val="0"/>
      <w:marTop w:val="0"/>
      <w:marBottom w:val="0"/>
      <w:divBdr>
        <w:top w:val="none" w:sz="0" w:space="0" w:color="auto"/>
        <w:left w:val="none" w:sz="0" w:space="0" w:color="auto"/>
        <w:bottom w:val="none" w:sz="0" w:space="0" w:color="auto"/>
        <w:right w:val="none" w:sz="0" w:space="0" w:color="auto"/>
      </w:divBdr>
    </w:div>
    <w:div w:id="755130755">
      <w:bodyDiv w:val="1"/>
      <w:marLeft w:val="0"/>
      <w:marRight w:val="0"/>
      <w:marTop w:val="0"/>
      <w:marBottom w:val="0"/>
      <w:divBdr>
        <w:top w:val="none" w:sz="0" w:space="0" w:color="auto"/>
        <w:left w:val="none" w:sz="0" w:space="0" w:color="auto"/>
        <w:bottom w:val="none" w:sz="0" w:space="0" w:color="auto"/>
        <w:right w:val="none" w:sz="0" w:space="0" w:color="auto"/>
      </w:divBdr>
    </w:div>
    <w:div w:id="798643697">
      <w:bodyDiv w:val="1"/>
      <w:marLeft w:val="0"/>
      <w:marRight w:val="0"/>
      <w:marTop w:val="0"/>
      <w:marBottom w:val="0"/>
      <w:divBdr>
        <w:top w:val="none" w:sz="0" w:space="0" w:color="auto"/>
        <w:left w:val="none" w:sz="0" w:space="0" w:color="auto"/>
        <w:bottom w:val="none" w:sz="0" w:space="0" w:color="auto"/>
        <w:right w:val="none" w:sz="0" w:space="0" w:color="auto"/>
      </w:divBdr>
    </w:div>
    <w:div w:id="867455282">
      <w:bodyDiv w:val="1"/>
      <w:marLeft w:val="0"/>
      <w:marRight w:val="0"/>
      <w:marTop w:val="0"/>
      <w:marBottom w:val="0"/>
      <w:divBdr>
        <w:top w:val="none" w:sz="0" w:space="0" w:color="auto"/>
        <w:left w:val="none" w:sz="0" w:space="0" w:color="auto"/>
        <w:bottom w:val="none" w:sz="0" w:space="0" w:color="auto"/>
        <w:right w:val="none" w:sz="0" w:space="0" w:color="auto"/>
      </w:divBdr>
    </w:div>
    <w:div w:id="958993164">
      <w:bodyDiv w:val="1"/>
      <w:marLeft w:val="0"/>
      <w:marRight w:val="0"/>
      <w:marTop w:val="0"/>
      <w:marBottom w:val="0"/>
      <w:divBdr>
        <w:top w:val="none" w:sz="0" w:space="0" w:color="auto"/>
        <w:left w:val="none" w:sz="0" w:space="0" w:color="auto"/>
        <w:bottom w:val="none" w:sz="0" w:space="0" w:color="auto"/>
        <w:right w:val="none" w:sz="0" w:space="0" w:color="auto"/>
      </w:divBdr>
    </w:div>
    <w:div w:id="1036387632">
      <w:bodyDiv w:val="1"/>
      <w:marLeft w:val="0"/>
      <w:marRight w:val="0"/>
      <w:marTop w:val="0"/>
      <w:marBottom w:val="0"/>
      <w:divBdr>
        <w:top w:val="none" w:sz="0" w:space="0" w:color="auto"/>
        <w:left w:val="none" w:sz="0" w:space="0" w:color="auto"/>
        <w:bottom w:val="none" w:sz="0" w:space="0" w:color="auto"/>
        <w:right w:val="none" w:sz="0" w:space="0" w:color="auto"/>
      </w:divBdr>
    </w:div>
    <w:div w:id="1083066958">
      <w:bodyDiv w:val="1"/>
      <w:marLeft w:val="0"/>
      <w:marRight w:val="0"/>
      <w:marTop w:val="0"/>
      <w:marBottom w:val="0"/>
      <w:divBdr>
        <w:top w:val="none" w:sz="0" w:space="0" w:color="auto"/>
        <w:left w:val="none" w:sz="0" w:space="0" w:color="auto"/>
        <w:bottom w:val="none" w:sz="0" w:space="0" w:color="auto"/>
        <w:right w:val="none" w:sz="0" w:space="0" w:color="auto"/>
      </w:divBdr>
    </w:div>
    <w:div w:id="1268275968">
      <w:bodyDiv w:val="1"/>
      <w:marLeft w:val="0"/>
      <w:marRight w:val="0"/>
      <w:marTop w:val="0"/>
      <w:marBottom w:val="0"/>
      <w:divBdr>
        <w:top w:val="none" w:sz="0" w:space="0" w:color="auto"/>
        <w:left w:val="none" w:sz="0" w:space="0" w:color="auto"/>
        <w:bottom w:val="none" w:sz="0" w:space="0" w:color="auto"/>
        <w:right w:val="none" w:sz="0" w:space="0" w:color="auto"/>
      </w:divBdr>
    </w:div>
    <w:div w:id="1327782572">
      <w:bodyDiv w:val="1"/>
      <w:marLeft w:val="0"/>
      <w:marRight w:val="0"/>
      <w:marTop w:val="0"/>
      <w:marBottom w:val="0"/>
      <w:divBdr>
        <w:top w:val="none" w:sz="0" w:space="0" w:color="auto"/>
        <w:left w:val="none" w:sz="0" w:space="0" w:color="auto"/>
        <w:bottom w:val="none" w:sz="0" w:space="0" w:color="auto"/>
        <w:right w:val="none" w:sz="0" w:space="0" w:color="auto"/>
      </w:divBdr>
    </w:div>
    <w:div w:id="1372027450">
      <w:bodyDiv w:val="1"/>
      <w:marLeft w:val="0"/>
      <w:marRight w:val="0"/>
      <w:marTop w:val="0"/>
      <w:marBottom w:val="0"/>
      <w:divBdr>
        <w:top w:val="none" w:sz="0" w:space="0" w:color="auto"/>
        <w:left w:val="none" w:sz="0" w:space="0" w:color="auto"/>
        <w:bottom w:val="none" w:sz="0" w:space="0" w:color="auto"/>
        <w:right w:val="none" w:sz="0" w:space="0" w:color="auto"/>
      </w:divBdr>
    </w:div>
    <w:div w:id="1410075076">
      <w:bodyDiv w:val="1"/>
      <w:marLeft w:val="0"/>
      <w:marRight w:val="0"/>
      <w:marTop w:val="0"/>
      <w:marBottom w:val="0"/>
      <w:divBdr>
        <w:top w:val="none" w:sz="0" w:space="0" w:color="auto"/>
        <w:left w:val="none" w:sz="0" w:space="0" w:color="auto"/>
        <w:bottom w:val="none" w:sz="0" w:space="0" w:color="auto"/>
        <w:right w:val="none" w:sz="0" w:space="0" w:color="auto"/>
      </w:divBdr>
    </w:div>
    <w:div w:id="1473133287">
      <w:bodyDiv w:val="1"/>
      <w:marLeft w:val="0"/>
      <w:marRight w:val="0"/>
      <w:marTop w:val="0"/>
      <w:marBottom w:val="0"/>
      <w:divBdr>
        <w:top w:val="none" w:sz="0" w:space="0" w:color="auto"/>
        <w:left w:val="none" w:sz="0" w:space="0" w:color="auto"/>
        <w:bottom w:val="none" w:sz="0" w:space="0" w:color="auto"/>
        <w:right w:val="none" w:sz="0" w:space="0" w:color="auto"/>
      </w:divBdr>
    </w:div>
    <w:div w:id="1527137585">
      <w:bodyDiv w:val="1"/>
      <w:marLeft w:val="0"/>
      <w:marRight w:val="0"/>
      <w:marTop w:val="0"/>
      <w:marBottom w:val="0"/>
      <w:divBdr>
        <w:top w:val="none" w:sz="0" w:space="0" w:color="auto"/>
        <w:left w:val="none" w:sz="0" w:space="0" w:color="auto"/>
        <w:bottom w:val="none" w:sz="0" w:space="0" w:color="auto"/>
        <w:right w:val="none" w:sz="0" w:space="0" w:color="auto"/>
      </w:divBdr>
    </w:div>
    <w:div w:id="1541479017">
      <w:bodyDiv w:val="1"/>
      <w:marLeft w:val="0"/>
      <w:marRight w:val="0"/>
      <w:marTop w:val="0"/>
      <w:marBottom w:val="0"/>
      <w:divBdr>
        <w:top w:val="none" w:sz="0" w:space="0" w:color="auto"/>
        <w:left w:val="none" w:sz="0" w:space="0" w:color="auto"/>
        <w:bottom w:val="none" w:sz="0" w:space="0" w:color="auto"/>
        <w:right w:val="none" w:sz="0" w:space="0" w:color="auto"/>
      </w:divBdr>
    </w:div>
    <w:div w:id="1563560383">
      <w:bodyDiv w:val="1"/>
      <w:marLeft w:val="0"/>
      <w:marRight w:val="0"/>
      <w:marTop w:val="0"/>
      <w:marBottom w:val="0"/>
      <w:divBdr>
        <w:top w:val="none" w:sz="0" w:space="0" w:color="auto"/>
        <w:left w:val="none" w:sz="0" w:space="0" w:color="auto"/>
        <w:bottom w:val="none" w:sz="0" w:space="0" w:color="auto"/>
        <w:right w:val="none" w:sz="0" w:space="0" w:color="auto"/>
      </w:divBdr>
    </w:div>
    <w:div w:id="1631087586">
      <w:bodyDiv w:val="1"/>
      <w:marLeft w:val="0"/>
      <w:marRight w:val="0"/>
      <w:marTop w:val="0"/>
      <w:marBottom w:val="0"/>
      <w:divBdr>
        <w:top w:val="none" w:sz="0" w:space="0" w:color="auto"/>
        <w:left w:val="none" w:sz="0" w:space="0" w:color="auto"/>
        <w:bottom w:val="none" w:sz="0" w:space="0" w:color="auto"/>
        <w:right w:val="none" w:sz="0" w:space="0" w:color="auto"/>
      </w:divBdr>
    </w:div>
    <w:div w:id="1668899625">
      <w:bodyDiv w:val="1"/>
      <w:marLeft w:val="0"/>
      <w:marRight w:val="0"/>
      <w:marTop w:val="0"/>
      <w:marBottom w:val="0"/>
      <w:divBdr>
        <w:top w:val="none" w:sz="0" w:space="0" w:color="auto"/>
        <w:left w:val="none" w:sz="0" w:space="0" w:color="auto"/>
        <w:bottom w:val="none" w:sz="0" w:space="0" w:color="auto"/>
        <w:right w:val="none" w:sz="0" w:space="0" w:color="auto"/>
      </w:divBdr>
    </w:div>
    <w:div w:id="1676421901">
      <w:bodyDiv w:val="1"/>
      <w:marLeft w:val="0"/>
      <w:marRight w:val="0"/>
      <w:marTop w:val="0"/>
      <w:marBottom w:val="0"/>
      <w:divBdr>
        <w:top w:val="none" w:sz="0" w:space="0" w:color="auto"/>
        <w:left w:val="none" w:sz="0" w:space="0" w:color="auto"/>
        <w:bottom w:val="none" w:sz="0" w:space="0" w:color="auto"/>
        <w:right w:val="none" w:sz="0" w:space="0" w:color="auto"/>
      </w:divBdr>
    </w:div>
    <w:div w:id="1695308469">
      <w:bodyDiv w:val="1"/>
      <w:marLeft w:val="0"/>
      <w:marRight w:val="0"/>
      <w:marTop w:val="0"/>
      <w:marBottom w:val="0"/>
      <w:divBdr>
        <w:top w:val="none" w:sz="0" w:space="0" w:color="auto"/>
        <w:left w:val="none" w:sz="0" w:space="0" w:color="auto"/>
        <w:bottom w:val="none" w:sz="0" w:space="0" w:color="auto"/>
        <w:right w:val="none" w:sz="0" w:space="0" w:color="auto"/>
      </w:divBdr>
    </w:div>
    <w:div w:id="1772624453">
      <w:bodyDiv w:val="1"/>
      <w:marLeft w:val="0"/>
      <w:marRight w:val="0"/>
      <w:marTop w:val="0"/>
      <w:marBottom w:val="0"/>
      <w:divBdr>
        <w:top w:val="none" w:sz="0" w:space="0" w:color="auto"/>
        <w:left w:val="none" w:sz="0" w:space="0" w:color="auto"/>
        <w:bottom w:val="none" w:sz="0" w:space="0" w:color="auto"/>
        <w:right w:val="none" w:sz="0" w:space="0" w:color="auto"/>
      </w:divBdr>
    </w:div>
    <w:div w:id="1861117131">
      <w:bodyDiv w:val="1"/>
      <w:marLeft w:val="0"/>
      <w:marRight w:val="0"/>
      <w:marTop w:val="0"/>
      <w:marBottom w:val="0"/>
      <w:divBdr>
        <w:top w:val="none" w:sz="0" w:space="0" w:color="auto"/>
        <w:left w:val="none" w:sz="0" w:space="0" w:color="auto"/>
        <w:bottom w:val="none" w:sz="0" w:space="0" w:color="auto"/>
        <w:right w:val="none" w:sz="0" w:space="0" w:color="auto"/>
      </w:divBdr>
    </w:div>
    <w:div w:id="1934238645">
      <w:bodyDiv w:val="1"/>
      <w:marLeft w:val="0"/>
      <w:marRight w:val="0"/>
      <w:marTop w:val="0"/>
      <w:marBottom w:val="0"/>
      <w:divBdr>
        <w:top w:val="none" w:sz="0" w:space="0" w:color="auto"/>
        <w:left w:val="none" w:sz="0" w:space="0" w:color="auto"/>
        <w:bottom w:val="none" w:sz="0" w:space="0" w:color="auto"/>
        <w:right w:val="none" w:sz="0" w:space="0" w:color="auto"/>
      </w:divBdr>
    </w:div>
    <w:div w:id="200678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_blue.emf" TargetMode="External"/><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1C534-6AF5-4F77-92DC-4352A34D0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15642</TotalTime>
  <Pages>64</Pages>
  <Words>10982</Words>
  <Characters>62598</Characters>
  <Application>Microsoft Office Word</Application>
  <DocSecurity>0</DocSecurity>
  <Lines>521</Lines>
  <Paragraphs>146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ADSP Driver for Linux</vt:lpstr>
      <vt:lpstr>ADSP Driver for Linux</vt:lpstr>
    </vt:vector>
  </TitlesOfParts>
  <Company>Renesas Electronics Corporation</Company>
  <LinksUpToDate>false</LinksUpToDate>
  <CharactersWithSpaces>73434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ADSP Driver for Linux</dc:title>
  <dc:subject>RCG3AHPDL4101ZDO</dc:subject>
  <dc:creator/>
  <cp:keywords/>
  <dc:description/>
  <cp:lastModifiedBy>Takafumi Kawazoe</cp:lastModifiedBy>
  <cp:revision>1259</cp:revision>
  <cp:lastPrinted>2018-04-10T02:46:00Z</cp:lastPrinted>
  <dcterms:created xsi:type="dcterms:W3CDTF">2017-10-09T03:46:00Z</dcterms:created>
  <dcterms:modified xsi:type="dcterms:W3CDTF">2018-12-13T08:25:00Z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2018</vt:lpwstr>
  </property>
  <property fmtid="{D5CDD505-2E9C-101B-9397-08002B2CF9AE}" pid="3" name="ReleaseMonth">
    <vt:lpwstr>Apr</vt:lpwstr>
  </property>
  <property fmtid="{D5CDD505-2E9C-101B-9397-08002B2CF9AE}" pid="4" name="ReleaseDay">
    <vt:lpwstr>26</vt:lpwstr>
  </property>
  <property fmtid="{D5CDD505-2E9C-101B-9397-08002B2CF9AE}" pid="5" name="Release">
    <vt:lpwstr>Apr 26, 2018</vt:lpwstr>
  </property>
  <property fmtid="{D5CDD505-2E9C-101B-9397-08002B2CF9AE}" pid="6" name="DocumentType">
    <vt:lpwstr>Application Note - ALSA -</vt:lpwstr>
  </property>
  <property fmtid="{D5CDD505-2E9C-101B-9397-08002B2CF9AE}" pid="7" name="ProductNumber">
    <vt:lpwstr>RCG3AHPDL4101ZDO</vt:lpwstr>
  </property>
  <property fmtid="{D5CDD505-2E9C-101B-9397-08002B2CF9AE}" pid="8" name="DocumentNumber">
    <vt:lpwstr>RCG3AHPDL4101ZDOJ</vt:lpwstr>
  </property>
  <property fmtid="{D5CDD505-2E9C-101B-9397-08002B2CF9AE}" pid="9" name="DocumentNumberEN">
    <vt:lpwstr>RCG3AHPDL4101ZDOE_AN_ALSAIF</vt:lpwstr>
  </property>
  <property fmtid="{D5CDD505-2E9C-101B-9397-08002B2CF9AE}" pid="10" name="APIName">
    <vt:lpwstr>ADSP Interface for Linux</vt:lpwstr>
  </property>
  <property fmtid="{D5CDD505-2E9C-101B-9397-08002B2CF9AE}" pid="11" name="DRVName">
    <vt:lpwstr>ADSP Driver for Linux</vt:lpwstr>
  </property>
  <property fmtid="{D5CDD505-2E9C-101B-9397-08002B2CF9AE}" pid="12" name="FWKName">
    <vt:lpwstr>ADSP Framework</vt:lpwstr>
  </property>
  <property fmtid="{D5CDD505-2E9C-101B-9397-08002B2CF9AE}" pid="13" name="ADSPPlugin">
    <vt:lpwstr>ADSP Plugin</vt:lpwstr>
  </property>
  <property fmtid="{D5CDD505-2E9C-101B-9397-08002B2CF9AE}" pid="14" name="Revision">
    <vt:lpwstr>Rev. 1.00</vt:lpwstr>
  </property>
  <property fmtid="{D5CDD505-2E9C-101B-9397-08002B2CF9AE}" pid="15" name="ManualTitle1">
    <vt:lpwstr/>
  </property>
  <property fmtid="{D5CDD505-2E9C-101B-9397-08002B2CF9AE}" pid="16" name="ManualTitle2">
    <vt:lpwstr>ADSP Driver for Linux</vt:lpwstr>
  </property>
  <property fmtid="{D5CDD505-2E9C-101B-9397-08002B2CF9AE}" pid="17" name="Appendix">
    <vt:lpwstr/>
  </property>
  <property fmtid="{D5CDD505-2E9C-101B-9397-08002B2CF9AE}" pid="18" name="Software">
    <vt:lpwstr>Software</vt:lpwstr>
  </property>
</Properties>
</file>