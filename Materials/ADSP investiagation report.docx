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3543F" w14:textId="3DCB795E" w:rsidR="001A1FBC" w:rsidRPr="002B5551" w:rsidRDefault="00C20451" w:rsidP="00E25FEE">
      <w:pPr>
        <w:pBdr>
          <w:top w:val="single" w:sz="4" w:space="1" w:color="auto"/>
          <w:left w:val="single" w:sz="4" w:space="4" w:color="auto"/>
          <w:bottom w:val="single" w:sz="4" w:space="1" w:color="auto"/>
          <w:right w:val="single" w:sz="4" w:space="4" w:color="auto"/>
        </w:pBdr>
        <w:jc w:val="both"/>
        <w:outlineLvl w:val="0"/>
        <w:rPr>
          <w:rFonts w:cstheme="minorHAnsi"/>
          <w:i/>
          <w:sz w:val="24"/>
        </w:rPr>
      </w:pPr>
      <w:r w:rsidRPr="002B5551">
        <w:rPr>
          <w:rFonts w:cstheme="minorHAnsi"/>
          <w:i/>
          <w:sz w:val="24"/>
        </w:rPr>
        <w:t>I</w:t>
      </w:r>
      <w:bookmarkStart w:id="0" w:name="_Hlk64625953"/>
      <w:r w:rsidR="00231F74" w:rsidRPr="002B5551">
        <w:rPr>
          <w:rFonts w:cstheme="minorHAnsi"/>
          <w:i/>
          <w:sz w:val="24"/>
          <w:lang w:val="vi-VN"/>
        </w:rPr>
        <w:t>.</w:t>
      </w:r>
      <w:r w:rsidR="00231F74" w:rsidRPr="002B5551">
        <w:rPr>
          <w:rFonts w:cstheme="minorHAnsi"/>
          <w:i/>
          <w:sz w:val="24"/>
        </w:rPr>
        <w:t xml:space="preserve"> </w:t>
      </w:r>
      <w:r w:rsidR="00C45476" w:rsidRPr="002B5551">
        <w:rPr>
          <w:rFonts w:cstheme="minorHAnsi"/>
          <w:i/>
          <w:sz w:val="24"/>
        </w:rPr>
        <w:t xml:space="preserve">Investigate terminology use in </w:t>
      </w:r>
      <w:r w:rsidR="008E27FB">
        <w:rPr>
          <w:rFonts w:cstheme="minorHAnsi"/>
          <w:i/>
          <w:sz w:val="24"/>
        </w:rPr>
        <w:t>Audio</w:t>
      </w:r>
      <w:r w:rsidR="008E27FB">
        <w:rPr>
          <w:rFonts w:cstheme="minorHAnsi"/>
          <w:i/>
          <w:sz w:val="24"/>
          <w:lang w:val="vi-VN"/>
        </w:rPr>
        <w:t xml:space="preserve">: </w:t>
      </w:r>
      <w:r w:rsidR="00C45476" w:rsidRPr="002B5551">
        <w:rPr>
          <w:rFonts w:cstheme="minorHAnsi"/>
          <w:i/>
          <w:sz w:val="24"/>
        </w:rPr>
        <w:t xml:space="preserve"> channel, PCM, Frame, Gain, Latency, Mono, Stereo, Sample, Volume, ADC, Codec, DSP, ALSA.</w:t>
      </w:r>
    </w:p>
    <w:bookmarkEnd w:id="0"/>
    <w:p w14:paraId="2C71407F" w14:textId="5AF95073" w:rsidR="00A4011F" w:rsidRPr="0084678B" w:rsidRDefault="0084678B" w:rsidP="0084678B">
      <w:pPr>
        <w:jc w:val="both"/>
        <w:rPr>
          <w:rFonts w:cstheme="minorHAnsi"/>
        </w:rPr>
      </w:pPr>
      <w:r w:rsidRPr="002B5551">
        <w:rPr>
          <w:rFonts w:cstheme="minorHAnsi"/>
          <w:b/>
        </w:rPr>
        <w:t>ADSP</w:t>
      </w:r>
      <w:r w:rsidRPr="002B5551">
        <w:rPr>
          <w:rFonts w:cstheme="minorHAnsi"/>
          <w:lang w:val="vi-VN"/>
        </w:rPr>
        <w:t xml:space="preserve">: </w:t>
      </w:r>
      <w:r w:rsidRPr="002B5551">
        <w:rPr>
          <w:rFonts w:cstheme="minorHAnsi"/>
        </w:rPr>
        <w:t xml:space="preserve">DSPs are processors or microcomputers whose hardware, software, and instruction sets are optimized for high-speed numeric processing </w:t>
      </w:r>
      <w:proofErr w:type="gramStart"/>
      <w:r w:rsidRPr="002B5551">
        <w:rPr>
          <w:rFonts w:cstheme="minorHAnsi"/>
        </w:rPr>
        <w:t>applications,</w:t>
      </w:r>
      <w:r w:rsidRPr="002B5551">
        <w:rPr>
          <w:rFonts w:cstheme="minorHAnsi"/>
        </w:rPr>
        <w:softHyphen/>
      </w:r>
      <w:proofErr w:type="gramEnd"/>
      <w:r w:rsidRPr="002B5551">
        <w:rPr>
          <w:rFonts w:cstheme="minorHAnsi"/>
        </w:rPr>
        <w:t xml:space="preserve"> an essential for processing digital data representing analog signals in real time.</w:t>
      </w:r>
      <w:r w:rsidRPr="002B5551">
        <w:rPr>
          <w:rFonts w:cstheme="minorHAnsi"/>
          <w:b/>
        </w:rPr>
        <w:t>The ADSP</w:t>
      </w:r>
      <w:r w:rsidRPr="002B5551">
        <w:rPr>
          <w:rFonts w:cstheme="minorHAnsi"/>
        </w:rPr>
        <w:t xml:space="preserve"> takes over by capturing the digitized information and processing it. It then feeds the digitized information back for use in the real world.</w:t>
      </w:r>
    </w:p>
    <w:p w14:paraId="46F2E00E" w14:textId="12BB09BD" w:rsidR="00D02653" w:rsidRPr="002B5551" w:rsidRDefault="00D02653" w:rsidP="00E25FEE">
      <w:pPr>
        <w:jc w:val="both"/>
        <w:rPr>
          <w:rFonts w:cstheme="minorHAnsi"/>
        </w:rPr>
      </w:pPr>
      <w:r w:rsidRPr="002B5551">
        <w:rPr>
          <w:rFonts w:cstheme="minorHAnsi"/>
          <w:b/>
        </w:rPr>
        <w:t>Analog-to-digital converter</w:t>
      </w:r>
      <w:r w:rsidRPr="002B5551">
        <w:rPr>
          <w:rFonts w:cstheme="minorHAnsi"/>
          <w:b/>
          <w:lang w:val="vi-VN"/>
        </w:rPr>
        <w:t xml:space="preserve"> (ADC):</w:t>
      </w:r>
      <w:r w:rsidRPr="002B5551">
        <w:rPr>
          <w:rFonts w:cstheme="minorHAnsi"/>
        </w:rPr>
        <w:t xml:space="preserve"> Module that converts an analog signal (continuous in time and amplitude) to a digital signal (discrete in time and amplitude)</w:t>
      </w:r>
    </w:p>
    <w:p w14:paraId="0B838BA6" w14:textId="6DC4572D" w:rsidR="00C45476" w:rsidRPr="002B5551" w:rsidRDefault="00C45476" w:rsidP="00E25FEE">
      <w:pPr>
        <w:jc w:val="both"/>
        <w:rPr>
          <w:rFonts w:cstheme="minorHAnsi"/>
          <w:i/>
          <w:lang w:val="vi-VN"/>
        </w:rPr>
      </w:pPr>
      <w:r w:rsidRPr="002B5551">
        <w:rPr>
          <w:rFonts w:cstheme="minorHAnsi"/>
          <w:b/>
        </w:rPr>
        <w:t>Pulse-Code Modulation (PCM)</w:t>
      </w:r>
      <w:r w:rsidRPr="002B5551">
        <w:rPr>
          <w:rFonts w:cstheme="minorHAnsi"/>
          <w:lang w:val="vi-VN"/>
        </w:rPr>
        <w:t xml:space="preserve"> </w:t>
      </w:r>
      <w:r w:rsidRPr="002B5551">
        <w:rPr>
          <w:rFonts w:cstheme="minorHAnsi"/>
        </w:rPr>
        <w:t>is the conventional method for converting analog audio into digital audio.</w:t>
      </w:r>
      <w:r w:rsidR="00160E64" w:rsidRPr="002B5551">
        <w:rPr>
          <w:rFonts w:cstheme="minorHAnsi"/>
          <w:lang w:val="vi-VN"/>
        </w:rPr>
        <w:t xml:space="preserve"> </w:t>
      </w:r>
    </w:p>
    <w:p w14:paraId="3022950B" w14:textId="16AEB877" w:rsidR="00160E64" w:rsidRPr="002B5551" w:rsidRDefault="00C52BCF" w:rsidP="00E25FEE">
      <w:pPr>
        <w:jc w:val="both"/>
        <w:rPr>
          <w:rFonts w:cstheme="minorHAnsi"/>
          <w:lang w:val="vi-VN"/>
        </w:rPr>
      </w:pPr>
      <w:r w:rsidRPr="002B5551">
        <w:rPr>
          <w:rStyle w:val="Strong"/>
          <w:rFonts w:cstheme="minorHAnsi"/>
        </w:rPr>
        <w:t>A</w:t>
      </w:r>
      <w:r w:rsidR="00A620E5" w:rsidRPr="002B5551">
        <w:rPr>
          <w:rStyle w:val="Strong"/>
          <w:rFonts w:cstheme="minorHAnsi"/>
        </w:rPr>
        <w:t>udio bandwidth</w:t>
      </w:r>
      <w:r w:rsidR="00A620E5" w:rsidRPr="002B5551">
        <w:rPr>
          <w:rStyle w:val="Strong"/>
          <w:rFonts w:cstheme="minorHAnsi"/>
          <w:b w:val="0"/>
          <w:lang w:val="vi-VN"/>
        </w:rPr>
        <w:t xml:space="preserve"> is </w:t>
      </w:r>
      <w:r w:rsidR="00A620E5" w:rsidRPr="002B5551">
        <w:rPr>
          <w:rFonts w:cstheme="minorHAnsi"/>
        </w:rPr>
        <w:t>the range of audio frequencies</w:t>
      </w:r>
      <w:r w:rsidRPr="002B5551">
        <w:rPr>
          <w:rFonts w:cstheme="minorHAnsi"/>
          <w:lang w:val="vi-VN"/>
        </w:rPr>
        <w:t xml:space="preserve"> that</w:t>
      </w:r>
      <w:r w:rsidR="00A620E5" w:rsidRPr="002B5551">
        <w:rPr>
          <w:rFonts w:cstheme="minorHAnsi"/>
        </w:rPr>
        <w:t xml:space="preserve"> the A/D converter is capable of capturing and converting into digital </w:t>
      </w:r>
      <w:r w:rsidRPr="002B5551">
        <w:rPr>
          <w:rFonts w:cstheme="minorHAnsi"/>
        </w:rPr>
        <w:t>form</w:t>
      </w:r>
      <w:r w:rsidRPr="002B5551">
        <w:rPr>
          <w:rFonts w:cstheme="minorHAnsi"/>
          <w:lang w:val="vi-VN"/>
        </w:rPr>
        <w:t>.</w:t>
      </w:r>
    </w:p>
    <w:p w14:paraId="2570ED6E" w14:textId="44516F6E" w:rsidR="00C52BCF" w:rsidRPr="002B5551" w:rsidRDefault="00C52BCF" w:rsidP="00E25FEE">
      <w:pPr>
        <w:jc w:val="both"/>
        <w:rPr>
          <w:rFonts w:cstheme="minorHAnsi"/>
          <w:lang w:val="vi-VN"/>
        </w:rPr>
      </w:pPr>
      <w:r w:rsidRPr="002B5551">
        <w:rPr>
          <w:rFonts w:cstheme="minorHAnsi"/>
          <w:b/>
        </w:rPr>
        <w:t>Codec</w:t>
      </w:r>
      <w:r w:rsidRPr="002B5551">
        <w:rPr>
          <w:rFonts w:cstheme="minorHAnsi"/>
          <w:lang w:val="vi-VN"/>
        </w:rPr>
        <w:t xml:space="preserve"> (</w:t>
      </w:r>
      <w:r w:rsidRPr="002B5551">
        <w:rPr>
          <w:rFonts w:cstheme="minorHAnsi"/>
          <w:b/>
        </w:rPr>
        <w:t>Co</w:t>
      </w:r>
      <w:r w:rsidRPr="002B5551">
        <w:rPr>
          <w:rFonts w:cstheme="minorHAnsi"/>
        </w:rPr>
        <w:t>der-</w:t>
      </w:r>
      <w:r w:rsidRPr="002B5551">
        <w:rPr>
          <w:rFonts w:cstheme="minorHAnsi"/>
          <w:b/>
        </w:rPr>
        <w:t>dec</w:t>
      </w:r>
      <w:r w:rsidRPr="002B5551">
        <w:rPr>
          <w:rFonts w:cstheme="minorHAnsi"/>
        </w:rPr>
        <w:t>oder</w:t>
      </w:r>
      <w:r w:rsidRPr="002B5551">
        <w:rPr>
          <w:rFonts w:cstheme="minorHAnsi"/>
          <w:lang w:val="vi-VN"/>
        </w:rPr>
        <w:t>)</w:t>
      </w:r>
      <w:r w:rsidRPr="002B5551">
        <w:rPr>
          <w:rFonts w:cstheme="minorHAnsi"/>
        </w:rPr>
        <w:t>. Module that encodes and/or decodes an audio signal from one representation to another (typically analog to PCM or PCM to analog).</w:t>
      </w:r>
    </w:p>
    <w:p w14:paraId="474BF04B" w14:textId="0D7DD192" w:rsidR="00C52BCF" w:rsidRPr="002B5551" w:rsidRDefault="00C52BCF" w:rsidP="00E25FEE">
      <w:pPr>
        <w:jc w:val="both"/>
        <w:rPr>
          <w:rFonts w:cstheme="minorHAnsi"/>
        </w:rPr>
      </w:pPr>
      <w:r w:rsidRPr="002B5551">
        <w:rPr>
          <w:rFonts w:cstheme="minorHAnsi"/>
          <w:b/>
        </w:rPr>
        <w:t>Sample</w:t>
      </w:r>
      <w:r w:rsidRPr="002B5551">
        <w:rPr>
          <w:rFonts w:cstheme="minorHAnsi"/>
        </w:rPr>
        <w:t xml:space="preserve"> is the number representing the audio value for a single channel at a point in time. </w:t>
      </w:r>
      <w:r w:rsidRPr="002B5551">
        <w:rPr>
          <w:rFonts w:cstheme="minorHAnsi"/>
          <w:lang w:val="vi-VN"/>
        </w:rPr>
        <w:t xml:space="preserve"> </w:t>
      </w:r>
      <w:r w:rsidRPr="002B5551">
        <w:rPr>
          <w:rFonts w:cstheme="minorHAnsi"/>
        </w:rPr>
        <w:t xml:space="preserve">Analog signal is converted into digital form by a circuit that captures the incoming wave's amplitude at regular intervals, converting that data into a number in a form that is understood by the audio recording system. Each of these captured moments is a </w:t>
      </w:r>
      <w:r w:rsidRPr="002B5551">
        <w:rPr>
          <w:rStyle w:val="Strong"/>
          <w:rFonts w:cstheme="minorHAnsi"/>
        </w:rPr>
        <w:t>sample</w:t>
      </w:r>
      <w:r w:rsidRPr="002B5551">
        <w:rPr>
          <w:rFonts w:cstheme="minorHAnsi"/>
        </w:rPr>
        <w:t>.</w:t>
      </w:r>
    </w:p>
    <w:p w14:paraId="2EDD82B7" w14:textId="0B1FCEB2" w:rsidR="00F34E67" w:rsidRPr="002B5551" w:rsidRDefault="00F34E67" w:rsidP="00E25FEE">
      <w:pPr>
        <w:jc w:val="both"/>
        <w:rPr>
          <w:rFonts w:cstheme="minorHAnsi"/>
        </w:rPr>
      </w:pPr>
      <w:r w:rsidRPr="002B5551">
        <w:rPr>
          <w:rFonts w:cstheme="minorHAnsi"/>
          <w:b/>
        </w:rPr>
        <w:t>Sample rate:</w:t>
      </w:r>
      <w:r w:rsidRPr="002B5551">
        <w:rPr>
          <w:rFonts w:cstheme="minorHAnsi"/>
        </w:rPr>
        <w:t xml:space="preserve"> The number of samples taken per second is called the </w:t>
      </w:r>
      <w:r w:rsidRPr="002B5551">
        <w:rPr>
          <w:rStyle w:val="Strong"/>
          <w:rFonts w:cstheme="minorHAnsi"/>
        </w:rPr>
        <w:t>sample rate</w:t>
      </w:r>
      <w:r w:rsidRPr="002B5551">
        <w:rPr>
          <w:rFonts w:cstheme="minorHAnsi"/>
        </w:rPr>
        <w:t>.</w:t>
      </w:r>
    </w:p>
    <w:p w14:paraId="73A6AF00" w14:textId="06C47903" w:rsidR="00C52BCF" w:rsidRPr="002B5551" w:rsidRDefault="00C52BCF" w:rsidP="00E25FEE">
      <w:pPr>
        <w:jc w:val="both"/>
        <w:rPr>
          <w:rFonts w:cstheme="minorHAnsi"/>
        </w:rPr>
      </w:pPr>
      <w:r w:rsidRPr="002B5551">
        <w:rPr>
          <w:rFonts w:cstheme="minorHAnsi"/>
          <w:noProof/>
          <w:lang w:val="vi-VN"/>
        </w:rPr>
        <w:drawing>
          <wp:inline distT="0" distB="0" distL="0" distR="0" wp14:anchorId="3A6312BA" wp14:editId="6FD1E188">
            <wp:extent cx="5943600" cy="2484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4755"/>
                    </a:xfrm>
                    <a:prstGeom prst="rect">
                      <a:avLst/>
                    </a:prstGeom>
                  </pic:spPr>
                </pic:pic>
              </a:graphicData>
            </a:graphic>
          </wp:inline>
        </w:drawing>
      </w:r>
    </w:p>
    <w:p w14:paraId="1CDD4441" w14:textId="6849608A" w:rsidR="00C45476" w:rsidRPr="002B5551" w:rsidRDefault="00C52BCF" w:rsidP="00E25FEE">
      <w:pPr>
        <w:jc w:val="both"/>
        <w:rPr>
          <w:rFonts w:cstheme="minorHAnsi"/>
        </w:rPr>
      </w:pPr>
      <w:r w:rsidRPr="002B5551">
        <w:rPr>
          <w:rFonts w:cstheme="minorHAnsi"/>
          <w:b/>
        </w:rPr>
        <w:t>Frame</w:t>
      </w:r>
      <w:r w:rsidRPr="002B5551">
        <w:rPr>
          <w:rFonts w:cstheme="minorHAnsi"/>
        </w:rPr>
        <w:t xml:space="preserve"> is</w:t>
      </w:r>
      <w:r w:rsidR="00F34E67" w:rsidRPr="002B5551">
        <w:rPr>
          <w:rFonts w:cstheme="minorHAnsi"/>
        </w:rPr>
        <w:t xml:space="preserve"> a set of samples, one per channel, at a point in time.</w:t>
      </w:r>
    </w:p>
    <w:p w14:paraId="2953472A" w14:textId="03EAFE8B" w:rsidR="00543D39" w:rsidRPr="002B5551" w:rsidRDefault="00543D39" w:rsidP="00E25FEE">
      <w:pPr>
        <w:jc w:val="both"/>
        <w:rPr>
          <w:rFonts w:cstheme="minorHAnsi"/>
          <w:lang w:val="vi-VN"/>
        </w:rPr>
      </w:pPr>
      <w:r w:rsidRPr="002B5551">
        <w:rPr>
          <w:rFonts w:cstheme="minorHAnsi"/>
          <w:b/>
        </w:rPr>
        <w:t>Channel:</w:t>
      </w:r>
      <w:r w:rsidRPr="002B5551">
        <w:rPr>
          <w:rFonts w:cstheme="minorHAnsi"/>
        </w:rPr>
        <w:t xml:space="preserve"> The position of each audio source within the audio signal is called a </w:t>
      </w:r>
      <w:r w:rsidRPr="002B5551">
        <w:rPr>
          <w:rStyle w:val="Strong"/>
          <w:rFonts w:cstheme="minorHAnsi"/>
        </w:rPr>
        <w:t>channel</w:t>
      </w:r>
      <w:r w:rsidRPr="002B5551">
        <w:rPr>
          <w:rFonts w:cstheme="minorHAnsi"/>
        </w:rPr>
        <w:t>. Each channel contains a sample indicating the amplitude of the audio being produced by that source at a given moment in time.</w:t>
      </w:r>
      <w:r w:rsidRPr="002B5551">
        <w:rPr>
          <w:rFonts w:cstheme="minorHAnsi"/>
          <w:lang w:val="vi-VN"/>
        </w:rPr>
        <w:t xml:space="preserve"> (</w:t>
      </w:r>
      <w:r w:rsidRPr="002B5551">
        <w:rPr>
          <w:rFonts w:cstheme="minorHAnsi"/>
        </w:rPr>
        <w:t>Single stream of audio information, usually corresponding to one location of recording or playback.</w:t>
      </w:r>
      <w:r w:rsidRPr="002B5551">
        <w:rPr>
          <w:rFonts w:cstheme="minorHAnsi"/>
          <w:lang w:val="vi-VN"/>
        </w:rPr>
        <w:t>)</w:t>
      </w:r>
    </w:p>
    <w:p w14:paraId="2DFD340B" w14:textId="2EE65749" w:rsidR="00543D39" w:rsidRPr="002B5551" w:rsidRDefault="00543D39" w:rsidP="00E25FEE">
      <w:pPr>
        <w:jc w:val="both"/>
        <w:rPr>
          <w:rFonts w:cstheme="minorHAnsi"/>
          <w:lang w:val="vi-VN"/>
        </w:rPr>
      </w:pPr>
      <w:r w:rsidRPr="002B5551">
        <w:rPr>
          <w:rFonts w:cstheme="minorHAnsi"/>
          <w:b/>
          <w:lang w:val="vi-VN"/>
        </w:rPr>
        <w:t>Mono</w:t>
      </w:r>
      <w:r w:rsidRPr="002B5551">
        <w:rPr>
          <w:rFonts w:cstheme="minorHAnsi"/>
          <w:lang w:val="vi-VN"/>
        </w:rPr>
        <w:t>: In monaural sound one single channel is used. It can be reproduced through several speakers, but all speakers are still reproducing the same copy of the signal.</w:t>
      </w:r>
    </w:p>
    <w:p w14:paraId="5FCB4428" w14:textId="0EF05D0D" w:rsidR="00543D39" w:rsidRPr="002B5551" w:rsidRDefault="00543D39" w:rsidP="00E25FEE">
      <w:pPr>
        <w:jc w:val="both"/>
        <w:rPr>
          <w:rFonts w:cstheme="minorHAnsi"/>
          <w:lang w:val="vi-VN"/>
        </w:rPr>
      </w:pPr>
      <w:r w:rsidRPr="002B5551">
        <w:rPr>
          <w:rFonts w:cstheme="minorHAnsi"/>
          <w:b/>
          <w:lang w:val="vi-VN"/>
        </w:rPr>
        <w:lastRenderedPageBreak/>
        <w:t>Stereo</w:t>
      </w:r>
      <w:r w:rsidRPr="002B5551">
        <w:rPr>
          <w:rFonts w:cstheme="minorHAnsi"/>
          <w:lang w:val="vi-VN"/>
        </w:rPr>
        <w:t>: In stereophonic sound more channels are used (typically two). You can use two different channels and make one feed one speaker and the second channel feed a second speaker (which is the most common stereo setup). This is used to create directionality, perspective, space.</w:t>
      </w:r>
    </w:p>
    <w:p w14:paraId="7EB8DD15" w14:textId="014758C7" w:rsidR="00543D39" w:rsidRPr="002B5551" w:rsidRDefault="005E6DAF" w:rsidP="00E25FEE">
      <w:pPr>
        <w:jc w:val="both"/>
        <w:rPr>
          <w:rFonts w:cstheme="minorHAnsi"/>
          <w:i/>
          <w:sz w:val="16"/>
        </w:rPr>
      </w:pPr>
      <w:r w:rsidRPr="002B5551">
        <w:rPr>
          <w:rFonts w:cstheme="minorHAnsi"/>
          <w:i/>
          <w:sz w:val="16"/>
        </w:rPr>
        <w:t>For 16-bit stereo audio, each sample taken from the analog signal is recorded as two 16-bit integers, one for the left channel and one for the right. That means each sample requires 32 bits of memory. At the common sample rate of 48 kHz (48,000 samples per second), this means each second of audio occupies 192 kB of memory. Therefore, a typical three-minute song requires about 34.5 MB of memory.</w:t>
      </w:r>
    </w:p>
    <w:p w14:paraId="025EA5CD" w14:textId="77777777" w:rsidR="00D02653" w:rsidRPr="002B5551" w:rsidRDefault="00D02653" w:rsidP="00E25FEE">
      <w:pPr>
        <w:jc w:val="both"/>
        <w:rPr>
          <w:rFonts w:cstheme="minorHAnsi"/>
        </w:rPr>
      </w:pPr>
      <w:r w:rsidRPr="002B5551">
        <w:rPr>
          <w:rStyle w:val="Strong"/>
          <w:rFonts w:cstheme="minorHAnsi"/>
        </w:rPr>
        <w:t>ALSA</w:t>
      </w:r>
      <w:r w:rsidRPr="002B5551">
        <w:rPr>
          <w:rFonts w:cstheme="minorHAnsi"/>
        </w:rPr>
        <w:t xml:space="preserve"> stands for </w:t>
      </w:r>
      <w:r w:rsidRPr="002B5551">
        <w:rPr>
          <w:rStyle w:val="Strong"/>
          <w:rFonts w:cstheme="minorHAnsi"/>
        </w:rPr>
        <w:t>A</w:t>
      </w:r>
      <w:r w:rsidRPr="002B5551">
        <w:rPr>
          <w:rFonts w:cstheme="minorHAnsi"/>
        </w:rPr>
        <w:t xml:space="preserve">dvanced </w:t>
      </w:r>
      <w:r w:rsidRPr="002B5551">
        <w:rPr>
          <w:rStyle w:val="Strong"/>
          <w:rFonts w:cstheme="minorHAnsi"/>
        </w:rPr>
        <w:t>L</w:t>
      </w:r>
      <w:r w:rsidRPr="002B5551">
        <w:rPr>
          <w:rFonts w:cstheme="minorHAnsi"/>
        </w:rPr>
        <w:t xml:space="preserve">inux </w:t>
      </w:r>
      <w:r w:rsidRPr="002B5551">
        <w:rPr>
          <w:rStyle w:val="Strong"/>
          <w:rFonts w:cstheme="minorHAnsi"/>
        </w:rPr>
        <w:t>S</w:t>
      </w:r>
      <w:r w:rsidRPr="002B5551">
        <w:rPr>
          <w:rFonts w:cstheme="minorHAnsi"/>
        </w:rPr>
        <w:t xml:space="preserve">ound </w:t>
      </w:r>
      <w:r w:rsidRPr="002B5551">
        <w:rPr>
          <w:rStyle w:val="Strong"/>
          <w:rFonts w:cstheme="minorHAnsi"/>
        </w:rPr>
        <w:t>A</w:t>
      </w:r>
      <w:r w:rsidRPr="002B5551">
        <w:rPr>
          <w:rFonts w:cstheme="minorHAnsi"/>
        </w:rPr>
        <w:t>rchitecture. It is a suite of hardware drivers, libraries and utilities which provide audio and MIDI functionality for the Linux operating system.</w:t>
      </w:r>
    </w:p>
    <w:p w14:paraId="03EEFCA3" w14:textId="379C4535" w:rsidR="00D02653" w:rsidRDefault="00D02653" w:rsidP="00E25FEE">
      <w:pPr>
        <w:spacing w:line="240" w:lineRule="auto"/>
        <w:jc w:val="both"/>
        <w:rPr>
          <w:rFonts w:eastAsia="Times New Roman" w:cstheme="minorHAnsi"/>
        </w:rPr>
      </w:pPr>
      <w:r w:rsidRPr="002B5551">
        <w:rPr>
          <w:rFonts w:eastAsia="Times New Roman" w:cstheme="minorHAnsi"/>
          <w:b/>
        </w:rPr>
        <w:t>Gain</w:t>
      </w:r>
      <w:r w:rsidRPr="002B5551">
        <w:rPr>
          <w:rFonts w:eastAsia="Times New Roman" w:cstheme="minorHAnsi"/>
          <w:lang w:val="vi-VN"/>
        </w:rPr>
        <w:t>: m</w:t>
      </w:r>
      <w:r w:rsidRPr="002B5551">
        <w:rPr>
          <w:rFonts w:eastAsia="Times New Roman" w:cstheme="minorHAnsi"/>
        </w:rPr>
        <w:t xml:space="preserve">ultiplicative factor greater than or equal to 1.0, applied to an audio signal to increase the signal level. Compare to </w:t>
      </w:r>
      <w:r w:rsidRPr="002B5551">
        <w:rPr>
          <w:rFonts w:eastAsia="Times New Roman" w:cstheme="minorHAnsi"/>
          <w:i/>
          <w:iCs/>
        </w:rPr>
        <w:t>attenuation</w:t>
      </w:r>
      <w:r w:rsidRPr="002B5551">
        <w:rPr>
          <w:rFonts w:eastAsia="Times New Roman" w:cstheme="minorHAnsi"/>
        </w:rPr>
        <w:t xml:space="preserve">. </w:t>
      </w:r>
    </w:p>
    <w:p w14:paraId="0117E696" w14:textId="0CF5C44A" w:rsidR="00DF5338" w:rsidRPr="002B5551" w:rsidRDefault="00DF5338" w:rsidP="00E25FEE">
      <w:pPr>
        <w:spacing w:line="240" w:lineRule="auto"/>
        <w:jc w:val="both"/>
        <w:rPr>
          <w:rFonts w:eastAsia="Times New Roman" w:cstheme="minorHAnsi"/>
        </w:rPr>
      </w:pPr>
      <w:r w:rsidRPr="002B5551">
        <w:rPr>
          <w:rFonts w:eastAsia="Times New Roman" w:cstheme="minorHAnsi"/>
          <w:b/>
        </w:rPr>
        <w:t>Attenuation</w:t>
      </w:r>
      <w:r w:rsidRPr="002B5551">
        <w:rPr>
          <w:rFonts w:eastAsia="Times New Roman" w:cstheme="minorHAnsi"/>
          <w:lang w:val="vi-VN"/>
        </w:rPr>
        <w:t>: m</w:t>
      </w:r>
      <w:r w:rsidRPr="002B5551">
        <w:rPr>
          <w:rFonts w:eastAsia="Times New Roman" w:cstheme="minorHAnsi"/>
        </w:rPr>
        <w:t xml:space="preserve">ultiplicative factor less than or equal to 1.0, applied to an audio signal to decrease the signal level. Compare to </w:t>
      </w:r>
      <w:r w:rsidRPr="002B5551">
        <w:rPr>
          <w:rFonts w:eastAsia="Times New Roman" w:cstheme="minorHAnsi"/>
          <w:i/>
          <w:iCs/>
        </w:rPr>
        <w:t>gain</w:t>
      </w:r>
      <w:r w:rsidRPr="002B5551">
        <w:rPr>
          <w:rFonts w:eastAsia="Times New Roman" w:cstheme="minorHAnsi"/>
        </w:rPr>
        <w:t>.</w:t>
      </w:r>
    </w:p>
    <w:p w14:paraId="4188A13C" w14:textId="0B841C24" w:rsidR="00D02653" w:rsidRPr="002B5551" w:rsidRDefault="00D02653" w:rsidP="00E25FEE">
      <w:pPr>
        <w:spacing w:line="240" w:lineRule="auto"/>
        <w:jc w:val="both"/>
        <w:rPr>
          <w:rFonts w:cstheme="minorHAnsi"/>
        </w:rPr>
      </w:pPr>
      <w:r w:rsidRPr="002B5551">
        <w:rPr>
          <w:rFonts w:cstheme="minorHAnsi"/>
          <w:b/>
        </w:rPr>
        <w:t>Audio latency</w:t>
      </w:r>
      <w:r w:rsidRPr="002B5551">
        <w:rPr>
          <w:rFonts w:cstheme="minorHAnsi"/>
        </w:rPr>
        <w:t xml:space="preserve"> is the time delay as an audio signal passes through a system.</w:t>
      </w:r>
    </w:p>
    <w:p w14:paraId="37E9785B" w14:textId="6CAD01AF" w:rsidR="00A4011F" w:rsidRDefault="00D02653" w:rsidP="0084678B">
      <w:pPr>
        <w:spacing w:after="0" w:line="240" w:lineRule="auto"/>
        <w:jc w:val="both"/>
        <w:rPr>
          <w:rFonts w:eastAsia="Times New Roman" w:cstheme="minorHAnsi"/>
        </w:rPr>
      </w:pPr>
      <w:r w:rsidRPr="002B5551">
        <w:rPr>
          <w:rFonts w:eastAsia="Times New Roman" w:cstheme="minorHAnsi"/>
          <w:b/>
        </w:rPr>
        <w:t>Volume</w:t>
      </w:r>
      <w:r w:rsidRPr="002B5551">
        <w:rPr>
          <w:rFonts w:eastAsia="Times New Roman" w:cstheme="minorHAnsi"/>
          <w:lang w:val="vi-VN"/>
        </w:rPr>
        <w:t xml:space="preserve"> l</w:t>
      </w:r>
      <w:r w:rsidRPr="002B5551">
        <w:rPr>
          <w:rFonts w:eastAsia="Times New Roman" w:cstheme="minorHAnsi"/>
        </w:rPr>
        <w:t xml:space="preserve">oudness, the subjective strength of an audio signal. </w:t>
      </w:r>
    </w:p>
    <w:p w14:paraId="4426985A" w14:textId="77777777" w:rsidR="0084678B" w:rsidRDefault="0084678B" w:rsidP="0084678B">
      <w:pPr>
        <w:spacing w:after="0" w:line="240" w:lineRule="auto"/>
        <w:jc w:val="both"/>
        <w:rPr>
          <w:rFonts w:eastAsia="Times New Roman" w:cstheme="minorHAnsi"/>
        </w:rPr>
      </w:pPr>
    </w:p>
    <w:p w14:paraId="13942497" w14:textId="5618F35A" w:rsidR="00231F74" w:rsidRPr="002B5551" w:rsidRDefault="00C20451" w:rsidP="00231F74">
      <w:pPr>
        <w:pStyle w:val="Heading1"/>
        <w:pBdr>
          <w:top w:val="single" w:sz="4" w:space="1" w:color="auto"/>
          <w:left w:val="single" w:sz="4" w:space="1" w:color="auto"/>
          <w:bottom w:val="single" w:sz="4" w:space="1" w:color="auto"/>
          <w:right w:val="single" w:sz="4" w:space="1" w:color="auto"/>
        </w:pBdr>
        <w:rPr>
          <w:rFonts w:asciiTheme="minorHAnsi" w:hAnsiTheme="minorHAnsi" w:cstheme="minorHAnsi"/>
          <w:color w:val="auto"/>
          <w:sz w:val="24"/>
          <w:szCs w:val="24"/>
          <w:lang w:val="vi-VN"/>
        </w:rPr>
      </w:pPr>
      <w:r w:rsidRPr="002B5551">
        <w:rPr>
          <w:rFonts w:asciiTheme="minorHAnsi" w:hAnsiTheme="minorHAnsi" w:cstheme="minorHAnsi"/>
          <w:color w:val="auto"/>
          <w:sz w:val="24"/>
          <w:szCs w:val="24"/>
        </w:rPr>
        <w:t>II</w:t>
      </w:r>
      <w:r w:rsidR="00231F74" w:rsidRPr="002B5551">
        <w:rPr>
          <w:rFonts w:asciiTheme="minorHAnsi" w:hAnsiTheme="minorHAnsi" w:cstheme="minorHAnsi"/>
          <w:color w:val="auto"/>
          <w:sz w:val="24"/>
          <w:szCs w:val="24"/>
          <w:lang w:val="vi-VN"/>
        </w:rPr>
        <w:t>. Read ADSP_know-how.pptx to understand scope of ADSP. Get overview about ADSP ALSA, ADSP Driver Extension, ADSP Framework, ADSP Plugin.</w:t>
      </w:r>
    </w:p>
    <w:p w14:paraId="354C7897" w14:textId="3DB210D9"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 ADSP ALSA.</w:t>
      </w:r>
    </w:p>
    <w:p w14:paraId="7F1EFDBF"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Read focus on User Manual: overview, terminologies, list of usage.</w:t>
      </w:r>
    </w:p>
    <w:p w14:paraId="11F3FAE4" w14:textId="30116DE3"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ADSP Driver Extension.</w:t>
      </w:r>
    </w:p>
    <w:p w14:paraId="5FF7F6C4"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Read focus on User Manual: overview. Processing flow will need to read when investigate source codes.</w:t>
      </w:r>
    </w:p>
    <w:p w14:paraId="2D263E2A" w14:textId="34D29405"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ADSP Framework.</w:t>
      </w:r>
    </w:p>
    <w:p w14:paraId="03B0C86F"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Read focus on User Manual: overview, 2.1 state transition.</w:t>
      </w:r>
    </w:p>
    <w:p w14:paraId="39CE2A10" w14:textId="6DE415CD"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ADSP Plugin.</w:t>
      </w:r>
    </w:p>
    <w:p w14:paraId="35308BB1"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Run focus on User Manual: overview, Appendix.</w:t>
      </w:r>
    </w:p>
    <w:p w14:paraId="226BE403" w14:textId="2617670B"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 To have basic knowledge about ADSP, you need to read as above guideline.</w:t>
      </w:r>
    </w:p>
    <w:p w14:paraId="20171159" w14:textId="62255122"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w:t>
      </w:r>
      <w:r w:rsidRPr="002B5551">
        <w:rPr>
          <w:rFonts w:cstheme="minorHAnsi"/>
          <w:sz w:val="24"/>
          <w:szCs w:val="24"/>
          <w:lang w:val="vi-VN"/>
        </w:rPr>
        <w:tab/>
        <w:t xml:space="preserve"> About Detail Design, It will provide detail of function, API and flow execute of function. Currently, you don't need care about it.</w:t>
      </w:r>
    </w:p>
    <w:p w14:paraId="0664CB2F" w14:textId="328DAFE4" w:rsidR="00C5068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 You also can read Related materials to more understand. Just read overview, flow, block diagram.</w:t>
      </w:r>
    </w:p>
    <w:p w14:paraId="34789CD9" w14:textId="77777777" w:rsidR="007E472E" w:rsidRDefault="007E472E">
      <w:pPr>
        <w:rPr>
          <w:rFonts w:eastAsiaTheme="majorEastAsia" w:cstheme="minorHAnsi"/>
          <w:b/>
          <w:bCs/>
          <w:i/>
          <w:u w:val="single"/>
        </w:rPr>
      </w:pPr>
      <w:r>
        <w:rPr>
          <w:rFonts w:cstheme="minorHAnsi"/>
          <w:b/>
          <w:bCs/>
          <w:i/>
          <w:u w:val="single"/>
        </w:rPr>
        <w:br w:type="page"/>
      </w:r>
    </w:p>
    <w:p w14:paraId="64E6CDBE" w14:textId="666B1103" w:rsidR="008774EA" w:rsidRDefault="00291727" w:rsidP="00182A92">
      <w:pPr>
        <w:pStyle w:val="Heading2"/>
        <w:rPr>
          <w:rFonts w:asciiTheme="minorHAnsi" w:hAnsiTheme="minorHAnsi" w:cstheme="minorHAnsi"/>
          <w:b/>
          <w:bCs/>
          <w:i/>
          <w:color w:val="auto"/>
          <w:sz w:val="22"/>
          <w:szCs w:val="22"/>
          <w:u w:val="single"/>
          <w:lang w:val="vi-VN"/>
        </w:rPr>
      </w:pPr>
      <w:r>
        <w:rPr>
          <w:rFonts w:asciiTheme="minorHAnsi" w:hAnsiTheme="minorHAnsi" w:cstheme="minorHAnsi"/>
          <w:b/>
          <w:bCs/>
          <w:i/>
          <w:color w:val="auto"/>
          <w:sz w:val="22"/>
          <w:szCs w:val="22"/>
          <w:u w:val="single"/>
        </w:rPr>
        <w:lastRenderedPageBreak/>
        <w:t>Overview</w:t>
      </w:r>
      <w:r>
        <w:rPr>
          <w:rFonts w:asciiTheme="minorHAnsi" w:hAnsiTheme="minorHAnsi" w:cstheme="minorHAnsi"/>
          <w:b/>
          <w:bCs/>
          <w:i/>
          <w:color w:val="auto"/>
          <w:sz w:val="22"/>
          <w:szCs w:val="22"/>
          <w:u w:val="single"/>
          <w:lang w:val="vi-VN"/>
        </w:rPr>
        <w:t xml:space="preserve"> of</w:t>
      </w:r>
      <w:r w:rsidR="007E472E">
        <w:rPr>
          <w:rFonts w:asciiTheme="minorHAnsi" w:hAnsiTheme="minorHAnsi" w:cstheme="minorHAnsi"/>
          <w:b/>
          <w:bCs/>
          <w:i/>
          <w:color w:val="auto"/>
          <w:sz w:val="22"/>
          <w:szCs w:val="22"/>
          <w:u w:val="single"/>
          <w:lang w:val="vi-VN"/>
        </w:rPr>
        <w:t xml:space="preserve"> ADSP</w:t>
      </w:r>
    </w:p>
    <w:p w14:paraId="33ABF1E1" w14:textId="77777777" w:rsidR="007E472E" w:rsidRPr="007E472E" w:rsidRDefault="007E472E" w:rsidP="007E472E">
      <w:pPr>
        <w:rPr>
          <w:lang w:val="vi-VN"/>
        </w:rPr>
      </w:pPr>
    </w:p>
    <w:p w14:paraId="552FBFCA" w14:textId="47A01C5C" w:rsidR="007E472E" w:rsidRDefault="002051B4" w:rsidP="007E472E">
      <w:pPr>
        <w:jc w:val="center"/>
        <w:rPr>
          <w:rFonts w:cs="Arial"/>
        </w:rPr>
      </w:pPr>
      <w:r w:rsidRPr="002051B4">
        <w:rPr>
          <w:rFonts w:cs="Arial"/>
          <w:noProof/>
        </w:rPr>
        <w:drawing>
          <wp:inline distT="0" distB="0" distL="0" distR="0" wp14:anchorId="531C8425" wp14:editId="08065C0E">
            <wp:extent cx="5943600" cy="6994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994525"/>
                    </a:xfrm>
                    <a:prstGeom prst="rect">
                      <a:avLst/>
                    </a:prstGeom>
                  </pic:spPr>
                </pic:pic>
              </a:graphicData>
            </a:graphic>
          </wp:inline>
        </w:drawing>
      </w:r>
      <w:r w:rsidRPr="002051B4">
        <w:rPr>
          <w:rFonts w:cs="Arial"/>
        </w:rPr>
        <w:t xml:space="preserve"> </w:t>
      </w:r>
      <w:r w:rsidR="007E472E">
        <w:rPr>
          <w:rFonts w:cs="Arial"/>
        </w:rPr>
        <w:t>Overview architecture of ADSP driver</w:t>
      </w:r>
    </w:p>
    <w:p w14:paraId="4140EB7A" w14:textId="77777777" w:rsidR="002051B4" w:rsidRDefault="002051B4">
      <w:pPr>
        <w:rPr>
          <w:rFonts w:eastAsiaTheme="majorEastAsia" w:cstheme="minorHAnsi"/>
          <w:b/>
          <w:bCs/>
          <w:i/>
          <w:u w:val="single"/>
        </w:rPr>
      </w:pPr>
      <w:r>
        <w:rPr>
          <w:rFonts w:eastAsiaTheme="majorEastAsia" w:cstheme="minorHAnsi"/>
          <w:b/>
          <w:bCs/>
          <w:i/>
          <w:u w:val="single"/>
        </w:rPr>
        <w:br w:type="page"/>
      </w:r>
    </w:p>
    <w:p w14:paraId="5F7A6889" w14:textId="15E65B15" w:rsidR="002051B4" w:rsidRPr="002051B4" w:rsidRDefault="002051B4" w:rsidP="002051B4">
      <w:pPr>
        <w:jc w:val="both"/>
        <w:rPr>
          <w:rFonts w:eastAsiaTheme="majorEastAsia" w:cstheme="minorHAnsi"/>
          <w:b/>
          <w:bCs/>
          <w:i/>
          <w:u w:val="single"/>
        </w:rPr>
      </w:pPr>
      <w:r w:rsidRPr="002051B4">
        <w:rPr>
          <w:rFonts w:eastAsiaTheme="majorEastAsia" w:cstheme="minorHAnsi"/>
          <w:b/>
          <w:bCs/>
          <w:i/>
          <w:u w:val="single"/>
        </w:rPr>
        <w:lastRenderedPageBreak/>
        <w:t>ADSP ALSA</w:t>
      </w:r>
    </w:p>
    <w:p w14:paraId="7609427B" w14:textId="77777777" w:rsidR="002051B4" w:rsidRPr="002051B4" w:rsidRDefault="002051B4" w:rsidP="002051B4">
      <w:pPr>
        <w:jc w:val="both"/>
        <w:rPr>
          <w:rFonts w:eastAsiaTheme="majorEastAsia" w:cstheme="minorHAnsi"/>
          <w:bCs/>
        </w:rPr>
      </w:pPr>
      <w:r w:rsidRPr="002051B4">
        <w:rPr>
          <w:rFonts w:eastAsiaTheme="majorEastAsia" w:cstheme="minorHAnsi"/>
          <w:bCs/>
        </w:rPr>
        <w:t>It is an ALSA device driver, implements to register a sound card for ADSP device. It provides callback functions for the native supports from ALSA framework to perform both playback and record. For playback/TDM playback, it receives PCM data from user app and transfers to ADSP Renderer plugin/ADSP TDM Renderer plugin. For record, it receives PCM data from ADSP Capture plugin/ADSP TDM Capture plugin and transfers to user app. The equalization function can be integrated into playback and record by routing between Equalizer and Renderer plugin, and between Equalizer and Capture plugins.</w:t>
      </w:r>
    </w:p>
    <w:p w14:paraId="5C486C68" w14:textId="77777777" w:rsidR="002051B4" w:rsidRPr="002051B4" w:rsidRDefault="002051B4" w:rsidP="002051B4">
      <w:pPr>
        <w:jc w:val="both"/>
        <w:rPr>
          <w:rFonts w:eastAsiaTheme="majorEastAsia" w:cstheme="minorHAnsi"/>
          <w:b/>
          <w:bCs/>
          <w:i/>
          <w:u w:val="single"/>
        </w:rPr>
      </w:pPr>
      <w:r w:rsidRPr="002051B4">
        <w:rPr>
          <w:rFonts w:eastAsiaTheme="majorEastAsia" w:cstheme="minorHAnsi"/>
          <w:b/>
          <w:bCs/>
          <w:i/>
          <w:u w:val="single"/>
        </w:rPr>
        <w:t>ADSP Driver Extension</w:t>
      </w:r>
    </w:p>
    <w:p w14:paraId="6173B835" w14:textId="77777777" w:rsidR="002051B4" w:rsidRPr="002051B4" w:rsidRDefault="002051B4" w:rsidP="002051B4">
      <w:pPr>
        <w:jc w:val="both"/>
        <w:rPr>
          <w:rFonts w:eastAsiaTheme="majorEastAsia" w:cstheme="minorHAnsi"/>
          <w:bCs/>
        </w:rPr>
      </w:pPr>
      <w:r w:rsidRPr="002051B4">
        <w:rPr>
          <w:rFonts w:eastAsiaTheme="majorEastAsia" w:cstheme="minorHAnsi"/>
          <w:bCs/>
        </w:rPr>
        <w:t>It provides APIs for ADSP ALSA to connect to ADSP Driver (Proxy Extension Interface)</w:t>
      </w:r>
    </w:p>
    <w:p w14:paraId="2F6EAEB5" w14:textId="77777777" w:rsidR="002051B4" w:rsidRPr="002051B4" w:rsidRDefault="002051B4" w:rsidP="002051B4">
      <w:pPr>
        <w:jc w:val="both"/>
        <w:rPr>
          <w:rFonts w:eastAsiaTheme="majorEastAsia" w:cstheme="minorHAnsi"/>
          <w:b/>
          <w:bCs/>
          <w:i/>
          <w:u w:val="single"/>
        </w:rPr>
      </w:pPr>
      <w:r w:rsidRPr="002051B4">
        <w:rPr>
          <w:rFonts w:eastAsiaTheme="majorEastAsia" w:cstheme="minorHAnsi"/>
          <w:b/>
          <w:bCs/>
          <w:i/>
          <w:u w:val="single"/>
        </w:rPr>
        <w:t>ADSP Driver (Proxy Extension Interface)</w:t>
      </w:r>
    </w:p>
    <w:p w14:paraId="44312D58" w14:textId="77777777" w:rsidR="002051B4" w:rsidRPr="002051B4" w:rsidRDefault="002051B4" w:rsidP="002051B4">
      <w:pPr>
        <w:jc w:val="both"/>
        <w:rPr>
          <w:rFonts w:eastAsiaTheme="majorEastAsia" w:cstheme="minorHAnsi"/>
          <w:bCs/>
        </w:rPr>
      </w:pPr>
      <w:r w:rsidRPr="002051B4">
        <w:rPr>
          <w:rFonts w:eastAsiaTheme="majorEastAsia" w:cstheme="minorHAnsi"/>
          <w:bCs/>
        </w:rPr>
        <w:t>APIs of methods through which ADSP Driver Extension communicates with shared memory area in Hardware side.</w:t>
      </w:r>
    </w:p>
    <w:p w14:paraId="2DA56FC6" w14:textId="77777777" w:rsidR="002051B4" w:rsidRPr="002051B4" w:rsidRDefault="002051B4" w:rsidP="002051B4">
      <w:pPr>
        <w:jc w:val="both"/>
        <w:rPr>
          <w:rFonts w:eastAsiaTheme="majorEastAsia" w:cstheme="minorHAnsi"/>
          <w:b/>
          <w:bCs/>
          <w:i/>
          <w:u w:val="single"/>
        </w:rPr>
      </w:pPr>
      <w:r w:rsidRPr="002051B4">
        <w:rPr>
          <w:rFonts w:eastAsiaTheme="majorEastAsia" w:cstheme="minorHAnsi"/>
          <w:b/>
          <w:bCs/>
          <w:i/>
          <w:u w:val="single"/>
        </w:rPr>
        <w:t>CPU DAI</w:t>
      </w:r>
    </w:p>
    <w:p w14:paraId="3EBDBA80" w14:textId="77777777" w:rsidR="002051B4" w:rsidRPr="002051B4" w:rsidRDefault="002051B4" w:rsidP="002051B4">
      <w:pPr>
        <w:jc w:val="both"/>
        <w:rPr>
          <w:rFonts w:eastAsiaTheme="majorEastAsia" w:cstheme="minorHAnsi"/>
          <w:bCs/>
        </w:rPr>
      </w:pPr>
      <w:r w:rsidRPr="002051B4">
        <w:rPr>
          <w:rFonts w:eastAsiaTheme="majorEastAsia" w:cstheme="minorHAnsi"/>
          <w:bCs/>
        </w:rPr>
        <w:t>DAI stands for Digital Audio Interface. CPU DAI is the interface for the platform driver to communicate with other drivers.</w:t>
      </w:r>
    </w:p>
    <w:p w14:paraId="646CD1A8" w14:textId="77777777" w:rsidR="002051B4" w:rsidRDefault="002051B4" w:rsidP="007E472E">
      <w:pPr>
        <w:jc w:val="center"/>
        <w:rPr>
          <w:rFonts w:eastAsiaTheme="majorEastAsia" w:cstheme="minorHAnsi"/>
          <w:b/>
          <w:bCs/>
          <w:i/>
          <w:u w:val="single"/>
        </w:rPr>
      </w:pPr>
    </w:p>
    <w:p w14:paraId="771162AD" w14:textId="1225F4DF" w:rsidR="00182A92" w:rsidRPr="00182A92" w:rsidRDefault="00182A92" w:rsidP="00182A92">
      <w:pPr>
        <w:pStyle w:val="Heading2"/>
        <w:rPr>
          <w:rFonts w:asciiTheme="minorHAnsi" w:hAnsiTheme="minorHAnsi" w:cstheme="minorHAnsi"/>
          <w:b/>
          <w:bCs/>
          <w:i/>
          <w:color w:val="auto"/>
          <w:sz w:val="22"/>
          <w:szCs w:val="22"/>
          <w:u w:val="single"/>
          <w:lang w:val="vi-VN"/>
        </w:rPr>
      </w:pPr>
      <w:r>
        <w:rPr>
          <w:rFonts w:asciiTheme="minorHAnsi" w:hAnsiTheme="minorHAnsi" w:cstheme="minorHAnsi"/>
          <w:b/>
          <w:bCs/>
          <w:i/>
          <w:color w:val="auto"/>
          <w:sz w:val="22"/>
          <w:szCs w:val="22"/>
          <w:u w:val="single"/>
        </w:rPr>
        <w:lastRenderedPageBreak/>
        <w:t>A</w:t>
      </w:r>
      <w:r>
        <w:rPr>
          <w:rFonts w:asciiTheme="minorHAnsi" w:hAnsiTheme="minorHAnsi" w:cstheme="minorHAnsi"/>
          <w:b/>
          <w:bCs/>
          <w:i/>
          <w:color w:val="auto"/>
          <w:sz w:val="22"/>
          <w:szCs w:val="22"/>
          <w:u w:val="single"/>
          <w:lang w:val="vi-VN"/>
        </w:rPr>
        <w:t>. ADSP ALSA</w:t>
      </w:r>
    </w:p>
    <w:p w14:paraId="0C63D7DE" w14:textId="3C35CD4A" w:rsidR="00CD6207" w:rsidRPr="00740209" w:rsidRDefault="00C20451" w:rsidP="00E25FEE">
      <w:pPr>
        <w:pStyle w:val="Heading3"/>
        <w:spacing w:before="0"/>
        <w:jc w:val="both"/>
        <w:rPr>
          <w:rFonts w:asciiTheme="minorHAnsi" w:hAnsiTheme="minorHAnsi" w:cstheme="minorHAnsi"/>
          <w:b/>
          <w:bCs/>
          <w:i/>
          <w:color w:val="auto"/>
          <w:sz w:val="22"/>
          <w:szCs w:val="22"/>
          <w:lang w:val="vi-VN"/>
        </w:rPr>
      </w:pPr>
      <w:r w:rsidRPr="00740209">
        <w:rPr>
          <w:rFonts w:asciiTheme="minorHAnsi" w:hAnsiTheme="minorHAnsi" w:cstheme="minorHAnsi"/>
          <w:b/>
          <w:bCs/>
          <w:i/>
          <w:color w:val="auto"/>
          <w:sz w:val="22"/>
          <w:szCs w:val="22"/>
        </w:rPr>
        <w:t>1</w:t>
      </w:r>
      <w:r w:rsidR="00CD6207" w:rsidRPr="00740209">
        <w:rPr>
          <w:rFonts w:asciiTheme="minorHAnsi" w:hAnsiTheme="minorHAnsi" w:cstheme="minorHAnsi"/>
          <w:b/>
          <w:bCs/>
          <w:i/>
          <w:color w:val="auto"/>
          <w:sz w:val="22"/>
          <w:szCs w:val="22"/>
        </w:rPr>
        <w:t>. Overview of ADSP</w:t>
      </w:r>
      <w:r w:rsidR="00182A92" w:rsidRPr="00740209">
        <w:rPr>
          <w:rFonts w:asciiTheme="minorHAnsi" w:hAnsiTheme="minorHAnsi" w:cstheme="minorHAnsi"/>
          <w:b/>
          <w:bCs/>
          <w:i/>
          <w:color w:val="auto"/>
          <w:sz w:val="22"/>
          <w:szCs w:val="22"/>
          <w:lang w:val="vi-VN"/>
        </w:rPr>
        <w:t xml:space="preserve"> ALSA</w:t>
      </w:r>
    </w:p>
    <w:p w14:paraId="00A19B58" w14:textId="7EEFEAF2" w:rsidR="00231F74" w:rsidRPr="002B5551" w:rsidRDefault="00F51949" w:rsidP="00E25FEE">
      <w:pPr>
        <w:jc w:val="both"/>
        <w:rPr>
          <w:rFonts w:cstheme="minorHAnsi"/>
          <w:sz w:val="24"/>
          <w:szCs w:val="24"/>
          <w:lang w:val="vi-VN"/>
        </w:rPr>
      </w:pPr>
      <w:r w:rsidRPr="00F51949">
        <w:rPr>
          <w:rFonts w:cstheme="minorHAnsi"/>
          <w:noProof/>
          <w:sz w:val="24"/>
          <w:szCs w:val="24"/>
        </w:rPr>
        <w:drawing>
          <wp:inline distT="0" distB="0" distL="0" distR="0" wp14:anchorId="5515503B" wp14:editId="2DB3CD43">
            <wp:extent cx="5915851" cy="5077534"/>
            <wp:effectExtent l="0" t="0" r="8890" b="8890"/>
            <wp:docPr id="99" name="Picture 5">
              <a:extLst xmlns:a="http://schemas.openxmlformats.org/drawingml/2006/main">
                <a:ext uri="{FF2B5EF4-FFF2-40B4-BE49-F238E27FC236}">
                  <a16:creationId xmlns:a16="http://schemas.microsoft.com/office/drawing/2014/main" id="{0A8289FC-C3D3-46C8-89AF-95794386C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A8289FC-C3D3-46C8-89AF-95794386C12E}"/>
                        </a:ext>
                      </a:extLst>
                    </pic:cNvPr>
                    <pic:cNvPicPr>
                      <a:picLocks noChangeAspect="1"/>
                    </pic:cNvPicPr>
                  </pic:nvPicPr>
                  <pic:blipFill>
                    <a:blip r:embed="rId10"/>
                    <a:stretch>
                      <a:fillRect/>
                    </a:stretch>
                  </pic:blipFill>
                  <pic:spPr>
                    <a:xfrm>
                      <a:off x="0" y="0"/>
                      <a:ext cx="5915851" cy="5077534"/>
                    </a:xfrm>
                    <a:prstGeom prst="rect">
                      <a:avLst/>
                    </a:prstGeom>
                  </pic:spPr>
                </pic:pic>
              </a:graphicData>
            </a:graphic>
          </wp:inline>
        </w:drawing>
      </w:r>
    </w:p>
    <w:p w14:paraId="7008B0BE" w14:textId="09383F42" w:rsidR="00CD6207" w:rsidRPr="00740209" w:rsidRDefault="00C20451" w:rsidP="00E25FEE">
      <w:pPr>
        <w:pStyle w:val="Heading3"/>
        <w:jc w:val="both"/>
        <w:rPr>
          <w:rFonts w:asciiTheme="minorHAnsi" w:hAnsiTheme="minorHAnsi" w:cstheme="minorHAnsi"/>
          <w:b/>
          <w:i/>
          <w:color w:val="auto"/>
          <w:sz w:val="22"/>
          <w:szCs w:val="22"/>
        </w:rPr>
      </w:pPr>
      <w:r w:rsidRPr="00740209">
        <w:rPr>
          <w:rFonts w:asciiTheme="minorHAnsi" w:hAnsiTheme="minorHAnsi" w:cstheme="minorHAnsi"/>
          <w:b/>
          <w:i/>
          <w:color w:val="auto"/>
          <w:sz w:val="22"/>
          <w:szCs w:val="22"/>
        </w:rPr>
        <w:t>2</w:t>
      </w:r>
      <w:r w:rsidR="00CD6207" w:rsidRPr="00740209">
        <w:rPr>
          <w:rFonts w:asciiTheme="minorHAnsi" w:hAnsiTheme="minorHAnsi" w:cstheme="minorHAnsi"/>
          <w:b/>
          <w:i/>
          <w:color w:val="auto"/>
          <w:sz w:val="22"/>
          <w:szCs w:val="22"/>
        </w:rPr>
        <w:t>. Some terminologies</w:t>
      </w:r>
    </w:p>
    <w:p w14:paraId="1CDE18AF"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Audio applications (tinycap, tinyplay, tinymix, etc)</w:t>
      </w:r>
      <w:r w:rsidRPr="002B5551">
        <w:rPr>
          <w:rFonts w:cstheme="minorHAnsi"/>
        </w:rPr>
        <w:t>:</w:t>
      </w:r>
    </w:p>
    <w:p w14:paraId="49B4A2BE" w14:textId="7BB0D1A7" w:rsidR="00E03589" w:rsidRPr="002B5551" w:rsidRDefault="00E03589" w:rsidP="00E25FEE">
      <w:pPr>
        <w:pStyle w:val="ListParagraph"/>
        <w:spacing w:after="0"/>
        <w:ind w:left="450"/>
        <w:jc w:val="both"/>
        <w:rPr>
          <w:rFonts w:cstheme="minorHAnsi"/>
        </w:rPr>
      </w:pPr>
      <w:r w:rsidRPr="002B5551">
        <w:rPr>
          <w:rFonts w:cstheme="minorHAnsi"/>
        </w:rPr>
        <w:t>The user applications that support to play or record sound by using ALSA library.</w:t>
      </w:r>
    </w:p>
    <w:p w14:paraId="31D437D7"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ALSA Lib</w:t>
      </w:r>
      <w:r w:rsidRPr="002B5551">
        <w:rPr>
          <w:rFonts w:cstheme="minorHAnsi"/>
        </w:rPr>
        <w:t>:</w:t>
      </w:r>
    </w:p>
    <w:p w14:paraId="7FB81870" w14:textId="4967E389" w:rsidR="00E03589" w:rsidRPr="002B5551" w:rsidRDefault="00E03589" w:rsidP="00E25FEE">
      <w:pPr>
        <w:pStyle w:val="ListParagraph"/>
        <w:spacing w:after="0"/>
        <w:ind w:left="450"/>
        <w:jc w:val="both"/>
        <w:rPr>
          <w:rFonts w:cstheme="minorHAnsi"/>
        </w:rPr>
      </w:pPr>
      <w:r w:rsidRPr="002B5551">
        <w:rPr>
          <w:rFonts w:cstheme="minorHAnsi"/>
        </w:rPr>
        <w:t>The ALSA library APIs are the interface to the ALSA drivers.</w:t>
      </w:r>
    </w:p>
    <w:p w14:paraId="548E74AD"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ALSA Middle Layer</w:t>
      </w:r>
      <w:r w:rsidRPr="002B5551">
        <w:rPr>
          <w:rFonts w:cstheme="minorHAnsi"/>
        </w:rPr>
        <w:t>:</w:t>
      </w:r>
    </w:p>
    <w:p w14:paraId="5626A7B6" w14:textId="624B2BF7" w:rsidR="00E03589" w:rsidRPr="002B5551" w:rsidRDefault="00E03589" w:rsidP="00E25FEE">
      <w:pPr>
        <w:pStyle w:val="ListParagraph"/>
        <w:spacing w:after="0"/>
        <w:ind w:left="450"/>
        <w:jc w:val="both"/>
        <w:rPr>
          <w:rFonts w:cstheme="minorHAnsi"/>
        </w:rPr>
      </w:pPr>
      <w:r w:rsidRPr="002B5551">
        <w:rPr>
          <w:rFonts w:cstheme="minorHAnsi"/>
        </w:rPr>
        <w:t>It is a set of libraries which APIs gives applications access to the sound card drivers. And it can be broken down into the major interfaces such as control interface, PCM interface, raw MIDI interface, timer interface, sequencer interface and mixer interface.</w:t>
      </w:r>
    </w:p>
    <w:p w14:paraId="23FCCF27" w14:textId="77777777" w:rsidR="00E03589" w:rsidRPr="002B5551" w:rsidRDefault="00E03589" w:rsidP="00E25FEE">
      <w:pPr>
        <w:pStyle w:val="ListParagraph"/>
        <w:numPr>
          <w:ilvl w:val="0"/>
          <w:numId w:val="4"/>
        </w:numPr>
        <w:spacing w:after="0" w:line="256" w:lineRule="auto"/>
        <w:ind w:left="360"/>
        <w:jc w:val="both"/>
        <w:rPr>
          <w:rFonts w:cstheme="minorHAnsi"/>
          <w:b/>
        </w:rPr>
      </w:pPr>
      <w:r w:rsidRPr="002B5551">
        <w:rPr>
          <w:rFonts w:cstheme="minorHAnsi"/>
          <w:b/>
        </w:rPr>
        <w:t>ALSA SoC core:</w:t>
      </w:r>
    </w:p>
    <w:p w14:paraId="0E58F21E" w14:textId="1DEC5DAC" w:rsidR="00E03589" w:rsidRPr="002B5551" w:rsidRDefault="00E03589" w:rsidP="00E25FEE">
      <w:pPr>
        <w:pStyle w:val="ListParagraph"/>
        <w:spacing w:after="0"/>
        <w:ind w:left="450"/>
        <w:jc w:val="both"/>
        <w:rPr>
          <w:rFonts w:cstheme="minorHAnsi"/>
        </w:rPr>
      </w:pPr>
      <w:r w:rsidRPr="002B5551">
        <w:rPr>
          <w:rFonts w:cstheme="minorHAnsi"/>
        </w:rPr>
        <w:t>It is part of ALSA Framework and does processing of PCM data</w:t>
      </w:r>
    </w:p>
    <w:p w14:paraId="2D3D96FE"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ADSP ALSA</w:t>
      </w:r>
      <w:r w:rsidRPr="002B5551">
        <w:rPr>
          <w:rFonts w:cstheme="minorHAnsi"/>
        </w:rPr>
        <w:t>:</w:t>
      </w:r>
    </w:p>
    <w:p w14:paraId="51546895" w14:textId="0D87B875" w:rsidR="00E03589" w:rsidRPr="002B5551" w:rsidRDefault="00E03589" w:rsidP="00E25FEE">
      <w:pPr>
        <w:pStyle w:val="ListParagraph"/>
        <w:spacing w:after="0" w:line="256" w:lineRule="auto"/>
        <w:ind w:left="450"/>
        <w:jc w:val="both"/>
        <w:rPr>
          <w:rFonts w:cstheme="minorHAnsi"/>
        </w:rPr>
      </w:pPr>
      <w:r w:rsidRPr="002B5551">
        <w:rPr>
          <w:rFonts w:cstheme="minorHAnsi"/>
        </w:rPr>
        <w:t xml:space="preserve">It is an ALSA device driver, implements to register a sound card for ADSP device. It provides callback functions for the native supports from ALSA framework to perform both playback and record. For </w:t>
      </w:r>
      <w:r w:rsidRPr="002B5551">
        <w:rPr>
          <w:rFonts w:cstheme="minorHAnsi"/>
        </w:rPr>
        <w:lastRenderedPageBreak/>
        <w:t>playback/TDM playback, it receives PCM data from user app and transfers to ADSP Renderer plugin/ADSP TDM Renderer plugin. For record, it receives PCM data from ADSP Capture plugin/ADSP TDM Capture plugin and transfers to user app. The equalization function can be integrated into playback and record by routing between Equalizer and Renderer plugin, and between Equalizer and Capture plugins.</w:t>
      </w:r>
    </w:p>
    <w:p w14:paraId="2E3CF2F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CPU DAI</w:t>
      </w:r>
      <w:r w:rsidRPr="002B5551">
        <w:rPr>
          <w:rFonts w:cstheme="minorHAnsi"/>
        </w:rPr>
        <w:t>:</w:t>
      </w:r>
    </w:p>
    <w:p w14:paraId="465138F7" w14:textId="2ABC2BF5" w:rsidR="00E03589" w:rsidRPr="002B5551" w:rsidRDefault="00E03589" w:rsidP="00E25FEE">
      <w:pPr>
        <w:pStyle w:val="ListParagraph"/>
        <w:spacing w:after="0" w:line="240" w:lineRule="auto"/>
        <w:ind w:left="450"/>
        <w:jc w:val="both"/>
        <w:rPr>
          <w:rFonts w:cstheme="minorHAnsi"/>
        </w:rPr>
      </w:pPr>
      <w:r w:rsidRPr="002B5551">
        <w:rPr>
          <w:rFonts w:cstheme="minorHAnsi"/>
        </w:rPr>
        <w:t>DAI stands for Digital Audio Interface. CPU DAI is the interface for the platform driver to communicate with other drivers.</w:t>
      </w:r>
    </w:p>
    <w:p w14:paraId="3503416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Platform driver</w:t>
      </w:r>
      <w:r w:rsidRPr="002B5551">
        <w:rPr>
          <w:rFonts w:cstheme="minorHAnsi"/>
        </w:rPr>
        <w:t>:</w:t>
      </w:r>
    </w:p>
    <w:p w14:paraId="3549C13B" w14:textId="0FEF2C79" w:rsidR="00E03589" w:rsidRPr="002B5551" w:rsidRDefault="00E03589" w:rsidP="00E25FEE">
      <w:pPr>
        <w:pStyle w:val="ListParagraph"/>
        <w:spacing w:after="0"/>
        <w:ind w:left="450"/>
        <w:jc w:val="both"/>
        <w:rPr>
          <w:rFonts w:cstheme="minorHAnsi"/>
        </w:rPr>
      </w:pPr>
      <w:r w:rsidRPr="002B5551">
        <w:rPr>
          <w:rFonts w:cstheme="minorHAnsi"/>
        </w:rPr>
        <w:t xml:space="preserve">This is used to register ADSP sound card into ASoC framework. It holds ADSP ALSA driver, ADSP Driver Extension and ADSP sound card. </w:t>
      </w:r>
    </w:p>
    <w:p w14:paraId="6986D77D"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Codec driver</w:t>
      </w:r>
      <w:r w:rsidRPr="002B5551">
        <w:rPr>
          <w:rFonts w:cstheme="minorHAnsi"/>
        </w:rPr>
        <w:t>:</w:t>
      </w:r>
    </w:p>
    <w:p w14:paraId="77051062" w14:textId="6589E8F5" w:rsidR="00E03589" w:rsidRPr="002B5551" w:rsidRDefault="00E03589" w:rsidP="00E25FEE">
      <w:pPr>
        <w:pStyle w:val="ListParagraph"/>
        <w:spacing w:after="0" w:line="240" w:lineRule="auto"/>
        <w:ind w:left="450"/>
        <w:jc w:val="both"/>
        <w:rPr>
          <w:rFonts w:cstheme="minorHAnsi"/>
        </w:rPr>
      </w:pPr>
      <w:r w:rsidRPr="002B5551">
        <w:rPr>
          <w:rFonts w:cstheme="minorHAnsi"/>
        </w:rPr>
        <w:t>It represents interface for codecs.</w:t>
      </w:r>
    </w:p>
    <w:p w14:paraId="18527BE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Codec DAI</w:t>
      </w:r>
      <w:r w:rsidRPr="002B5551">
        <w:rPr>
          <w:rFonts w:cstheme="minorHAnsi"/>
        </w:rPr>
        <w:t>:</w:t>
      </w:r>
    </w:p>
    <w:p w14:paraId="515D592C" w14:textId="7DD7D1B1" w:rsidR="00E03589" w:rsidRPr="002B5551" w:rsidRDefault="00E03589" w:rsidP="00E25FEE">
      <w:pPr>
        <w:pStyle w:val="ListParagraph"/>
        <w:spacing w:after="0" w:line="240" w:lineRule="auto"/>
        <w:ind w:left="450"/>
        <w:jc w:val="both"/>
        <w:rPr>
          <w:rFonts w:cstheme="minorHAnsi"/>
        </w:rPr>
      </w:pPr>
      <w:r w:rsidRPr="002B5551">
        <w:rPr>
          <w:rFonts w:cstheme="minorHAnsi"/>
        </w:rPr>
        <w:t>The DAI for codecs to communicate with other drivers.</w:t>
      </w:r>
    </w:p>
    <w:p w14:paraId="0532C9F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Machine driver</w:t>
      </w:r>
      <w:r w:rsidRPr="002B5551">
        <w:rPr>
          <w:rFonts w:cstheme="minorHAnsi"/>
        </w:rPr>
        <w:t>:</w:t>
      </w:r>
    </w:p>
    <w:p w14:paraId="7576CEF2" w14:textId="5B946A83" w:rsidR="00E03589" w:rsidRPr="002B5551" w:rsidRDefault="00E03589" w:rsidP="00E25FEE">
      <w:pPr>
        <w:pStyle w:val="ListParagraph"/>
        <w:spacing w:after="0"/>
        <w:ind w:left="450"/>
        <w:jc w:val="both"/>
        <w:rPr>
          <w:rFonts w:cstheme="minorHAnsi"/>
        </w:rPr>
      </w:pPr>
      <w:r w:rsidRPr="002B5551">
        <w:rPr>
          <w:rFonts w:cstheme="minorHAnsi"/>
        </w:rPr>
        <w:t>The ASoC machine (or board) driver is the code that glues together the platform driver and codec driver.</w:t>
      </w:r>
    </w:p>
    <w:p w14:paraId="69EE1E3C"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Proxy Extension Interface</w:t>
      </w:r>
      <w:r w:rsidRPr="002B5551">
        <w:rPr>
          <w:rFonts w:cstheme="minorHAnsi"/>
        </w:rPr>
        <w:t>:</w:t>
      </w:r>
    </w:p>
    <w:p w14:paraId="0E97B429" w14:textId="67C6FD21" w:rsidR="00E03589" w:rsidRPr="002B5551" w:rsidRDefault="00E03589" w:rsidP="00E25FEE">
      <w:pPr>
        <w:pStyle w:val="ListParagraph"/>
        <w:spacing w:after="0"/>
        <w:ind w:left="450"/>
        <w:jc w:val="both"/>
        <w:rPr>
          <w:rFonts w:cstheme="minorHAnsi"/>
        </w:rPr>
      </w:pPr>
      <w:r w:rsidRPr="002B5551">
        <w:rPr>
          <w:rFonts w:cstheme="minorHAnsi"/>
        </w:rPr>
        <w:t>APIs of methods through which ADSP Driver Extension communicates with shared memory area in Hardware side.</w:t>
      </w:r>
    </w:p>
    <w:p w14:paraId="6CE73D44"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Shared memory area</w:t>
      </w:r>
      <w:r w:rsidRPr="002B5551">
        <w:rPr>
          <w:rFonts w:cstheme="minorHAnsi"/>
        </w:rPr>
        <w:t>:</w:t>
      </w:r>
    </w:p>
    <w:p w14:paraId="20230D4E" w14:textId="57E9B726" w:rsidR="00E03589" w:rsidRPr="002B5551" w:rsidRDefault="00E03589" w:rsidP="00E25FEE">
      <w:pPr>
        <w:pStyle w:val="ListParagraph"/>
        <w:spacing w:after="0"/>
        <w:ind w:left="450"/>
        <w:jc w:val="both"/>
        <w:rPr>
          <w:rFonts w:cstheme="minorHAnsi"/>
        </w:rPr>
      </w:pPr>
      <w:r w:rsidRPr="002B5551">
        <w:rPr>
          <w:rFonts w:cstheme="minorHAnsi"/>
        </w:rPr>
        <w:t>Shared memory is a memory area which can be read and written by both CPU and ADSP.</w:t>
      </w:r>
    </w:p>
    <w:p w14:paraId="7BC223B4" w14:textId="77777777" w:rsidR="00E03589" w:rsidRPr="002B5551" w:rsidRDefault="00E03589" w:rsidP="00E25FEE">
      <w:pPr>
        <w:pStyle w:val="ListParagraph"/>
        <w:numPr>
          <w:ilvl w:val="0"/>
          <w:numId w:val="10"/>
        </w:numPr>
        <w:spacing w:after="0" w:line="256" w:lineRule="auto"/>
        <w:ind w:left="360"/>
        <w:jc w:val="both"/>
        <w:rPr>
          <w:rFonts w:cstheme="minorHAnsi"/>
        </w:rPr>
      </w:pPr>
      <w:r w:rsidRPr="002B5551">
        <w:rPr>
          <w:rFonts w:cstheme="minorHAnsi"/>
          <w:b/>
        </w:rPr>
        <w:t>ADSP</w:t>
      </w:r>
      <w:r w:rsidRPr="002B5551">
        <w:rPr>
          <w:rFonts w:cstheme="minorHAnsi"/>
        </w:rPr>
        <w:t>:</w:t>
      </w:r>
    </w:p>
    <w:p w14:paraId="4E16AA20" w14:textId="77777777" w:rsidR="004774FA" w:rsidRDefault="00E03589" w:rsidP="00E25FEE">
      <w:pPr>
        <w:pStyle w:val="ListParagraph"/>
        <w:spacing w:after="0"/>
        <w:ind w:left="450"/>
        <w:jc w:val="both"/>
        <w:rPr>
          <w:rFonts w:cstheme="minorHAnsi"/>
        </w:rPr>
      </w:pPr>
      <w:r w:rsidRPr="002B5551">
        <w:rPr>
          <w:rFonts w:cstheme="minorHAnsi"/>
        </w:rPr>
        <w:t>It is an audio DSP hardware unit. It provides ADSP framework which has the capability to control and execute multiple plugins (Renderer/Capture/Equalizer/TDM Renderer/TDM Capture) for playback, record, TDM and equalization. The communication between ADSP side and CPU side is performed by the interrupt, and the shared memory area.</w:t>
      </w:r>
    </w:p>
    <w:p w14:paraId="591C1BF9" w14:textId="2E91AAF3" w:rsidR="004774FA" w:rsidRPr="004774FA" w:rsidRDefault="004774FA" w:rsidP="00E25FEE">
      <w:pPr>
        <w:pStyle w:val="ListParagraph"/>
        <w:numPr>
          <w:ilvl w:val="0"/>
          <w:numId w:val="10"/>
        </w:numPr>
        <w:spacing w:after="0"/>
        <w:ind w:left="360"/>
        <w:jc w:val="both"/>
        <w:rPr>
          <w:rFonts w:cstheme="minorHAnsi"/>
          <w:b/>
        </w:rPr>
      </w:pPr>
      <w:r w:rsidRPr="004774FA">
        <w:rPr>
          <w:rFonts w:cstheme="minorHAnsi"/>
          <w:b/>
          <w:lang w:val="vi-VN"/>
        </w:rPr>
        <w:t xml:space="preserve">TDM </w:t>
      </w:r>
    </w:p>
    <w:p w14:paraId="2557EAEB" w14:textId="755AAA59" w:rsidR="004774FA" w:rsidRDefault="004774FA" w:rsidP="00E25FEE">
      <w:pPr>
        <w:pStyle w:val="ListParagraph"/>
        <w:spacing w:after="0"/>
        <w:ind w:left="450"/>
        <w:jc w:val="both"/>
      </w:pPr>
      <w:r>
        <w:rPr>
          <w:b/>
          <w:bCs/>
        </w:rPr>
        <w:t>Time-division multiplexing</w:t>
      </w:r>
      <w:r>
        <w:t xml:space="preserve"> (</w:t>
      </w:r>
      <w:r>
        <w:rPr>
          <w:b/>
          <w:bCs/>
        </w:rPr>
        <w:t>TDM</w:t>
      </w:r>
      <w:r>
        <w:t>) is a method of transmitting and receiving independent signals over a common signal path by means of synchronized switches at each end of the transmission line so that each signal appears on the line only a fraction of time in an alternating pattern.</w:t>
      </w:r>
    </w:p>
    <w:p w14:paraId="2BABB565" w14:textId="4EB8D632" w:rsidR="004774FA" w:rsidRPr="004774FA" w:rsidRDefault="004774FA" w:rsidP="00E25FEE">
      <w:pPr>
        <w:pStyle w:val="ListParagraph"/>
        <w:spacing w:after="0"/>
        <w:ind w:left="450"/>
        <w:jc w:val="center"/>
      </w:pPr>
      <w:r>
        <w:rPr>
          <w:noProof/>
        </w:rPr>
        <w:drawing>
          <wp:inline distT="0" distB="0" distL="0" distR="0" wp14:anchorId="2920803A" wp14:editId="5DA5CE10">
            <wp:extent cx="2113808" cy="1495584"/>
            <wp:effectExtent l="0" t="0" r="0" b="0"/>
            <wp:docPr id="464" name="Picture 464" descr="Multiplexing 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plexing diagram.sv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2137375" cy="1512258"/>
                    </a:xfrm>
                    <a:prstGeom prst="rect">
                      <a:avLst/>
                    </a:prstGeom>
                    <a:noFill/>
                    <a:ln>
                      <a:noFill/>
                    </a:ln>
                  </pic:spPr>
                </pic:pic>
              </a:graphicData>
            </a:graphic>
          </wp:inline>
        </w:drawing>
      </w:r>
    </w:p>
    <w:p w14:paraId="4E33163D" w14:textId="5C6A0CD0" w:rsidR="00C20451" w:rsidRPr="00740209" w:rsidRDefault="00C20451" w:rsidP="00E25FEE">
      <w:pPr>
        <w:pStyle w:val="Heading3"/>
        <w:jc w:val="both"/>
        <w:rPr>
          <w:rFonts w:asciiTheme="minorHAnsi" w:hAnsiTheme="minorHAnsi" w:cstheme="minorHAnsi"/>
          <w:b/>
          <w:i/>
          <w:color w:val="auto"/>
          <w:sz w:val="22"/>
          <w:szCs w:val="22"/>
        </w:rPr>
      </w:pPr>
      <w:r w:rsidRPr="00740209">
        <w:rPr>
          <w:rFonts w:asciiTheme="minorHAnsi" w:hAnsiTheme="minorHAnsi" w:cstheme="minorHAnsi"/>
          <w:b/>
          <w:i/>
          <w:color w:val="auto"/>
          <w:sz w:val="22"/>
          <w:szCs w:val="22"/>
        </w:rPr>
        <w:lastRenderedPageBreak/>
        <w:t xml:space="preserve">3. List of usage </w:t>
      </w:r>
    </w:p>
    <w:p w14:paraId="498E169C" w14:textId="37FF49F3" w:rsidR="00C20451" w:rsidRPr="009C5220" w:rsidRDefault="00C20451" w:rsidP="00E25FEE">
      <w:pPr>
        <w:pStyle w:val="Heading4"/>
        <w:jc w:val="both"/>
        <w:rPr>
          <w:rFonts w:asciiTheme="minorHAnsi" w:hAnsiTheme="minorHAnsi" w:cstheme="minorHAnsi"/>
          <w:i w:val="0"/>
          <w:color w:val="auto"/>
        </w:rPr>
      </w:pPr>
      <w:r w:rsidRPr="009C5220">
        <w:rPr>
          <w:rFonts w:asciiTheme="minorHAnsi" w:hAnsiTheme="minorHAnsi" w:cstheme="minorHAnsi"/>
          <w:i w:val="0"/>
          <w:color w:val="auto"/>
        </w:rPr>
        <w:t>3.1</w:t>
      </w:r>
      <w:r w:rsidR="003413FA" w:rsidRPr="009C5220">
        <w:rPr>
          <w:rFonts w:asciiTheme="minorHAnsi" w:hAnsiTheme="minorHAnsi" w:cstheme="minorHAnsi"/>
          <w:i w:val="0"/>
          <w:color w:val="auto"/>
        </w:rPr>
        <w:t>.</w:t>
      </w:r>
      <w:r w:rsidRPr="009C5220">
        <w:rPr>
          <w:rFonts w:asciiTheme="minorHAnsi" w:hAnsiTheme="minorHAnsi" w:cstheme="minorHAnsi"/>
          <w:i w:val="0"/>
          <w:color w:val="auto"/>
        </w:rPr>
        <w:t xml:space="preserve"> Playback </w:t>
      </w:r>
    </w:p>
    <w:p w14:paraId="0018DF4C" w14:textId="068732F7" w:rsidR="002B5551" w:rsidRPr="009C5220" w:rsidRDefault="002B5551" w:rsidP="00E25FEE">
      <w:pPr>
        <w:jc w:val="both"/>
        <w:rPr>
          <w:rFonts w:cstheme="minorHAnsi"/>
        </w:rPr>
      </w:pPr>
      <w:r w:rsidRPr="009C5220">
        <w:rPr>
          <w:rFonts w:cstheme="minorHAnsi"/>
          <w:noProof/>
        </w:rPr>
        <mc:AlternateContent>
          <mc:Choice Requires="wpc">
            <w:drawing>
              <wp:inline distT="0" distB="0" distL="0" distR="0" wp14:anchorId="741DBA80" wp14:editId="404086FB">
                <wp:extent cx="5943600" cy="1272540"/>
                <wp:effectExtent l="0" t="0" r="0" b="3810"/>
                <wp:docPr id="23" name="Canvas 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AutoShape 8"/>
                        <wps:cNvSpPr>
                          <a:spLocks noChangeArrowheads="1"/>
                        </wps:cNvSpPr>
                        <wps:spPr bwMode="auto">
                          <a:xfrm>
                            <a:off x="414800" y="410613"/>
                            <a:ext cx="1228100" cy="598219"/>
                          </a:xfrm>
                          <a:prstGeom prst="flowChartPredefinedProcess">
                            <a:avLst/>
                          </a:prstGeom>
                          <a:solidFill>
                            <a:srgbClr val="FBE4D5"/>
                          </a:solidFill>
                          <a:ln w="9525">
                            <a:solidFill>
                              <a:srgbClr val="000000"/>
                            </a:solidFill>
                            <a:miter lim="800000"/>
                            <a:headEnd/>
                            <a:tailEnd/>
                          </a:ln>
                        </wps:spPr>
                        <wps:txbx>
                          <w:txbxContent>
                            <w:p w14:paraId="212D2184" w14:textId="77777777" w:rsidR="00CA5115" w:rsidRDefault="00CA5115" w:rsidP="002B5551">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4" name="AutoShape 17"/>
                        <wps:cNvCnPr>
                          <a:cxnSpLocks noChangeShapeType="1"/>
                        </wps:cNvCnPr>
                        <wps:spPr bwMode="auto">
                          <a:xfrm flipV="1">
                            <a:off x="1642800" y="707122"/>
                            <a:ext cx="548700" cy="260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5" name="Sound"/>
                        <wps:cNvSpPr>
                          <a:spLocks noEditPoints="1" noChangeArrowheads="1"/>
                        </wps:cNvSpPr>
                        <wps:spPr bwMode="auto">
                          <a:xfrm rot="10800000" flipH="1">
                            <a:off x="5286300" y="393012"/>
                            <a:ext cx="511500" cy="634520"/>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6" name="Text Box 19"/>
                        <wps:cNvSpPr txBox="1">
                          <a:spLocks noChangeArrowheads="1"/>
                        </wps:cNvSpPr>
                        <wps:spPr bwMode="auto">
                          <a:xfrm>
                            <a:off x="5145700" y="182006"/>
                            <a:ext cx="6521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9F21B" w14:textId="77777777" w:rsidR="00CA5115" w:rsidRDefault="00CA5115" w:rsidP="002B5551">
                              <w:pPr>
                                <w:rPr>
                                  <w:sz w:val="18"/>
                                  <w:szCs w:val="18"/>
                                </w:rPr>
                              </w:pPr>
                              <w:r>
                                <w:rPr>
                                  <w:sz w:val="18"/>
                                  <w:szCs w:val="18"/>
                                </w:rPr>
                                <w:t>Speaker</w:t>
                              </w:r>
                            </w:p>
                          </w:txbxContent>
                        </wps:txbx>
                        <wps:bodyPr rot="0" vert="horz" wrap="square" lIns="70209" tIns="8401" rIns="70209" bIns="8401" anchor="t" anchorCtr="0" upright="1">
                          <a:noAutofit/>
                        </wps:bodyPr>
                      </wps:wsp>
                      <wps:wsp>
                        <wps:cNvPr id="7" name="Rectangle 22"/>
                        <wps:cNvSpPr>
                          <a:spLocks noChangeArrowheads="1"/>
                        </wps:cNvSpPr>
                        <wps:spPr bwMode="auto">
                          <a:xfrm>
                            <a:off x="2192800" y="502716"/>
                            <a:ext cx="405700" cy="4089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209D45D" w14:textId="77777777" w:rsidR="00CA5115" w:rsidRDefault="00CA5115" w:rsidP="002B5551">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8" name="AutoShape 23"/>
                        <wps:cNvCnPr>
                          <a:cxnSpLocks noChangeShapeType="1"/>
                        </wps:cNvCnPr>
                        <wps:spPr bwMode="auto">
                          <a:xfrm flipV="1">
                            <a:off x="2598500" y="706822"/>
                            <a:ext cx="152200" cy="3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9" name="Rectangle 22"/>
                        <wps:cNvSpPr>
                          <a:spLocks noChangeArrowheads="1"/>
                        </wps:cNvSpPr>
                        <wps:spPr bwMode="auto">
                          <a:xfrm>
                            <a:off x="3816400" y="502016"/>
                            <a:ext cx="4131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960BD40" w14:textId="77777777" w:rsidR="00CA5115" w:rsidRDefault="00CA5115" w:rsidP="002B5551">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10" name="AutoShape 23"/>
                        <wps:cNvCnPr>
                          <a:cxnSpLocks noChangeShapeType="1"/>
                        </wps:cNvCnPr>
                        <wps:spPr bwMode="auto">
                          <a:xfrm flipV="1">
                            <a:off x="4240800" y="706522"/>
                            <a:ext cx="457200" cy="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1" name="Rectangle 236"/>
                        <wps:cNvSpPr>
                          <a:spLocks noChangeArrowheads="1"/>
                        </wps:cNvSpPr>
                        <wps:spPr bwMode="auto">
                          <a:xfrm>
                            <a:off x="2114900" y="451614"/>
                            <a:ext cx="2170900" cy="521916"/>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 name="Text Box 15"/>
                        <wps:cNvSpPr txBox="1">
                          <a:spLocks noChangeArrowheads="1"/>
                        </wps:cNvSpPr>
                        <wps:spPr bwMode="auto">
                          <a:xfrm>
                            <a:off x="3218900" y="264608"/>
                            <a:ext cx="7734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892D9" w14:textId="77777777" w:rsidR="00CA5115" w:rsidRDefault="00CA5115" w:rsidP="002B5551">
                              <w:pPr>
                                <w:rPr>
                                  <w:sz w:val="18"/>
                                  <w:szCs w:val="18"/>
                                </w:rPr>
                              </w:pPr>
                              <w:r>
                                <w:rPr>
                                  <w:sz w:val="18"/>
                                  <w:szCs w:val="18"/>
                                </w:rPr>
                                <w:t>SCU</w:t>
                              </w:r>
                            </w:p>
                          </w:txbxContent>
                        </wps:txbx>
                        <wps:bodyPr rot="0" vert="horz" wrap="square" lIns="70209" tIns="8401" rIns="70209" bIns="8401" anchor="t" anchorCtr="0" upright="1">
                          <a:noAutofit/>
                        </wps:bodyPr>
                      </wps:wsp>
                      <wps:wsp>
                        <wps:cNvPr id="13" name="Rectangle 16"/>
                        <wps:cNvSpPr>
                          <a:spLocks noChangeArrowheads="1"/>
                        </wps:cNvSpPr>
                        <wps:spPr bwMode="auto">
                          <a:xfrm>
                            <a:off x="4714900" y="502016"/>
                            <a:ext cx="433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506ED47" w14:textId="77777777" w:rsidR="00CA5115" w:rsidRDefault="00CA5115" w:rsidP="002B5551">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14" name="AutoShape 23"/>
                        <wps:cNvCnPr>
                          <a:cxnSpLocks noChangeShapeType="1"/>
                        </wps:cNvCnPr>
                        <wps:spPr bwMode="auto">
                          <a:xfrm>
                            <a:off x="5148600" y="706522"/>
                            <a:ext cx="1283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5" name="AutoShape 23"/>
                        <wps:cNvCnPr>
                          <a:cxnSpLocks noChangeShapeType="1"/>
                        </wps:cNvCnPr>
                        <wps:spPr bwMode="auto">
                          <a:xfrm>
                            <a:off x="3682300" y="706222"/>
                            <a:ext cx="134100" cy="3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6" name="Rectangle 22"/>
                        <wps:cNvSpPr>
                          <a:spLocks noChangeArrowheads="1"/>
                        </wps:cNvSpPr>
                        <wps:spPr bwMode="auto">
                          <a:xfrm>
                            <a:off x="2750700" y="499716"/>
                            <a:ext cx="405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0C180BE" w14:textId="77777777" w:rsidR="00CA5115" w:rsidRDefault="00CA5115" w:rsidP="002B5551">
                              <w:pPr>
                                <w:jc w:val="center"/>
                                <w:rPr>
                                  <w:sz w:val="18"/>
                                  <w:szCs w:val="18"/>
                                </w:rPr>
                              </w:pPr>
                              <w:r>
                                <w:rPr>
                                  <w:sz w:val="18"/>
                                  <w:szCs w:val="18"/>
                                </w:rPr>
                                <w:t>CTU</w:t>
                              </w:r>
                            </w:p>
                          </w:txbxContent>
                        </wps:txbx>
                        <wps:bodyPr rot="0" vert="horz" wrap="square" lIns="70209" tIns="8401" rIns="70209" bIns="8401" anchor="ctr" anchorCtr="0" upright="1">
                          <a:noAutofit/>
                        </wps:bodyPr>
                      </wps:wsp>
                      <wps:wsp>
                        <wps:cNvPr id="17" name="Text Box 19"/>
                        <wps:cNvSpPr txBox="1">
                          <a:spLocks noChangeArrowheads="1"/>
                        </wps:cNvSpPr>
                        <wps:spPr bwMode="auto">
                          <a:xfrm>
                            <a:off x="1642900" y="576018"/>
                            <a:ext cx="555300" cy="335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FCC0" w14:textId="77777777" w:rsidR="00CA5115" w:rsidRDefault="00CA5115" w:rsidP="002B5551">
                              <w:pPr>
                                <w:spacing w:line="276" w:lineRule="auto"/>
                                <w:rPr>
                                  <w:sz w:val="14"/>
                                  <w:szCs w:val="18"/>
                                </w:rPr>
                              </w:pPr>
                              <w:r>
                                <w:rPr>
                                  <w:sz w:val="14"/>
                                  <w:szCs w:val="18"/>
                                </w:rPr>
                                <w:t>ADMAC</w:t>
                              </w:r>
                              <w:r>
                                <w:rPr>
                                  <w:sz w:val="14"/>
                                  <w:szCs w:val="18"/>
                                </w:rPr>
                                <w:br/>
                              </w:r>
                            </w:p>
                          </w:txbxContent>
                        </wps:txbx>
                        <wps:bodyPr rot="0" vert="horz" wrap="square" lIns="70209" tIns="8401" rIns="70209" bIns="8401" anchor="t" anchorCtr="0" upright="1">
                          <a:noAutofit/>
                        </wps:bodyPr>
                      </wps:wsp>
                      <wps:wsp>
                        <wps:cNvPr id="18" name="AutoShape 23"/>
                        <wps:cNvCnPr>
                          <a:cxnSpLocks noChangeShapeType="1"/>
                        </wps:cNvCnPr>
                        <wps:spPr bwMode="auto">
                          <a:xfrm flipV="1">
                            <a:off x="3156400" y="701822"/>
                            <a:ext cx="120800" cy="24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 name="Text Box 19"/>
                        <wps:cNvSpPr txBox="1">
                          <a:spLocks noChangeArrowheads="1"/>
                        </wps:cNvSpPr>
                        <wps:spPr bwMode="auto">
                          <a:xfrm>
                            <a:off x="4263400" y="594519"/>
                            <a:ext cx="555400" cy="30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8BB5F" w14:textId="77777777" w:rsidR="00CA5115" w:rsidRDefault="00CA5115" w:rsidP="002B5551">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20" name="AutoShape 23"/>
                        <wps:cNvCnPr>
                          <a:cxnSpLocks noChangeShapeType="1"/>
                        </wps:cNvCnPr>
                        <wps:spPr bwMode="auto">
                          <a:xfrm>
                            <a:off x="4157900" y="1148736"/>
                            <a:ext cx="2744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1" name="Text Box 19"/>
                        <wps:cNvSpPr txBox="1">
                          <a:spLocks noChangeArrowheads="1"/>
                        </wps:cNvSpPr>
                        <wps:spPr bwMode="auto">
                          <a:xfrm>
                            <a:off x="4387800" y="1068734"/>
                            <a:ext cx="7608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209A5" w14:textId="77777777" w:rsidR="00CA5115" w:rsidRDefault="00CA5115" w:rsidP="002B5551">
                              <w:pPr>
                                <w:rPr>
                                  <w:sz w:val="18"/>
                                  <w:szCs w:val="18"/>
                                </w:rPr>
                              </w:pPr>
                              <w:r>
                                <w:rPr>
                                  <w:sz w:val="18"/>
                                  <w:szCs w:val="18"/>
                                </w:rPr>
                                <w:t>PCM data</w:t>
                              </w:r>
                            </w:p>
                          </w:txbxContent>
                        </wps:txbx>
                        <wps:bodyPr rot="0" vert="horz" wrap="square" lIns="70209" tIns="8401" rIns="70209" bIns="8401" anchor="t" anchorCtr="0" upright="1">
                          <a:noAutofit/>
                        </wps:bodyPr>
                      </wps:wsp>
                      <wps:wsp>
                        <wps:cNvPr id="22" name="Rectangle 22"/>
                        <wps:cNvSpPr>
                          <a:spLocks noChangeArrowheads="1"/>
                        </wps:cNvSpPr>
                        <wps:spPr bwMode="auto">
                          <a:xfrm>
                            <a:off x="3277200" y="499716"/>
                            <a:ext cx="4056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9EB486D" w14:textId="77777777" w:rsidR="00CA5115" w:rsidRDefault="00CA5115" w:rsidP="002B5551">
                              <w:pPr>
                                <w:jc w:val="center"/>
                                <w:rPr>
                                  <w:sz w:val="18"/>
                                  <w:szCs w:val="18"/>
                                </w:rPr>
                              </w:pPr>
                              <w:r>
                                <w:rPr>
                                  <w:sz w:val="18"/>
                                  <w:szCs w:val="18"/>
                                </w:rPr>
                                <w:t>MIX</w:t>
                              </w:r>
                            </w:p>
                          </w:txbxContent>
                        </wps:txbx>
                        <wps:bodyPr rot="0" vert="horz" wrap="square" lIns="70209" tIns="8401" rIns="70209" bIns="8401" anchor="ctr" anchorCtr="0" upright="1">
                          <a:noAutofit/>
                        </wps:bodyPr>
                      </wps:wsp>
                    </wpc:wpc>
                  </a:graphicData>
                </a:graphic>
              </wp:inline>
            </w:drawing>
          </mc:Choice>
          <mc:Fallback>
            <w:pict>
              <v:group w14:anchorId="741DBA80" id="Canvas 23" o:spid="_x0000_s1026" editas="canvas" style="width:468pt;height:100.2pt;mso-position-horizontal-relative:char;mso-position-vertical-relative:line" coordsize="59436,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12725;visibility:visible;mso-wrap-style:square">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AutoShape 8" o:spid="_x0000_s1028" type="#_x0000_t112" style="position:absolute;left:4148;top:4106;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" fillcolor="#fbe4d5">
                  <v:textbox inset="1.95025mm,.23336mm,1.95025mm,.23336mm">
                    <w:txbxContent>
                      <w:p w14:paraId="212D2184" w14:textId="77777777" w:rsidR="00CA5115" w:rsidRDefault="00CA5115" w:rsidP="002B5551">
                        <w:pPr>
                          <w:spacing w:line="276" w:lineRule="auto"/>
                          <w:jc w:val="center"/>
                          <w:rPr>
                            <w:sz w:val="18"/>
                            <w:szCs w:val="18"/>
                          </w:rPr>
                        </w:pPr>
                        <w:r>
                          <w:rPr>
                            <w:sz w:val="18"/>
                            <w:szCs w:val="18"/>
                          </w:rPr>
                          <w:t>External Memory</w:t>
                        </w:r>
                      </w:p>
                    </w:txbxContent>
                  </v:textbox>
                </v:shape>
                <v:shapetype id="_x0000_t32" coordsize="21600,21600" o:spt="32" o:oned="t" path="m,l21600,21600e" filled="f">
                  <v:path arrowok="t" fillok="f" o:connecttype="none"/>
                  <o:lock v:ext="edit" shapetype="t"/>
                </v:shapetype>
                <v:shape id="AutoShape 17" o:spid="_x0000_s1029" type="#_x0000_t32" style="position:absolute;left:16428;top:7071;width:5487;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" strokecolor="#8496b0 [1951]" strokeweight="1.5pt">
                  <v:stroke endarrow="block"/>
                </v:shape>
                <v:shape id="Sound" o:spid="_x0000_s1030" style="position:absolute;left:52863;top:3930;width:5115;height:6345;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15,18260722;6260215,0;0,9320658;12112202,9320658" o:connectangles="0,0,0,0" textboxrect="761,22454,21069,28282"/>
                  <o:lock v:ext="edit" verticies="t"/>
                </v:shape>
                <v:shapetype id="_x0000_t202" coordsize="21600,21600" o:spt="202" path="m,l,21600r21600,l21600,xe">
                  <v:stroke joinstyle="miter"/>
                  <v:path gradientshapeok="t" o:connecttype="rect"/>
                </v:shapetype>
                <v:shape id="Text Box 19" o:spid="_x0000_s1031" type="#_x0000_t202" style="position:absolute;left:51457;top:1820;width:652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" filled="f" stroked="f">
                  <v:textbox inset="1.95025mm,.23336mm,1.95025mm,.23336mm">
                    <w:txbxContent>
                      <w:p w14:paraId="46A9F21B" w14:textId="77777777" w:rsidR="00CA5115" w:rsidRDefault="00CA5115" w:rsidP="002B5551">
                        <w:pPr>
                          <w:rPr>
                            <w:sz w:val="18"/>
                            <w:szCs w:val="18"/>
                          </w:rPr>
                        </w:pPr>
                        <w:r>
                          <w:rPr>
                            <w:sz w:val="18"/>
                            <w:szCs w:val="18"/>
                          </w:rPr>
                          <w:t>Speaker</w:t>
                        </w:r>
                      </w:p>
                    </w:txbxContent>
                  </v:textbox>
                </v:shape>
                <v:rect id="Rectangle 22" o:spid="_x0000_s1032" style="position:absolute;left:21928;top:5027;width:405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" fillcolor="#f2f2f2">
                  <v:shadow on="t" opacity=".5" offset="6pt,6pt"/>
                  <v:textbox inset="1.95025mm,.23336mm,1.95025mm,.23336mm">
                    <w:txbxContent>
                      <w:p w14:paraId="7209D45D" w14:textId="77777777" w:rsidR="00CA5115" w:rsidRDefault="00CA5115" w:rsidP="002B5551">
                        <w:pPr>
                          <w:jc w:val="center"/>
                          <w:rPr>
                            <w:sz w:val="18"/>
                            <w:szCs w:val="18"/>
                          </w:rPr>
                        </w:pPr>
                        <w:r>
                          <w:rPr>
                            <w:sz w:val="18"/>
                            <w:szCs w:val="18"/>
                          </w:rPr>
                          <w:t>SRC</w:t>
                        </w:r>
                      </w:p>
                    </w:txbxContent>
                  </v:textbox>
                </v:rect>
                <v:shape id="AutoShape 23" o:spid="_x0000_s1033" type="#_x0000_t32" style="position:absolute;left:25985;top:7068;width:15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" strokecolor="#4472c4 [3204]" strokeweight="1.5pt">
                  <v:stroke endarrow="block"/>
                </v:shape>
                <v:rect id="Rectangle 22" o:spid="_x0000_s1034" style="position:absolute;left:38164;top:5020;width:4131;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" fillcolor="#f2f2f2">
                  <v:shadow on="t" opacity=".5" offset="6pt,6pt"/>
                  <v:textbox inset="1.95025mm,.23336mm,1.95025mm,.23336mm">
                    <w:txbxContent>
                      <w:p w14:paraId="6960BD40" w14:textId="77777777" w:rsidR="00CA5115" w:rsidRDefault="00CA5115" w:rsidP="002B5551">
                        <w:pPr>
                          <w:jc w:val="center"/>
                          <w:rPr>
                            <w:sz w:val="18"/>
                            <w:szCs w:val="18"/>
                          </w:rPr>
                        </w:pPr>
                        <w:r>
                          <w:rPr>
                            <w:sz w:val="18"/>
                            <w:szCs w:val="18"/>
                          </w:rPr>
                          <w:t>DVC</w:t>
                        </w:r>
                      </w:p>
                    </w:txbxContent>
                  </v:textbox>
                </v:rect>
                <v:shape id="AutoShape 23" o:spid="_x0000_s1035" type="#_x0000_t32" style="position:absolute;left:42408;top:7065;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" strokecolor="#8496b0 [1951]" strokeweight="1.5pt">
                  <v:stroke endarrow="block"/>
                </v:shape>
                <v:rect id="Rectangle 236" o:spid="_x0000_s1036" style="position:absolute;left:21149;top:4516;width:21709;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" filled="f" strokecolor="black [3213]" strokeweight="1.5pt"/>
                <v:shape id="Text Box 15" o:spid="_x0000_s1037"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" filled="f" stroked="f">
                  <v:textbox inset="1.95025mm,.23336mm,1.95025mm,.23336mm">
                    <w:txbxContent>
                      <w:p w14:paraId="758892D9" w14:textId="77777777" w:rsidR="00CA5115" w:rsidRDefault="00CA5115" w:rsidP="002B5551">
                        <w:pPr>
                          <w:rPr>
                            <w:sz w:val="18"/>
                            <w:szCs w:val="18"/>
                          </w:rPr>
                        </w:pPr>
                        <w:r>
                          <w:rPr>
                            <w:sz w:val="18"/>
                            <w:szCs w:val="18"/>
                          </w:rPr>
                          <w:t>SCU</w:t>
                        </w:r>
                      </w:p>
                    </w:txbxContent>
                  </v:textbox>
                </v:shape>
                <v:rect id="Rectangle 16" o:spid="_x0000_s1038" style="position:absolute;left:47149;top:5020;width:433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" fillcolor="#f2f2f2">
                  <v:shadow on="t" opacity=".5" offset="6pt,6pt"/>
                  <v:textbox inset="1.95025mm,.23336mm,1.95025mm,.23336mm">
                    <w:txbxContent>
                      <w:p w14:paraId="4506ED47" w14:textId="77777777" w:rsidR="00CA5115" w:rsidRDefault="00CA5115" w:rsidP="002B5551">
                        <w:pPr>
                          <w:jc w:val="center"/>
                          <w:rPr>
                            <w:sz w:val="18"/>
                            <w:szCs w:val="18"/>
                          </w:rPr>
                        </w:pPr>
                        <w:r>
                          <w:rPr>
                            <w:sz w:val="18"/>
                            <w:szCs w:val="18"/>
                          </w:rPr>
                          <w:t>SSI</w:t>
                        </w:r>
                      </w:p>
                    </w:txbxContent>
                  </v:textbox>
                </v:rect>
                <v:shape id="AutoShape 23" o:spid="_x0000_s1039" type="#_x0000_t32" style="position:absolute;left:51486;top:7065;width:128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" strokecolor="#4472c4 [3204]" strokeweight="1.5pt">
                  <v:stroke endarrow="block"/>
                </v:shape>
                <v:shape id="AutoShape 23" o:spid="_x0000_s1040" type="#_x0000_t32" style="position:absolute;left:36823;top:7062;width:13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" strokecolor="#4472c4 [3204]" strokeweight="1.5pt">
                  <v:stroke endarrow="block"/>
                </v:shape>
                <v:rect id="Rectangle 22" o:spid="_x0000_s1041" style="position:absolute;left:27507;top:4997;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" fillcolor="#f2f2f2">
                  <v:shadow on="t" opacity=".5" offset="6pt,6pt"/>
                  <v:textbox inset="1.95025mm,.23336mm,1.95025mm,.23336mm">
                    <w:txbxContent>
                      <w:p w14:paraId="10C180BE" w14:textId="77777777" w:rsidR="00CA5115" w:rsidRDefault="00CA5115" w:rsidP="002B5551">
                        <w:pPr>
                          <w:jc w:val="center"/>
                          <w:rPr>
                            <w:sz w:val="18"/>
                            <w:szCs w:val="18"/>
                          </w:rPr>
                        </w:pPr>
                        <w:r>
                          <w:rPr>
                            <w:sz w:val="18"/>
                            <w:szCs w:val="18"/>
                          </w:rPr>
                          <w:t>CTU</w:t>
                        </w:r>
                      </w:p>
                    </w:txbxContent>
                  </v:textbox>
                </v:rect>
                <v:shape id="Text Box 19" o:spid="_x0000_s1042" type="#_x0000_t202" style="position:absolute;left:16429;top:5760;width:555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" filled="f" stroked="f">
                  <v:textbox inset="1.95025mm,.23336mm,1.95025mm,.23336mm">
                    <w:txbxContent>
                      <w:p w14:paraId="1BC4FCC0" w14:textId="77777777" w:rsidR="00CA5115" w:rsidRDefault="00CA5115" w:rsidP="002B5551">
                        <w:pPr>
                          <w:spacing w:line="276" w:lineRule="auto"/>
                          <w:rPr>
                            <w:sz w:val="14"/>
                            <w:szCs w:val="18"/>
                          </w:rPr>
                        </w:pPr>
                        <w:r>
                          <w:rPr>
                            <w:sz w:val="14"/>
                            <w:szCs w:val="18"/>
                          </w:rPr>
                          <w:t>ADMAC</w:t>
                        </w:r>
                        <w:r>
                          <w:rPr>
                            <w:sz w:val="14"/>
                            <w:szCs w:val="18"/>
                          </w:rPr>
                          <w:br/>
                        </w:r>
                      </w:p>
                    </w:txbxContent>
                  </v:textbox>
                </v:shape>
                <v:shape id="AutoShape 23" o:spid="_x0000_s1043" type="#_x0000_t32" style="position:absolute;left:31564;top:7018;width:120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" strokecolor="#4472c4 [3204]" strokeweight="1.5pt">
                  <v:stroke endarrow="block"/>
                </v:shape>
                <v:shape id="Text Box 19" o:spid="_x0000_s1044" type="#_x0000_t202" style="position:absolute;left:42634;top:5945;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" filled="f" stroked="f">
                  <v:textbox inset="1.95025mm,.23336mm,1.95025mm,.23336mm">
                    <w:txbxContent>
                      <w:p w14:paraId="6028BB5F" w14:textId="77777777" w:rsidR="00CA5115" w:rsidRDefault="00CA5115" w:rsidP="002B5551">
                        <w:pPr>
                          <w:spacing w:line="276" w:lineRule="auto"/>
                          <w:rPr>
                            <w:sz w:val="14"/>
                            <w:szCs w:val="18"/>
                          </w:rPr>
                        </w:pPr>
                        <w:r>
                          <w:rPr>
                            <w:sz w:val="14"/>
                            <w:szCs w:val="18"/>
                          </w:rPr>
                          <w:t>ADMACpp</w:t>
                        </w:r>
                      </w:p>
                    </w:txbxContent>
                  </v:textbox>
                </v:shape>
                <v:shape id="AutoShape 23" o:spid="_x0000_s1045" type="#_x0000_t32" style="position:absolute;left:41579;top:11487;width:2744;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" strokecolor="#4472c4 [3204]" strokeweight="1.5pt">
                  <v:stroke endarrow="block"/>
                </v:shape>
                <v:shape id="Text Box 19" o:spid="_x0000_s1046" type="#_x0000_t202" style="position:absolute;left:43878;top:10687;width:760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" filled="f" stroked="f">
                  <v:textbox inset="1.95025mm,.23336mm,1.95025mm,.23336mm">
                    <w:txbxContent>
                      <w:p w14:paraId="122209A5" w14:textId="77777777" w:rsidR="00CA5115" w:rsidRDefault="00CA5115" w:rsidP="002B5551">
                        <w:pPr>
                          <w:rPr>
                            <w:sz w:val="18"/>
                            <w:szCs w:val="18"/>
                          </w:rPr>
                        </w:pPr>
                        <w:r>
                          <w:rPr>
                            <w:sz w:val="18"/>
                            <w:szCs w:val="18"/>
                          </w:rPr>
                          <w:t>PCM data</w:t>
                        </w:r>
                      </w:p>
                    </w:txbxContent>
                  </v:textbox>
                </v:shape>
                <v:rect id="Rectangle 22" o:spid="_x0000_s1047" style="position:absolute;left:32772;top:4997;width:4056;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" fillcolor="#f2f2f2">
                  <v:shadow on="t" opacity=".5" offset="6pt,6pt"/>
                  <v:textbox inset="1.95025mm,.23336mm,1.95025mm,.23336mm">
                    <w:txbxContent>
                      <w:p w14:paraId="19EB486D" w14:textId="77777777" w:rsidR="00CA5115" w:rsidRDefault="00CA5115" w:rsidP="002B5551">
                        <w:pPr>
                          <w:jc w:val="center"/>
                          <w:rPr>
                            <w:sz w:val="18"/>
                            <w:szCs w:val="18"/>
                          </w:rPr>
                        </w:pPr>
                        <w:r>
                          <w:rPr>
                            <w:sz w:val="18"/>
                            <w:szCs w:val="18"/>
                          </w:rPr>
                          <w:t>MIX</w:t>
                        </w:r>
                      </w:p>
                    </w:txbxContent>
                  </v:textbox>
                </v:rect>
                <w10:anchorlock/>
              </v:group>
            </w:pict>
          </mc:Fallback>
        </mc:AlternateContent>
      </w:r>
    </w:p>
    <w:p w14:paraId="0BBAD0CD" w14:textId="6DD5F16F" w:rsidR="002B5551" w:rsidRPr="009C5220" w:rsidRDefault="002B5551" w:rsidP="00F51949">
      <w:pPr>
        <w:jc w:val="center"/>
        <w:rPr>
          <w:rFonts w:cstheme="minorHAnsi"/>
          <w:i/>
        </w:rPr>
      </w:pPr>
      <w:r w:rsidRPr="009C5220">
        <w:rPr>
          <w:rFonts w:cstheme="minorHAnsi"/>
          <w:i/>
        </w:rPr>
        <w:t>Data path for playback</w:t>
      </w:r>
    </w:p>
    <w:p w14:paraId="5AF7AA5F" w14:textId="522D510C" w:rsidR="002B5551" w:rsidRPr="000522A2" w:rsidRDefault="002B5551" w:rsidP="00E25FEE">
      <w:pPr>
        <w:pStyle w:val="Heading5"/>
        <w:jc w:val="both"/>
        <w:rPr>
          <w:rFonts w:asciiTheme="minorHAnsi" w:hAnsiTheme="minorHAnsi" w:cstheme="minorHAnsi"/>
          <w:i/>
          <w:color w:val="auto"/>
        </w:rPr>
      </w:pPr>
      <w:r w:rsidRPr="000522A2">
        <w:rPr>
          <w:rFonts w:asciiTheme="minorHAnsi" w:hAnsiTheme="minorHAnsi" w:cstheme="minorHAnsi"/>
          <w:i/>
          <w:color w:val="auto"/>
        </w:rPr>
        <w:t>3.1.1. Playback stream</w:t>
      </w:r>
    </w:p>
    <w:p w14:paraId="228EBFBA" w14:textId="77777777" w:rsidR="00A4152D" w:rsidRPr="009C5220" w:rsidRDefault="00A4152D" w:rsidP="00E25FEE">
      <w:pPr>
        <w:jc w:val="both"/>
        <w:rPr>
          <w:rFonts w:cstheme="minorHAnsi"/>
        </w:rPr>
      </w:pPr>
      <w:r w:rsidRPr="009C5220">
        <w:rPr>
          <w:rFonts w:cstheme="minorHAnsi"/>
        </w:rPr>
        <w:t>ADSP ALSA Driver supports playback stream (PCM width 16/24, sample rate 32/44.1/48 kHz, frame size 4/8/16/32/64/128/256/512/1024, 1/2 channels, period count 2/4).</w:t>
      </w:r>
    </w:p>
    <w:p w14:paraId="07A05A69" w14:textId="37EBEB36" w:rsidR="00A4152D" w:rsidRPr="009C5220" w:rsidRDefault="00A4152D" w:rsidP="003C2312">
      <w:pPr>
        <w:spacing w:after="0" w:line="240" w:lineRule="auto"/>
        <w:rPr>
          <w:rFonts w:cstheme="minorHAnsi"/>
        </w:rPr>
      </w:pPr>
      <w:r w:rsidRPr="009C5220">
        <w:rPr>
          <w:rFonts w:cstheme="minorHAnsi"/>
        </w:rPr>
        <w:t xml:space="preserve">[Note]: In </w:t>
      </w:r>
      <w:proofErr w:type="gramStart"/>
      <w:r w:rsidRPr="009C5220">
        <w:rPr>
          <w:rFonts w:cstheme="minorHAnsi"/>
        </w:rPr>
        <w:t>16 bit</w:t>
      </w:r>
      <w:proofErr w:type="gramEnd"/>
      <w:r w:rsidRPr="009C5220">
        <w:rPr>
          <w:rFonts w:cstheme="minorHAnsi"/>
        </w:rPr>
        <w:t xml:space="preserve"> mono case, ADSP ALSA Driver only supports frame size 1024. Other frame sizes are not guarantee.</w:t>
      </w:r>
    </w:p>
    <w:p w14:paraId="2DB923DF" w14:textId="77777777" w:rsidR="00A4152D" w:rsidRPr="009C5220" w:rsidRDefault="00A4152D" w:rsidP="003C2312">
      <w:pPr>
        <w:pStyle w:val="ListParagraph"/>
        <w:numPr>
          <w:ilvl w:val="0"/>
          <w:numId w:val="5"/>
        </w:numPr>
        <w:spacing w:line="240" w:lineRule="auto"/>
        <w:rPr>
          <w:rFonts w:cstheme="minorHAnsi"/>
        </w:rPr>
      </w:pPr>
      <w:r w:rsidRPr="009C5220">
        <w:rPr>
          <w:rFonts w:cstheme="minorHAnsi"/>
        </w:rPr>
        <w:t>User setting:</w:t>
      </w:r>
    </w:p>
    <w:p w14:paraId="32A1DE8E" w14:textId="1455A15E" w:rsidR="00A4152D" w:rsidRPr="009C5220" w:rsidRDefault="00086C5E" w:rsidP="003C2312">
      <w:pPr>
        <w:spacing w:line="240" w:lineRule="auto"/>
        <w:ind w:left="1260"/>
        <w:rPr>
          <w:rFonts w:cstheme="minorHAnsi"/>
        </w:rPr>
      </w:pPr>
      <w:r w:rsidRPr="009C5220">
        <w:rPr>
          <w:rFonts w:cstheme="minorHAnsi"/>
        </w:rPr>
        <w:t>tinyplay thetest_FULL_s_32000_16.wav -D 0 -d 0 -p 64 -n 2 (optimized audio output latency)</w:t>
      </w:r>
    </w:p>
    <w:p w14:paraId="76A21278" w14:textId="05125839" w:rsidR="00A4152D" w:rsidRPr="009C5220" w:rsidRDefault="003413FA" w:rsidP="003C2312">
      <w:pPr>
        <w:spacing w:line="240" w:lineRule="auto"/>
        <w:ind w:left="1260"/>
        <w:rPr>
          <w:rFonts w:cstheme="minorHAnsi"/>
        </w:rPr>
      </w:pPr>
      <w:r w:rsidRPr="009C5220">
        <w:rPr>
          <w:rFonts w:cstheme="minorHAnsi"/>
        </w:rPr>
        <w:t>tinyplay thetest_FULL_s_32000_16.wav -D 0 -d 0 -p &lt;framesize&gt; -n &lt;period count&gt;</w:t>
      </w:r>
    </w:p>
    <w:p w14:paraId="2A939154" w14:textId="77777777" w:rsidR="000522A2" w:rsidRPr="006E5396" w:rsidRDefault="000522A2" w:rsidP="000522A2">
      <w:pPr>
        <w:pStyle w:val="Heading5"/>
        <w:rPr>
          <w:rFonts w:asciiTheme="minorHAnsi" w:hAnsiTheme="minorHAnsi" w:cstheme="minorHAnsi"/>
          <w:i/>
          <w:color w:val="auto"/>
        </w:rPr>
      </w:pPr>
      <w:r w:rsidRPr="006E5396">
        <w:rPr>
          <w:rFonts w:asciiTheme="minorHAnsi" w:hAnsiTheme="minorHAnsi" w:cstheme="minorHAnsi"/>
          <w:i/>
          <w:color w:val="auto"/>
        </w:rPr>
        <w:t>3.1.2. Setting</w:t>
      </w:r>
    </w:p>
    <w:p w14:paraId="7A3B05D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console: tinymix -D 0</w:t>
      </w:r>
    </w:p>
    <w:p w14:paraId="455B665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Mixer name: 'audio-card'</w:t>
      </w:r>
    </w:p>
    <w:p w14:paraId="5E71E6A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Number of controls: 54</w:t>
      </w:r>
    </w:p>
    <w:p w14:paraId="52AA86B5"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b/>
          <w:i/>
        </w:rPr>
        <w:t>ctl</w:t>
      </w:r>
      <w:r w:rsidRPr="009C5220">
        <w:rPr>
          <w:rFonts w:cstheme="minorHAnsi"/>
          <w:i/>
        </w:rPr>
        <w:t xml:space="preserve">      type    num    </w:t>
      </w:r>
      <w:r w:rsidRPr="009C5220">
        <w:rPr>
          <w:rFonts w:cstheme="minorHAnsi"/>
          <w:i/>
        </w:rPr>
        <w:tab/>
      </w:r>
      <w:r w:rsidRPr="009C5220">
        <w:rPr>
          <w:rFonts w:cstheme="minorHAnsi"/>
          <w:b/>
          <w:i/>
        </w:rPr>
        <w:t>name</w:t>
      </w:r>
    </w:p>
    <w:p w14:paraId="72FEB920"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6        INT     1         </w:t>
      </w:r>
      <w:r w:rsidRPr="009C5220">
        <w:rPr>
          <w:rFonts w:cstheme="minorHAnsi"/>
          <w:i/>
        </w:rPr>
        <w:tab/>
        <w:t>PlaybackVolume</w:t>
      </w:r>
    </w:p>
    <w:p w14:paraId="3110E5A1"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7        INT     1         </w:t>
      </w:r>
      <w:r w:rsidRPr="009C5220">
        <w:rPr>
          <w:rFonts w:cstheme="minorHAnsi"/>
          <w:i/>
        </w:rPr>
        <w:tab/>
        <w:t>CaptureVolume</w:t>
      </w:r>
    </w:p>
    <w:p w14:paraId="704625A1"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8        INT     1         </w:t>
      </w:r>
      <w:r w:rsidRPr="009C5220">
        <w:rPr>
          <w:rFonts w:cstheme="minorHAnsi"/>
          <w:i/>
        </w:rPr>
        <w:tab/>
        <w:t>PlaybackOutRate</w:t>
      </w:r>
    </w:p>
    <w:p w14:paraId="4E1E9104"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9        INT     1         </w:t>
      </w:r>
      <w:r w:rsidRPr="009C5220">
        <w:rPr>
          <w:rFonts w:cstheme="minorHAnsi"/>
          <w:i/>
        </w:rPr>
        <w:tab/>
        <w:t>CaptureInRate</w:t>
      </w:r>
    </w:p>
    <w:p w14:paraId="05AE264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10      INT     55      </w:t>
      </w:r>
      <w:r w:rsidRPr="009C5220">
        <w:rPr>
          <w:rFonts w:cstheme="minorHAnsi"/>
          <w:i/>
        </w:rPr>
        <w:tab/>
        <w:t>PlaybackEQZControl</w:t>
      </w:r>
    </w:p>
    <w:p w14:paraId="04FFA49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11      INT     55      </w:t>
      </w:r>
      <w:r w:rsidRPr="009C5220">
        <w:rPr>
          <w:rFonts w:cstheme="minorHAnsi"/>
          <w:i/>
        </w:rPr>
        <w:tab/>
        <w:t xml:space="preserve">CaptureEQZControl </w:t>
      </w:r>
    </w:p>
    <w:p w14:paraId="5E595E0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12      INT     1       </w:t>
      </w:r>
      <w:r w:rsidRPr="009C5220">
        <w:rPr>
          <w:rFonts w:cstheme="minorHAnsi"/>
          <w:i/>
        </w:rPr>
        <w:tab/>
        <w:t>PlaybackEQZSwitch</w:t>
      </w:r>
    </w:p>
    <w:p w14:paraId="2578854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13      INT     1       </w:t>
      </w:r>
      <w:r w:rsidRPr="009C5220">
        <w:rPr>
          <w:rFonts w:cstheme="minorHAnsi"/>
          <w:i/>
        </w:rPr>
        <w:tab/>
        <w:t>CaptureEQZSwitch</w:t>
      </w:r>
    </w:p>
    <w:p w14:paraId="1B9E267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14      INT     1       </w:t>
      </w:r>
      <w:r w:rsidRPr="009C5220">
        <w:rPr>
          <w:rFonts w:cstheme="minorHAnsi"/>
          <w:i/>
        </w:rPr>
        <w:tab/>
        <w:t>PlaybackOutChannel</w:t>
      </w:r>
    </w:p>
    <w:p w14:paraId="1D35D6F5" w14:textId="77777777" w:rsidR="000522A2" w:rsidRPr="009C5220" w:rsidRDefault="000522A2" w:rsidP="000522A2">
      <w:pPr>
        <w:pStyle w:val="ListParagraph"/>
        <w:shd w:val="clear" w:color="auto" w:fill="D9E2F3" w:themeFill="accent1" w:themeFillTint="33"/>
        <w:ind w:left="450"/>
        <w:rPr>
          <w:rFonts w:cstheme="minorHAnsi"/>
          <w:i/>
        </w:rPr>
      </w:pPr>
    </w:p>
    <w:p w14:paraId="35842BED"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15      INT     1       </w:t>
      </w:r>
      <w:r w:rsidRPr="009C5220">
        <w:rPr>
          <w:rFonts w:cstheme="minorHAnsi"/>
          <w:i/>
        </w:rPr>
        <w:tab/>
        <w:t xml:space="preserve">PlaybackVolume </w:t>
      </w:r>
    </w:p>
    <w:p w14:paraId="2A96026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16      INT     1       </w:t>
      </w:r>
      <w:r w:rsidRPr="009C5220">
        <w:rPr>
          <w:rFonts w:cstheme="minorHAnsi"/>
          <w:i/>
        </w:rPr>
        <w:tab/>
        <w:t xml:space="preserve">CaptureVolume </w:t>
      </w:r>
    </w:p>
    <w:p w14:paraId="57E72B6B"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17      INT     1       </w:t>
      </w:r>
      <w:r w:rsidRPr="009C5220">
        <w:rPr>
          <w:rFonts w:cstheme="minorHAnsi"/>
          <w:i/>
        </w:rPr>
        <w:tab/>
        <w:t>PlaybackOutRate</w:t>
      </w:r>
    </w:p>
    <w:p w14:paraId="5A798754"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18      INT     1       </w:t>
      </w:r>
      <w:r w:rsidRPr="009C5220">
        <w:rPr>
          <w:rFonts w:cstheme="minorHAnsi"/>
          <w:i/>
        </w:rPr>
        <w:tab/>
        <w:t>CaptureInRate</w:t>
      </w:r>
    </w:p>
    <w:p w14:paraId="03498B1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19      INT     55      </w:t>
      </w:r>
      <w:r w:rsidRPr="009C5220">
        <w:rPr>
          <w:rFonts w:cstheme="minorHAnsi"/>
          <w:i/>
        </w:rPr>
        <w:tab/>
        <w:t>PlaybackEQZControl</w:t>
      </w:r>
    </w:p>
    <w:p w14:paraId="3769C89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20      INT     55      </w:t>
      </w:r>
      <w:r w:rsidRPr="009C5220">
        <w:rPr>
          <w:rFonts w:cstheme="minorHAnsi"/>
          <w:i/>
        </w:rPr>
        <w:tab/>
        <w:t>CaptureEQZControl</w:t>
      </w:r>
    </w:p>
    <w:p w14:paraId="7040735D"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21      INT     1       </w:t>
      </w:r>
      <w:r w:rsidRPr="009C5220">
        <w:rPr>
          <w:rFonts w:cstheme="minorHAnsi"/>
          <w:i/>
        </w:rPr>
        <w:tab/>
        <w:t>PlaybackEQZSwitch</w:t>
      </w:r>
    </w:p>
    <w:p w14:paraId="73969DF5"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22      INT     1       </w:t>
      </w:r>
      <w:r w:rsidRPr="009C5220">
        <w:rPr>
          <w:rFonts w:cstheme="minorHAnsi"/>
          <w:i/>
        </w:rPr>
        <w:tab/>
        <w:t>CaptureEQZSwitch</w:t>
      </w:r>
    </w:p>
    <w:p w14:paraId="7436C4D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lastRenderedPageBreak/>
        <w:t xml:space="preserve">23      INT     1       </w:t>
      </w:r>
      <w:r w:rsidRPr="009C5220">
        <w:rPr>
          <w:rFonts w:cstheme="minorHAnsi"/>
          <w:i/>
        </w:rPr>
        <w:tab/>
        <w:t>PlaybackOutChannel</w:t>
      </w:r>
    </w:p>
    <w:p w14:paraId="742ABAFB" w14:textId="77777777" w:rsidR="000522A2" w:rsidRPr="009C5220" w:rsidRDefault="000522A2" w:rsidP="000522A2">
      <w:pPr>
        <w:pStyle w:val="ListParagraph"/>
        <w:shd w:val="clear" w:color="auto" w:fill="D9E2F3" w:themeFill="accent1" w:themeFillTint="33"/>
        <w:ind w:left="450"/>
        <w:rPr>
          <w:rFonts w:cstheme="minorHAnsi"/>
          <w:i/>
        </w:rPr>
      </w:pPr>
    </w:p>
    <w:p w14:paraId="26541CA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24      INT     1       </w:t>
      </w:r>
      <w:r w:rsidRPr="009C5220">
        <w:rPr>
          <w:rFonts w:cstheme="minorHAnsi"/>
          <w:i/>
        </w:rPr>
        <w:tab/>
        <w:t>PlaybackVolume</w:t>
      </w:r>
    </w:p>
    <w:p w14:paraId="03DC1B0C"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25      INT     1       </w:t>
      </w:r>
      <w:r w:rsidRPr="009C5220">
        <w:rPr>
          <w:rFonts w:cstheme="minorHAnsi"/>
          <w:i/>
        </w:rPr>
        <w:tab/>
        <w:t>CaptureVolume</w:t>
      </w:r>
    </w:p>
    <w:p w14:paraId="2E064FD0"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26      INT     1       </w:t>
      </w:r>
      <w:r w:rsidRPr="009C5220">
        <w:rPr>
          <w:rFonts w:cstheme="minorHAnsi"/>
          <w:i/>
        </w:rPr>
        <w:tab/>
        <w:t>PlaybackOutRate</w:t>
      </w:r>
    </w:p>
    <w:p w14:paraId="433097BC"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27      INT     1       </w:t>
      </w:r>
      <w:r w:rsidRPr="009C5220">
        <w:rPr>
          <w:rFonts w:cstheme="minorHAnsi"/>
          <w:i/>
        </w:rPr>
        <w:tab/>
        <w:t>CaptureInRate</w:t>
      </w:r>
    </w:p>
    <w:p w14:paraId="3A39D17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28      INT     55      </w:t>
      </w:r>
      <w:r w:rsidRPr="009C5220">
        <w:rPr>
          <w:rFonts w:cstheme="minorHAnsi"/>
          <w:i/>
        </w:rPr>
        <w:tab/>
        <w:t>PlaybackEQZControl</w:t>
      </w:r>
    </w:p>
    <w:p w14:paraId="5726086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29      INT     55      </w:t>
      </w:r>
      <w:r w:rsidRPr="009C5220">
        <w:rPr>
          <w:rFonts w:cstheme="minorHAnsi"/>
          <w:i/>
        </w:rPr>
        <w:tab/>
        <w:t>CaptureEQZControl</w:t>
      </w:r>
    </w:p>
    <w:p w14:paraId="691DB534"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30      INT     1       </w:t>
      </w:r>
      <w:r w:rsidRPr="009C5220">
        <w:rPr>
          <w:rFonts w:cstheme="minorHAnsi"/>
          <w:i/>
        </w:rPr>
        <w:tab/>
        <w:t>PlaybackEQZSwitch</w:t>
      </w:r>
    </w:p>
    <w:p w14:paraId="33BD7EE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31      INT     1       </w:t>
      </w:r>
      <w:r w:rsidRPr="009C5220">
        <w:rPr>
          <w:rFonts w:cstheme="minorHAnsi"/>
          <w:i/>
        </w:rPr>
        <w:tab/>
        <w:t>CaptureEQZSwitch</w:t>
      </w:r>
    </w:p>
    <w:p w14:paraId="07BA5D2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32      INT     1       </w:t>
      </w:r>
      <w:r w:rsidRPr="009C5220">
        <w:rPr>
          <w:rFonts w:cstheme="minorHAnsi"/>
          <w:i/>
        </w:rPr>
        <w:tab/>
        <w:t>PlaybackOutChannel</w:t>
      </w:r>
    </w:p>
    <w:p w14:paraId="139476F7" w14:textId="77777777" w:rsidR="000522A2" w:rsidRPr="009C5220" w:rsidRDefault="000522A2" w:rsidP="000522A2">
      <w:pPr>
        <w:pStyle w:val="ListParagraph"/>
        <w:shd w:val="clear" w:color="auto" w:fill="D9E2F3" w:themeFill="accent1" w:themeFillTint="33"/>
        <w:ind w:left="450"/>
        <w:rPr>
          <w:rFonts w:cstheme="minorHAnsi"/>
          <w:i/>
        </w:rPr>
      </w:pPr>
    </w:p>
    <w:p w14:paraId="41A49462"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33      INT     1       </w:t>
      </w:r>
      <w:r w:rsidRPr="009C5220">
        <w:rPr>
          <w:rFonts w:cstheme="minorHAnsi"/>
          <w:i/>
        </w:rPr>
        <w:tab/>
        <w:t>PlaybackVolume</w:t>
      </w:r>
    </w:p>
    <w:p w14:paraId="61DD455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34      INT     1       </w:t>
      </w:r>
      <w:r w:rsidRPr="009C5220">
        <w:rPr>
          <w:rFonts w:cstheme="minorHAnsi"/>
          <w:i/>
        </w:rPr>
        <w:tab/>
        <w:t>CaptureVolume</w:t>
      </w:r>
    </w:p>
    <w:p w14:paraId="00BA47B2"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35      INT     1       </w:t>
      </w:r>
      <w:r w:rsidRPr="009C5220">
        <w:rPr>
          <w:rFonts w:cstheme="minorHAnsi"/>
          <w:i/>
        </w:rPr>
        <w:tab/>
        <w:t>PlaybackOutRate</w:t>
      </w:r>
    </w:p>
    <w:p w14:paraId="055D1B6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36      INT     1       </w:t>
      </w:r>
      <w:r w:rsidRPr="009C5220">
        <w:rPr>
          <w:rFonts w:cstheme="minorHAnsi"/>
          <w:i/>
        </w:rPr>
        <w:tab/>
        <w:t>CaptureInRate</w:t>
      </w:r>
    </w:p>
    <w:p w14:paraId="5FF130E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37      INT     55      </w:t>
      </w:r>
      <w:r w:rsidRPr="009C5220">
        <w:rPr>
          <w:rFonts w:cstheme="minorHAnsi"/>
          <w:i/>
        </w:rPr>
        <w:tab/>
        <w:t>PlaybackEQZControl</w:t>
      </w:r>
    </w:p>
    <w:p w14:paraId="42EE2E9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38      INT     55      </w:t>
      </w:r>
      <w:r w:rsidRPr="009C5220">
        <w:rPr>
          <w:rFonts w:cstheme="minorHAnsi"/>
          <w:i/>
        </w:rPr>
        <w:tab/>
        <w:t>CaptureEQZControl</w:t>
      </w:r>
    </w:p>
    <w:p w14:paraId="467E76E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39      INT     1       </w:t>
      </w:r>
      <w:r w:rsidRPr="009C5220">
        <w:rPr>
          <w:rFonts w:cstheme="minorHAnsi"/>
          <w:i/>
        </w:rPr>
        <w:tab/>
        <w:t>PlaybackEQZSwitch</w:t>
      </w:r>
    </w:p>
    <w:p w14:paraId="7CA4552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40      INT     1       </w:t>
      </w:r>
      <w:r w:rsidRPr="009C5220">
        <w:rPr>
          <w:rFonts w:cstheme="minorHAnsi"/>
          <w:i/>
        </w:rPr>
        <w:tab/>
        <w:t>CaptureEQZSwitch</w:t>
      </w:r>
    </w:p>
    <w:p w14:paraId="4763C62F"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41      INT     1       </w:t>
      </w:r>
      <w:r w:rsidRPr="009C5220">
        <w:rPr>
          <w:rFonts w:cstheme="minorHAnsi"/>
          <w:i/>
        </w:rPr>
        <w:tab/>
        <w:t>PlaybackOutChannel</w:t>
      </w:r>
    </w:p>
    <w:p w14:paraId="59B6CD38" w14:textId="77777777" w:rsidR="000522A2" w:rsidRPr="009C5220" w:rsidRDefault="000522A2" w:rsidP="000522A2">
      <w:pPr>
        <w:rPr>
          <w:rFonts w:cstheme="minorHAnsi"/>
        </w:rPr>
      </w:pPr>
      <w:r w:rsidRPr="009C5220">
        <w:rPr>
          <w:rFonts w:cstheme="minorHAnsi"/>
        </w:rPr>
        <w:t>Example:</w:t>
      </w:r>
    </w:p>
    <w:p w14:paraId="54EBB682" w14:textId="77777777" w:rsidR="000522A2" w:rsidRPr="009C5220" w:rsidRDefault="000522A2" w:rsidP="000522A2">
      <w:pPr>
        <w:spacing w:after="0"/>
        <w:ind w:firstLine="720"/>
        <w:rPr>
          <w:rFonts w:cstheme="minorHAnsi"/>
          <w:b/>
        </w:rPr>
      </w:pPr>
      <w:r w:rsidRPr="009C5220">
        <w:rPr>
          <w:rFonts w:cstheme="minorHAnsi"/>
          <w:b/>
        </w:rPr>
        <w:t>- Run stream</w:t>
      </w:r>
    </w:p>
    <w:p w14:paraId="71C578E8" w14:textId="77777777" w:rsidR="000522A2" w:rsidRPr="009C5220" w:rsidRDefault="000522A2" w:rsidP="000522A2">
      <w:pPr>
        <w:spacing w:after="0"/>
        <w:ind w:left="1260"/>
        <w:rPr>
          <w:rFonts w:cstheme="minorHAnsi"/>
        </w:rPr>
      </w:pPr>
      <w:r w:rsidRPr="009C5220">
        <w:rPr>
          <w:rFonts w:cstheme="minorHAnsi"/>
        </w:rPr>
        <w:t>tinyplay thetest_FULL_s_48000_16.wav -D 0 -d 0</w:t>
      </w:r>
    </w:p>
    <w:p w14:paraId="3FBC5AC3" w14:textId="77777777" w:rsidR="000522A2" w:rsidRPr="009C5220" w:rsidRDefault="000522A2" w:rsidP="000522A2">
      <w:pPr>
        <w:spacing w:after="0"/>
        <w:ind w:left="1260"/>
        <w:rPr>
          <w:rFonts w:cstheme="minorHAnsi"/>
          <w:b/>
        </w:rPr>
      </w:pPr>
    </w:p>
    <w:p w14:paraId="37F2B5B2" w14:textId="77777777" w:rsidR="000522A2" w:rsidRPr="009C5220" w:rsidRDefault="000522A2" w:rsidP="000522A2">
      <w:pPr>
        <w:pStyle w:val="ListParagraph"/>
        <w:numPr>
          <w:ilvl w:val="0"/>
          <w:numId w:val="6"/>
        </w:numPr>
        <w:spacing w:after="0" w:line="240" w:lineRule="auto"/>
        <w:ind w:left="900" w:hanging="180"/>
        <w:rPr>
          <w:rFonts w:cstheme="minorHAnsi"/>
          <w:b/>
        </w:rPr>
      </w:pPr>
      <w:r w:rsidRPr="009C5220">
        <w:rPr>
          <w:rFonts w:cstheme="minorHAnsi"/>
          <w:b/>
        </w:rPr>
        <w:t>Set volume</w:t>
      </w:r>
    </w:p>
    <w:p w14:paraId="753132BF" w14:textId="77777777" w:rsidR="000522A2" w:rsidRPr="009C5220" w:rsidRDefault="000522A2" w:rsidP="000522A2">
      <w:pPr>
        <w:spacing w:after="0" w:line="240" w:lineRule="auto"/>
        <w:ind w:left="1260"/>
        <w:rPr>
          <w:rFonts w:cstheme="minorHAnsi"/>
        </w:rPr>
      </w:pPr>
      <w:r w:rsidRPr="009C5220">
        <w:rPr>
          <w:rFonts w:cstheme="minorHAnsi"/>
        </w:rPr>
        <w:t>tinymix -D 0 PlaybackVolume 100 &lt;0-800&gt;</w:t>
      </w:r>
    </w:p>
    <w:p w14:paraId="7B74B55B" w14:textId="77777777" w:rsidR="000522A2" w:rsidRPr="009C5220" w:rsidRDefault="000522A2" w:rsidP="000522A2">
      <w:pPr>
        <w:spacing w:after="0" w:line="240" w:lineRule="auto"/>
        <w:ind w:left="1260"/>
        <w:rPr>
          <w:rFonts w:cstheme="minorHAnsi"/>
        </w:rPr>
      </w:pPr>
      <w:r w:rsidRPr="009C5220">
        <w:rPr>
          <w:rFonts w:cstheme="minorHAnsi"/>
        </w:rPr>
        <w:t>or</w:t>
      </w:r>
    </w:p>
    <w:p w14:paraId="475E5A85" w14:textId="77777777" w:rsidR="000522A2" w:rsidRPr="009C5220" w:rsidRDefault="000522A2" w:rsidP="000522A2">
      <w:pPr>
        <w:spacing w:after="0" w:line="240" w:lineRule="auto"/>
        <w:ind w:left="1260"/>
        <w:rPr>
          <w:rFonts w:cstheme="minorHAnsi"/>
        </w:rPr>
      </w:pPr>
      <w:r w:rsidRPr="009C5220">
        <w:rPr>
          <w:rFonts w:cstheme="minorHAnsi"/>
        </w:rPr>
        <w:t>tinymix -D 0 6 100</w:t>
      </w:r>
    </w:p>
    <w:p w14:paraId="09C380E7" w14:textId="77777777" w:rsidR="000522A2" w:rsidRPr="009C5220" w:rsidRDefault="000522A2" w:rsidP="000522A2">
      <w:pPr>
        <w:spacing w:after="0" w:line="240" w:lineRule="auto"/>
        <w:ind w:left="1260"/>
        <w:rPr>
          <w:rFonts w:cstheme="minorHAnsi"/>
        </w:rPr>
      </w:pPr>
    </w:p>
    <w:p w14:paraId="2C34D691" w14:textId="77777777" w:rsidR="000522A2" w:rsidRPr="009C5220" w:rsidRDefault="000522A2" w:rsidP="000522A2">
      <w:pPr>
        <w:pStyle w:val="ListParagraph"/>
        <w:numPr>
          <w:ilvl w:val="0"/>
          <w:numId w:val="6"/>
        </w:numPr>
        <w:spacing w:after="0" w:line="240" w:lineRule="auto"/>
        <w:ind w:left="900" w:hanging="180"/>
        <w:rPr>
          <w:rFonts w:cstheme="minorHAnsi"/>
          <w:b/>
        </w:rPr>
      </w:pPr>
      <w:r w:rsidRPr="009C5220">
        <w:rPr>
          <w:rFonts w:cstheme="minorHAnsi"/>
          <w:b/>
        </w:rPr>
        <w:t xml:space="preserve">Set output sample rate </w:t>
      </w:r>
    </w:p>
    <w:p w14:paraId="02183872" w14:textId="77777777" w:rsidR="000522A2" w:rsidRPr="009C5220" w:rsidRDefault="000522A2" w:rsidP="000522A2">
      <w:pPr>
        <w:spacing w:after="0" w:line="240" w:lineRule="auto"/>
        <w:ind w:firstLine="1260"/>
        <w:rPr>
          <w:rFonts w:cstheme="minorHAnsi"/>
          <w:lang w:val="vi-VN"/>
        </w:rPr>
      </w:pPr>
      <w:r w:rsidRPr="009C5220">
        <w:rPr>
          <w:rFonts w:cstheme="minorHAnsi"/>
        </w:rPr>
        <w:t xml:space="preserve">tinymix -D 0 PlaybackOutRate </w:t>
      </w:r>
      <w:proofErr w:type="gramStart"/>
      <w:r w:rsidRPr="009C5220">
        <w:rPr>
          <w:rFonts w:cstheme="minorHAnsi"/>
        </w:rPr>
        <w:t>48000</w:t>
      </w:r>
      <w:r w:rsidRPr="009C5220">
        <w:rPr>
          <w:rFonts w:cstheme="minorHAnsi"/>
          <w:lang w:val="vi-VN"/>
        </w:rPr>
        <w:t xml:space="preserve">  &lt;</w:t>
      </w:r>
      <w:proofErr w:type="gramEnd"/>
      <w:r w:rsidRPr="009C5220">
        <w:rPr>
          <w:rFonts w:cstheme="minorHAnsi"/>
        </w:rPr>
        <w:t>32/44.1/48 kHz</w:t>
      </w:r>
      <w:r w:rsidRPr="009C5220">
        <w:rPr>
          <w:rFonts w:cstheme="minorHAnsi"/>
          <w:lang w:val="vi-VN"/>
        </w:rPr>
        <w:t>&gt;</w:t>
      </w:r>
    </w:p>
    <w:p w14:paraId="763A10A1" w14:textId="77777777" w:rsidR="000522A2" w:rsidRPr="009C5220" w:rsidRDefault="000522A2" w:rsidP="000522A2">
      <w:pPr>
        <w:spacing w:after="0" w:line="240" w:lineRule="auto"/>
        <w:ind w:firstLine="1260"/>
        <w:rPr>
          <w:rFonts w:cstheme="minorHAnsi"/>
        </w:rPr>
      </w:pPr>
      <w:r w:rsidRPr="009C5220">
        <w:rPr>
          <w:rFonts w:cstheme="minorHAnsi"/>
        </w:rPr>
        <w:t>or</w:t>
      </w:r>
    </w:p>
    <w:p w14:paraId="2C9CD891" w14:textId="77777777" w:rsidR="000522A2" w:rsidRPr="009C5220" w:rsidRDefault="000522A2" w:rsidP="000522A2">
      <w:pPr>
        <w:spacing w:after="0" w:line="240" w:lineRule="auto"/>
        <w:ind w:firstLine="1260"/>
        <w:rPr>
          <w:rFonts w:cstheme="minorHAnsi"/>
        </w:rPr>
      </w:pPr>
      <w:r w:rsidRPr="009C5220">
        <w:rPr>
          <w:rFonts w:cstheme="minorHAnsi"/>
        </w:rPr>
        <w:t>tinymix -D 0 8 48000</w:t>
      </w:r>
    </w:p>
    <w:p w14:paraId="182D089F" w14:textId="77777777" w:rsidR="000522A2" w:rsidRPr="009C5220" w:rsidRDefault="000522A2" w:rsidP="000522A2">
      <w:pPr>
        <w:spacing w:after="0" w:line="240" w:lineRule="auto"/>
        <w:ind w:left="1260"/>
        <w:rPr>
          <w:rFonts w:cstheme="minorHAnsi"/>
        </w:rPr>
      </w:pPr>
    </w:p>
    <w:p w14:paraId="12B07C5A" w14:textId="77777777" w:rsidR="000522A2" w:rsidRPr="009C5220" w:rsidRDefault="000522A2" w:rsidP="000522A2">
      <w:pPr>
        <w:pStyle w:val="ListParagraph"/>
        <w:numPr>
          <w:ilvl w:val="0"/>
          <w:numId w:val="6"/>
        </w:numPr>
        <w:spacing w:after="0" w:line="240" w:lineRule="auto"/>
        <w:ind w:left="900" w:hanging="180"/>
        <w:rPr>
          <w:rFonts w:cstheme="minorHAnsi"/>
          <w:b/>
        </w:rPr>
      </w:pPr>
      <w:r w:rsidRPr="009C5220">
        <w:rPr>
          <w:rFonts w:cstheme="minorHAnsi"/>
          <w:b/>
        </w:rPr>
        <w:t>Set output channel number</w:t>
      </w:r>
    </w:p>
    <w:p w14:paraId="179F5234" w14:textId="77777777" w:rsidR="000522A2" w:rsidRPr="009C5220" w:rsidRDefault="000522A2" w:rsidP="000522A2">
      <w:pPr>
        <w:spacing w:after="0" w:line="240" w:lineRule="auto"/>
        <w:ind w:left="1260"/>
        <w:rPr>
          <w:rFonts w:cstheme="minorHAnsi"/>
        </w:rPr>
      </w:pPr>
      <w:r w:rsidRPr="009C5220">
        <w:rPr>
          <w:rFonts w:cstheme="minorHAnsi"/>
        </w:rPr>
        <w:t>tinymix -D 0 PlaybackOutChannel 2</w:t>
      </w:r>
    </w:p>
    <w:p w14:paraId="56214FA2" w14:textId="77777777" w:rsidR="000522A2" w:rsidRPr="009C5220" w:rsidRDefault="000522A2" w:rsidP="000522A2">
      <w:pPr>
        <w:spacing w:after="0" w:line="240" w:lineRule="auto"/>
        <w:ind w:left="1260"/>
        <w:rPr>
          <w:rFonts w:cstheme="minorHAnsi"/>
        </w:rPr>
      </w:pPr>
      <w:r w:rsidRPr="009C5220">
        <w:rPr>
          <w:rFonts w:cstheme="minorHAnsi"/>
        </w:rPr>
        <w:t>or</w:t>
      </w:r>
    </w:p>
    <w:p w14:paraId="56F8E346" w14:textId="7E901A0D" w:rsidR="001C7208" w:rsidRDefault="000522A2" w:rsidP="000522A2">
      <w:pPr>
        <w:spacing w:after="0" w:line="240" w:lineRule="auto"/>
        <w:ind w:left="1260"/>
        <w:rPr>
          <w:rFonts w:cstheme="minorHAnsi"/>
        </w:rPr>
      </w:pPr>
      <w:r w:rsidRPr="009C5220">
        <w:rPr>
          <w:rFonts w:cstheme="minorHAnsi"/>
        </w:rPr>
        <w:t>tinymix -D 0 14 2</w:t>
      </w:r>
    </w:p>
    <w:p w14:paraId="2533E413" w14:textId="4C8DD020" w:rsidR="000522A2" w:rsidRPr="009C5220" w:rsidRDefault="001C7208" w:rsidP="001C7208">
      <w:pPr>
        <w:rPr>
          <w:rFonts w:cstheme="minorHAnsi"/>
        </w:rPr>
      </w:pPr>
      <w:r>
        <w:rPr>
          <w:rFonts w:cstheme="minorHAnsi"/>
        </w:rPr>
        <w:br w:type="page"/>
      </w:r>
    </w:p>
    <w:p w14:paraId="52C1791B" w14:textId="77777777" w:rsidR="000522A2" w:rsidRPr="009C5220" w:rsidRDefault="000522A2" w:rsidP="000522A2">
      <w:pPr>
        <w:rPr>
          <w:rFonts w:cstheme="minorHAnsi"/>
        </w:rPr>
      </w:pPr>
      <w:r w:rsidRPr="009C5220">
        <w:rPr>
          <w:rFonts w:cstheme="minorHAnsi"/>
        </w:rPr>
        <w:lastRenderedPageBreak/>
        <w:t>ADSP ALSA Driver supports convert data’s channel number to other value as below table.</w:t>
      </w:r>
    </w:p>
    <w:tbl>
      <w:tblPr>
        <w:tblStyle w:val="TableGrid"/>
        <w:tblW w:w="0" w:type="auto"/>
        <w:tblInd w:w="0" w:type="dxa"/>
        <w:tblLook w:val="04A0" w:firstRow="1" w:lastRow="0" w:firstColumn="1" w:lastColumn="0" w:noHBand="0" w:noVBand="1"/>
      </w:tblPr>
      <w:tblGrid>
        <w:gridCol w:w="1165"/>
        <w:gridCol w:w="2880"/>
        <w:gridCol w:w="2849"/>
        <w:gridCol w:w="2456"/>
      </w:tblGrid>
      <w:tr w:rsidR="000522A2" w:rsidRPr="009C5220" w14:paraId="73E9A9EE"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634FD03B" w14:textId="77777777" w:rsidR="000522A2" w:rsidRPr="009C5220" w:rsidRDefault="000522A2" w:rsidP="00681CA4">
            <w:pPr>
              <w:jc w:val="center"/>
              <w:rPr>
                <w:rFonts w:cstheme="minorHAnsi"/>
              </w:rPr>
            </w:pPr>
            <w:r w:rsidRPr="009C5220">
              <w:rPr>
                <w:rFonts w:cstheme="minorHAnsi"/>
              </w:rPr>
              <w:t>Number</w:t>
            </w:r>
          </w:p>
        </w:tc>
        <w:tc>
          <w:tcPr>
            <w:tcW w:w="2880" w:type="dxa"/>
            <w:tcBorders>
              <w:top w:val="single" w:sz="4" w:space="0" w:color="auto"/>
              <w:left w:val="single" w:sz="4" w:space="0" w:color="auto"/>
              <w:bottom w:val="single" w:sz="4" w:space="0" w:color="auto"/>
              <w:right w:val="single" w:sz="4" w:space="0" w:color="auto"/>
            </w:tcBorders>
            <w:hideMark/>
          </w:tcPr>
          <w:p w14:paraId="07F455F5" w14:textId="77777777" w:rsidR="000522A2" w:rsidRPr="009C5220" w:rsidRDefault="000522A2" w:rsidP="00681CA4">
            <w:pPr>
              <w:jc w:val="center"/>
              <w:rPr>
                <w:rFonts w:cstheme="minorHAnsi"/>
              </w:rPr>
            </w:pPr>
            <w:r w:rsidRPr="009C5220">
              <w:rPr>
                <w:rFonts w:cstheme="minorHAnsi"/>
              </w:rPr>
              <w:t>Input data</w:t>
            </w:r>
          </w:p>
        </w:tc>
        <w:tc>
          <w:tcPr>
            <w:tcW w:w="2849" w:type="dxa"/>
            <w:tcBorders>
              <w:top w:val="single" w:sz="4" w:space="0" w:color="auto"/>
              <w:left w:val="single" w:sz="4" w:space="0" w:color="auto"/>
              <w:bottom w:val="single" w:sz="4" w:space="0" w:color="auto"/>
              <w:right w:val="single" w:sz="4" w:space="0" w:color="auto"/>
            </w:tcBorders>
            <w:hideMark/>
          </w:tcPr>
          <w:p w14:paraId="43924868" w14:textId="77777777" w:rsidR="000522A2" w:rsidRPr="009C5220" w:rsidRDefault="000522A2" w:rsidP="00681CA4">
            <w:pPr>
              <w:jc w:val="center"/>
              <w:rPr>
                <w:rFonts w:cstheme="minorHAnsi"/>
              </w:rPr>
            </w:pPr>
            <w:r w:rsidRPr="009C5220">
              <w:rPr>
                <w:rFonts w:cstheme="minorHAnsi"/>
              </w:rPr>
              <w:t>Output data</w:t>
            </w:r>
          </w:p>
        </w:tc>
        <w:tc>
          <w:tcPr>
            <w:tcW w:w="2456" w:type="dxa"/>
            <w:tcBorders>
              <w:top w:val="single" w:sz="4" w:space="0" w:color="auto"/>
              <w:left w:val="single" w:sz="4" w:space="0" w:color="auto"/>
              <w:bottom w:val="single" w:sz="4" w:space="0" w:color="auto"/>
              <w:right w:val="single" w:sz="4" w:space="0" w:color="auto"/>
            </w:tcBorders>
            <w:hideMark/>
          </w:tcPr>
          <w:p w14:paraId="5DF0A4A8" w14:textId="77777777" w:rsidR="000522A2" w:rsidRPr="009C5220" w:rsidRDefault="000522A2" w:rsidP="00681CA4">
            <w:pPr>
              <w:jc w:val="center"/>
              <w:rPr>
                <w:rFonts w:cstheme="minorHAnsi"/>
              </w:rPr>
            </w:pPr>
            <w:r w:rsidRPr="009C5220">
              <w:rPr>
                <w:rFonts w:cstheme="minorHAnsi"/>
              </w:rPr>
              <w:t>Supported</w:t>
            </w:r>
          </w:p>
        </w:tc>
      </w:tr>
      <w:tr w:rsidR="000522A2" w:rsidRPr="009C5220" w14:paraId="7884F1D9"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6628F4B0" w14:textId="77777777" w:rsidR="000522A2" w:rsidRPr="009C5220" w:rsidRDefault="000522A2" w:rsidP="00681CA4">
            <w:pPr>
              <w:jc w:val="center"/>
              <w:rPr>
                <w:rFonts w:cstheme="minorHAnsi"/>
              </w:rPr>
            </w:pPr>
            <w:r w:rsidRPr="009C5220">
              <w:rPr>
                <w:rFonts w:cstheme="minorHAnsi"/>
              </w:rPr>
              <w:t>1</w:t>
            </w:r>
          </w:p>
        </w:tc>
        <w:tc>
          <w:tcPr>
            <w:tcW w:w="2880" w:type="dxa"/>
            <w:tcBorders>
              <w:top w:val="single" w:sz="4" w:space="0" w:color="auto"/>
              <w:left w:val="single" w:sz="4" w:space="0" w:color="auto"/>
              <w:bottom w:val="single" w:sz="4" w:space="0" w:color="auto"/>
              <w:right w:val="single" w:sz="4" w:space="0" w:color="auto"/>
            </w:tcBorders>
            <w:hideMark/>
          </w:tcPr>
          <w:p w14:paraId="4C3FED10" w14:textId="77777777" w:rsidR="000522A2" w:rsidRPr="009C5220" w:rsidRDefault="000522A2" w:rsidP="00681CA4">
            <w:pPr>
              <w:jc w:val="center"/>
              <w:rPr>
                <w:rFonts w:cstheme="minorHAnsi"/>
              </w:rPr>
            </w:pPr>
            <w:r w:rsidRPr="009C5220">
              <w:rPr>
                <w:rFonts w:cstheme="minorHAnsi"/>
              </w:rPr>
              <w:t xml:space="preserve">16 bit &amp; 1 </w:t>
            </w:r>
            <w:proofErr w:type="gramStart"/>
            <w:r w:rsidRPr="009C5220">
              <w:rPr>
                <w:rFonts w:cstheme="minorHAnsi"/>
              </w:rPr>
              <w:t>channel</w:t>
            </w:r>
            <w:proofErr w:type="gramEnd"/>
          </w:p>
        </w:tc>
        <w:tc>
          <w:tcPr>
            <w:tcW w:w="2849" w:type="dxa"/>
            <w:tcBorders>
              <w:top w:val="single" w:sz="4" w:space="0" w:color="auto"/>
              <w:left w:val="single" w:sz="4" w:space="0" w:color="auto"/>
              <w:bottom w:val="single" w:sz="4" w:space="0" w:color="auto"/>
              <w:right w:val="single" w:sz="4" w:space="0" w:color="auto"/>
            </w:tcBorders>
            <w:hideMark/>
          </w:tcPr>
          <w:p w14:paraId="4B765295" w14:textId="77777777" w:rsidR="000522A2" w:rsidRPr="009C5220" w:rsidRDefault="000522A2" w:rsidP="00681CA4">
            <w:pPr>
              <w:jc w:val="center"/>
              <w:rPr>
                <w:rFonts w:cstheme="minorHAnsi"/>
              </w:rPr>
            </w:pPr>
            <w:r w:rsidRPr="009C5220">
              <w:rPr>
                <w:rFonts w:cstheme="minorHAnsi"/>
              </w:rPr>
              <w:t xml:space="preserve">16 bit &amp; 2 </w:t>
            </w:r>
            <w:proofErr w:type="gramStart"/>
            <w:r w:rsidRPr="009C5220">
              <w:rPr>
                <w:rFonts w:cstheme="minorHAnsi"/>
              </w:rPr>
              <w:t>channel</w:t>
            </w:r>
            <w:proofErr w:type="gramEnd"/>
          </w:p>
        </w:tc>
        <w:tc>
          <w:tcPr>
            <w:tcW w:w="2456" w:type="dxa"/>
            <w:tcBorders>
              <w:top w:val="single" w:sz="4" w:space="0" w:color="auto"/>
              <w:left w:val="single" w:sz="4" w:space="0" w:color="auto"/>
              <w:bottom w:val="single" w:sz="4" w:space="0" w:color="auto"/>
              <w:right w:val="single" w:sz="4" w:space="0" w:color="auto"/>
            </w:tcBorders>
            <w:hideMark/>
          </w:tcPr>
          <w:p w14:paraId="154AFAD1" w14:textId="77777777" w:rsidR="000522A2" w:rsidRPr="009C5220" w:rsidRDefault="000522A2" w:rsidP="00681CA4">
            <w:pPr>
              <w:jc w:val="center"/>
              <w:rPr>
                <w:rFonts w:cstheme="minorHAnsi"/>
              </w:rPr>
            </w:pPr>
            <w:r w:rsidRPr="009C5220">
              <w:rPr>
                <w:rFonts w:cstheme="minorHAnsi"/>
              </w:rPr>
              <w:t>O</w:t>
            </w:r>
          </w:p>
        </w:tc>
      </w:tr>
      <w:tr w:rsidR="000522A2" w:rsidRPr="009C5220" w14:paraId="65D79589"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1F3F0E71" w14:textId="77777777" w:rsidR="000522A2" w:rsidRPr="009C5220" w:rsidRDefault="000522A2" w:rsidP="00681CA4">
            <w:pPr>
              <w:jc w:val="center"/>
              <w:rPr>
                <w:rFonts w:cstheme="minorHAnsi"/>
              </w:rPr>
            </w:pPr>
            <w:r w:rsidRPr="009C5220">
              <w:rPr>
                <w:rFonts w:cstheme="minorHAnsi"/>
              </w:rPr>
              <w:t>2</w:t>
            </w:r>
          </w:p>
        </w:tc>
        <w:tc>
          <w:tcPr>
            <w:tcW w:w="2880" w:type="dxa"/>
            <w:tcBorders>
              <w:top w:val="single" w:sz="4" w:space="0" w:color="auto"/>
              <w:left w:val="single" w:sz="4" w:space="0" w:color="auto"/>
              <w:bottom w:val="single" w:sz="4" w:space="0" w:color="auto"/>
              <w:right w:val="single" w:sz="4" w:space="0" w:color="auto"/>
            </w:tcBorders>
            <w:hideMark/>
          </w:tcPr>
          <w:p w14:paraId="5119BB39" w14:textId="77777777" w:rsidR="000522A2" w:rsidRPr="009C5220" w:rsidRDefault="000522A2" w:rsidP="00681CA4">
            <w:pPr>
              <w:jc w:val="center"/>
              <w:rPr>
                <w:rFonts w:cstheme="minorHAnsi"/>
              </w:rPr>
            </w:pPr>
            <w:r w:rsidRPr="009C5220">
              <w:rPr>
                <w:rFonts w:cstheme="minorHAnsi"/>
              </w:rPr>
              <w:t xml:space="preserve">16 bit &amp; 2 </w:t>
            </w:r>
            <w:proofErr w:type="gramStart"/>
            <w:r w:rsidRPr="009C5220">
              <w:rPr>
                <w:rFonts w:cstheme="minorHAnsi"/>
              </w:rPr>
              <w:t>channel</w:t>
            </w:r>
            <w:proofErr w:type="gramEnd"/>
          </w:p>
        </w:tc>
        <w:tc>
          <w:tcPr>
            <w:tcW w:w="2849" w:type="dxa"/>
            <w:tcBorders>
              <w:top w:val="single" w:sz="4" w:space="0" w:color="auto"/>
              <w:left w:val="single" w:sz="4" w:space="0" w:color="auto"/>
              <w:bottom w:val="single" w:sz="4" w:space="0" w:color="auto"/>
              <w:right w:val="single" w:sz="4" w:space="0" w:color="auto"/>
            </w:tcBorders>
            <w:hideMark/>
          </w:tcPr>
          <w:p w14:paraId="6330600F" w14:textId="77777777" w:rsidR="000522A2" w:rsidRPr="009C5220" w:rsidRDefault="000522A2" w:rsidP="00681CA4">
            <w:pPr>
              <w:jc w:val="center"/>
              <w:rPr>
                <w:rFonts w:cstheme="minorHAnsi"/>
              </w:rPr>
            </w:pPr>
            <w:r w:rsidRPr="009C5220">
              <w:rPr>
                <w:rFonts w:cstheme="minorHAnsi"/>
              </w:rPr>
              <w:t xml:space="preserve">16 bit &amp; 1 </w:t>
            </w:r>
            <w:proofErr w:type="gramStart"/>
            <w:r w:rsidRPr="009C5220">
              <w:rPr>
                <w:rFonts w:cstheme="minorHAnsi"/>
              </w:rPr>
              <w:t>channel</w:t>
            </w:r>
            <w:proofErr w:type="gramEnd"/>
          </w:p>
        </w:tc>
        <w:tc>
          <w:tcPr>
            <w:tcW w:w="2456" w:type="dxa"/>
            <w:tcBorders>
              <w:top w:val="single" w:sz="4" w:space="0" w:color="auto"/>
              <w:left w:val="single" w:sz="4" w:space="0" w:color="auto"/>
              <w:bottom w:val="single" w:sz="4" w:space="0" w:color="auto"/>
              <w:right w:val="single" w:sz="4" w:space="0" w:color="auto"/>
            </w:tcBorders>
            <w:hideMark/>
          </w:tcPr>
          <w:p w14:paraId="51E1FDEF" w14:textId="77777777" w:rsidR="000522A2" w:rsidRPr="009C5220" w:rsidRDefault="000522A2" w:rsidP="00681CA4">
            <w:pPr>
              <w:jc w:val="center"/>
              <w:rPr>
                <w:rFonts w:cstheme="minorHAnsi"/>
              </w:rPr>
            </w:pPr>
            <w:r w:rsidRPr="009C5220">
              <w:rPr>
                <w:rFonts w:cstheme="minorHAnsi"/>
              </w:rPr>
              <w:t>O</w:t>
            </w:r>
          </w:p>
        </w:tc>
      </w:tr>
      <w:tr w:rsidR="000522A2" w:rsidRPr="009C5220" w14:paraId="0FE90A0D"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1A908F33" w14:textId="77777777" w:rsidR="000522A2" w:rsidRPr="009C5220" w:rsidRDefault="000522A2" w:rsidP="00681CA4">
            <w:pPr>
              <w:jc w:val="center"/>
              <w:rPr>
                <w:rFonts w:cstheme="minorHAnsi"/>
              </w:rPr>
            </w:pPr>
            <w:r w:rsidRPr="009C5220">
              <w:rPr>
                <w:rFonts w:cstheme="minorHAnsi"/>
              </w:rPr>
              <w:t>3</w:t>
            </w:r>
          </w:p>
        </w:tc>
        <w:tc>
          <w:tcPr>
            <w:tcW w:w="2880" w:type="dxa"/>
            <w:tcBorders>
              <w:top w:val="single" w:sz="4" w:space="0" w:color="auto"/>
              <w:left w:val="single" w:sz="4" w:space="0" w:color="auto"/>
              <w:bottom w:val="single" w:sz="4" w:space="0" w:color="auto"/>
              <w:right w:val="single" w:sz="4" w:space="0" w:color="auto"/>
            </w:tcBorders>
            <w:hideMark/>
          </w:tcPr>
          <w:p w14:paraId="36D2569E" w14:textId="77777777" w:rsidR="000522A2" w:rsidRPr="009C5220" w:rsidRDefault="000522A2" w:rsidP="00681CA4">
            <w:pPr>
              <w:jc w:val="center"/>
              <w:rPr>
                <w:rFonts w:cstheme="minorHAnsi"/>
              </w:rPr>
            </w:pPr>
            <w:r w:rsidRPr="009C5220">
              <w:rPr>
                <w:rFonts w:cstheme="minorHAnsi"/>
              </w:rPr>
              <w:t xml:space="preserve">24 bit &amp; 2 </w:t>
            </w:r>
            <w:proofErr w:type="gramStart"/>
            <w:r w:rsidRPr="009C5220">
              <w:rPr>
                <w:rFonts w:cstheme="minorHAnsi"/>
              </w:rPr>
              <w:t>channel</w:t>
            </w:r>
            <w:proofErr w:type="gramEnd"/>
          </w:p>
        </w:tc>
        <w:tc>
          <w:tcPr>
            <w:tcW w:w="2849" w:type="dxa"/>
            <w:tcBorders>
              <w:top w:val="single" w:sz="4" w:space="0" w:color="auto"/>
              <w:left w:val="single" w:sz="4" w:space="0" w:color="auto"/>
              <w:bottom w:val="single" w:sz="4" w:space="0" w:color="auto"/>
              <w:right w:val="single" w:sz="4" w:space="0" w:color="auto"/>
            </w:tcBorders>
            <w:hideMark/>
          </w:tcPr>
          <w:p w14:paraId="3E51C2FD" w14:textId="77777777" w:rsidR="000522A2" w:rsidRPr="009C5220" w:rsidRDefault="000522A2" w:rsidP="00681CA4">
            <w:pPr>
              <w:jc w:val="center"/>
              <w:rPr>
                <w:rFonts w:cstheme="minorHAnsi"/>
              </w:rPr>
            </w:pPr>
            <w:r w:rsidRPr="009C5220">
              <w:rPr>
                <w:rFonts w:cstheme="minorHAnsi"/>
              </w:rPr>
              <w:t xml:space="preserve">24 bit &amp; 1 </w:t>
            </w:r>
            <w:proofErr w:type="gramStart"/>
            <w:r w:rsidRPr="009C5220">
              <w:rPr>
                <w:rFonts w:cstheme="minorHAnsi"/>
              </w:rPr>
              <w:t>channel</w:t>
            </w:r>
            <w:proofErr w:type="gramEnd"/>
          </w:p>
        </w:tc>
        <w:tc>
          <w:tcPr>
            <w:tcW w:w="2456" w:type="dxa"/>
            <w:tcBorders>
              <w:top w:val="single" w:sz="4" w:space="0" w:color="auto"/>
              <w:left w:val="single" w:sz="4" w:space="0" w:color="auto"/>
              <w:bottom w:val="single" w:sz="4" w:space="0" w:color="auto"/>
              <w:right w:val="single" w:sz="4" w:space="0" w:color="auto"/>
            </w:tcBorders>
            <w:hideMark/>
          </w:tcPr>
          <w:p w14:paraId="61B24AB6" w14:textId="77777777" w:rsidR="000522A2" w:rsidRPr="009C5220" w:rsidRDefault="000522A2" w:rsidP="00681CA4">
            <w:pPr>
              <w:jc w:val="center"/>
              <w:rPr>
                <w:rFonts w:cstheme="minorHAnsi"/>
              </w:rPr>
            </w:pPr>
            <w:r w:rsidRPr="009C5220">
              <w:rPr>
                <w:rFonts w:cstheme="minorHAnsi"/>
              </w:rPr>
              <w:t>X</w:t>
            </w:r>
          </w:p>
        </w:tc>
      </w:tr>
    </w:tbl>
    <w:p w14:paraId="7A3357B5" w14:textId="12178E1C" w:rsidR="000522A2" w:rsidRPr="009C5220" w:rsidRDefault="000522A2" w:rsidP="000522A2">
      <w:pPr>
        <w:pStyle w:val="Caption"/>
        <w:rPr>
          <w:rFonts w:asciiTheme="minorHAnsi" w:hAnsiTheme="minorHAnsi" w:cstheme="minorHAnsi"/>
          <w:color w:val="auto"/>
          <w:sz w:val="22"/>
          <w:szCs w:val="22"/>
        </w:rPr>
      </w:pPr>
      <w:bookmarkStart w:id="1" w:name="_Toc9343614"/>
      <w:r w:rsidRPr="009C5220">
        <w:rPr>
          <w:rFonts w:asciiTheme="minorHAnsi" w:hAnsiTheme="minorHAnsi" w:cstheme="minorHAnsi"/>
          <w:color w:val="auto"/>
          <w:sz w:val="22"/>
          <w:szCs w:val="22"/>
        </w:rPr>
        <w:t xml:space="preserve">Table </w:t>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STYLEREF 1 \s </w:instrText>
      </w:r>
      <w:r w:rsidRPr="009C5220">
        <w:rPr>
          <w:rFonts w:asciiTheme="minorHAnsi" w:hAnsiTheme="minorHAnsi" w:cstheme="minorHAnsi"/>
          <w:color w:val="auto"/>
          <w:sz w:val="22"/>
          <w:szCs w:val="22"/>
        </w:rPr>
        <w:fldChar w:fldCharType="separate"/>
      </w:r>
      <w:r w:rsidR="00CA5115">
        <w:rPr>
          <w:rFonts w:asciiTheme="minorHAnsi" w:hAnsiTheme="minorHAnsi" w:cstheme="minorHAnsi"/>
          <w:noProof/>
          <w:color w:val="auto"/>
          <w:sz w:val="22"/>
          <w:szCs w:val="22"/>
        </w:rPr>
        <w:t>0</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noBreakHyphen/>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SEQ Table \* ARABIC \s 1 </w:instrText>
      </w:r>
      <w:r w:rsidRPr="009C5220">
        <w:rPr>
          <w:rFonts w:asciiTheme="minorHAnsi" w:hAnsiTheme="minorHAnsi" w:cstheme="minorHAnsi"/>
          <w:color w:val="auto"/>
          <w:sz w:val="22"/>
          <w:szCs w:val="22"/>
        </w:rPr>
        <w:fldChar w:fldCharType="separate"/>
      </w:r>
      <w:r w:rsidR="00CA5115">
        <w:rPr>
          <w:rFonts w:asciiTheme="minorHAnsi" w:hAnsiTheme="minorHAnsi" w:cstheme="minorHAnsi"/>
          <w:noProof/>
          <w:color w:val="auto"/>
          <w:sz w:val="22"/>
          <w:szCs w:val="22"/>
        </w:rPr>
        <w:t>1</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t xml:space="preserve"> List of channel number conversation</w:t>
      </w:r>
      <w:bookmarkEnd w:id="1"/>
    </w:p>
    <w:p w14:paraId="1EB8A36E" w14:textId="77777777" w:rsidR="000522A2" w:rsidRPr="009C5220" w:rsidRDefault="000522A2" w:rsidP="000522A2">
      <w:pPr>
        <w:spacing w:after="0"/>
        <w:rPr>
          <w:rFonts w:cstheme="minorHAnsi"/>
        </w:rPr>
      </w:pPr>
      <w:r w:rsidRPr="009C5220">
        <w:rPr>
          <w:rFonts w:cstheme="minorHAnsi"/>
        </w:rPr>
        <w:t>O means supported</w:t>
      </w:r>
    </w:p>
    <w:p w14:paraId="2C62835C" w14:textId="77777777" w:rsidR="000522A2" w:rsidRPr="009C5220" w:rsidRDefault="000522A2" w:rsidP="000522A2">
      <w:pPr>
        <w:rPr>
          <w:rFonts w:cstheme="minorHAnsi"/>
        </w:rPr>
      </w:pPr>
      <w:r w:rsidRPr="009C5220">
        <w:rPr>
          <w:rFonts w:cstheme="minorHAnsi"/>
        </w:rPr>
        <w:t>X means unsupported</w:t>
      </w:r>
    </w:p>
    <w:p w14:paraId="5A563670" w14:textId="77777777" w:rsidR="000522A2" w:rsidRPr="009C5220" w:rsidRDefault="000522A2" w:rsidP="000522A2">
      <w:pPr>
        <w:spacing w:after="0"/>
        <w:ind w:firstLine="720"/>
        <w:rPr>
          <w:rFonts w:cstheme="minorHAnsi"/>
          <w:b/>
        </w:rPr>
      </w:pPr>
      <w:r w:rsidRPr="009C5220">
        <w:rPr>
          <w:rFonts w:cstheme="minorHAnsi"/>
          <w:b/>
        </w:rPr>
        <w:t xml:space="preserve">- Get information: </w:t>
      </w:r>
    </w:p>
    <w:p w14:paraId="3873549C" w14:textId="77777777" w:rsidR="000522A2" w:rsidRPr="009C5220" w:rsidRDefault="000522A2" w:rsidP="000522A2">
      <w:pPr>
        <w:spacing w:after="0" w:line="240" w:lineRule="auto"/>
        <w:ind w:left="1260"/>
        <w:rPr>
          <w:rFonts w:cstheme="minorHAnsi"/>
        </w:rPr>
      </w:pPr>
      <w:r w:rsidRPr="009C5220">
        <w:rPr>
          <w:rFonts w:cstheme="minorHAnsi"/>
        </w:rPr>
        <w:t>tinymix -D 0 &lt;name&gt;</w:t>
      </w:r>
    </w:p>
    <w:p w14:paraId="3B81AA0E" w14:textId="77777777" w:rsidR="000522A2" w:rsidRPr="009C5220" w:rsidRDefault="000522A2" w:rsidP="000522A2">
      <w:pPr>
        <w:spacing w:after="0" w:line="240" w:lineRule="auto"/>
        <w:ind w:left="1260"/>
        <w:rPr>
          <w:rFonts w:cstheme="minorHAnsi"/>
        </w:rPr>
      </w:pPr>
      <w:r w:rsidRPr="009C5220">
        <w:rPr>
          <w:rFonts w:cstheme="minorHAnsi"/>
        </w:rPr>
        <w:t>or</w:t>
      </w:r>
    </w:p>
    <w:p w14:paraId="7865BC91" w14:textId="77777777" w:rsidR="000522A2" w:rsidRPr="009C5220" w:rsidRDefault="000522A2" w:rsidP="000522A2">
      <w:pPr>
        <w:spacing w:after="0" w:line="240" w:lineRule="auto"/>
        <w:ind w:firstLine="1260"/>
        <w:rPr>
          <w:rFonts w:cstheme="minorHAnsi"/>
        </w:rPr>
      </w:pPr>
      <w:r w:rsidRPr="009C5220">
        <w:rPr>
          <w:rFonts w:cstheme="minorHAnsi"/>
        </w:rPr>
        <w:t>tinymix -D 0 &lt;ctl&gt;</w:t>
      </w:r>
    </w:p>
    <w:p w14:paraId="71FFEC93" w14:textId="77777777" w:rsidR="000522A2" w:rsidRPr="009C5220" w:rsidRDefault="000522A2" w:rsidP="000522A2">
      <w:pPr>
        <w:spacing w:after="0" w:line="240" w:lineRule="auto"/>
        <w:ind w:firstLine="1260"/>
        <w:rPr>
          <w:rFonts w:cstheme="minorHAnsi"/>
        </w:rPr>
      </w:pPr>
    </w:p>
    <w:p w14:paraId="563A4FA9" w14:textId="1F57E9A3" w:rsidR="002B5551" w:rsidRPr="000522A2" w:rsidRDefault="002B5551" w:rsidP="000522A2">
      <w:pPr>
        <w:pStyle w:val="Heading5"/>
        <w:spacing w:before="0"/>
        <w:rPr>
          <w:rFonts w:asciiTheme="minorHAnsi" w:hAnsiTheme="minorHAnsi" w:cstheme="minorHAnsi"/>
          <w:i/>
          <w:color w:val="auto"/>
        </w:rPr>
      </w:pPr>
      <w:r w:rsidRPr="000522A2">
        <w:rPr>
          <w:rFonts w:asciiTheme="minorHAnsi" w:hAnsiTheme="minorHAnsi" w:cstheme="minorHAnsi"/>
          <w:i/>
          <w:color w:val="auto"/>
        </w:rPr>
        <w:t>3.1.3. Mix function</w:t>
      </w:r>
    </w:p>
    <w:p w14:paraId="2C7E65FF" w14:textId="77777777" w:rsidR="002B5551" w:rsidRPr="009C5220" w:rsidRDefault="002B5551" w:rsidP="003C2312">
      <w:pPr>
        <w:spacing w:after="0"/>
        <w:rPr>
          <w:rFonts w:cstheme="minorHAnsi"/>
        </w:rPr>
      </w:pPr>
      <w:r w:rsidRPr="009C5220">
        <w:rPr>
          <w:rFonts w:cstheme="minorHAnsi"/>
        </w:rPr>
        <w:t>ADSP ALSA Driver supports mixing multi (2/3/4) playback stream with same sample rate.</w:t>
      </w:r>
    </w:p>
    <w:p w14:paraId="081BA35C" w14:textId="77777777" w:rsidR="002B5551" w:rsidRPr="009C5220" w:rsidRDefault="002B5551" w:rsidP="003C2312">
      <w:pPr>
        <w:spacing w:after="0"/>
        <w:rPr>
          <w:rFonts w:cstheme="minorHAnsi"/>
        </w:rPr>
      </w:pPr>
      <w:r w:rsidRPr="009C5220">
        <w:rPr>
          <w:rFonts w:cstheme="minorHAnsi"/>
        </w:rPr>
        <w:t xml:space="preserve">But due to hardware performance and memory, some limitation showed as below: </w:t>
      </w:r>
    </w:p>
    <w:p w14:paraId="2756AAFC" w14:textId="77777777" w:rsidR="002B5551" w:rsidRPr="009C5220" w:rsidRDefault="002B5551" w:rsidP="003C2312">
      <w:pPr>
        <w:pStyle w:val="ListParagraph"/>
        <w:numPr>
          <w:ilvl w:val="0"/>
          <w:numId w:val="7"/>
        </w:numPr>
        <w:spacing w:after="0" w:line="256" w:lineRule="auto"/>
        <w:rPr>
          <w:rFonts w:cstheme="minorHAnsi"/>
        </w:rPr>
      </w:pPr>
      <w:r w:rsidRPr="009C5220">
        <w:rPr>
          <w:rFonts w:cstheme="minorHAnsi"/>
        </w:rPr>
        <w:t xml:space="preserve">In case routing between Equalizer and Renderer playback </w:t>
      </w:r>
      <w:proofErr w:type="gramStart"/>
      <w:r w:rsidRPr="009C5220">
        <w:rPr>
          <w:rFonts w:cstheme="minorHAnsi"/>
        </w:rPr>
        <w:t>24 bit</w:t>
      </w:r>
      <w:proofErr w:type="gramEnd"/>
      <w:r w:rsidRPr="009C5220">
        <w:rPr>
          <w:rFonts w:cstheme="minorHAnsi"/>
        </w:rPr>
        <w:t xml:space="preserve"> stream only mixing 2 stream is supported.</w:t>
      </w:r>
    </w:p>
    <w:p w14:paraId="42EA3F9E" w14:textId="77777777" w:rsidR="002B5551" w:rsidRPr="009C5220" w:rsidRDefault="002B5551" w:rsidP="003C2312">
      <w:pPr>
        <w:pStyle w:val="ListParagraph"/>
        <w:numPr>
          <w:ilvl w:val="0"/>
          <w:numId w:val="7"/>
        </w:numPr>
        <w:spacing w:after="0" w:line="256" w:lineRule="auto"/>
        <w:rPr>
          <w:rFonts w:cstheme="minorHAnsi"/>
        </w:rPr>
      </w:pPr>
      <w:r w:rsidRPr="009C5220">
        <w:rPr>
          <w:rFonts w:cstheme="minorHAnsi"/>
        </w:rPr>
        <w:t xml:space="preserve">H3 can support mixing 2, 3 or 4 </w:t>
      </w:r>
      <w:proofErr w:type="gramStart"/>
      <w:r w:rsidRPr="009C5220">
        <w:rPr>
          <w:rFonts w:cstheme="minorHAnsi"/>
        </w:rPr>
        <w:t>stream</w:t>
      </w:r>
      <w:proofErr w:type="gramEnd"/>
      <w:r w:rsidRPr="009C5220">
        <w:rPr>
          <w:rFonts w:cstheme="minorHAnsi"/>
        </w:rPr>
        <w:t xml:space="preserve"> but M3 only supports mixing 2 stream.</w:t>
      </w:r>
    </w:p>
    <w:p w14:paraId="1111F81D" w14:textId="494EADC8" w:rsidR="002B5551" w:rsidRPr="009C5220" w:rsidRDefault="002B5551" w:rsidP="003C2312">
      <w:pPr>
        <w:spacing w:after="0"/>
        <w:ind w:left="1260"/>
        <w:rPr>
          <w:rFonts w:cstheme="minorHAnsi"/>
        </w:rPr>
      </w:pPr>
      <w:r w:rsidRPr="009C5220">
        <w:rPr>
          <w:rFonts w:cstheme="minorHAnsi"/>
        </w:rPr>
        <w:t>Example: mix 2 playback streams</w:t>
      </w:r>
    </w:p>
    <w:p w14:paraId="2ABBDE74" w14:textId="7846B511" w:rsidR="002B5551" w:rsidRPr="009C5220" w:rsidRDefault="002B5551" w:rsidP="003C2312">
      <w:pPr>
        <w:spacing w:after="0"/>
        <w:rPr>
          <w:rFonts w:cstheme="minorHAnsi"/>
        </w:rPr>
      </w:pPr>
    </w:p>
    <w:p w14:paraId="52B93E7A" w14:textId="4B9D363A" w:rsidR="002B5551" w:rsidRPr="009C5220" w:rsidRDefault="00A35430" w:rsidP="003C2312">
      <w:pPr>
        <w:spacing w:after="0"/>
        <w:rPr>
          <w:rFonts w:cstheme="minorHAnsi"/>
        </w:rPr>
      </w:pPr>
      <w:r w:rsidRPr="009C5220">
        <w:rPr>
          <w:rFonts w:cstheme="minorHAnsi"/>
          <w:noProof/>
        </w:rPr>
        <mc:AlternateContent>
          <mc:Choice Requires="wpg">
            <w:drawing>
              <wp:anchor distT="0" distB="0" distL="114300" distR="114300" simplePos="0" relativeHeight="251659264" behindDoc="0" locked="0" layoutInCell="1" allowOverlap="1" wp14:anchorId="5020EE45" wp14:editId="5F4D72FC">
                <wp:simplePos x="0" y="0"/>
                <wp:positionH relativeFrom="column">
                  <wp:posOffset>241300</wp:posOffset>
                </wp:positionH>
                <wp:positionV relativeFrom="paragraph">
                  <wp:posOffset>31750</wp:posOffset>
                </wp:positionV>
                <wp:extent cx="5210175" cy="991235"/>
                <wp:effectExtent l="0" t="0" r="123825" b="94615"/>
                <wp:wrapSquare wrapText="bothSides"/>
                <wp:docPr id="64" name="Group 64"/>
                <wp:cNvGraphicFramePr/>
                <a:graphic xmlns:a="http://schemas.openxmlformats.org/drawingml/2006/main">
                  <a:graphicData uri="http://schemas.microsoft.com/office/word/2010/wordprocessingGroup">
                    <wpg:wgp>
                      <wpg:cNvGrpSpPr/>
                      <wpg:grpSpPr>
                        <a:xfrm>
                          <a:off x="0" y="0"/>
                          <a:ext cx="5210175" cy="991235"/>
                          <a:chOff x="0" y="0"/>
                          <a:chExt cx="5210175" cy="991235"/>
                        </a:xfrm>
                      </wpg:grpSpPr>
                      <wps:wsp>
                        <wps:cNvPr id="25" name="Sound"/>
                        <wps:cNvSpPr>
                          <a:spLocks noEditPoints="1" noChangeArrowheads="1"/>
                        </wps:cNvSpPr>
                        <wps:spPr bwMode="auto">
                          <a:xfrm rot="10800000" flipH="1">
                            <a:off x="4699000" y="196850"/>
                            <a:ext cx="511175" cy="634365"/>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26" name="Rectangle 26"/>
                        <wps:cNvSpPr>
                          <a:spLocks noChangeArrowheads="1"/>
                        </wps:cNvSpPr>
                        <wps:spPr bwMode="auto">
                          <a:xfrm>
                            <a:off x="4025900" y="3048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A61BD16" w14:textId="77777777" w:rsidR="00CA5115" w:rsidRDefault="00CA5115" w:rsidP="002B5551">
                              <w:pPr>
                                <w:pStyle w:val="a"/>
                                <w:ind w:right="-48"/>
                              </w:pPr>
                              <w:r>
                                <w:rPr>
                                  <w:rFonts w:cs="Arial"/>
                                  <w:szCs w:val="18"/>
                                </w:rPr>
                                <w:t>SSI</w:t>
                              </w:r>
                            </w:p>
                          </w:txbxContent>
                        </wps:txbx>
                        <wps:bodyPr rot="0" vert="horz" wrap="square" lIns="70209" tIns="8401" rIns="70209" bIns="8401" anchor="ctr" anchorCtr="0" upright="1">
                          <a:noAutofit/>
                        </wps:bodyPr>
                      </wps:wsp>
                      <wps:wsp>
                        <wps:cNvPr id="27" name="Straight Arrow Connector 27"/>
                        <wps:cNvCnPr/>
                        <wps:spPr>
                          <a:xfrm>
                            <a:off x="4425950" y="501650"/>
                            <a:ext cx="274320" cy="0"/>
                          </a:xfrm>
                          <a:prstGeom prst="straightConnector1">
                            <a:avLst/>
                          </a:prstGeom>
                          <a:noFill/>
                          <a:ln w="19050" cap="flat" cmpd="sng" algn="ctr">
                            <a:solidFill>
                              <a:srgbClr val="5B9BD5"/>
                            </a:solidFill>
                            <a:prstDash val="solid"/>
                            <a:miter lim="800000"/>
                            <a:tailEnd type="triangle"/>
                          </a:ln>
                          <a:effectLst/>
                        </wps:spPr>
                        <wps:bodyPr/>
                      </wps:wsp>
                      <wpg:grpSp>
                        <wpg:cNvPr id="28" name="Group 28"/>
                        <wpg:cNvGrpSpPr/>
                        <wpg:grpSpPr>
                          <a:xfrm>
                            <a:off x="0" y="0"/>
                            <a:ext cx="4120896" cy="991235"/>
                            <a:chOff x="0" y="0"/>
                            <a:chExt cx="4120896" cy="991235"/>
                          </a:xfrm>
                        </wpg:grpSpPr>
                        <wps:wsp>
                          <wps:cNvPr id="29" name="Straight Arrow Connector 29"/>
                          <wps:cNvCnPr/>
                          <wps:spPr>
                            <a:xfrm>
                              <a:off x="3473450" y="476250"/>
                              <a:ext cx="548640" cy="0"/>
                            </a:xfrm>
                            <a:prstGeom prst="straightConnector1">
                              <a:avLst/>
                            </a:prstGeom>
                            <a:noFill/>
                            <a:ln w="19050" cap="flat" cmpd="sng" algn="ctr">
                              <a:solidFill>
                                <a:srgbClr val="5B9BD5"/>
                              </a:solidFill>
                              <a:prstDash val="solid"/>
                              <a:miter lim="800000"/>
                              <a:tailEnd type="triangle"/>
                            </a:ln>
                            <a:effectLst/>
                          </wps:spPr>
                          <wps:bodyPr/>
                        </wps:wsp>
                        <wpg:grpSp>
                          <wpg:cNvPr id="30" name="Group 30"/>
                          <wpg:cNvGrpSpPr/>
                          <wpg:grpSpPr>
                            <a:xfrm>
                              <a:off x="0" y="0"/>
                              <a:ext cx="4120896" cy="991235"/>
                              <a:chOff x="0" y="0"/>
                              <a:chExt cx="4120896" cy="991235"/>
                            </a:xfrm>
                          </wpg:grpSpPr>
                          <wps:wsp>
                            <wps:cNvPr id="31" name="Rectangle 31"/>
                            <wps:cNvSpPr>
                              <a:spLocks noChangeArrowheads="1"/>
                            </wps:cNvSpPr>
                            <wps:spPr bwMode="auto">
                              <a:xfrm>
                                <a:off x="3162300" y="2984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53C50AB" w14:textId="77777777" w:rsidR="00CA5115" w:rsidRDefault="00CA5115" w:rsidP="002B5551">
                                  <w:pPr>
                                    <w:pStyle w:val="a"/>
                                    <w:ind w:right="-48"/>
                                  </w:pPr>
                                  <w:r>
                                    <w:rPr>
                                      <w:rFonts w:cs="Arial"/>
                                      <w:szCs w:val="18"/>
                                    </w:rPr>
                                    <w:t>MIX</w:t>
                                  </w:r>
                                </w:p>
                              </w:txbxContent>
                            </wps:txbx>
                            <wps:bodyPr rot="0" vert="horz" wrap="square" lIns="70209" tIns="8401" rIns="70209" bIns="8401" anchor="ctr" anchorCtr="0" upright="1">
                              <a:noAutofit/>
                            </wps:bodyPr>
                          </wps:wsp>
                          <wpg:grpSp>
                            <wpg:cNvPr id="32" name="Group 32"/>
                            <wpg:cNvGrpSpPr/>
                            <wpg:grpSpPr>
                              <a:xfrm>
                                <a:off x="0" y="0"/>
                                <a:ext cx="4120896" cy="991235"/>
                                <a:chOff x="0" y="0"/>
                                <a:chExt cx="4120896" cy="991235"/>
                              </a:xfrm>
                            </wpg:grpSpPr>
                            <wpg:grpSp>
                              <wpg:cNvPr id="33" name="Group 33"/>
                              <wpg:cNvGrpSpPr/>
                              <wpg:grpSpPr>
                                <a:xfrm>
                                  <a:off x="1190879" y="91683"/>
                                  <a:ext cx="2930017" cy="896377"/>
                                  <a:chOff x="1190879" y="91683"/>
                                  <a:chExt cx="2930017" cy="896377"/>
                                </a:xfrm>
                              </wpg:grpSpPr>
                              <wps:wsp>
                                <wps:cNvPr id="50" name="Text Box 19"/>
                                <wps:cNvSpPr txBox="1">
                                  <a:spLocks noChangeArrowheads="1"/>
                                </wps:cNvSpPr>
                                <wps:spPr bwMode="auto">
                                  <a:xfrm>
                                    <a:off x="1190879" y="9168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DEF54" w14:textId="77777777" w:rsidR="00CA5115" w:rsidRDefault="00CA5115" w:rsidP="002B5551">
                                      <w:pPr>
                                        <w:spacing w:line="276" w:lineRule="auto"/>
                                        <w:rPr>
                                          <w:sz w:val="14"/>
                                          <w:szCs w:val="18"/>
                                        </w:rPr>
                                      </w:pPr>
                                      <w:r>
                                        <w:rPr>
                                          <w:sz w:val="14"/>
                                          <w:szCs w:val="18"/>
                                        </w:rPr>
                                        <w:t>ADMAC</w:t>
                                      </w:r>
                                    </w:p>
                                  </w:txbxContent>
                                </wps:txbx>
                                <wps:bodyPr rot="0" vert="horz" wrap="square" lIns="70209" tIns="8401" rIns="70209" bIns="8401" anchor="t" anchorCtr="0" upright="1">
                                  <a:noAutofit/>
                                </wps:bodyPr>
                              </wps:wsp>
                              <wps:wsp>
                                <wps:cNvPr id="51" name="Text Box 19"/>
                                <wps:cNvSpPr txBox="1">
                                  <a:spLocks noChangeArrowheads="1"/>
                                </wps:cNvSpPr>
                                <wps:spPr bwMode="auto">
                                  <a:xfrm>
                                    <a:off x="1203579" y="68223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F029E" w14:textId="77777777" w:rsidR="00CA5115" w:rsidRDefault="00CA5115" w:rsidP="002B5551">
                                      <w:pPr>
                                        <w:spacing w:line="276" w:lineRule="auto"/>
                                        <w:rPr>
                                          <w:sz w:val="14"/>
                                          <w:szCs w:val="18"/>
                                        </w:rPr>
                                      </w:pPr>
                                      <w:r>
                                        <w:rPr>
                                          <w:sz w:val="14"/>
                                          <w:szCs w:val="18"/>
                                        </w:rPr>
                                        <w:t>ADMAC</w:t>
                                      </w:r>
                                    </w:p>
                                  </w:txbxContent>
                                </wps:txbx>
                                <wps:bodyPr rot="0" vert="horz" wrap="square" lIns="70209" tIns="8401" rIns="70209" bIns="8401" anchor="t" anchorCtr="0" upright="1">
                                  <a:noAutofit/>
                                </wps:bodyPr>
                              </wps:wsp>
                              <wps:wsp>
                                <wps:cNvPr id="52" name="Text Box 19"/>
                                <wps:cNvSpPr txBox="1">
                                  <a:spLocks noChangeArrowheads="1"/>
                                </wps:cNvSpPr>
                                <wps:spPr bwMode="auto">
                                  <a:xfrm>
                                    <a:off x="3565525" y="370056"/>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307D" w14:textId="77777777" w:rsidR="00CA5115" w:rsidRDefault="00CA5115" w:rsidP="002B5551">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g:grpSp>
                            <wpg:grpSp>
                              <wpg:cNvPr id="34" name="Group 34"/>
                              <wpg:cNvGrpSpPr/>
                              <wpg:grpSpPr>
                                <a:xfrm>
                                  <a:off x="12700" y="546100"/>
                                  <a:ext cx="3149600" cy="445135"/>
                                  <a:chOff x="12700" y="546100"/>
                                  <a:chExt cx="3149600" cy="445135"/>
                                </a:xfrm>
                              </wpg:grpSpPr>
                              <wpg:grpSp>
                                <wpg:cNvPr id="44" name="Group 44"/>
                                <wpg:cNvGrpSpPr/>
                                <wpg:grpSpPr>
                                  <a:xfrm>
                                    <a:off x="1727200" y="546100"/>
                                    <a:ext cx="1435100" cy="445135"/>
                                    <a:chOff x="1727200" y="546100"/>
                                    <a:chExt cx="1435100" cy="445135"/>
                                  </a:xfrm>
                                </wpg:grpSpPr>
                                <wps:wsp>
                                  <wps:cNvPr id="46" name="Straight Arrow Connector 46"/>
                                  <wps:cNvCnPr/>
                                  <wps:spPr>
                                    <a:xfrm>
                                      <a:off x="2051050" y="774700"/>
                                      <a:ext cx="274320" cy="0"/>
                                    </a:xfrm>
                                    <a:prstGeom prst="straightConnector1">
                                      <a:avLst/>
                                    </a:prstGeom>
                                    <a:noFill/>
                                    <a:ln w="19050" cap="flat" cmpd="sng" algn="ctr">
                                      <a:solidFill>
                                        <a:srgbClr val="5B9BD5"/>
                                      </a:solidFill>
                                      <a:prstDash val="solid"/>
                                      <a:miter lim="800000"/>
                                      <a:tailEnd type="triangle"/>
                                    </a:ln>
                                    <a:effectLst/>
                                  </wps:spPr>
                                  <wps:bodyPr/>
                                </wps:wsp>
                                <wps:wsp>
                                  <wps:cNvPr id="47" name="Elbow Connector 88"/>
                                  <wps:cNvCnPr/>
                                  <wps:spPr>
                                    <a:xfrm flipV="1">
                                      <a:off x="2711450" y="546100"/>
                                      <a:ext cx="450850" cy="194945"/>
                                    </a:xfrm>
                                    <a:prstGeom prst="bentConnector3">
                                      <a:avLst>
                                        <a:gd name="adj1" fmla="val 54957"/>
                                      </a:avLst>
                                    </a:prstGeom>
                                    <a:noFill/>
                                    <a:ln w="19050" cap="flat" cmpd="sng" algn="ctr">
                                      <a:solidFill>
                                        <a:srgbClr val="5B9BD5"/>
                                      </a:solidFill>
                                      <a:prstDash val="solid"/>
                                      <a:miter lim="800000"/>
                                      <a:tailEnd type="triangle"/>
                                    </a:ln>
                                    <a:effectLst/>
                                  </wps:spPr>
                                  <wps:bodyPr/>
                                </wps:wsp>
                                <wps:wsp>
                                  <wps:cNvPr id="48" name="Rectangle 48"/>
                                  <wps:cNvSpPr>
                                    <a:spLocks noChangeArrowheads="1"/>
                                  </wps:cNvSpPr>
                                  <wps:spPr bwMode="auto">
                                    <a:xfrm>
                                      <a:off x="1727200" y="5842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53DE1D0" w14:textId="77777777" w:rsidR="00CA5115" w:rsidRDefault="00CA5115" w:rsidP="002B5551">
                                        <w:pPr>
                                          <w:ind w:right="-48"/>
                                        </w:pPr>
                                        <w:r>
                                          <w:rPr>
                                            <w:rFonts w:cs="Arial"/>
                                            <w:szCs w:val="18"/>
                                          </w:rPr>
                                          <w:t>SRC</w:t>
                                        </w:r>
                                      </w:p>
                                    </w:txbxContent>
                                  </wps:txbx>
                                  <wps:bodyPr rot="0" vert="horz" wrap="square" lIns="70209" tIns="8401" rIns="70209" bIns="8401" anchor="ctr" anchorCtr="0" upright="1">
                                    <a:noAutofit/>
                                  </wps:bodyPr>
                                </wps:wsp>
                                <wps:wsp>
                                  <wps:cNvPr id="49" name="Rectangle 49"/>
                                  <wps:cNvSpPr>
                                    <a:spLocks noChangeArrowheads="1"/>
                                  </wps:cNvSpPr>
                                  <wps:spPr bwMode="auto">
                                    <a:xfrm>
                                      <a:off x="2311400" y="5842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BE7507C" w14:textId="77777777" w:rsidR="00CA5115" w:rsidRDefault="00CA5115" w:rsidP="002B5551">
                                        <w:pPr>
                                          <w:ind w:right="-48"/>
                                          <w:rPr>
                                            <w:sz w:val="18"/>
                                          </w:rPr>
                                        </w:pPr>
                                        <w:r>
                                          <w:rPr>
                                            <w:rFonts w:cs="Arial"/>
                                            <w:sz w:val="18"/>
                                            <w:szCs w:val="18"/>
                                          </w:rPr>
                                          <w:t>CTU</w:t>
                                        </w:r>
                                      </w:p>
                                    </w:txbxContent>
                                  </wps:txbx>
                                  <wps:bodyPr rot="0" vert="horz" wrap="square" lIns="70209" tIns="8401" rIns="70209" bIns="8401" anchor="ctr" anchorCtr="0" upright="1">
                                    <a:noAutofit/>
                                  </wps:bodyPr>
                                </wps:wsp>
                              </wpg:grpSp>
                              <wps:wsp>
                                <wps:cNvPr id="45" name="AutoShape 8"/>
                                <wps:cNvSpPr>
                                  <a:spLocks noChangeArrowheads="1"/>
                                </wps:cNvSpPr>
                                <wps:spPr bwMode="auto">
                                  <a:xfrm>
                                    <a:off x="12700" y="603250"/>
                                    <a:ext cx="1227455" cy="384810"/>
                                  </a:xfrm>
                                  <a:prstGeom prst="flowChartPredefinedProcess">
                                    <a:avLst/>
                                  </a:prstGeom>
                                  <a:solidFill>
                                    <a:srgbClr val="FBE4D5"/>
                                  </a:solidFill>
                                  <a:ln w="9525">
                                    <a:solidFill>
                                      <a:srgbClr val="000000"/>
                                    </a:solidFill>
                                    <a:miter lim="800000"/>
                                    <a:headEnd/>
                                    <a:tailEnd/>
                                  </a:ln>
                                </wps:spPr>
                                <wps:txbx>
                                  <w:txbxContent>
                                    <w:p w14:paraId="2E95DC66" w14:textId="77777777" w:rsidR="00CA5115" w:rsidRDefault="00CA5115" w:rsidP="002B5551">
                                      <w:pPr>
                                        <w:spacing w:line="276" w:lineRule="auto"/>
                                        <w:jc w:val="center"/>
                                        <w:rPr>
                                          <w:sz w:val="18"/>
                                          <w:szCs w:val="18"/>
                                        </w:rPr>
                                      </w:pPr>
                                      <w:r>
                                        <w:rPr>
                                          <w:sz w:val="18"/>
                                          <w:szCs w:val="18"/>
                                        </w:rPr>
                                        <w:t>External Memory</w:t>
                                      </w:r>
                                    </w:p>
                                    <w:p w14:paraId="4634F053" w14:textId="77777777" w:rsidR="00CA5115" w:rsidRDefault="00CA5115" w:rsidP="002B5551">
                                      <w:pPr>
                                        <w:spacing w:line="276" w:lineRule="auto"/>
                                        <w:jc w:val="center"/>
                                        <w:rPr>
                                          <w:sz w:val="18"/>
                                          <w:szCs w:val="18"/>
                                        </w:rPr>
                                      </w:pPr>
                                    </w:p>
                                  </w:txbxContent>
                                </wps:txbx>
                                <wps:bodyPr rot="0" vert="horz" wrap="square" lIns="70209" tIns="8401" rIns="70209" bIns="8401" anchor="b" anchorCtr="0" upright="1">
                                  <a:noAutofit/>
                                </wps:bodyPr>
                              </wps:wsp>
                            </wpg:grpSp>
                            <wpg:grpSp>
                              <wpg:cNvPr id="35" name="Group 35"/>
                              <wpg:cNvGrpSpPr/>
                              <wpg:grpSpPr>
                                <a:xfrm>
                                  <a:off x="0" y="0"/>
                                  <a:ext cx="3163570" cy="795506"/>
                                  <a:chOff x="0" y="0"/>
                                  <a:chExt cx="3163570" cy="795506"/>
                                </a:xfrm>
                              </wpg:grpSpPr>
                              <wps:wsp>
                                <wps:cNvPr id="36" name="Straight Arrow Connector 36"/>
                                <wps:cNvCnPr/>
                                <wps:spPr>
                                  <a:xfrm>
                                    <a:off x="1212850" y="204956"/>
                                    <a:ext cx="533400" cy="0"/>
                                  </a:xfrm>
                                  <a:prstGeom prst="straightConnector1">
                                    <a:avLst/>
                                  </a:prstGeom>
                                  <a:noFill/>
                                  <a:ln w="19050" cap="flat" cmpd="sng" algn="ctr">
                                    <a:solidFill>
                                      <a:srgbClr val="5B9BD5"/>
                                    </a:solidFill>
                                    <a:prstDash val="solid"/>
                                    <a:miter lim="800000"/>
                                    <a:tailEnd type="triangle"/>
                                  </a:ln>
                                  <a:effectLst/>
                                </wps:spPr>
                                <wps:bodyPr/>
                              </wps:wsp>
                              <wpg:grpSp>
                                <wpg:cNvPr id="37" name="Group 37"/>
                                <wpg:cNvGrpSpPr/>
                                <wpg:grpSpPr>
                                  <a:xfrm>
                                    <a:off x="0" y="0"/>
                                    <a:ext cx="3163570" cy="449580"/>
                                    <a:chOff x="0" y="0"/>
                                    <a:chExt cx="3163570" cy="449580"/>
                                  </a:xfrm>
                                </wpg:grpSpPr>
                                <wps:wsp>
                                  <wps:cNvPr id="39" name="Straight Arrow Connector 39"/>
                                  <wps:cNvCnPr/>
                                  <wps:spPr>
                                    <a:xfrm>
                                      <a:off x="2051050" y="203200"/>
                                      <a:ext cx="274320" cy="0"/>
                                    </a:xfrm>
                                    <a:prstGeom prst="straightConnector1">
                                      <a:avLst/>
                                    </a:prstGeom>
                                    <a:noFill/>
                                    <a:ln w="19050" cap="flat" cmpd="sng" algn="ctr">
                                      <a:solidFill>
                                        <a:srgbClr val="5B9BD5"/>
                                      </a:solidFill>
                                      <a:prstDash val="solid"/>
                                      <a:miter lim="800000"/>
                                      <a:tailEnd type="triangle"/>
                                    </a:ln>
                                    <a:effectLst/>
                                  </wps:spPr>
                                  <wps:bodyPr/>
                                </wps:wsp>
                                <wps:wsp>
                                  <wps:cNvPr id="40" name="Rectangle 40"/>
                                  <wps:cNvSpPr>
                                    <a:spLocks noChangeArrowheads="1"/>
                                  </wps:cNvSpPr>
                                  <wps:spPr bwMode="auto">
                                    <a:xfrm>
                                      <a:off x="17272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71E8C48" w14:textId="77777777" w:rsidR="00CA5115" w:rsidRDefault="00CA5115" w:rsidP="002B5551">
                                        <w:pPr>
                                          <w:ind w:right="-48"/>
                                        </w:pPr>
                                        <w:r>
                                          <w:rPr>
                                            <w:rFonts w:cs="Arial"/>
                                            <w:szCs w:val="18"/>
                                          </w:rPr>
                                          <w:t>SRC</w:t>
                                        </w:r>
                                      </w:p>
                                    </w:txbxContent>
                                  </wps:txbx>
                                  <wps:bodyPr rot="0" vert="horz" wrap="square" lIns="70209" tIns="8401" rIns="70209" bIns="8401" anchor="ctr" anchorCtr="0" upright="1">
                                    <a:noAutofit/>
                                  </wps:bodyPr>
                                </wps:wsp>
                                <wps:wsp>
                                  <wps:cNvPr id="41" name="Rectangle 41"/>
                                  <wps:cNvSpPr>
                                    <a:spLocks noChangeArrowheads="1"/>
                                  </wps:cNvSpPr>
                                  <wps:spPr bwMode="auto">
                                    <a:xfrm>
                                      <a:off x="23114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16F3C0E" w14:textId="77777777" w:rsidR="00CA5115" w:rsidRDefault="00CA5115" w:rsidP="002B5551">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42" name="AutoShape 8"/>
                                  <wps:cNvSpPr>
                                    <a:spLocks noChangeArrowheads="1"/>
                                  </wps:cNvSpPr>
                                  <wps:spPr bwMode="auto">
                                    <a:xfrm>
                                      <a:off x="0" y="19050"/>
                                      <a:ext cx="1227455" cy="384810"/>
                                    </a:xfrm>
                                    <a:prstGeom prst="flowChartPredefinedProcess">
                                      <a:avLst/>
                                    </a:prstGeom>
                                    <a:solidFill>
                                      <a:srgbClr val="FBE4D5"/>
                                    </a:solidFill>
                                    <a:ln w="9525">
                                      <a:solidFill>
                                        <a:srgbClr val="000000"/>
                                      </a:solidFill>
                                      <a:miter lim="800000"/>
                                      <a:headEnd/>
                                      <a:tailEnd/>
                                    </a:ln>
                                  </wps:spPr>
                                  <wps:txbx>
                                    <w:txbxContent>
                                      <w:p w14:paraId="249507B0" w14:textId="77777777" w:rsidR="00CA5115" w:rsidRDefault="00CA5115" w:rsidP="002B5551">
                                        <w:pPr>
                                          <w:spacing w:line="276" w:lineRule="auto"/>
                                          <w:jc w:val="center"/>
                                          <w:rPr>
                                            <w:sz w:val="18"/>
                                            <w:szCs w:val="18"/>
                                          </w:rPr>
                                        </w:pPr>
                                        <w:r>
                                          <w:rPr>
                                            <w:sz w:val="18"/>
                                            <w:szCs w:val="18"/>
                                          </w:rPr>
                                          <w:t>External Memory</w:t>
                                        </w:r>
                                      </w:p>
                                      <w:p w14:paraId="0454ABA4" w14:textId="77777777" w:rsidR="00CA5115" w:rsidRDefault="00CA5115" w:rsidP="002B5551">
                                        <w:pPr>
                                          <w:spacing w:line="276" w:lineRule="auto"/>
                                          <w:jc w:val="center"/>
                                          <w:rPr>
                                            <w:sz w:val="18"/>
                                            <w:szCs w:val="18"/>
                                          </w:rPr>
                                        </w:pPr>
                                      </w:p>
                                    </w:txbxContent>
                                  </wps:txbx>
                                  <wps:bodyPr rot="0" vert="horz" wrap="square" lIns="70209" tIns="8401" rIns="70209" bIns="8401" anchor="b" anchorCtr="0" upright="1">
                                    <a:noAutofit/>
                                  </wps:bodyPr>
                                </wps:wsp>
                                <wps:wsp>
                                  <wps:cNvPr id="43" name="Elbow Connector 113"/>
                                  <wps:cNvCnPr/>
                                  <wps:spPr>
                                    <a:xfrm>
                                      <a:off x="2724150" y="209550"/>
                                      <a:ext cx="439420" cy="240030"/>
                                    </a:xfrm>
                                    <a:prstGeom prst="bentConnector3">
                                      <a:avLst>
                                        <a:gd name="adj1" fmla="val 53260"/>
                                      </a:avLst>
                                    </a:prstGeom>
                                    <a:noFill/>
                                    <a:ln w="19050" cap="flat" cmpd="sng" algn="ctr">
                                      <a:solidFill>
                                        <a:srgbClr val="5B9BD5"/>
                                      </a:solidFill>
                                      <a:prstDash val="solid"/>
                                      <a:miter lim="800000"/>
                                      <a:tailEnd type="triangle"/>
                                    </a:ln>
                                    <a:effectLst/>
                                  </wps:spPr>
                                  <wps:bodyPr/>
                                </wps:wsp>
                              </wpg:grpSp>
                              <wps:wsp>
                                <wps:cNvPr id="38" name="Straight Arrow Connector 38"/>
                                <wps:cNvCnPr>
                                  <a:endCxn id="48" idx="1"/>
                                </wps:cNvCnPr>
                                <wps:spPr>
                                  <a:xfrm flipV="1">
                                    <a:off x="1247521" y="787718"/>
                                    <a:ext cx="479679" cy="7788"/>
                                  </a:xfrm>
                                  <a:prstGeom prst="straightConnector1">
                                    <a:avLst/>
                                  </a:prstGeom>
                                  <a:noFill/>
                                  <a:ln w="19050" cap="flat" cmpd="sng" algn="ctr">
                                    <a:solidFill>
                                      <a:srgbClr val="5B9BD5"/>
                                    </a:solidFill>
                                    <a:prstDash val="solid"/>
                                    <a:miter lim="800000"/>
                                    <a:tailEnd type="triangle"/>
                                  </a:ln>
                                  <a:effectLst/>
                                </wps:spPr>
                                <wps:bodyPr/>
                              </wps:wsp>
                            </wpg:grpSp>
                          </wpg:grpSp>
                        </wpg:grpSp>
                      </wpg:grpSp>
                    </wpg:wgp>
                  </a:graphicData>
                </a:graphic>
                <wp14:sizeRelH relativeFrom="page">
                  <wp14:pctWidth>0</wp14:pctWidth>
                </wp14:sizeRelH>
                <wp14:sizeRelV relativeFrom="margin">
                  <wp14:pctHeight>0</wp14:pctHeight>
                </wp14:sizeRelV>
              </wp:anchor>
            </w:drawing>
          </mc:Choice>
          <mc:Fallback>
            <w:pict>
              <v:group w14:anchorId="5020EE45" id="Group 64" o:spid="_x0000_s1048" style="position:absolute;margin-left:19pt;margin-top:2.5pt;width:410.25pt;height:78.05pt;z-index:251659264;mso-position-horizontal-relative:text;mso-position-vertical-relative:text;mso-height-relative:margin" coordsize="52101,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">
                <v:shape id="Sound" o:spid="_x0000_s1049" style="position:absolute;left:46990;top:1968;width:5111;height:6344;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202,621413;264202,0;0,317183;511175,317183" o:connectangles="0,0,0,0" textboxrect="761,22454,21069,28282"/>
                  <o:lock v:ext="edit" verticies="t"/>
                </v:shape>
                <v:rect id="Rectangle 26" o:spid="_x0000_s1050" style="position:absolute;left:40259;top:3048;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" fillcolor="#f2f2f2">
                  <v:shadow on="t" opacity=".5" offset="6pt,6pt"/>
                  <v:textbox inset="1.95025mm,.23336mm,1.95025mm,.23336mm">
                    <w:txbxContent>
                      <w:p w14:paraId="1A61BD16" w14:textId="77777777" w:rsidR="00CA5115" w:rsidRDefault="00CA5115" w:rsidP="002B5551">
                        <w:pPr>
                          <w:pStyle w:val="a"/>
                          <w:ind w:right="-48"/>
                        </w:pPr>
                        <w:r>
                          <w:rPr>
                            <w:rFonts w:cs="Arial"/>
                            <w:szCs w:val="18"/>
                          </w:rPr>
                          <w:t>SSI</w:t>
                        </w:r>
                      </w:p>
                    </w:txbxContent>
                  </v:textbox>
                </v:rect>
                <v:shape id="Straight Arrow Connector 27" o:spid="_x0000_s1051" type="#_x0000_t32" style="position:absolute;left:44259;top:5016;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" strokecolor="#5b9bd5" strokeweight="1.5pt">
                  <v:stroke endarrow="block" joinstyle="miter"/>
                </v:shape>
                <v:group id="Group 28" o:spid="_x0000_s1052" style="position:absolute;width:41208;height:9912"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Straight Arrow Connector 29" o:spid="_x0000_s1053" type="#_x0000_t32" style="position:absolute;left:34734;top:4762;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" strokecolor="#5b9bd5" strokeweight="1.5pt">
                    <v:stroke endarrow="block" joinstyle="miter"/>
                  </v:shape>
                  <v:group id="Group 30" o:spid="_x0000_s1054" style="position:absolute;width:41208;height:9912"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55" style="position:absolute;left:31623;top:298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" fillcolor="#f2f2f2">
                      <v:shadow on="t" opacity=".5" offset="6pt,6pt"/>
                      <v:textbox inset="1.95025mm,.23336mm,1.95025mm,.23336mm">
                        <w:txbxContent>
                          <w:p w14:paraId="353C50AB" w14:textId="77777777" w:rsidR="00CA5115" w:rsidRDefault="00CA5115" w:rsidP="002B5551">
                            <w:pPr>
                              <w:pStyle w:val="a"/>
                              <w:ind w:right="-48"/>
                            </w:pPr>
                            <w:r>
                              <w:rPr>
                                <w:rFonts w:cs="Arial"/>
                                <w:szCs w:val="18"/>
                              </w:rPr>
                              <w:t>MIX</w:t>
                            </w:r>
                          </w:p>
                        </w:txbxContent>
                      </v:textbox>
                    </v:rect>
                    <v:group id="Group 32" o:spid="_x0000_s1056" style="position:absolute;width:41208;height:9912"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057" style="position:absolute;left:11908;top:916;width:29300;height:8964" coordorigin="11908,916" coordsize="29300,8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19" o:spid="_x0000_s1058" type="#_x0000_t202" style="position:absolute;left:11908;top:916;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" filled="f" stroked="f">
                          <v:textbox inset="1.95025mm,.23336mm,1.95025mm,.23336mm">
                            <w:txbxContent>
                              <w:p w14:paraId="2F2DEF54" w14:textId="77777777" w:rsidR="00CA5115" w:rsidRDefault="00CA5115" w:rsidP="002B5551">
                                <w:pPr>
                                  <w:spacing w:line="276" w:lineRule="auto"/>
                                  <w:rPr>
                                    <w:sz w:val="14"/>
                                    <w:szCs w:val="18"/>
                                  </w:rPr>
                                </w:pPr>
                                <w:r>
                                  <w:rPr>
                                    <w:sz w:val="14"/>
                                    <w:szCs w:val="18"/>
                                  </w:rPr>
                                  <w:t>ADMAC</w:t>
                                </w:r>
                              </w:p>
                            </w:txbxContent>
                          </v:textbox>
                        </v:shape>
                        <v:shape id="Text Box 19" o:spid="_x0000_s1059" type="#_x0000_t202" style="position:absolute;left:12035;top:6822;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" filled="f" stroked="f">
                          <v:textbox inset="1.95025mm,.23336mm,1.95025mm,.23336mm">
                            <w:txbxContent>
                              <w:p w14:paraId="7D7F029E" w14:textId="77777777" w:rsidR="00CA5115" w:rsidRDefault="00CA5115" w:rsidP="002B5551">
                                <w:pPr>
                                  <w:spacing w:line="276" w:lineRule="auto"/>
                                  <w:rPr>
                                    <w:sz w:val="14"/>
                                    <w:szCs w:val="18"/>
                                  </w:rPr>
                                </w:pPr>
                                <w:r>
                                  <w:rPr>
                                    <w:sz w:val="14"/>
                                    <w:szCs w:val="18"/>
                                  </w:rPr>
                                  <w:t>ADMAC</w:t>
                                </w:r>
                              </w:p>
                            </w:txbxContent>
                          </v:textbox>
                        </v:shape>
                        <v:shape id="Text Box 19" o:spid="_x0000_s1060" type="#_x0000_t202" style="position:absolute;left:35655;top:3700;width:5553;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" filled="f" stroked="f">
                          <v:textbox inset="1.95025mm,.23336mm,1.95025mm,.23336mm">
                            <w:txbxContent>
                              <w:p w14:paraId="345A307D" w14:textId="77777777" w:rsidR="00CA5115" w:rsidRDefault="00CA5115" w:rsidP="002B5551">
                                <w:pPr>
                                  <w:spacing w:line="276" w:lineRule="auto"/>
                                  <w:rPr>
                                    <w:sz w:val="14"/>
                                    <w:szCs w:val="18"/>
                                  </w:rPr>
                                </w:pPr>
                                <w:r>
                                  <w:rPr>
                                    <w:sz w:val="14"/>
                                    <w:szCs w:val="18"/>
                                  </w:rPr>
                                  <w:t>ADMACpp</w:t>
                                </w:r>
                              </w:p>
                            </w:txbxContent>
                          </v:textbox>
                        </v:shape>
                      </v:group>
                      <v:group id="Group 34" o:spid="_x0000_s1061" style="position:absolute;left:127;top:5461;width:31496;height:4451" coordorigin="127,5461" coordsize="31496,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4" o:spid="_x0000_s1062" style="position:absolute;left:17272;top:5461;width:14351;height:4451" coordorigin="17272,5461" coordsize="14351,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Straight Arrow Connector 46" o:spid="_x0000_s1063" type="#_x0000_t32" style="position:absolute;left:20510;top:7747;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" strokecolor="#5b9bd5"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8" o:spid="_x0000_s1064" type="#_x0000_t34" style="position:absolute;left:27114;top:5461;width:4509;height:19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" adj="11871" strokecolor="#5b9bd5" strokeweight="1.5pt">
                            <v:stroke endarrow="block"/>
                          </v:shape>
                          <v:rect id="Rectangle 48" o:spid="_x0000_s1065" style="position:absolute;left:17272;top:584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" fillcolor="#f2f2f2">
                            <v:shadow on="t" opacity=".5" offset="6pt,6pt"/>
                            <v:textbox inset="1.95025mm,.23336mm,1.95025mm,.23336mm">
                              <w:txbxContent>
                                <w:p w14:paraId="253DE1D0" w14:textId="77777777" w:rsidR="00CA5115" w:rsidRDefault="00CA5115" w:rsidP="002B5551">
                                  <w:pPr>
                                    <w:ind w:right="-48"/>
                                  </w:pPr>
                                  <w:r>
                                    <w:rPr>
                                      <w:rFonts w:cs="Arial"/>
                                      <w:szCs w:val="18"/>
                                    </w:rPr>
                                    <w:t>SRC</w:t>
                                  </w:r>
                                </w:p>
                              </w:txbxContent>
                            </v:textbox>
                          </v:rect>
                          <v:rect id="Rectangle 49" o:spid="_x0000_s1066" style="position:absolute;left:23114;top:584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" fillcolor="#f2f2f2">
                            <v:shadow on="t" opacity=".5" offset="6pt,6pt"/>
                            <v:textbox inset="1.95025mm,.23336mm,1.95025mm,.23336mm">
                              <w:txbxContent>
                                <w:p w14:paraId="4BE7507C" w14:textId="77777777" w:rsidR="00CA5115" w:rsidRDefault="00CA5115" w:rsidP="002B5551">
                                  <w:pPr>
                                    <w:ind w:right="-48"/>
                                    <w:rPr>
                                      <w:sz w:val="18"/>
                                    </w:rPr>
                                  </w:pPr>
                                  <w:r>
                                    <w:rPr>
                                      <w:rFonts w:cs="Arial"/>
                                      <w:sz w:val="18"/>
                                      <w:szCs w:val="18"/>
                                    </w:rPr>
                                    <w:t>CTU</w:t>
                                  </w:r>
                                </w:p>
                              </w:txbxContent>
                            </v:textbox>
                          </v:rect>
                        </v:group>
                        <v:shape id="AutoShape 8" o:spid="_x0000_s1067" type="#_x0000_t112" style="position:absolute;left:127;top:6032;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" fillcolor="#fbe4d5">
                          <v:textbox inset="1.95025mm,.23336mm,1.95025mm,.23336mm">
                            <w:txbxContent>
                              <w:p w14:paraId="2E95DC66" w14:textId="77777777" w:rsidR="00CA5115" w:rsidRDefault="00CA5115" w:rsidP="002B5551">
                                <w:pPr>
                                  <w:spacing w:line="276" w:lineRule="auto"/>
                                  <w:jc w:val="center"/>
                                  <w:rPr>
                                    <w:sz w:val="18"/>
                                    <w:szCs w:val="18"/>
                                  </w:rPr>
                                </w:pPr>
                                <w:r>
                                  <w:rPr>
                                    <w:sz w:val="18"/>
                                    <w:szCs w:val="18"/>
                                  </w:rPr>
                                  <w:t>External Memory</w:t>
                                </w:r>
                              </w:p>
                              <w:p w14:paraId="4634F053" w14:textId="77777777" w:rsidR="00CA5115" w:rsidRDefault="00CA5115" w:rsidP="002B5551">
                                <w:pPr>
                                  <w:spacing w:line="276" w:lineRule="auto"/>
                                  <w:jc w:val="center"/>
                                  <w:rPr>
                                    <w:sz w:val="18"/>
                                    <w:szCs w:val="18"/>
                                  </w:rPr>
                                </w:pPr>
                              </w:p>
                            </w:txbxContent>
                          </v:textbox>
                        </v:shape>
                      </v:group>
                      <v:group id="Group 35" o:spid="_x0000_s1068" style="position:absolute;width:31635;height:7955" coordsize="31635,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Straight Arrow Connector 36" o:spid="_x0000_s1069" type="#_x0000_t32" style="position:absolute;left:12128;top:2049;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" strokecolor="#5b9bd5" strokeweight="1.5pt">
                          <v:stroke endarrow="block" joinstyle="miter"/>
                        </v:shape>
                        <v:group id="Group 37" o:spid="_x0000_s1070" style="position:absolute;width:31635;height:4495" coordsize="3163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Straight Arrow Connector 39" o:spid="_x0000_s1071" type="#_x0000_t32" style="position:absolute;left:20510;top:2032;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" strokecolor="#5b9bd5" strokeweight="1.5pt">
                            <v:stroke endarrow="block" joinstyle="miter"/>
                          </v:shape>
                          <v:rect id="Rectangle 40" o:spid="_x0000_s1072" style="position:absolute;left:172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" fillcolor="#f2f2f2">
                            <v:shadow on="t" opacity=".5" offset="6pt,6pt"/>
                            <v:textbox inset="1.95025mm,.23336mm,1.95025mm,.23336mm">
                              <w:txbxContent>
                                <w:p w14:paraId="771E8C48" w14:textId="77777777" w:rsidR="00CA5115" w:rsidRDefault="00CA5115" w:rsidP="002B5551">
                                  <w:pPr>
                                    <w:ind w:right="-48"/>
                                  </w:pPr>
                                  <w:r>
                                    <w:rPr>
                                      <w:rFonts w:cs="Arial"/>
                                      <w:szCs w:val="18"/>
                                    </w:rPr>
                                    <w:t>SRC</w:t>
                                  </w:r>
                                </w:p>
                              </w:txbxContent>
                            </v:textbox>
                          </v:rect>
                          <v:rect id="Rectangle 41" o:spid="_x0000_s1073" style="position:absolute;left:2311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" fillcolor="#f2f2f2">
                            <v:shadow on="t" opacity=".5" offset="6pt,6pt"/>
                            <v:textbox inset="1.95025mm,.23336mm,1.95025mm,.23336mm">
                              <w:txbxContent>
                                <w:p w14:paraId="016F3C0E" w14:textId="77777777" w:rsidR="00CA5115" w:rsidRDefault="00CA5115" w:rsidP="002B5551">
                                  <w:pPr>
                                    <w:ind w:right="-48"/>
                                    <w:rPr>
                                      <w:sz w:val="18"/>
                                    </w:rPr>
                                  </w:pPr>
                                  <w:r>
                                    <w:rPr>
                                      <w:rFonts w:cs="Arial"/>
                                      <w:sz w:val="18"/>
                                      <w:szCs w:val="18"/>
                                    </w:rPr>
                                    <w:t>CTU</w:t>
                                  </w:r>
                                </w:p>
                              </w:txbxContent>
                            </v:textbox>
                          </v:rect>
                          <v:shape id="AutoShape 8" o:spid="_x0000_s1074" type="#_x0000_t112" style="position:absolute;top:190;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" fillcolor="#fbe4d5">
                            <v:textbox inset="1.95025mm,.23336mm,1.95025mm,.23336mm">
                              <w:txbxContent>
                                <w:p w14:paraId="249507B0" w14:textId="77777777" w:rsidR="00CA5115" w:rsidRDefault="00CA5115" w:rsidP="002B5551">
                                  <w:pPr>
                                    <w:spacing w:line="276" w:lineRule="auto"/>
                                    <w:jc w:val="center"/>
                                    <w:rPr>
                                      <w:sz w:val="18"/>
                                      <w:szCs w:val="18"/>
                                    </w:rPr>
                                  </w:pPr>
                                  <w:r>
                                    <w:rPr>
                                      <w:sz w:val="18"/>
                                      <w:szCs w:val="18"/>
                                    </w:rPr>
                                    <w:t>External Memory</w:t>
                                  </w:r>
                                </w:p>
                                <w:p w14:paraId="0454ABA4" w14:textId="77777777" w:rsidR="00CA5115" w:rsidRDefault="00CA5115" w:rsidP="002B5551">
                                  <w:pPr>
                                    <w:spacing w:line="276" w:lineRule="auto"/>
                                    <w:jc w:val="center"/>
                                    <w:rPr>
                                      <w:sz w:val="18"/>
                                      <w:szCs w:val="18"/>
                                    </w:rPr>
                                  </w:pPr>
                                </w:p>
                              </w:txbxContent>
                            </v:textbox>
                          </v:shape>
                          <v:shape id="Elbow Connector 113" o:spid="_x0000_s1075" type="#_x0000_t34" style="position:absolute;left:27241;top:2095;width:4394;height:24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" adj="11504" strokecolor="#5b9bd5" strokeweight="1.5pt">
                            <v:stroke endarrow="block"/>
                          </v:shape>
                        </v:group>
                        <v:shape id="Straight Arrow Connector 38" o:spid="_x0000_s1076" type="#_x0000_t32" style="position:absolute;left:12475;top:7877;width:4797;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" strokecolor="#5b9bd5" strokeweight="1.5pt">
                          <v:stroke endarrow="block" joinstyle="miter"/>
                        </v:shape>
                      </v:group>
                    </v:group>
                  </v:group>
                </v:group>
                <w10:wrap type="square"/>
              </v:group>
            </w:pict>
          </mc:Fallback>
        </mc:AlternateContent>
      </w:r>
    </w:p>
    <w:p w14:paraId="0F46A04F" w14:textId="637DF258" w:rsidR="002B5551" w:rsidRPr="009C5220" w:rsidRDefault="002B5551" w:rsidP="003C2312">
      <w:pPr>
        <w:spacing w:after="0"/>
        <w:rPr>
          <w:rFonts w:cstheme="minorHAnsi"/>
        </w:rPr>
      </w:pPr>
    </w:p>
    <w:p w14:paraId="1932DBDA" w14:textId="77777777" w:rsidR="002B5551" w:rsidRPr="009C5220" w:rsidRDefault="002B5551" w:rsidP="003C2312">
      <w:pPr>
        <w:spacing w:after="0"/>
        <w:rPr>
          <w:rFonts w:cstheme="minorHAnsi"/>
        </w:rPr>
      </w:pPr>
    </w:p>
    <w:p w14:paraId="4FF88E1E" w14:textId="4F28F384" w:rsidR="002B5551" w:rsidRPr="009C5220" w:rsidRDefault="002B5551" w:rsidP="003C2312">
      <w:pPr>
        <w:spacing w:after="0"/>
        <w:rPr>
          <w:rFonts w:cstheme="minorHAnsi"/>
        </w:rPr>
      </w:pPr>
    </w:p>
    <w:p w14:paraId="1D206043" w14:textId="77777777" w:rsidR="002B5551" w:rsidRPr="009C5220" w:rsidRDefault="002B5551" w:rsidP="003C2312">
      <w:pPr>
        <w:pStyle w:val="Caption"/>
        <w:spacing w:after="0"/>
        <w:rPr>
          <w:rFonts w:asciiTheme="minorHAnsi" w:hAnsiTheme="minorHAnsi" w:cstheme="minorHAnsi"/>
          <w:i/>
          <w:color w:val="auto"/>
          <w:sz w:val="22"/>
          <w:szCs w:val="22"/>
        </w:rPr>
      </w:pPr>
    </w:p>
    <w:p w14:paraId="3C659772" w14:textId="77777777" w:rsidR="002B5551" w:rsidRPr="009C5220" w:rsidRDefault="002B5551" w:rsidP="003C2312">
      <w:pPr>
        <w:pStyle w:val="Caption"/>
        <w:spacing w:after="0"/>
        <w:rPr>
          <w:rFonts w:asciiTheme="minorHAnsi" w:hAnsiTheme="minorHAnsi" w:cstheme="minorHAnsi"/>
          <w:i/>
          <w:color w:val="auto"/>
          <w:sz w:val="22"/>
          <w:szCs w:val="22"/>
        </w:rPr>
      </w:pPr>
    </w:p>
    <w:p w14:paraId="5273F5F8" w14:textId="77777777" w:rsidR="003413FA" w:rsidRPr="009C5220" w:rsidRDefault="003413FA" w:rsidP="003C2312">
      <w:pPr>
        <w:pStyle w:val="Caption"/>
        <w:spacing w:after="0"/>
        <w:rPr>
          <w:rFonts w:asciiTheme="minorHAnsi" w:hAnsiTheme="minorHAnsi" w:cstheme="minorHAnsi"/>
          <w:i/>
          <w:color w:val="auto"/>
          <w:sz w:val="22"/>
          <w:szCs w:val="22"/>
        </w:rPr>
      </w:pPr>
    </w:p>
    <w:p w14:paraId="160FD1CE" w14:textId="41FAED72" w:rsidR="002B5551" w:rsidRPr="009C5220" w:rsidRDefault="002B5551" w:rsidP="003C2312">
      <w:pPr>
        <w:pStyle w:val="Caption"/>
        <w:spacing w:after="0"/>
        <w:rPr>
          <w:rFonts w:asciiTheme="minorHAnsi" w:hAnsiTheme="minorHAnsi" w:cstheme="minorHAnsi"/>
          <w:i/>
          <w:color w:val="auto"/>
          <w:sz w:val="22"/>
          <w:szCs w:val="22"/>
        </w:rPr>
      </w:pPr>
      <w:r w:rsidRPr="009C5220">
        <w:rPr>
          <w:rFonts w:asciiTheme="minorHAnsi" w:hAnsiTheme="minorHAnsi" w:cstheme="minorHAnsi"/>
          <w:i/>
          <w:color w:val="auto"/>
          <w:sz w:val="22"/>
          <w:szCs w:val="22"/>
        </w:rPr>
        <w:t>Data path when mixing 2 streams</w:t>
      </w:r>
    </w:p>
    <w:p w14:paraId="0F2AAC98" w14:textId="77777777" w:rsidR="003413FA" w:rsidRPr="009C5220" w:rsidRDefault="003413FA" w:rsidP="003C2312">
      <w:pPr>
        <w:pStyle w:val="ListParagraph"/>
        <w:numPr>
          <w:ilvl w:val="0"/>
          <w:numId w:val="7"/>
        </w:numPr>
        <w:spacing w:line="256" w:lineRule="auto"/>
        <w:rPr>
          <w:rFonts w:cstheme="minorHAnsi"/>
        </w:rPr>
      </w:pPr>
      <w:r w:rsidRPr="009C5220">
        <w:rPr>
          <w:rFonts w:cstheme="minorHAnsi"/>
        </w:rPr>
        <w:t>User setting</w:t>
      </w:r>
    </w:p>
    <w:p w14:paraId="732BF199" w14:textId="77777777" w:rsidR="003413FA" w:rsidRPr="009C5220" w:rsidRDefault="003413FA" w:rsidP="003C2312">
      <w:pPr>
        <w:pStyle w:val="ListParagraph"/>
        <w:numPr>
          <w:ilvl w:val="0"/>
          <w:numId w:val="6"/>
        </w:numPr>
        <w:spacing w:after="0" w:line="240" w:lineRule="auto"/>
        <w:ind w:left="900" w:hanging="180"/>
        <w:rPr>
          <w:rFonts w:cstheme="minorHAnsi"/>
        </w:rPr>
      </w:pPr>
      <w:r w:rsidRPr="009C5220">
        <w:rPr>
          <w:rFonts w:cstheme="minorHAnsi"/>
        </w:rPr>
        <w:t>Playback 1</w:t>
      </w:r>
      <w:r w:rsidRPr="009C5220">
        <w:rPr>
          <w:rFonts w:cstheme="minorHAnsi"/>
          <w:vertAlign w:val="superscript"/>
        </w:rPr>
        <w:t>st</w:t>
      </w:r>
      <w:r w:rsidRPr="009C5220">
        <w:rPr>
          <w:rFonts w:cstheme="minorHAnsi"/>
        </w:rPr>
        <w:t xml:space="preserve"> stream:</w:t>
      </w:r>
    </w:p>
    <w:p w14:paraId="77E06521" w14:textId="77777777" w:rsidR="003413FA" w:rsidRPr="009C5220" w:rsidRDefault="003413FA" w:rsidP="003C2312">
      <w:pPr>
        <w:spacing w:after="0" w:line="240" w:lineRule="auto"/>
        <w:ind w:left="1260"/>
        <w:rPr>
          <w:rFonts w:cstheme="minorHAnsi"/>
        </w:rPr>
      </w:pPr>
      <w:r w:rsidRPr="009C5220">
        <w:rPr>
          <w:rFonts w:cstheme="minorHAnsi"/>
        </w:rPr>
        <w:t>tinyplay thetest_FULL_s_44100_16.wav -D 0 -d 0</w:t>
      </w:r>
    </w:p>
    <w:p w14:paraId="76948837" w14:textId="77777777" w:rsidR="003413FA" w:rsidRPr="009C5220" w:rsidRDefault="003413FA" w:rsidP="003C2312">
      <w:pPr>
        <w:spacing w:after="0" w:line="240" w:lineRule="auto"/>
        <w:ind w:left="1260"/>
        <w:rPr>
          <w:rFonts w:cstheme="minorHAnsi"/>
        </w:rPr>
      </w:pPr>
    </w:p>
    <w:p w14:paraId="3B3A8F1B" w14:textId="77777777" w:rsidR="003413FA" w:rsidRPr="009C5220" w:rsidRDefault="003413FA" w:rsidP="003C2312">
      <w:pPr>
        <w:pStyle w:val="ListParagraph"/>
        <w:numPr>
          <w:ilvl w:val="0"/>
          <w:numId w:val="6"/>
        </w:numPr>
        <w:spacing w:after="0" w:line="240" w:lineRule="auto"/>
        <w:ind w:left="900" w:hanging="180"/>
        <w:rPr>
          <w:rFonts w:cstheme="minorHAnsi"/>
        </w:rPr>
      </w:pPr>
      <w:r w:rsidRPr="009C5220">
        <w:rPr>
          <w:rFonts w:cstheme="minorHAnsi"/>
        </w:rPr>
        <w:t>Playback 2</w:t>
      </w:r>
      <w:r w:rsidRPr="009C5220">
        <w:rPr>
          <w:rFonts w:cstheme="minorHAnsi"/>
          <w:vertAlign w:val="superscript"/>
        </w:rPr>
        <w:t>nd</w:t>
      </w:r>
      <w:r w:rsidRPr="009C5220">
        <w:rPr>
          <w:rFonts w:cstheme="minorHAnsi"/>
        </w:rPr>
        <w:t xml:space="preserve"> stream:</w:t>
      </w:r>
    </w:p>
    <w:p w14:paraId="5090D2A7" w14:textId="77777777" w:rsidR="003413FA" w:rsidRPr="009C5220" w:rsidRDefault="003413FA" w:rsidP="003C2312">
      <w:pPr>
        <w:pStyle w:val="ListParagraph"/>
        <w:spacing w:after="0" w:line="240" w:lineRule="auto"/>
        <w:ind w:left="1260"/>
        <w:rPr>
          <w:rFonts w:cstheme="minorHAnsi"/>
        </w:rPr>
      </w:pPr>
      <w:r w:rsidRPr="009C5220">
        <w:rPr>
          <w:rFonts w:cstheme="minorHAnsi"/>
        </w:rPr>
        <w:t>tinymix -D 0 17 44100</w:t>
      </w:r>
    </w:p>
    <w:p w14:paraId="0C61AE26" w14:textId="54EBBF51" w:rsidR="003413FA" w:rsidRPr="009C5220" w:rsidRDefault="003413FA" w:rsidP="003C2312">
      <w:pPr>
        <w:tabs>
          <w:tab w:val="left" w:pos="3405"/>
        </w:tabs>
        <w:ind w:left="1260"/>
        <w:rPr>
          <w:rFonts w:cstheme="minorHAnsi"/>
        </w:rPr>
      </w:pPr>
      <w:r w:rsidRPr="009C5220">
        <w:rPr>
          <w:rFonts w:cstheme="minorHAnsi"/>
        </w:rPr>
        <w:t>tinyplay thetest_FULL_s_48000_16.wav -D 0 -d 1</w:t>
      </w:r>
    </w:p>
    <w:p w14:paraId="53254A26" w14:textId="77777777" w:rsidR="001C7208" w:rsidRDefault="001C7208">
      <w:pPr>
        <w:rPr>
          <w:rFonts w:eastAsiaTheme="majorEastAsia" w:cstheme="minorHAnsi"/>
          <w:iCs/>
        </w:rPr>
      </w:pPr>
      <w:r>
        <w:rPr>
          <w:rFonts w:cstheme="minorHAnsi"/>
          <w:i/>
        </w:rPr>
        <w:br w:type="page"/>
      </w:r>
    </w:p>
    <w:p w14:paraId="7E034FD3" w14:textId="087993B4" w:rsidR="00A35430" w:rsidRPr="009C5220" w:rsidRDefault="003413FA" w:rsidP="001C7208">
      <w:pPr>
        <w:pStyle w:val="Heading4"/>
        <w:rPr>
          <w:rFonts w:cstheme="minorHAnsi"/>
        </w:rPr>
      </w:pPr>
      <w:r w:rsidRPr="009C5220">
        <w:rPr>
          <w:rFonts w:asciiTheme="minorHAnsi" w:hAnsiTheme="minorHAnsi" w:cstheme="minorHAnsi"/>
          <w:i w:val="0"/>
          <w:color w:val="auto"/>
        </w:rPr>
        <w:lastRenderedPageBreak/>
        <w:t>3.2. Capture</w:t>
      </w:r>
      <w:r w:rsidR="00A35430" w:rsidRPr="009C5220">
        <w:rPr>
          <w:rFonts w:cstheme="minorHAnsi"/>
          <w:noProof/>
        </w:rPr>
        <mc:AlternateContent>
          <mc:Choice Requires="wpg">
            <w:drawing>
              <wp:anchor distT="0" distB="0" distL="114300" distR="114300" simplePos="0" relativeHeight="251661312" behindDoc="0" locked="0" layoutInCell="1" allowOverlap="1" wp14:anchorId="257CBAD3" wp14:editId="5F98F4CC">
                <wp:simplePos x="0" y="0"/>
                <wp:positionH relativeFrom="column">
                  <wp:posOffset>647700</wp:posOffset>
                </wp:positionH>
                <wp:positionV relativeFrom="paragraph">
                  <wp:posOffset>284480</wp:posOffset>
                </wp:positionV>
                <wp:extent cx="4476750" cy="711835"/>
                <wp:effectExtent l="0" t="0" r="0" b="12065"/>
                <wp:wrapSquare wrapText="bothSides"/>
                <wp:docPr id="475" name="Group 475"/>
                <wp:cNvGraphicFramePr/>
                <a:graphic xmlns:a="http://schemas.openxmlformats.org/drawingml/2006/main">
                  <a:graphicData uri="http://schemas.microsoft.com/office/word/2010/wordprocessingGroup">
                    <wpg:wgp>
                      <wpg:cNvGrpSpPr/>
                      <wpg:grpSpPr>
                        <a:xfrm>
                          <a:off x="0" y="0"/>
                          <a:ext cx="4476750" cy="711835"/>
                          <a:chOff x="0" y="0"/>
                          <a:chExt cx="4476750" cy="712447"/>
                        </a:xfrm>
                      </wpg:grpSpPr>
                      <wps:wsp>
                        <wps:cNvPr id="54" name="AutoShape 23"/>
                        <wps:cNvCnPr>
                          <a:cxnSpLocks noChangeShapeType="1"/>
                        </wps:cNvCnPr>
                        <wps:spPr bwMode="auto">
                          <a:xfrm>
                            <a:off x="3968750" y="412750"/>
                            <a:ext cx="36576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pic:pic xmlns:pic="http://schemas.openxmlformats.org/drawingml/2006/picture">
                        <pic:nvPicPr>
                          <pic:cNvPr id="55" name="Picture 55"/>
                          <pic:cNvPicPr/>
                        </pic:nvPicPr>
                        <pic:blipFill>
                          <a:blip r:embed="rId12">
                            <a:extLst>
                              <a:ext uri="{28A0092B-C50C-407E-A947-70E740481C1C}">
                                <a14:useLocalDpi xmlns:a14="http://schemas.microsoft.com/office/drawing/2010/main" val="0"/>
                              </a:ext>
                            </a:extLst>
                          </a:blip>
                          <a:srcRect/>
                          <a:stretch>
                            <a:fillRect/>
                          </a:stretch>
                        </pic:blipFill>
                        <pic:spPr bwMode="auto">
                          <a:xfrm>
                            <a:off x="4178300" y="0"/>
                            <a:ext cx="298450" cy="694055"/>
                          </a:xfrm>
                          <a:prstGeom prst="rect">
                            <a:avLst/>
                          </a:prstGeom>
                          <a:noFill/>
                        </pic:spPr>
                      </pic:pic>
                      <wpg:grpSp>
                        <wpg:cNvPr id="56" name="Group 56"/>
                        <wpg:cNvGrpSpPr/>
                        <wpg:grpSpPr>
                          <a:xfrm>
                            <a:off x="0" y="114300"/>
                            <a:ext cx="3967480" cy="598147"/>
                            <a:chOff x="0" y="114300"/>
                            <a:chExt cx="3967480" cy="598147"/>
                          </a:xfrm>
                        </wpg:grpSpPr>
                        <wps:wsp>
                          <wps:cNvPr id="57" name="Rectangle 57"/>
                          <wps:cNvSpPr>
                            <a:spLocks noChangeArrowheads="1"/>
                          </wps:cNvSpPr>
                          <wps:spPr bwMode="auto">
                            <a:xfrm>
                              <a:off x="3562350" y="215900"/>
                              <a:ext cx="405130" cy="40830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D17F896" w14:textId="77777777" w:rsidR="00CA5115" w:rsidRDefault="00CA5115" w:rsidP="00A35430">
                                <w:pPr>
                                  <w:jc w:val="center"/>
                                  <w:rPr>
                                    <w:sz w:val="18"/>
                                    <w:szCs w:val="18"/>
                                  </w:rPr>
                                </w:pPr>
                                <w:r>
                                  <w:rPr>
                                    <w:sz w:val="18"/>
                                    <w:szCs w:val="18"/>
                                  </w:rPr>
                                  <w:t>SSI</w:t>
                                </w:r>
                              </w:p>
                            </w:txbxContent>
                          </wps:txbx>
                          <wps:bodyPr rot="0" vert="horz" wrap="square" lIns="70209" tIns="8401" rIns="70209" bIns="8401" anchor="ctr" anchorCtr="0" upright="1">
                            <a:noAutofit/>
                          </wps:bodyPr>
                        </wps:wsp>
                        <wpg:grpSp>
                          <wpg:cNvPr id="58" name="Group 58"/>
                          <wpg:cNvGrpSpPr/>
                          <wpg:grpSpPr>
                            <a:xfrm>
                              <a:off x="0" y="114300"/>
                              <a:ext cx="3625850" cy="598147"/>
                              <a:chOff x="0" y="114300"/>
                              <a:chExt cx="3625850" cy="598147"/>
                            </a:xfrm>
                          </wpg:grpSpPr>
                          <wps:wsp>
                            <wps:cNvPr id="59" name="Text Box 19"/>
                            <wps:cNvSpPr txBox="1">
                              <a:spLocks noChangeArrowheads="1"/>
                            </wps:cNvSpPr>
                            <wps:spPr bwMode="auto">
                              <a:xfrm>
                                <a:off x="3022600" y="266700"/>
                                <a:ext cx="60325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8F3EF" w14:textId="77777777" w:rsidR="00CA5115" w:rsidRDefault="00CA5115" w:rsidP="00A35430">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g:grpSp>
                            <wpg:cNvPr id="60" name="Group 60"/>
                            <wpg:cNvGrpSpPr/>
                            <wpg:grpSpPr>
                              <a:xfrm>
                                <a:off x="0" y="114300"/>
                                <a:ext cx="3625850" cy="598147"/>
                                <a:chOff x="0" y="114300"/>
                                <a:chExt cx="3625850" cy="598147"/>
                              </a:xfrm>
                            </wpg:grpSpPr>
                            <wpg:grpSp>
                              <wpg:cNvPr id="61" name="Group 61"/>
                              <wpg:cNvGrpSpPr/>
                              <wpg:grpSpPr>
                                <a:xfrm>
                                  <a:off x="0" y="114300"/>
                                  <a:ext cx="3625850" cy="598147"/>
                                  <a:chOff x="0" y="114300"/>
                                  <a:chExt cx="3625850" cy="598147"/>
                                </a:xfrm>
                              </wpg:grpSpPr>
                              <wps:wsp>
                                <wps:cNvPr id="63" name="AutoShape 23"/>
                                <wps:cNvCnPr>
                                  <a:cxnSpLocks noChangeShapeType="1"/>
                                </wps:cNvCnPr>
                                <wps:spPr bwMode="auto">
                                  <a:xfrm>
                                    <a:off x="2355850" y="431800"/>
                                    <a:ext cx="36576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65" name="AutoShape 8"/>
                                <wps:cNvSpPr>
                                  <a:spLocks noChangeArrowheads="1"/>
                                </wps:cNvSpPr>
                                <wps:spPr bwMode="auto">
                                  <a:xfrm>
                                    <a:off x="0" y="114300"/>
                                    <a:ext cx="1228055" cy="598147"/>
                                  </a:xfrm>
                                  <a:prstGeom prst="flowChartPredefinedProcess">
                                    <a:avLst/>
                                  </a:prstGeom>
                                  <a:solidFill>
                                    <a:srgbClr val="FBE4D5"/>
                                  </a:solidFill>
                                  <a:ln w="9525">
                                    <a:solidFill>
                                      <a:srgbClr val="000000"/>
                                    </a:solidFill>
                                    <a:miter lim="800000"/>
                                    <a:headEnd/>
                                    <a:tailEnd/>
                                  </a:ln>
                                </wps:spPr>
                                <wps:txbx>
                                  <w:txbxContent>
                                    <w:p w14:paraId="5BC48060" w14:textId="77777777" w:rsidR="00CA5115" w:rsidRDefault="00CA5115" w:rsidP="00A35430">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66" name="Rectangle 66"/>
                                <wps:cNvSpPr>
                                  <a:spLocks noChangeArrowheads="1"/>
                                </wps:cNvSpPr>
                                <wps:spPr bwMode="auto">
                                  <a:xfrm>
                                    <a:off x="1962150" y="215900"/>
                                    <a:ext cx="405680" cy="40892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EC909A3" w14:textId="77777777" w:rsidR="00CA5115" w:rsidRDefault="00CA5115" w:rsidP="00A35430">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67" name="Text Box 19"/>
                                <wps:cNvSpPr txBox="1">
                                  <a:spLocks noChangeArrowheads="1"/>
                                </wps:cNvSpPr>
                                <wps:spPr bwMode="auto">
                                  <a:xfrm>
                                    <a:off x="1403350" y="273050"/>
                                    <a:ext cx="6350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23FC" w14:textId="77777777" w:rsidR="00CA5115" w:rsidRDefault="00CA5115" w:rsidP="00A35430">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68" name="AutoShape 23"/>
                                <wps:cNvCnPr>
                                  <a:cxnSpLocks noChangeShapeType="1"/>
                                </wps:cNvCnPr>
                                <wps:spPr bwMode="auto">
                                  <a:xfrm>
                                    <a:off x="1231900" y="406400"/>
                                    <a:ext cx="73152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69" name="AutoShape 23"/>
                                <wps:cNvCnPr>
                                  <a:cxnSpLocks noChangeShapeType="1"/>
                                  <a:endCxn id="59" idx="3"/>
                                </wps:cNvCnPr>
                                <wps:spPr bwMode="auto">
                                  <a:xfrm flipV="1">
                                    <a:off x="3022600" y="419418"/>
                                    <a:ext cx="603250" cy="7971"/>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g:grpSp>
                            <wps:wsp>
                              <wps:cNvPr id="62" name="Rectangle 62"/>
                              <wps:cNvSpPr>
                                <a:spLocks noChangeArrowheads="1"/>
                              </wps:cNvSpPr>
                              <wps:spPr bwMode="auto">
                                <a:xfrm>
                                  <a:off x="2616200" y="215900"/>
                                  <a:ext cx="405680" cy="40892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1551A0C" w14:textId="77777777" w:rsidR="00CA5115" w:rsidRDefault="00CA5115" w:rsidP="00A35430">
                                    <w:pPr>
                                      <w:jc w:val="center"/>
                                      <w:rPr>
                                        <w:sz w:val="18"/>
                                        <w:szCs w:val="18"/>
                                      </w:rPr>
                                    </w:pPr>
                                    <w:r>
                                      <w:rPr>
                                        <w:sz w:val="18"/>
                                        <w:szCs w:val="18"/>
                                      </w:rPr>
                                      <w:t>DVC</w:t>
                                    </w:r>
                                  </w:p>
                                </w:txbxContent>
                              </wps:txbx>
                              <wps:bodyPr rot="0" vert="horz" wrap="square" lIns="70209" tIns="8401" rIns="70209" bIns="8401" anchor="ctr"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257CBAD3" id="Group 475" o:spid="_x0000_s1077" style="position:absolute;margin-left:51pt;margin-top:22.4pt;width:352.5pt;height:56.05pt;z-index:251661312;mso-position-horizontal-relative:text;mso-position-vertical-relative:text" coordsize="44767,7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">
                <v:shape id="AutoShape 23" o:spid="_x0000_s1078" type="#_x0000_t32" style="position:absolute;left:39687;top:4127;width:3658;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" strokecolor="#4472c4 [3204]" strokeweight="1.5pt">
                  <v:stroke startarrow="block"/>
                </v:shape>
                <v:shape id="Picture 55" o:spid="_x0000_s1079" type="#_x0000_t75" style="position:absolute;left:41783;width:2984;height: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">
                  <v:imagedata r:id="rId13" o:title=""/>
                </v:shape>
                <v:group id="Group 56" o:spid="_x0000_s1080" style="position:absolute;top:1143;width:39674;height:5981" coordorigin=",1143" coordsize="39674,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81" style="position:absolute;left:35623;top:2159;width:4051;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" fillcolor="#f2f2f2">
                    <v:shadow on="t" opacity=".5" offset="6pt,6pt"/>
                    <v:textbox inset="1.95025mm,.23336mm,1.95025mm,.23336mm">
                      <w:txbxContent>
                        <w:p w14:paraId="3D17F896" w14:textId="77777777" w:rsidR="00CA5115" w:rsidRDefault="00CA5115" w:rsidP="00A35430">
                          <w:pPr>
                            <w:jc w:val="center"/>
                            <w:rPr>
                              <w:sz w:val="18"/>
                              <w:szCs w:val="18"/>
                            </w:rPr>
                          </w:pPr>
                          <w:r>
                            <w:rPr>
                              <w:sz w:val="18"/>
                              <w:szCs w:val="18"/>
                            </w:rPr>
                            <w:t>SSI</w:t>
                          </w:r>
                        </w:p>
                      </w:txbxContent>
                    </v:textbox>
                  </v:rect>
                  <v:group id="Group 58" o:spid="_x0000_s1082" style="position:absolute;top:1143;width:36258;height:5981" coordorigin=",1143"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19" o:spid="_x0000_s1083" type="#_x0000_t202" style="position:absolute;left:30226;top:2667;width:603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" filled="f" stroked="f">
                      <v:textbox inset="1.95025mm,.23336mm,1.95025mm,.23336mm">
                        <w:txbxContent>
                          <w:p w14:paraId="63B8F3EF" w14:textId="77777777" w:rsidR="00CA5115" w:rsidRDefault="00CA5115" w:rsidP="00A35430">
                            <w:pPr>
                              <w:spacing w:line="276" w:lineRule="auto"/>
                              <w:rPr>
                                <w:sz w:val="14"/>
                                <w:szCs w:val="18"/>
                              </w:rPr>
                            </w:pPr>
                            <w:r>
                              <w:rPr>
                                <w:sz w:val="14"/>
                                <w:szCs w:val="18"/>
                              </w:rPr>
                              <w:t>ADMACpp</w:t>
                            </w:r>
                          </w:p>
                        </w:txbxContent>
                      </v:textbox>
                    </v:shape>
                    <v:group id="Group 60" o:spid="_x0000_s1084" style="position:absolute;top:1143;width:36258;height:5981" coordorigin=",1143"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61" o:spid="_x0000_s1085" style="position:absolute;top:1143;width:36258;height:5981" coordorigin=",1143"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AutoShape 23" o:spid="_x0000_s1086" type="#_x0000_t32" style="position:absolute;left:23558;top:4318;width:3658;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" strokecolor="#4472c4 [3204]" strokeweight="1.5pt">
                          <v:stroke startarrow="block"/>
                        </v:shape>
                        <v:shape id="AutoShape 8" o:spid="_x0000_s1087" type="#_x0000_t112" style="position:absolute;top:1143;width:12280;height:5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" fillcolor="#fbe4d5">
                          <v:textbox inset="1.95025mm,.23336mm,1.95025mm,.23336mm">
                            <w:txbxContent>
                              <w:p w14:paraId="5BC48060" w14:textId="77777777" w:rsidR="00CA5115" w:rsidRDefault="00CA5115" w:rsidP="00A35430">
                                <w:pPr>
                                  <w:spacing w:line="276" w:lineRule="auto"/>
                                  <w:jc w:val="center"/>
                                  <w:rPr>
                                    <w:sz w:val="18"/>
                                    <w:szCs w:val="18"/>
                                  </w:rPr>
                                </w:pPr>
                                <w:r>
                                  <w:rPr>
                                    <w:sz w:val="18"/>
                                    <w:szCs w:val="18"/>
                                  </w:rPr>
                                  <w:t>External Memory</w:t>
                                </w:r>
                              </w:p>
                            </w:txbxContent>
                          </v:textbox>
                        </v:shape>
                        <v:rect id="Rectangle 66" o:spid="_x0000_s1088" style="position:absolute;left:19621;top:2159;width:405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" fillcolor="#f2f2f2">
                          <v:shadow on="t" opacity=".5" offset="6pt,6pt"/>
                          <v:textbox inset="1.95025mm,.23336mm,1.95025mm,.23336mm">
                            <w:txbxContent>
                              <w:p w14:paraId="1EC909A3" w14:textId="77777777" w:rsidR="00CA5115" w:rsidRDefault="00CA5115" w:rsidP="00A35430">
                                <w:pPr>
                                  <w:jc w:val="center"/>
                                  <w:rPr>
                                    <w:sz w:val="18"/>
                                    <w:szCs w:val="18"/>
                                  </w:rPr>
                                </w:pPr>
                                <w:r>
                                  <w:rPr>
                                    <w:sz w:val="18"/>
                                    <w:szCs w:val="18"/>
                                  </w:rPr>
                                  <w:t>SRC</w:t>
                                </w:r>
                              </w:p>
                            </w:txbxContent>
                          </v:textbox>
                        </v:rect>
                        <v:shape id="Text Box 19" o:spid="_x0000_s1089" type="#_x0000_t202" style="position:absolute;left:14033;top:2730;width:635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" filled="f" stroked="f">
                          <v:textbox inset="1.95025mm,.23336mm,1.95025mm,.23336mm">
                            <w:txbxContent>
                              <w:p w14:paraId="4C1723FC" w14:textId="77777777" w:rsidR="00CA5115" w:rsidRDefault="00CA5115" w:rsidP="00A35430">
                                <w:pPr>
                                  <w:spacing w:line="276" w:lineRule="auto"/>
                                  <w:rPr>
                                    <w:sz w:val="14"/>
                                    <w:szCs w:val="18"/>
                                  </w:rPr>
                                </w:pPr>
                                <w:r>
                                  <w:rPr>
                                    <w:sz w:val="14"/>
                                    <w:szCs w:val="18"/>
                                  </w:rPr>
                                  <w:t>ADMACpp</w:t>
                                </w:r>
                              </w:p>
                            </w:txbxContent>
                          </v:textbox>
                        </v:shape>
                        <v:shape id="AutoShape 23" o:spid="_x0000_s1090" type="#_x0000_t32" style="position:absolute;left:12319;top:4064;width:7315;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" strokecolor="#4472c4 [3204]" strokeweight="1.5pt">
                          <v:stroke startarrow="block"/>
                        </v:shape>
                        <v:shape id="AutoShape 23" o:spid="_x0000_s1091" type="#_x0000_t32" style="position:absolute;left:30226;top:4194;width:6032;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" strokecolor="#4472c4 [3204]" strokeweight="1.5pt">
                          <v:stroke startarrow="block"/>
                        </v:shape>
                      </v:group>
                      <v:rect id="Rectangle 62" o:spid="_x0000_s1092" style="position:absolute;left:26162;top:2159;width:4056;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" fillcolor="#f2f2f2">
                        <v:shadow on="t" opacity=".5" offset="6pt,6pt"/>
                        <v:textbox inset="1.95025mm,.23336mm,1.95025mm,.23336mm">
                          <w:txbxContent>
                            <w:p w14:paraId="71551A0C" w14:textId="77777777" w:rsidR="00CA5115" w:rsidRDefault="00CA5115" w:rsidP="00A35430">
                              <w:pPr>
                                <w:jc w:val="center"/>
                                <w:rPr>
                                  <w:sz w:val="18"/>
                                  <w:szCs w:val="18"/>
                                </w:rPr>
                              </w:pPr>
                              <w:r>
                                <w:rPr>
                                  <w:sz w:val="18"/>
                                  <w:szCs w:val="18"/>
                                </w:rPr>
                                <w:t>DVC</w:t>
                              </w:r>
                            </w:p>
                          </w:txbxContent>
                        </v:textbox>
                      </v:rect>
                    </v:group>
                  </v:group>
                </v:group>
                <w10:wrap type="square"/>
              </v:group>
            </w:pict>
          </mc:Fallback>
        </mc:AlternateContent>
      </w:r>
    </w:p>
    <w:p w14:paraId="601A3F45" w14:textId="77777777" w:rsidR="00A35430" w:rsidRPr="009C5220" w:rsidRDefault="00A35430" w:rsidP="003C2312">
      <w:pPr>
        <w:rPr>
          <w:rFonts w:cstheme="minorHAnsi"/>
        </w:rPr>
      </w:pPr>
    </w:p>
    <w:p w14:paraId="34E8479B" w14:textId="77777777" w:rsidR="00A35430" w:rsidRPr="009C5220" w:rsidRDefault="00A35430" w:rsidP="003C2312">
      <w:pPr>
        <w:pStyle w:val="Caption"/>
        <w:rPr>
          <w:rFonts w:asciiTheme="minorHAnsi" w:hAnsiTheme="minorHAnsi" w:cstheme="minorHAnsi"/>
          <w:color w:val="auto"/>
          <w:sz w:val="22"/>
          <w:szCs w:val="22"/>
        </w:rPr>
      </w:pPr>
      <w:bookmarkStart w:id="2" w:name="_Toc8322305"/>
    </w:p>
    <w:p w14:paraId="52216FC7" w14:textId="77777777" w:rsidR="00A35430" w:rsidRPr="009C5220" w:rsidRDefault="00A35430" w:rsidP="003C2312">
      <w:pPr>
        <w:pStyle w:val="Caption"/>
        <w:rPr>
          <w:rFonts w:asciiTheme="minorHAnsi" w:hAnsiTheme="minorHAnsi" w:cstheme="minorHAnsi"/>
          <w:color w:val="auto"/>
          <w:sz w:val="22"/>
          <w:szCs w:val="22"/>
        </w:rPr>
      </w:pPr>
    </w:p>
    <w:p w14:paraId="69FA3060" w14:textId="4E0FE06C" w:rsidR="00A35430" w:rsidRPr="009C5220" w:rsidRDefault="00A35430" w:rsidP="003C2312">
      <w:pPr>
        <w:pStyle w:val="Caption"/>
        <w:rPr>
          <w:rFonts w:asciiTheme="minorHAnsi" w:hAnsiTheme="minorHAnsi" w:cstheme="minorHAnsi"/>
          <w:color w:val="auto"/>
          <w:sz w:val="22"/>
          <w:szCs w:val="22"/>
        </w:rPr>
      </w:pPr>
      <w:r w:rsidRPr="009C5220">
        <w:rPr>
          <w:rFonts w:asciiTheme="minorHAnsi" w:hAnsiTheme="minorHAnsi" w:cstheme="minorHAnsi"/>
          <w:color w:val="auto"/>
          <w:sz w:val="22"/>
          <w:szCs w:val="22"/>
        </w:rPr>
        <w:t>Data path for capture stream</w:t>
      </w:r>
      <w:bookmarkEnd w:id="2"/>
    </w:p>
    <w:p w14:paraId="3E1ECBCF" w14:textId="31E23694" w:rsidR="00A35430" w:rsidRPr="009C5220" w:rsidRDefault="00A35430" w:rsidP="003C2312">
      <w:pPr>
        <w:rPr>
          <w:rFonts w:cstheme="minorHAnsi"/>
        </w:rPr>
      </w:pPr>
      <w:r w:rsidRPr="009C5220">
        <w:rPr>
          <w:rFonts w:cstheme="minorHAnsi"/>
        </w:rPr>
        <w:t>Below table shows information of ADSP ALSA Driver sound card.</w:t>
      </w:r>
    </w:p>
    <w:tbl>
      <w:tblPr>
        <w:tblStyle w:val="TableGrid"/>
        <w:tblW w:w="0" w:type="auto"/>
        <w:tblInd w:w="0" w:type="dxa"/>
        <w:tblLook w:val="04A0" w:firstRow="1" w:lastRow="0" w:firstColumn="1" w:lastColumn="0" w:noHBand="0" w:noVBand="1"/>
      </w:tblPr>
      <w:tblGrid>
        <w:gridCol w:w="1525"/>
        <w:gridCol w:w="7825"/>
      </w:tblGrid>
      <w:tr w:rsidR="003C2312" w:rsidRPr="009C5220" w14:paraId="4B409752"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3E7DA47C" w14:textId="77777777" w:rsidR="00A35430" w:rsidRPr="009C5220" w:rsidRDefault="00A35430" w:rsidP="003C2312">
            <w:pPr>
              <w:rPr>
                <w:rFonts w:cstheme="minorHAnsi"/>
              </w:rPr>
            </w:pPr>
            <w:r w:rsidRPr="009C5220">
              <w:rPr>
                <w:rFonts w:cstheme="minorHAnsi"/>
              </w:rPr>
              <w:t>Sound card</w:t>
            </w:r>
          </w:p>
        </w:tc>
        <w:tc>
          <w:tcPr>
            <w:tcW w:w="7825" w:type="dxa"/>
            <w:tcBorders>
              <w:top w:val="single" w:sz="4" w:space="0" w:color="auto"/>
              <w:left w:val="single" w:sz="4" w:space="0" w:color="auto"/>
              <w:bottom w:val="single" w:sz="4" w:space="0" w:color="auto"/>
              <w:right w:val="single" w:sz="4" w:space="0" w:color="auto"/>
            </w:tcBorders>
            <w:hideMark/>
          </w:tcPr>
          <w:p w14:paraId="751BEC2E" w14:textId="77777777" w:rsidR="00A35430" w:rsidRPr="009C5220" w:rsidRDefault="00A35430" w:rsidP="003C2312">
            <w:pPr>
              <w:rPr>
                <w:rFonts w:cstheme="minorHAnsi"/>
              </w:rPr>
            </w:pPr>
            <w:r w:rsidRPr="009C5220">
              <w:rPr>
                <w:rFonts w:cstheme="minorHAnsi"/>
              </w:rPr>
              <w:t>Description</w:t>
            </w:r>
          </w:p>
        </w:tc>
      </w:tr>
      <w:tr w:rsidR="003C2312" w:rsidRPr="009C5220" w14:paraId="2D23801C"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07FA1350" w14:textId="77777777" w:rsidR="00A35430" w:rsidRPr="009C5220" w:rsidRDefault="00A35430" w:rsidP="003C2312">
            <w:pPr>
              <w:rPr>
                <w:rFonts w:cstheme="minorHAnsi"/>
              </w:rPr>
            </w:pPr>
            <w:r w:rsidRPr="009C5220">
              <w:rPr>
                <w:rFonts w:cstheme="minorHAnsi"/>
              </w:rPr>
              <w:t>hw:0,0,0</w:t>
            </w:r>
          </w:p>
        </w:tc>
        <w:tc>
          <w:tcPr>
            <w:tcW w:w="7825" w:type="dxa"/>
            <w:tcBorders>
              <w:top w:val="single" w:sz="4" w:space="0" w:color="auto"/>
              <w:left w:val="single" w:sz="4" w:space="0" w:color="auto"/>
              <w:bottom w:val="single" w:sz="4" w:space="0" w:color="auto"/>
              <w:right w:val="single" w:sz="4" w:space="0" w:color="auto"/>
            </w:tcBorders>
            <w:hideMark/>
          </w:tcPr>
          <w:p w14:paraId="1FC39478" w14:textId="77777777" w:rsidR="00A35430" w:rsidRPr="009C5220" w:rsidRDefault="00A35430" w:rsidP="003C2312">
            <w:pPr>
              <w:rPr>
                <w:rFonts w:cstheme="minorHAnsi"/>
              </w:rPr>
            </w:pPr>
            <w:r w:rsidRPr="009C5220">
              <w:rPr>
                <w:rFonts w:cstheme="minorHAnsi"/>
              </w:rPr>
              <w:t xml:space="preserve">ADSP ALSA sound card (card 0) with DAI 0 </w:t>
            </w:r>
          </w:p>
        </w:tc>
      </w:tr>
      <w:tr w:rsidR="003C2312" w:rsidRPr="009C5220" w14:paraId="57790E3B"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45F674B5" w14:textId="77777777" w:rsidR="00A35430" w:rsidRPr="009C5220" w:rsidRDefault="00A35430" w:rsidP="003C2312">
            <w:pPr>
              <w:rPr>
                <w:rFonts w:cstheme="minorHAnsi"/>
              </w:rPr>
            </w:pPr>
            <w:r w:rsidRPr="009C5220">
              <w:rPr>
                <w:rFonts w:cstheme="minorHAnsi"/>
              </w:rPr>
              <w:t>hw:0,1,0</w:t>
            </w:r>
          </w:p>
        </w:tc>
        <w:tc>
          <w:tcPr>
            <w:tcW w:w="7825" w:type="dxa"/>
            <w:tcBorders>
              <w:top w:val="single" w:sz="4" w:space="0" w:color="auto"/>
              <w:left w:val="single" w:sz="4" w:space="0" w:color="auto"/>
              <w:bottom w:val="single" w:sz="4" w:space="0" w:color="auto"/>
              <w:right w:val="single" w:sz="4" w:space="0" w:color="auto"/>
            </w:tcBorders>
            <w:hideMark/>
          </w:tcPr>
          <w:p w14:paraId="1AE828FC" w14:textId="77777777" w:rsidR="00A35430" w:rsidRPr="009C5220" w:rsidRDefault="00A35430" w:rsidP="003C2312">
            <w:pPr>
              <w:rPr>
                <w:rFonts w:cstheme="minorHAnsi"/>
              </w:rPr>
            </w:pPr>
            <w:r w:rsidRPr="009C5220">
              <w:rPr>
                <w:rFonts w:cstheme="minorHAnsi"/>
              </w:rPr>
              <w:t>ADSP ALSA sound card (card 0) with DAI 1</w:t>
            </w:r>
          </w:p>
        </w:tc>
      </w:tr>
      <w:tr w:rsidR="003C2312" w:rsidRPr="009C5220" w14:paraId="2A3C7FE1"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5A23E099" w14:textId="77777777" w:rsidR="00A35430" w:rsidRPr="009C5220" w:rsidRDefault="00A35430" w:rsidP="003C2312">
            <w:pPr>
              <w:rPr>
                <w:rFonts w:cstheme="minorHAnsi"/>
              </w:rPr>
            </w:pPr>
            <w:r w:rsidRPr="009C5220">
              <w:rPr>
                <w:rFonts w:cstheme="minorHAnsi"/>
              </w:rPr>
              <w:t>hw:0,2,0</w:t>
            </w:r>
          </w:p>
        </w:tc>
        <w:tc>
          <w:tcPr>
            <w:tcW w:w="7825" w:type="dxa"/>
            <w:tcBorders>
              <w:top w:val="single" w:sz="4" w:space="0" w:color="auto"/>
              <w:left w:val="single" w:sz="4" w:space="0" w:color="auto"/>
              <w:bottom w:val="single" w:sz="4" w:space="0" w:color="auto"/>
              <w:right w:val="single" w:sz="4" w:space="0" w:color="auto"/>
            </w:tcBorders>
            <w:hideMark/>
          </w:tcPr>
          <w:p w14:paraId="2D6C2E64" w14:textId="77777777" w:rsidR="00A35430" w:rsidRPr="009C5220" w:rsidRDefault="00A35430" w:rsidP="003C2312">
            <w:pPr>
              <w:rPr>
                <w:rFonts w:cstheme="minorHAnsi"/>
              </w:rPr>
            </w:pPr>
            <w:r w:rsidRPr="009C5220">
              <w:rPr>
                <w:rFonts w:cstheme="minorHAnsi"/>
              </w:rPr>
              <w:t>ADSP ALSA sound card (card 0) with DAI 2</w:t>
            </w:r>
          </w:p>
        </w:tc>
      </w:tr>
      <w:tr w:rsidR="003C2312" w:rsidRPr="009C5220" w14:paraId="656B2F42"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6E02B480" w14:textId="77777777" w:rsidR="00A35430" w:rsidRPr="009C5220" w:rsidRDefault="00A35430" w:rsidP="003C2312">
            <w:pPr>
              <w:rPr>
                <w:rFonts w:cstheme="minorHAnsi"/>
              </w:rPr>
            </w:pPr>
            <w:r w:rsidRPr="009C5220">
              <w:rPr>
                <w:rFonts w:cstheme="minorHAnsi"/>
              </w:rPr>
              <w:t>hw:0,3,0</w:t>
            </w:r>
          </w:p>
        </w:tc>
        <w:tc>
          <w:tcPr>
            <w:tcW w:w="7825" w:type="dxa"/>
            <w:tcBorders>
              <w:top w:val="single" w:sz="4" w:space="0" w:color="auto"/>
              <w:left w:val="single" w:sz="4" w:space="0" w:color="auto"/>
              <w:bottom w:val="single" w:sz="4" w:space="0" w:color="auto"/>
              <w:right w:val="single" w:sz="4" w:space="0" w:color="auto"/>
            </w:tcBorders>
            <w:hideMark/>
          </w:tcPr>
          <w:p w14:paraId="78D38390" w14:textId="77777777" w:rsidR="00A35430" w:rsidRPr="009C5220" w:rsidRDefault="00A35430" w:rsidP="003C2312">
            <w:pPr>
              <w:rPr>
                <w:rFonts w:cstheme="minorHAnsi"/>
              </w:rPr>
            </w:pPr>
            <w:r w:rsidRPr="009C5220">
              <w:rPr>
                <w:rFonts w:cstheme="minorHAnsi"/>
              </w:rPr>
              <w:t>ADSP ALSA sound card (card 0) with DAI 3</w:t>
            </w:r>
          </w:p>
        </w:tc>
      </w:tr>
    </w:tbl>
    <w:p w14:paraId="5C00F23B" w14:textId="47BD1DD0" w:rsidR="00A35430" w:rsidRPr="009C5220" w:rsidRDefault="00A35430" w:rsidP="003C2312">
      <w:pPr>
        <w:pStyle w:val="Caption"/>
        <w:rPr>
          <w:rFonts w:asciiTheme="minorHAnsi" w:hAnsiTheme="minorHAnsi" w:cstheme="minorHAnsi"/>
          <w:color w:val="auto"/>
          <w:sz w:val="22"/>
          <w:szCs w:val="22"/>
        </w:rPr>
      </w:pPr>
      <w:bookmarkStart w:id="3" w:name="_Toc9343615"/>
      <w:r w:rsidRPr="009C5220">
        <w:rPr>
          <w:rFonts w:asciiTheme="minorHAnsi" w:hAnsiTheme="minorHAnsi" w:cstheme="minorHAnsi"/>
          <w:color w:val="auto"/>
          <w:sz w:val="22"/>
          <w:szCs w:val="22"/>
        </w:rPr>
        <w:t xml:space="preserve">Table </w:t>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STYLEREF 1 \s </w:instrText>
      </w:r>
      <w:r w:rsidRPr="009C5220">
        <w:rPr>
          <w:rFonts w:asciiTheme="minorHAnsi" w:hAnsiTheme="minorHAnsi" w:cstheme="minorHAnsi"/>
          <w:color w:val="auto"/>
          <w:sz w:val="22"/>
          <w:szCs w:val="22"/>
        </w:rPr>
        <w:fldChar w:fldCharType="separate"/>
      </w:r>
      <w:r w:rsidR="00CA5115">
        <w:rPr>
          <w:rFonts w:asciiTheme="minorHAnsi" w:hAnsiTheme="minorHAnsi" w:cstheme="minorHAnsi"/>
          <w:noProof/>
          <w:color w:val="auto"/>
          <w:sz w:val="22"/>
          <w:szCs w:val="22"/>
        </w:rPr>
        <w:t>0</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noBreakHyphen/>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SEQ Table \* ARABIC \s 1 </w:instrText>
      </w:r>
      <w:r w:rsidRPr="009C5220">
        <w:rPr>
          <w:rFonts w:asciiTheme="minorHAnsi" w:hAnsiTheme="minorHAnsi" w:cstheme="minorHAnsi"/>
          <w:color w:val="auto"/>
          <w:sz w:val="22"/>
          <w:szCs w:val="22"/>
        </w:rPr>
        <w:fldChar w:fldCharType="separate"/>
      </w:r>
      <w:r w:rsidR="00CA5115">
        <w:rPr>
          <w:rFonts w:asciiTheme="minorHAnsi" w:hAnsiTheme="minorHAnsi" w:cstheme="minorHAnsi"/>
          <w:noProof/>
          <w:color w:val="auto"/>
          <w:sz w:val="22"/>
          <w:szCs w:val="22"/>
        </w:rPr>
        <w:t>2</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t xml:space="preserve"> Detailed information of ADSP ALSA sound card</w:t>
      </w:r>
      <w:bookmarkEnd w:id="3"/>
    </w:p>
    <w:p w14:paraId="225AA8E0" w14:textId="67CA1409" w:rsidR="00A35430" w:rsidRPr="009C5220" w:rsidRDefault="00A35430" w:rsidP="003C2312">
      <w:pPr>
        <w:rPr>
          <w:rFonts w:cstheme="minorHAnsi"/>
        </w:rPr>
      </w:pPr>
      <w:r w:rsidRPr="009C5220">
        <w:rPr>
          <w:rFonts w:cstheme="minorHAnsi"/>
        </w:rPr>
        <w:t>The sound card is configured in device tree as default card (card 0).</w:t>
      </w:r>
    </w:p>
    <w:p w14:paraId="365CE92D" w14:textId="339EB0E2" w:rsidR="003413FA" w:rsidRPr="000522A2" w:rsidRDefault="003413FA" w:rsidP="003C2312">
      <w:pPr>
        <w:pStyle w:val="Heading5"/>
        <w:rPr>
          <w:rFonts w:asciiTheme="minorHAnsi" w:hAnsiTheme="minorHAnsi" w:cstheme="minorHAnsi"/>
          <w:i/>
          <w:color w:val="auto"/>
        </w:rPr>
      </w:pPr>
      <w:r w:rsidRPr="000522A2">
        <w:rPr>
          <w:rFonts w:asciiTheme="minorHAnsi" w:hAnsiTheme="minorHAnsi" w:cstheme="minorHAnsi"/>
          <w:i/>
          <w:color w:val="auto"/>
        </w:rPr>
        <w:t>3.2.1. Capture stream</w:t>
      </w:r>
    </w:p>
    <w:p w14:paraId="09E440D1" w14:textId="77777777" w:rsidR="00086C5E" w:rsidRPr="009C5220" w:rsidRDefault="00086C5E" w:rsidP="003C2312">
      <w:pPr>
        <w:rPr>
          <w:rFonts w:cstheme="minorHAnsi"/>
        </w:rPr>
      </w:pPr>
      <w:r w:rsidRPr="009C5220">
        <w:rPr>
          <w:rFonts w:cstheme="minorHAnsi"/>
        </w:rPr>
        <w:t>ADSP ALSA Driver supports recording stream (PCM width 16/24, sample rate 32/44.1/48 kHz, frame size 4/8/16/32/64/128/256/512/1024, channel 1/2, period count 2/4).</w:t>
      </w:r>
    </w:p>
    <w:p w14:paraId="14973DD6" w14:textId="77777777" w:rsidR="00086C5E" w:rsidRPr="009C5220" w:rsidRDefault="00086C5E" w:rsidP="003C2312">
      <w:pPr>
        <w:spacing w:after="0" w:line="240" w:lineRule="auto"/>
        <w:rPr>
          <w:rFonts w:cstheme="minorHAnsi"/>
        </w:rPr>
      </w:pPr>
      <w:r w:rsidRPr="009C5220">
        <w:rPr>
          <w:rFonts w:cstheme="minorHAnsi"/>
        </w:rPr>
        <w:t xml:space="preserve">[Note]: In </w:t>
      </w:r>
      <w:proofErr w:type="gramStart"/>
      <w:r w:rsidRPr="009C5220">
        <w:rPr>
          <w:rFonts w:cstheme="minorHAnsi"/>
        </w:rPr>
        <w:t>16 bit</w:t>
      </w:r>
      <w:proofErr w:type="gramEnd"/>
      <w:r w:rsidRPr="009C5220">
        <w:rPr>
          <w:rFonts w:cstheme="minorHAnsi"/>
        </w:rPr>
        <w:t xml:space="preserve"> mono case, ADSP ALSA Driver only supports frame size 1024. Other frame sizes are not guarantee.</w:t>
      </w:r>
    </w:p>
    <w:p w14:paraId="092BFF28" w14:textId="77777777" w:rsidR="00086C5E" w:rsidRPr="009C5220" w:rsidRDefault="00086C5E" w:rsidP="003C2312">
      <w:pPr>
        <w:pStyle w:val="ListParagraph"/>
        <w:numPr>
          <w:ilvl w:val="0"/>
          <w:numId w:val="7"/>
        </w:numPr>
        <w:spacing w:after="0" w:line="240" w:lineRule="auto"/>
        <w:rPr>
          <w:rFonts w:cstheme="minorHAnsi"/>
        </w:rPr>
      </w:pPr>
      <w:r w:rsidRPr="009C5220">
        <w:rPr>
          <w:rFonts w:cstheme="minorHAnsi"/>
        </w:rPr>
        <w:t>User setting:</w:t>
      </w:r>
    </w:p>
    <w:p w14:paraId="77DB56D8" w14:textId="77777777" w:rsidR="00086C5E" w:rsidRPr="009C5220" w:rsidRDefault="00086C5E" w:rsidP="003C2312">
      <w:pPr>
        <w:rPr>
          <w:rFonts w:cstheme="minorHAnsi"/>
        </w:rPr>
      </w:pPr>
      <w:r w:rsidRPr="009C5220">
        <w:rPr>
          <w:rFonts w:cstheme="minorHAnsi"/>
        </w:rPr>
        <w:t>tinycap cap_s_32000_16.wav -D 0 -d 3 -c2 -r32000 -b 16 -T 5 -p &lt;frame size&gt; -n &lt;period count&gt;</w:t>
      </w:r>
      <w:bookmarkStart w:id="4" w:name="_Hlk64619589"/>
    </w:p>
    <w:p w14:paraId="027D2550" w14:textId="6A5E6366" w:rsidR="00086C5E" w:rsidRPr="009C5220" w:rsidRDefault="00086C5E" w:rsidP="003C2312">
      <w:pPr>
        <w:rPr>
          <w:rFonts w:cstheme="minorHAnsi"/>
        </w:rPr>
      </w:pPr>
      <w:r w:rsidRPr="009C5220">
        <w:rPr>
          <w:rFonts w:cstheme="minorHAnsi"/>
        </w:rPr>
        <w:t>tinycap cap_s_32000_16.wav -D 0 -d 3 -c2 -r32000 -b 16 -T 5 -p 64 -n 2</w:t>
      </w:r>
      <w:bookmarkEnd w:id="4"/>
      <w:r w:rsidRPr="009C5220">
        <w:rPr>
          <w:rFonts w:cstheme="minorHAnsi"/>
        </w:rPr>
        <w:t xml:space="preserve"> (Optimized audio input latency)</w:t>
      </w:r>
    </w:p>
    <w:p w14:paraId="1214AED9" w14:textId="24CE2287" w:rsidR="00086C5E" w:rsidRPr="000522A2" w:rsidRDefault="00086C5E" w:rsidP="003C2312">
      <w:pPr>
        <w:pStyle w:val="Heading5"/>
        <w:rPr>
          <w:rFonts w:asciiTheme="minorHAnsi" w:hAnsiTheme="minorHAnsi" w:cstheme="minorHAnsi"/>
          <w:i/>
          <w:color w:val="auto"/>
        </w:rPr>
      </w:pPr>
      <w:r w:rsidRPr="000522A2">
        <w:rPr>
          <w:rFonts w:asciiTheme="minorHAnsi" w:hAnsiTheme="minorHAnsi" w:cstheme="minorHAnsi"/>
          <w:i/>
          <w:color w:val="auto"/>
        </w:rPr>
        <w:t>3.2.2. Setting</w:t>
      </w:r>
    </w:p>
    <w:p w14:paraId="383D6C96" w14:textId="77777777" w:rsidR="00086C5E" w:rsidRPr="009C5220" w:rsidRDefault="00086C5E" w:rsidP="003C2312">
      <w:pPr>
        <w:pStyle w:val="ListParagraph"/>
        <w:numPr>
          <w:ilvl w:val="0"/>
          <w:numId w:val="6"/>
        </w:numPr>
        <w:spacing w:line="240" w:lineRule="auto"/>
        <w:ind w:left="900" w:hanging="180"/>
        <w:rPr>
          <w:rFonts w:cstheme="minorHAnsi"/>
          <w:b/>
        </w:rPr>
      </w:pPr>
      <w:r w:rsidRPr="009C5220">
        <w:rPr>
          <w:rFonts w:cstheme="minorHAnsi"/>
          <w:b/>
        </w:rPr>
        <w:t>Record stream</w:t>
      </w:r>
    </w:p>
    <w:p w14:paraId="277B7788" w14:textId="77777777" w:rsidR="00086C5E" w:rsidRPr="009C5220" w:rsidRDefault="00086C5E" w:rsidP="003C2312">
      <w:pPr>
        <w:pStyle w:val="ListParagraph"/>
        <w:spacing w:line="240" w:lineRule="auto"/>
        <w:rPr>
          <w:rFonts w:cstheme="minorHAnsi"/>
        </w:rPr>
      </w:pPr>
      <w:r w:rsidRPr="009C5220">
        <w:rPr>
          <w:rFonts w:cstheme="minorHAnsi"/>
        </w:rPr>
        <w:t>tinycap thetest_FULL_s_32000_16.wav -D 0 -d 0 -c2 -r32000 -b 16 -T 5</w:t>
      </w:r>
    </w:p>
    <w:p w14:paraId="46A5695C" w14:textId="77777777" w:rsidR="00086C5E" w:rsidRPr="009C5220" w:rsidRDefault="00086C5E" w:rsidP="003C2312">
      <w:pPr>
        <w:pStyle w:val="ListParagraph"/>
        <w:spacing w:line="240" w:lineRule="auto"/>
        <w:rPr>
          <w:rFonts w:cstheme="minorHAnsi"/>
        </w:rPr>
      </w:pPr>
    </w:p>
    <w:p w14:paraId="52C7B6CD" w14:textId="77777777" w:rsidR="00086C5E" w:rsidRPr="009C5220" w:rsidRDefault="00086C5E" w:rsidP="003C2312">
      <w:pPr>
        <w:pStyle w:val="ListParagraph"/>
        <w:numPr>
          <w:ilvl w:val="0"/>
          <w:numId w:val="6"/>
        </w:numPr>
        <w:spacing w:after="0" w:line="240" w:lineRule="auto"/>
        <w:ind w:left="900" w:hanging="180"/>
        <w:rPr>
          <w:rFonts w:cstheme="minorHAnsi"/>
          <w:b/>
        </w:rPr>
      </w:pPr>
      <w:r w:rsidRPr="009C5220">
        <w:rPr>
          <w:rFonts w:cstheme="minorHAnsi"/>
          <w:b/>
        </w:rPr>
        <w:t>Set volume</w:t>
      </w:r>
    </w:p>
    <w:p w14:paraId="52BCC225" w14:textId="43B5C755" w:rsidR="00086C5E" w:rsidRPr="009C5220" w:rsidRDefault="00086C5E" w:rsidP="003C2312">
      <w:pPr>
        <w:spacing w:after="0" w:line="240" w:lineRule="auto"/>
        <w:ind w:firstLine="1260"/>
        <w:rPr>
          <w:rFonts w:cstheme="minorHAnsi"/>
        </w:rPr>
      </w:pPr>
      <w:r w:rsidRPr="009C5220">
        <w:rPr>
          <w:rFonts w:cstheme="minorHAnsi"/>
        </w:rPr>
        <w:t xml:space="preserve">tinymix -D 0 CaptureVolume </w:t>
      </w:r>
      <w:proofErr w:type="gramStart"/>
      <w:r w:rsidRPr="009C5220">
        <w:rPr>
          <w:rFonts w:cstheme="minorHAnsi"/>
        </w:rPr>
        <w:t>50</w:t>
      </w:r>
      <w:r w:rsidR="00A35430" w:rsidRPr="009C5220">
        <w:rPr>
          <w:rFonts w:cstheme="minorHAnsi"/>
        </w:rPr>
        <w:t xml:space="preserve">  &lt;</w:t>
      </w:r>
      <w:proofErr w:type="gramEnd"/>
      <w:r w:rsidR="00A35430" w:rsidRPr="009C5220">
        <w:rPr>
          <w:rFonts w:cstheme="minorHAnsi"/>
        </w:rPr>
        <w:t>0-800&gt;</w:t>
      </w:r>
    </w:p>
    <w:p w14:paraId="2E70DFF5" w14:textId="77777777" w:rsidR="00086C5E" w:rsidRPr="009C5220" w:rsidRDefault="00086C5E" w:rsidP="003C2312">
      <w:pPr>
        <w:spacing w:after="0" w:line="240" w:lineRule="auto"/>
        <w:ind w:firstLine="1260"/>
        <w:rPr>
          <w:rFonts w:cstheme="minorHAnsi"/>
        </w:rPr>
      </w:pPr>
      <w:r w:rsidRPr="009C5220">
        <w:rPr>
          <w:rFonts w:cstheme="minorHAnsi"/>
        </w:rPr>
        <w:t>or</w:t>
      </w:r>
    </w:p>
    <w:p w14:paraId="3B4C7DAA" w14:textId="5F9D6B62" w:rsidR="00086C5E" w:rsidRPr="009C5220" w:rsidRDefault="00086C5E" w:rsidP="003C2312">
      <w:pPr>
        <w:spacing w:after="0" w:line="240" w:lineRule="auto"/>
        <w:ind w:firstLine="1260"/>
        <w:rPr>
          <w:rFonts w:cstheme="minorHAnsi"/>
        </w:rPr>
      </w:pPr>
      <w:r w:rsidRPr="009C5220">
        <w:rPr>
          <w:rFonts w:cstheme="minorHAnsi"/>
        </w:rPr>
        <w:t>tinymix -D 0 7 50</w:t>
      </w:r>
    </w:p>
    <w:p w14:paraId="352D781A" w14:textId="77777777" w:rsidR="00086C5E" w:rsidRPr="009C5220" w:rsidRDefault="00086C5E" w:rsidP="003C2312">
      <w:pPr>
        <w:spacing w:after="0" w:line="240" w:lineRule="auto"/>
        <w:ind w:firstLine="1260"/>
        <w:rPr>
          <w:rFonts w:cstheme="minorHAnsi"/>
        </w:rPr>
      </w:pPr>
    </w:p>
    <w:p w14:paraId="7B92881B" w14:textId="77777777" w:rsidR="00086C5E" w:rsidRPr="009C5220" w:rsidRDefault="00086C5E" w:rsidP="003C2312">
      <w:pPr>
        <w:pStyle w:val="ListParagraph"/>
        <w:numPr>
          <w:ilvl w:val="0"/>
          <w:numId w:val="6"/>
        </w:numPr>
        <w:spacing w:after="0" w:line="240" w:lineRule="auto"/>
        <w:ind w:left="900" w:hanging="180"/>
        <w:rPr>
          <w:rFonts w:cstheme="minorHAnsi"/>
          <w:b/>
        </w:rPr>
      </w:pPr>
      <w:r w:rsidRPr="009C5220">
        <w:rPr>
          <w:rFonts w:cstheme="minorHAnsi"/>
          <w:b/>
        </w:rPr>
        <w:t xml:space="preserve">Set input sample rate </w:t>
      </w:r>
    </w:p>
    <w:p w14:paraId="3F7C6241" w14:textId="4FC874F4" w:rsidR="00086C5E" w:rsidRPr="009C5220" w:rsidRDefault="00086C5E" w:rsidP="003C2312">
      <w:pPr>
        <w:spacing w:after="0" w:line="240" w:lineRule="auto"/>
        <w:ind w:left="1260"/>
        <w:rPr>
          <w:rFonts w:cstheme="minorHAnsi"/>
          <w:lang w:val="vi-VN"/>
        </w:rPr>
      </w:pPr>
      <w:r w:rsidRPr="009C5220">
        <w:rPr>
          <w:rFonts w:cstheme="minorHAnsi"/>
        </w:rPr>
        <w:t xml:space="preserve">tinymix -D 0 CaptureInRate </w:t>
      </w:r>
      <w:proofErr w:type="gramStart"/>
      <w:r w:rsidRPr="009C5220">
        <w:rPr>
          <w:rFonts w:cstheme="minorHAnsi"/>
        </w:rPr>
        <w:t>44100</w:t>
      </w:r>
      <w:r w:rsidR="002D7DB5" w:rsidRPr="009C5220">
        <w:rPr>
          <w:rFonts w:cstheme="minorHAnsi"/>
          <w:lang w:val="vi-VN"/>
        </w:rPr>
        <w:t xml:space="preserve">  &lt;</w:t>
      </w:r>
      <w:proofErr w:type="gramEnd"/>
      <w:r w:rsidR="002D7DB5" w:rsidRPr="009C5220">
        <w:rPr>
          <w:rFonts w:cstheme="minorHAnsi"/>
        </w:rPr>
        <w:t>32/44.1/48 kHz</w:t>
      </w:r>
      <w:r w:rsidR="002D7DB5" w:rsidRPr="009C5220">
        <w:rPr>
          <w:rFonts w:cstheme="minorHAnsi"/>
          <w:lang w:val="vi-VN"/>
        </w:rPr>
        <w:t>&gt;</w:t>
      </w:r>
    </w:p>
    <w:p w14:paraId="21D22790" w14:textId="77777777" w:rsidR="00086C5E" w:rsidRPr="009C5220" w:rsidRDefault="00086C5E" w:rsidP="003C2312">
      <w:pPr>
        <w:spacing w:after="0" w:line="240" w:lineRule="auto"/>
        <w:ind w:left="1260"/>
        <w:rPr>
          <w:rFonts w:cstheme="minorHAnsi"/>
        </w:rPr>
      </w:pPr>
      <w:r w:rsidRPr="009C5220">
        <w:rPr>
          <w:rFonts w:cstheme="minorHAnsi"/>
        </w:rPr>
        <w:t>or</w:t>
      </w:r>
    </w:p>
    <w:p w14:paraId="7CE6AE00" w14:textId="16AB134C" w:rsidR="00086C5E" w:rsidRPr="009C5220" w:rsidRDefault="00086C5E" w:rsidP="003C2312">
      <w:pPr>
        <w:spacing w:after="0" w:line="240" w:lineRule="auto"/>
        <w:ind w:left="1260"/>
        <w:rPr>
          <w:rFonts w:cstheme="minorHAnsi"/>
        </w:rPr>
      </w:pPr>
      <w:r w:rsidRPr="009C5220">
        <w:rPr>
          <w:rFonts w:cstheme="minorHAnsi"/>
        </w:rPr>
        <w:t>tinymix -D 0 9 44100</w:t>
      </w:r>
    </w:p>
    <w:p w14:paraId="007DBD6D" w14:textId="77777777" w:rsidR="00086C5E" w:rsidRPr="009C5220" w:rsidRDefault="00086C5E" w:rsidP="003C2312">
      <w:pPr>
        <w:spacing w:after="0" w:line="240" w:lineRule="auto"/>
        <w:ind w:firstLine="1260"/>
        <w:rPr>
          <w:rFonts w:cstheme="minorHAnsi"/>
        </w:rPr>
      </w:pPr>
    </w:p>
    <w:p w14:paraId="72D8A9D4" w14:textId="77777777" w:rsidR="00086C5E" w:rsidRPr="009C5220" w:rsidRDefault="00086C5E" w:rsidP="003C2312">
      <w:pPr>
        <w:pStyle w:val="ListParagraph"/>
        <w:numPr>
          <w:ilvl w:val="0"/>
          <w:numId w:val="6"/>
        </w:numPr>
        <w:spacing w:after="0" w:line="240" w:lineRule="auto"/>
        <w:ind w:left="900" w:hanging="180"/>
        <w:rPr>
          <w:rFonts w:cstheme="minorHAnsi"/>
          <w:b/>
        </w:rPr>
      </w:pPr>
      <w:r w:rsidRPr="009C5220">
        <w:rPr>
          <w:rFonts w:cstheme="minorHAnsi"/>
          <w:b/>
        </w:rPr>
        <w:t>Get information about volume</w:t>
      </w:r>
    </w:p>
    <w:p w14:paraId="7CF822CC" w14:textId="77777777" w:rsidR="00086C5E" w:rsidRPr="009C5220" w:rsidRDefault="00086C5E" w:rsidP="003C2312">
      <w:pPr>
        <w:spacing w:line="240" w:lineRule="auto"/>
        <w:ind w:firstLine="1260"/>
        <w:rPr>
          <w:rFonts w:cstheme="minorHAnsi"/>
        </w:rPr>
      </w:pPr>
      <w:r w:rsidRPr="009C5220">
        <w:rPr>
          <w:rFonts w:cstheme="minorHAnsi"/>
        </w:rPr>
        <w:t>tinymix -D 0 CaptureVolume</w:t>
      </w:r>
    </w:p>
    <w:p w14:paraId="0F6DF5C1" w14:textId="77777777" w:rsidR="001C7208" w:rsidRDefault="00086C5E" w:rsidP="003C2312">
      <w:pPr>
        <w:spacing w:line="240" w:lineRule="auto"/>
        <w:ind w:firstLine="1260"/>
        <w:rPr>
          <w:rFonts w:cstheme="minorHAnsi"/>
        </w:rPr>
      </w:pPr>
      <w:r w:rsidRPr="009C5220">
        <w:rPr>
          <w:rFonts w:cstheme="minorHAnsi"/>
        </w:rPr>
        <w:t>or</w:t>
      </w:r>
    </w:p>
    <w:p w14:paraId="130F65E5" w14:textId="217E902E" w:rsidR="00086C5E" w:rsidRPr="009C5220" w:rsidRDefault="00086C5E" w:rsidP="003C2312">
      <w:pPr>
        <w:spacing w:line="240" w:lineRule="auto"/>
        <w:ind w:firstLine="1260"/>
        <w:rPr>
          <w:rFonts w:cstheme="minorHAnsi"/>
        </w:rPr>
      </w:pPr>
      <w:r w:rsidRPr="009C5220">
        <w:rPr>
          <w:rFonts w:cstheme="minorHAnsi"/>
        </w:rPr>
        <w:t>tinymix -D 0 7</w:t>
      </w:r>
    </w:p>
    <w:p w14:paraId="33451622" w14:textId="7FFCB897" w:rsidR="00182A92" w:rsidRPr="009C5220" w:rsidRDefault="00182A92" w:rsidP="003C2312">
      <w:pPr>
        <w:pStyle w:val="Heading4"/>
        <w:rPr>
          <w:rFonts w:asciiTheme="minorHAnsi" w:hAnsiTheme="minorHAnsi" w:cstheme="minorHAnsi"/>
          <w:color w:val="auto"/>
        </w:rPr>
      </w:pPr>
      <w:r w:rsidRPr="009C5220">
        <w:rPr>
          <w:rFonts w:asciiTheme="minorHAnsi" w:hAnsiTheme="minorHAnsi" w:cstheme="minorHAnsi"/>
          <w:i w:val="0"/>
          <w:color w:val="auto"/>
        </w:rPr>
        <w:lastRenderedPageBreak/>
        <w:t>3</w:t>
      </w:r>
      <w:r w:rsidRPr="009C5220">
        <w:rPr>
          <w:rFonts w:asciiTheme="minorHAnsi" w:hAnsiTheme="minorHAnsi" w:cstheme="minorHAnsi"/>
          <w:i w:val="0"/>
          <w:color w:val="auto"/>
          <w:lang w:val="vi-VN"/>
        </w:rPr>
        <w:t>.3. TDM Playback</w:t>
      </w:r>
      <w:r w:rsidRPr="009C5220">
        <w:rPr>
          <w:rFonts w:asciiTheme="minorHAnsi" w:hAnsiTheme="minorHAnsi" w:cstheme="minorHAnsi"/>
          <w:noProof/>
          <w:color w:val="auto"/>
        </w:rPr>
        <mc:AlternateContent>
          <mc:Choice Requires="wpc">
            <w:drawing>
              <wp:inline distT="0" distB="0" distL="0" distR="0" wp14:anchorId="6A5518F3" wp14:editId="5A5CC7C5">
                <wp:extent cx="5943600" cy="1272540"/>
                <wp:effectExtent l="0" t="0" r="0" b="3810"/>
                <wp:docPr id="463" name="Canvas 4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 name="AutoShape 8"/>
                        <wps:cNvSpPr>
                          <a:spLocks noChangeArrowheads="1"/>
                        </wps:cNvSpPr>
                        <wps:spPr bwMode="auto">
                          <a:xfrm>
                            <a:off x="414800" y="410613"/>
                            <a:ext cx="1228100" cy="598219"/>
                          </a:xfrm>
                          <a:prstGeom prst="flowChartPredefinedProcess">
                            <a:avLst/>
                          </a:prstGeom>
                          <a:solidFill>
                            <a:srgbClr val="FBE4D5"/>
                          </a:solidFill>
                          <a:ln w="9525">
                            <a:solidFill>
                              <a:srgbClr val="000000"/>
                            </a:solidFill>
                            <a:miter lim="800000"/>
                            <a:headEnd/>
                            <a:tailEnd/>
                          </a:ln>
                        </wps:spPr>
                        <wps:txbx>
                          <w:txbxContent>
                            <w:p w14:paraId="04601385" w14:textId="77777777" w:rsidR="00CA5115" w:rsidRDefault="00CA5115" w:rsidP="00182A92">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448" name="AutoShape 17"/>
                        <wps:cNvCnPr>
                          <a:cxnSpLocks noChangeShapeType="1"/>
                          <a:endCxn id="451" idx="1"/>
                        </wps:cNvCnPr>
                        <wps:spPr bwMode="auto">
                          <a:xfrm flipV="1">
                            <a:off x="1642800" y="707622"/>
                            <a:ext cx="638900" cy="210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449" name="Sound"/>
                        <wps:cNvSpPr>
                          <a:spLocks noEditPoints="1" noChangeArrowheads="1"/>
                        </wps:cNvSpPr>
                        <wps:spPr bwMode="auto">
                          <a:xfrm rot="10800000" flipH="1">
                            <a:off x="4897200" y="394012"/>
                            <a:ext cx="511500" cy="634620"/>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450" name="Text Box 19"/>
                        <wps:cNvSpPr txBox="1">
                          <a:spLocks noChangeArrowheads="1"/>
                        </wps:cNvSpPr>
                        <wps:spPr bwMode="auto">
                          <a:xfrm>
                            <a:off x="4756600" y="183006"/>
                            <a:ext cx="652100" cy="203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38661" w14:textId="77777777" w:rsidR="00CA5115" w:rsidRDefault="00CA5115" w:rsidP="00182A92">
                              <w:pPr>
                                <w:rPr>
                                  <w:sz w:val="18"/>
                                  <w:szCs w:val="18"/>
                                </w:rPr>
                              </w:pPr>
                              <w:r>
                                <w:rPr>
                                  <w:sz w:val="18"/>
                                  <w:szCs w:val="18"/>
                                </w:rPr>
                                <w:t>Speaker</w:t>
                              </w:r>
                            </w:p>
                          </w:txbxContent>
                        </wps:txbx>
                        <wps:bodyPr rot="0" vert="horz" wrap="square" lIns="70209" tIns="8401" rIns="70209" bIns="8401" anchor="t" anchorCtr="0" upright="1">
                          <a:noAutofit/>
                        </wps:bodyPr>
                      </wps:wsp>
                      <wps:wsp>
                        <wps:cNvPr id="451" name="Rectangle 22"/>
                        <wps:cNvSpPr>
                          <a:spLocks noChangeArrowheads="1"/>
                        </wps:cNvSpPr>
                        <wps:spPr bwMode="auto">
                          <a:xfrm>
                            <a:off x="2281700" y="503116"/>
                            <a:ext cx="405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C2D6FF8" w14:textId="77777777" w:rsidR="00CA5115" w:rsidRDefault="00CA5115" w:rsidP="00182A92">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452" name="AutoShape 23"/>
                        <wps:cNvCnPr>
                          <a:cxnSpLocks noChangeShapeType="1"/>
                        </wps:cNvCnPr>
                        <wps:spPr bwMode="auto">
                          <a:xfrm>
                            <a:off x="2687400" y="707622"/>
                            <a:ext cx="768200" cy="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53" name="Rectangle 22"/>
                        <wps:cNvSpPr>
                          <a:spLocks noChangeArrowheads="1"/>
                        </wps:cNvSpPr>
                        <wps:spPr bwMode="auto">
                          <a:xfrm>
                            <a:off x="3455600" y="503116"/>
                            <a:ext cx="4132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6A606F7" w14:textId="77777777" w:rsidR="00CA5115" w:rsidRDefault="00CA5115" w:rsidP="00182A92">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454" name="AutoShape 23"/>
                        <wps:cNvCnPr>
                          <a:cxnSpLocks noChangeShapeType="1"/>
                        </wps:cNvCnPr>
                        <wps:spPr bwMode="auto">
                          <a:xfrm flipV="1">
                            <a:off x="3851700" y="707622"/>
                            <a:ext cx="457200" cy="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455" name="Rectangle 280"/>
                        <wps:cNvSpPr>
                          <a:spLocks noChangeArrowheads="1"/>
                        </wps:cNvSpPr>
                        <wps:spPr bwMode="auto">
                          <a:xfrm>
                            <a:off x="2114900" y="451614"/>
                            <a:ext cx="1877400" cy="521916"/>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6" name="Text Box 15"/>
                        <wps:cNvSpPr txBox="1">
                          <a:spLocks noChangeArrowheads="1"/>
                        </wps:cNvSpPr>
                        <wps:spPr bwMode="auto">
                          <a:xfrm>
                            <a:off x="3218900" y="264608"/>
                            <a:ext cx="7734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4184E" w14:textId="77777777" w:rsidR="00CA5115" w:rsidRDefault="00CA5115" w:rsidP="00182A92">
                              <w:pPr>
                                <w:rPr>
                                  <w:sz w:val="18"/>
                                  <w:szCs w:val="18"/>
                                </w:rPr>
                              </w:pPr>
                              <w:r>
                                <w:rPr>
                                  <w:sz w:val="18"/>
                                  <w:szCs w:val="18"/>
                                </w:rPr>
                                <w:t>SCU</w:t>
                              </w:r>
                            </w:p>
                          </w:txbxContent>
                        </wps:txbx>
                        <wps:bodyPr rot="0" vert="horz" wrap="square" lIns="70209" tIns="8401" rIns="70209" bIns="8401" anchor="t" anchorCtr="0" upright="1">
                          <a:noAutofit/>
                        </wps:bodyPr>
                      </wps:wsp>
                      <wps:wsp>
                        <wps:cNvPr id="457" name="Rectangle 16"/>
                        <wps:cNvSpPr>
                          <a:spLocks noChangeArrowheads="1"/>
                        </wps:cNvSpPr>
                        <wps:spPr bwMode="auto">
                          <a:xfrm>
                            <a:off x="4325800" y="503116"/>
                            <a:ext cx="433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C578B1C" w14:textId="77777777" w:rsidR="00CA5115" w:rsidRDefault="00CA5115" w:rsidP="00182A92">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458" name="AutoShape 23"/>
                        <wps:cNvCnPr>
                          <a:cxnSpLocks noChangeShapeType="1"/>
                        </wps:cNvCnPr>
                        <wps:spPr bwMode="auto">
                          <a:xfrm>
                            <a:off x="4759500" y="707622"/>
                            <a:ext cx="1283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59" name="Text Box 19"/>
                        <wps:cNvSpPr txBox="1">
                          <a:spLocks noChangeArrowheads="1"/>
                        </wps:cNvSpPr>
                        <wps:spPr bwMode="auto">
                          <a:xfrm>
                            <a:off x="1642800" y="572818"/>
                            <a:ext cx="555400" cy="335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08EF1" w14:textId="77777777" w:rsidR="00CA5115" w:rsidRDefault="00CA5115" w:rsidP="00182A92">
                              <w:pPr>
                                <w:spacing w:line="276" w:lineRule="auto"/>
                                <w:rPr>
                                  <w:sz w:val="14"/>
                                  <w:szCs w:val="18"/>
                                </w:rPr>
                              </w:pPr>
                              <w:r>
                                <w:rPr>
                                  <w:sz w:val="14"/>
                                  <w:szCs w:val="18"/>
                                </w:rPr>
                                <w:t>ADMAC</w:t>
                              </w:r>
                            </w:p>
                          </w:txbxContent>
                        </wps:txbx>
                        <wps:bodyPr rot="0" vert="horz" wrap="square" lIns="70209" tIns="8401" rIns="70209" bIns="8401" anchor="t" anchorCtr="0" upright="1">
                          <a:noAutofit/>
                        </wps:bodyPr>
                      </wps:wsp>
                      <wps:wsp>
                        <wps:cNvPr id="460" name="Text Box 19"/>
                        <wps:cNvSpPr txBox="1">
                          <a:spLocks noChangeArrowheads="1"/>
                        </wps:cNvSpPr>
                        <wps:spPr bwMode="auto">
                          <a:xfrm>
                            <a:off x="3846800" y="602119"/>
                            <a:ext cx="555400" cy="30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1BB4E" w14:textId="77777777" w:rsidR="00CA5115" w:rsidRDefault="00CA5115" w:rsidP="00182A92">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461" name="AutoShape 23"/>
                        <wps:cNvCnPr>
                          <a:cxnSpLocks noChangeShapeType="1"/>
                        </wps:cNvCnPr>
                        <wps:spPr bwMode="auto">
                          <a:xfrm>
                            <a:off x="3762500" y="1148736"/>
                            <a:ext cx="2743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62" name="Text Box 19"/>
                        <wps:cNvSpPr txBox="1">
                          <a:spLocks noChangeArrowheads="1"/>
                        </wps:cNvSpPr>
                        <wps:spPr bwMode="auto">
                          <a:xfrm>
                            <a:off x="3992300" y="1068734"/>
                            <a:ext cx="13102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FCE97" w14:textId="77777777" w:rsidR="00CA5115" w:rsidRDefault="00CA5115" w:rsidP="00182A92">
                              <w:pPr>
                                <w:rPr>
                                  <w:sz w:val="18"/>
                                  <w:szCs w:val="18"/>
                                </w:rPr>
                              </w:pPr>
                              <w:r>
                                <w:rPr>
                                  <w:sz w:val="18"/>
                                  <w:szCs w:val="18"/>
                                </w:rPr>
                                <w:t>PCM data ( 6/8 channel)</w:t>
                              </w:r>
                            </w:p>
                          </w:txbxContent>
                        </wps:txbx>
                        <wps:bodyPr rot="0" vert="horz" wrap="square" lIns="70209" tIns="8401" rIns="70209" bIns="8401" anchor="t" anchorCtr="0" upright="1">
                          <a:noAutofit/>
                        </wps:bodyPr>
                      </wps:wsp>
                    </wpc:wpc>
                  </a:graphicData>
                </a:graphic>
              </wp:inline>
            </w:drawing>
          </mc:Choice>
          <mc:Fallback>
            <w:pict>
              <v:group w14:anchorId="6A5518F3" id="Canvas 463" o:spid="_x0000_s1093" editas="canvas" style="width:468pt;height:100.2pt;mso-position-horizontal-relative:char;mso-position-vertical-relative:line" coordsize="59436,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">
                <v:shape id="_x0000_s1094" type="#_x0000_t75" style="position:absolute;width:59436;height:12725;visibility:visible;mso-wrap-style:square">
                  <v:fill o:detectmouseclick="t"/>
                  <v:path o:connecttype="none"/>
                </v:shape>
                <v:shape id="AutoShape 8" o:spid="_x0000_s1095" type="#_x0000_t112" style="position:absolute;left:4148;top:4106;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" fillcolor="#fbe4d5">
                  <v:textbox inset="1.95025mm,.23336mm,1.95025mm,.23336mm">
                    <w:txbxContent>
                      <w:p w14:paraId="04601385" w14:textId="77777777" w:rsidR="00CA5115" w:rsidRDefault="00CA5115" w:rsidP="00182A92">
                        <w:pPr>
                          <w:spacing w:line="276" w:lineRule="auto"/>
                          <w:jc w:val="center"/>
                          <w:rPr>
                            <w:sz w:val="18"/>
                            <w:szCs w:val="18"/>
                          </w:rPr>
                        </w:pPr>
                        <w:r>
                          <w:rPr>
                            <w:sz w:val="18"/>
                            <w:szCs w:val="18"/>
                          </w:rPr>
                          <w:t>External Memory</w:t>
                        </w:r>
                      </w:p>
                    </w:txbxContent>
                  </v:textbox>
                </v:shape>
                <v:shape id="AutoShape 17" o:spid="_x0000_s1096" type="#_x0000_t32" style="position:absolute;left:16428;top:7076;width:6389;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" strokecolor="#8496b0 [1951]" strokeweight="1.5pt">
                  <v:stroke endarrow="block"/>
                </v:shape>
                <v:shape id="Sound" o:spid="_x0000_s1097" style="position:absolute;left:48972;top:3940;width:5115;height:6346;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15,18263600;6260215,0;0,9322127;12112202,9322127" o:connectangles="0,0,0,0" textboxrect="761,22454,21069,28282"/>
                  <o:lock v:ext="edit" verticies="t"/>
                </v:shape>
                <v:shape id="Text Box 19" o:spid="_x0000_s1098" type="#_x0000_t202" style="position:absolute;left:47566;top:1830;width:6521;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" filled="f" stroked="f">
                  <v:textbox inset="1.95025mm,.23336mm,1.95025mm,.23336mm">
                    <w:txbxContent>
                      <w:p w14:paraId="5B138661" w14:textId="77777777" w:rsidR="00CA5115" w:rsidRDefault="00CA5115" w:rsidP="00182A92">
                        <w:pPr>
                          <w:rPr>
                            <w:sz w:val="18"/>
                            <w:szCs w:val="18"/>
                          </w:rPr>
                        </w:pPr>
                        <w:r>
                          <w:rPr>
                            <w:sz w:val="18"/>
                            <w:szCs w:val="18"/>
                          </w:rPr>
                          <w:t>Speaker</w:t>
                        </w:r>
                      </w:p>
                    </w:txbxContent>
                  </v:textbox>
                </v:shape>
                <v:rect id="Rectangle 22" o:spid="_x0000_s1099" style="position:absolute;left:22817;top:5031;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" fillcolor="#f2f2f2">
                  <v:shadow on="t" opacity=".5" offset="6pt,6pt"/>
                  <v:textbox inset="1.95025mm,.23336mm,1.95025mm,.23336mm">
                    <w:txbxContent>
                      <w:p w14:paraId="6C2D6FF8" w14:textId="77777777" w:rsidR="00CA5115" w:rsidRDefault="00CA5115" w:rsidP="00182A92">
                        <w:pPr>
                          <w:jc w:val="center"/>
                          <w:rPr>
                            <w:sz w:val="18"/>
                            <w:szCs w:val="18"/>
                          </w:rPr>
                        </w:pPr>
                        <w:r>
                          <w:rPr>
                            <w:sz w:val="18"/>
                            <w:szCs w:val="18"/>
                          </w:rPr>
                          <w:t>SRC</w:t>
                        </w:r>
                      </w:p>
                    </w:txbxContent>
                  </v:textbox>
                </v:rect>
                <v:shape id="AutoShape 23" o:spid="_x0000_s1100" type="#_x0000_t32" style="position:absolute;left:26874;top:7076;width:76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" strokecolor="#4472c4 [3204]" strokeweight="1.5pt">
                  <v:stroke endarrow="block"/>
                </v:shape>
                <v:rect id="Rectangle 22" o:spid="_x0000_s1101" style="position:absolute;left:34556;top:5031;width:4132;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" fillcolor="#f2f2f2">
                  <v:shadow on="t" opacity=".5" offset="6pt,6pt"/>
                  <v:textbox inset="1.95025mm,.23336mm,1.95025mm,.23336mm">
                    <w:txbxContent>
                      <w:p w14:paraId="36A606F7" w14:textId="77777777" w:rsidR="00CA5115" w:rsidRDefault="00CA5115" w:rsidP="00182A92">
                        <w:pPr>
                          <w:jc w:val="center"/>
                          <w:rPr>
                            <w:sz w:val="18"/>
                            <w:szCs w:val="18"/>
                          </w:rPr>
                        </w:pPr>
                        <w:r>
                          <w:rPr>
                            <w:sz w:val="18"/>
                            <w:szCs w:val="18"/>
                          </w:rPr>
                          <w:t>DVC</w:t>
                        </w:r>
                      </w:p>
                    </w:txbxContent>
                  </v:textbox>
                </v:rect>
                <v:shape id="AutoShape 23" o:spid="_x0000_s1102" type="#_x0000_t32" style="position:absolute;left:38517;top:7076;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" strokecolor="#8496b0 [1951]" strokeweight="1.5pt">
                  <v:stroke endarrow="block"/>
                </v:shape>
                <v:rect id="Rectangle 280" o:spid="_x0000_s1103" style="position:absolute;left:21149;top:4516;width:18774;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" filled="f" strokecolor="black [3213]" strokeweight="1.5pt"/>
                <v:shape id="Text Box 15" o:spid="_x0000_s1104"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" filled="f" stroked="f">
                  <v:textbox inset="1.95025mm,.23336mm,1.95025mm,.23336mm">
                    <w:txbxContent>
                      <w:p w14:paraId="5744184E" w14:textId="77777777" w:rsidR="00CA5115" w:rsidRDefault="00CA5115" w:rsidP="00182A92">
                        <w:pPr>
                          <w:rPr>
                            <w:sz w:val="18"/>
                            <w:szCs w:val="18"/>
                          </w:rPr>
                        </w:pPr>
                        <w:r>
                          <w:rPr>
                            <w:sz w:val="18"/>
                            <w:szCs w:val="18"/>
                          </w:rPr>
                          <w:t>SCU</w:t>
                        </w:r>
                      </w:p>
                    </w:txbxContent>
                  </v:textbox>
                </v:shape>
                <v:rect id="Rectangle 16" o:spid="_x0000_s1105" style="position:absolute;left:43258;top:5031;width:433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" fillcolor="#f2f2f2">
                  <v:shadow on="t" opacity=".5" offset="6pt,6pt"/>
                  <v:textbox inset="1.95025mm,.23336mm,1.95025mm,.23336mm">
                    <w:txbxContent>
                      <w:p w14:paraId="4C578B1C" w14:textId="77777777" w:rsidR="00CA5115" w:rsidRDefault="00CA5115" w:rsidP="00182A92">
                        <w:pPr>
                          <w:jc w:val="center"/>
                          <w:rPr>
                            <w:sz w:val="18"/>
                            <w:szCs w:val="18"/>
                          </w:rPr>
                        </w:pPr>
                        <w:r>
                          <w:rPr>
                            <w:sz w:val="18"/>
                            <w:szCs w:val="18"/>
                          </w:rPr>
                          <w:t>SSI</w:t>
                        </w:r>
                      </w:p>
                    </w:txbxContent>
                  </v:textbox>
                </v:rect>
                <v:shape id="AutoShape 23" o:spid="_x0000_s1106" type="#_x0000_t32" style="position:absolute;left:47595;top:7076;width:128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" strokecolor="#4472c4 [3204]" strokeweight="1.5pt">
                  <v:stroke endarrow="block"/>
                </v:shape>
                <v:shape id="Text Box 19" o:spid="_x0000_s1107" type="#_x0000_t202" style="position:absolute;left:16428;top:5728;width:5554;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" filled="f" stroked="f">
                  <v:textbox inset="1.95025mm,.23336mm,1.95025mm,.23336mm">
                    <w:txbxContent>
                      <w:p w14:paraId="41308EF1" w14:textId="77777777" w:rsidR="00CA5115" w:rsidRDefault="00CA5115" w:rsidP="00182A92">
                        <w:pPr>
                          <w:spacing w:line="276" w:lineRule="auto"/>
                          <w:rPr>
                            <w:sz w:val="14"/>
                            <w:szCs w:val="18"/>
                          </w:rPr>
                        </w:pPr>
                        <w:r>
                          <w:rPr>
                            <w:sz w:val="14"/>
                            <w:szCs w:val="18"/>
                          </w:rPr>
                          <w:t>ADMAC</w:t>
                        </w:r>
                      </w:p>
                    </w:txbxContent>
                  </v:textbox>
                </v:shape>
                <v:shape id="Text Box 19" o:spid="_x0000_s1108" type="#_x0000_t202" style="position:absolute;left:38468;top:6021;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" filled="f" stroked="f">
                  <v:textbox inset="1.95025mm,.23336mm,1.95025mm,.23336mm">
                    <w:txbxContent>
                      <w:p w14:paraId="38C1BB4E" w14:textId="77777777" w:rsidR="00CA5115" w:rsidRDefault="00CA5115" w:rsidP="00182A92">
                        <w:pPr>
                          <w:spacing w:line="276" w:lineRule="auto"/>
                          <w:rPr>
                            <w:sz w:val="14"/>
                            <w:szCs w:val="18"/>
                          </w:rPr>
                        </w:pPr>
                        <w:r>
                          <w:rPr>
                            <w:sz w:val="14"/>
                            <w:szCs w:val="18"/>
                          </w:rPr>
                          <w:t>ADMACpp</w:t>
                        </w:r>
                      </w:p>
                    </w:txbxContent>
                  </v:textbox>
                </v:shape>
                <v:shape id="AutoShape 23" o:spid="_x0000_s1109" type="#_x0000_t32" style="position:absolute;left:37625;top:11487;width:274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" strokecolor="#4472c4 [3204]" strokeweight="1.5pt">
                  <v:stroke endarrow="block"/>
                </v:shape>
                <v:shape id="Text Box 19" o:spid="_x0000_s1110" type="#_x0000_t202" style="position:absolute;left:39923;top:10687;width:131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" filled="f" stroked="f">
                  <v:textbox inset="1.95025mm,.23336mm,1.95025mm,.23336mm">
                    <w:txbxContent>
                      <w:p w14:paraId="32CFCE97" w14:textId="77777777" w:rsidR="00CA5115" w:rsidRDefault="00CA5115" w:rsidP="00182A92">
                        <w:pPr>
                          <w:rPr>
                            <w:sz w:val="18"/>
                            <w:szCs w:val="18"/>
                          </w:rPr>
                        </w:pPr>
                        <w:r>
                          <w:rPr>
                            <w:sz w:val="18"/>
                            <w:szCs w:val="18"/>
                          </w:rPr>
                          <w:t>PCM data ( 6/8 channel)</w:t>
                        </w:r>
                      </w:p>
                    </w:txbxContent>
                  </v:textbox>
                </v:shape>
                <w10:anchorlock/>
              </v:group>
            </w:pict>
          </mc:Fallback>
        </mc:AlternateContent>
      </w:r>
    </w:p>
    <w:p w14:paraId="7C6ED896" w14:textId="1D427CE2" w:rsidR="00182A92" w:rsidRPr="009C5220" w:rsidRDefault="00182A92" w:rsidP="003C2312">
      <w:pPr>
        <w:pStyle w:val="Caption"/>
        <w:rPr>
          <w:rFonts w:asciiTheme="minorHAnsi" w:hAnsiTheme="minorHAnsi" w:cstheme="minorHAnsi"/>
          <w:color w:val="auto"/>
          <w:sz w:val="22"/>
          <w:szCs w:val="22"/>
        </w:rPr>
      </w:pPr>
      <w:bookmarkStart w:id="5" w:name="_Toc8322306"/>
      <w:r w:rsidRPr="009C5220">
        <w:rPr>
          <w:rFonts w:asciiTheme="minorHAnsi" w:hAnsiTheme="minorHAnsi" w:cstheme="minorHAnsi"/>
          <w:color w:val="auto"/>
          <w:sz w:val="22"/>
          <w:szCs w:val="22"/>
        </w:rPr>
        <w:t>Data path for multichannel</w:t>
      </w:r>
      <w:bookmarkEnd w:id="5"/>
    </w:p>
    <w:p w14:paraId="4377E236" w14:textId="77777777" w:rsidR="00182A92" w:rsidRPr="009C5220" w:rsidRDefault="00182A92" w:rsidP="003C2312">
      <w:pPr>
        <w:rPr>
          <w:rFonts w:cstheme="minorHAnsi"/>
        </w:rPr>
      </w:pPr>
      <w:r w:rsidRPr="009C5220">
        <w:rPr>
          <w:rFonts w:cstheme="minorHAnsi"/>
        </w:rPr>
        <w:t>Command is used when running aplay to play TDM stream:</w:t>
      </w:r>
    </w:p>
    <w:p w14:paraId="692E04DC" w14:textId="77777777" w:rsidR="00182A92" w:rsidRPr="009C5220" w:rsidRDefault="00182A92" w:rsidP="003C2312">
      <w:pPr>
        <w:rPr>
          <w:rFonts w:cstheme="minorHAnsi"/>
        </w:rPr>
      </w:pPr>
      <w:r w:rsidRPr="009C5220">
        <w:rPr>
          <w:rFonts w:cstheme="minorHAnsi"/>
        </w:rPr>
        <w:t xml:space="preserve"> # tinyplay &lt;input&gt; -D 0 -d 0</w:t>
      </w:r>
    </w:p>
    <w:p w14:paraId="257D648F" w14:textId="77777777" w:rsidR="00182A92" w:rsidRPr="009C5220" w:rsidRDefault="00182A92" w:rsidP="003C2312">
      <w:pPr>
        <w:rPr>
          <w:rFonts w:cstheme="minorHAnsi"/>
        </w:rPr>
      </w:pPr>
      <w:r w:rsidRPr="009C5220">
        <w:rPr>
          <w:rFonts w:cstheme="minorHAnsi"/>
        </w:rPr>
        <w:t>Explanation:</w:t>
      </w:r>
    </w:p>
    <w:p w14:paraId="5687865C" w14:textId="77777777" w:rsidR="00182A92" w:rsidRPr="009C5220" w:rsidRDefault="00182A92" w:rsidP="003C2312">
      <w:pPr>
        <w:spacing w:after="0" w:line="240" w:lineRule="auto"/>
        <w:ind w:firstLine="720"/>
        <w:rPr>
          <w:rFonts w:cstheme="minorHAnsi"/>
        </w:rPr>
      </w:pPr>
      <w:r w:rsidRPr="009C5220">
        <w:rPr>
          <w:rFonts w:cstheme="minorHAnsi"/>
        </w:rPr>
        <w:t>-D 0 -d 0:</w:t>
      </w:r>
      <w:r w:rsidRPr="009C5220">
        <w:rPr>
          <w:rFonts w:cstheme="minorHAnsi"/>
        </w:rPr>
        <w:tab/>
      </w:r>
      <w:r w:rsidRPr="009C5220">
        <w:rPr>
          <w:rFonts w:cstheme="minorHAnsi"/>
        </w:rPr>
        <w:tab/>
        <w:t>Card selected is 0, DAI index is 0, sub-device is 0</w:t>
      </w:r>
    </w:p>
    <w:p w14:paraId="283A4B0B" w14:textId="2F8B123A" w:rsidR="00182A92" w:rsidRPr="009C5220" w:rsidRDefault="00182A92" w:rsidP="003C2312">
      <w:pPr>
        <w:spacing w:after="0" w:line="240" w:lineRule="auto"/>
        <w:ind w:firstLine="720"/>
        <w:rPr>
          <w:rFonts w:cstheme="minorHAnsi"/>
        </w:rPr>
      </w:pPr>
      <w:r w:rsidRPr="009C5220">
        <w:rPr>
          <w:rFonts w:cstheme="minorHAnsi"/>
        </w:rPr>
        <w:t>&lt;input&gt;:</w:t>
      </w:r>
      <w:r w:rsidRPr="009C5220">
        <w:rPr>
          <w:rFonts w:cstheme="minorHAnsi"/>
        </w:rPr>
        <w:tab/>
      </w:r>
      <w:r w:rsidRPr="009C5220">
        <w:rPr>
          <w:rFonts w:cstheme="minorHAnsi"/>
        </w:rPr>
        <w:tab/>
        <w:t>input file (.wav)</w:t>
      </w:r>
    </w:p>
    <w:p w14:paraId="0546FEE2" w14:textId="77777777" w:rsidR="004774FA" w:rsidRPr="009C5220" w:rsidRDefault="004774FA" w:rsidP="003C2312">
      <w:pPr>
        <w:spacing w:after="0" w:line="240" w:lineRule="auto"/>
        <w:ind w:firstLine="720"/>
        <w:rPr>
          <w:rFonts w:cstheme="minorHAnsi"/>
        </w:rPr>
      </w:pPr>
    </w:p>
    <w:p w14:paraId="53102367" w14:textId="38F250C0" w:rsidR="00182A92" w:rsidRPr="000522A2" w:rsidRDefault="00182A92" w:rsidP="003C2312">
      <w:pPr>
        <w:pStyle w:val="Heading5"/>
        <w:rPr>
          <w:rFonts w:asciiTheme="minorHAnsi" w:hAnsiTheme="minorHAnsi" w:cstheme="minorHAnsi"/>
          <w:i/>
          <w:color w:val="auto"/>
          <w:lang w:val="vi-VN"/>
        </w:rPr>
      </w:pPr>
      <w:r w:rsidRPr="000522A2">
        <w:rPr>
          <w:rFonts w:asciiTheme="minorHAnsi" w:hAnsiTheme="minorHAnsi" w:cstheme="minorHAnsi"/>
          <w:i/>
          <w:color w:val="auto"/>
          <w:lang w:val="vi-VN"/>
        </w:rPr>
        <w:t>3.3.1.</w:t>
      </w:r>
      <w:r w:rsidR="002D7DB5" w:rsidRPr="000522A2">
        <w:rPr>
          <w:rFonts w:asciiTheme="minorHAnsi" w:hAnsiTheme="minorHAnsi" w:cstheme="minorHAnsi"/>
          <w:i/>
          <w:color w:val="auto"/>
          <w:lang w:val="vi-VN"/>
        </w:rPr>
        <w:t xml:space="preserve"> TDM Playback stream</w:t>
      </w:r>
    </w:p>
    <w:p w14:paraId="48C92BDD" w14:textId="0FB8D305" w:rsidR="002D7DB5" w:rsidRPr="009C5220" w:rsidRDefault="002D7DB5" w:rsidP="003C2312">
      <w:pPr>
        <w:rPr>
          <w:rFonts w:cstheme="minorHAnsi"/>
          <w:lang w:val="vi-VN"/>
        </w:rPr>
      </w:pPr>
      <w:r w:rsidRPr="009C5220">
        <w:rPr>
          <w:rFonts w:cstheme="minorHAnsi"/>
        </w:rPr>
        <w:t>ADSP ALSA Driver supports run multichannel stream (PCM width 16/24, 6/8 channels, frame size 1024, sample rate 44.1/48 kHz). If user run a stream 32 kHz, must convert sample rate to 44.1/48 kHz</w:t>
      </w:r>
      <w:r w:rsidRPr="009C5220">
        <w:rPr>
          <w:rFonts w:cstheme="minorHAnsi"/>
          <w:lang w:val="vi-VN"/>
        </w:rPr>
        <w:t>.</w:t>
      </w:r>
    </w:p>
    <w:p w14:paraId="1431B5C4" w14:textId="6F19BAC4" w:rsidR="002D7DB5" w:rsidRPr="009C5220" w:rsidRDefault="002D7DB5" w:rsidP="003C2312">
      <w:pPr>
        <w:rPr>
          <w:rFonts w:cstheme="minorHAnsi"/>
        </w:rPr>
      </w:pPr>
      <w:r w:rsidRPr="009C5220">
        <w:rPr>
          <w:rFonts w:cstheme="minorHAnsi"/>
        </w:rPr>
        <w:t>[Note] Do not support sample rate conversion between 32 and 44.1 kHz, and between 48 and 44.1 kHz.</w:t>
      </w:r>
    </w:p>
    <w:p w14:paraId="5216D7E0" w14:textId="77777777" w:rsidR="002D7DB5" w:rsidRPr="009C5220" w:rsidRDefault="002D7DB5" w:rsidP="003C2312">
      <w:pPr>
        <w:pStyle w:val="ListParagraph"/>
        <w:numPr>
          <w:ilvl w:val="0"/>
          <w:numId w:val="7"/>
        </w:numPr>
        <w:spacing w:after="0" w:line="240" w:lineRule="auto"/>
        <w:rPr>
          <w:rFonts w:cstheme="minorHAnsi"/>
        </w:rPr>
      </w:pPr>
      <w:r w:rsidRPr="009C5220">
        <w:rPr>
          <w:rFonts w:cstheme="minorHAnsi"/>
        </w:rPr>
        <w:t>User setting</w:t>
      </w:r>
    </w:p>
    <w:p w14:paraId="516484A4" w14:textId="77777777" w:rsidR="002D7DB5" w:rsidRPr="009C5220" w:rsidRDefault="002D7DB5" w:rsidP="003C2312">
      <w:pPr>
        <w:pStyle w:val="ListParagraph"/>
        <w:numPr>
          <w:ilvl w:val="0"/>
          <w:numId w:val="6"/>
        </w:numPr>
        <w:spacing w:after="0" w:line="240" w:lineRule="auto"/>
        <w:ind w:left="900" w:hanging="180"/>
        <w:rPr>
          <w:rFonts w:cstheme="minorHAnsi"/>
        </w:rPr>
      </w:pPr>
      <w:r w:rsidRPr="009C5220">
        <w:rPr>
          <w:rFonts w:cstheme="minorHAnsi"/>
        </w:rPr>
        <w:t>Set output sample rate if it is different from 48kHz</w:t>
      </w:r>
    </w:p>
    <w:p w14:paraId="1841605F" w14:textId="77777777" w:rsidR="002D7DB5" w:rsidRPr="009C5220" w:rsidRDefault="002D7DB5" w:rsidP="003C2312">
      <w:pPr>
        <w:spacing w:after="0" w:line="240" w:lineRule="auto"/>
        <w:ind w:left="1260"/>
        <w:rPr>
          <w:rFonts w:cstheme="minorHAnsi"/>
        </w:rPr>
      </w:pPr>
      <w:r w:rsidRPr="009C5220">
        <w:rPr>
          <w:rFonts w:cstheme="minorHAnsi"/>
        </w:rPr>
        <w:t>tinymix -D 0 TDMPlaybackOutRate 48000</w:t>
      </w:r>
    </w:p>
    <w:p w14:paraId="1F1AD95B" w14:textId="77777777" w:rsidR="002D7DB5" w:rsidRPr="009C5220" w:rsidRDefault="002D7DB5" w:rsidP="003C2312">
      <w:pPr>
        <w:spacing w:after="0" w:line="240" w:lineRule="auto"/>
        <w:ind w:left="1260"/>
        <w:rPr>
          <w:rFonts w:cstheme="minorHAnsi"/>
        </w:rPr>
      </w:pPr>
    </w:p>
    <w:p w14:paraId="64113E6A" w14:textId="77777777" w:rsidR="002D7DB5" w:rsidRPr="009C5220" w:rsidRDefault="002D7DB5" w:rsidP="003C2312">
      <w:pPr>
        <w:pStyle w:val="ListParagraph"/>
        <w:numPr>
          <w:ilvl w:val="0"/>
          <w:numId w:val="6"/>
        </w:numPr>
        <w:spacing w:after="0" w:line="240" w:lineRule="auto"/>
        <w:ind w:left="900" w:hanging="180"/>
        <w:rPr>
          <w:rFonts w:cstheme="minorHAnsi"/>
        </w:rPr>
      </w:pPr>
      <w:r w:rsidRPr="009C5220">
        <w:rPr>
          <w:rFonts w:cstheme="minorHAnsi"/>
        </w:rPr>
        <w:t>Playback multichannel stream</w:t>
      </w:r>
    </w:p>
    <w:p w14:paraId="049457DB" w14:textId="77777777" w:rsidR="002D7DB5" w:rsidRPr="009C5220" w:rsidRDefault="002D7DB5" w:rsidP="003C2312">
      <w:pPr>
        <w:spacing w:after="0" w:line="240" w:lineRule="auto"/>
        <w:ind w:left="1260"/>
        <w:rPr>
          <w:rFonts w:cstheme="minorHAnsi"/>
        </w:rPr>
      </w:pPr>
      <w:r w:rsidRPr="009C5220">
        <w:rPr>
          <w:rFonts w:cstheme="minorHAnsi"/>
        </w:rPr>
        <w:t>tinyplay thetest_FULL_6ch_32000_16.wav -D 0 -d 0</w:t>
      </w:r>
    </w:p>
    <w:p w14:paraId="49FB1CE3" w14:textId="77777777" w:rsidR="002D7DB5" w:rsidRPr="009C5220" w:rsidRDefault="002D7DB5" w:rsidP="003C2312">
      <w:pPr>
        <w:spacing w:after="0" w:line="240" w:lineRule="auto"/>
        <w:ind w:left="1260"/>
        <w:rPr>
          <w:rFonts w:cstheme="minorHAnsi"/>
        </w:rPr>
      </w:pPr>
    </w:p>
    <w:p w14:paraId="41901060" w14:textId="77777777" w:rsidR="002D7DB5" w:rsidRPr="009C5220" w:rsidRDefault="002D7DB5" w:rsidP="003C2312">
      <w:pPr>
        <w:pStyle w:val="ListParagraph"/>
        <w:numPr>
          <w:ilvl w:val="0"/>
          <w:numId w:val="6"/>
        </w:numPr>
        <w:spacing w:after="0" w:line="240" w:lineRule="auto"/>
        <w:ind w:left="900" w:hanging="180"/>
        <w:rPr>
          <w:rFonts w:cstheme="minorHAnsi"/>
        </w:rPr>
      </w:pPr>
      <w:r w:rsidRPr="009C5220">
        <w:rPr>
          <w:rFonts w:cstheme="minorHAnsi"/>
        </w:rPr>
        <w:t>Get information about sample rate</w:t>
      </w:r>
    </w:p>
    <w:p w14:paraId="4ED0F988" w14:textId="77777777" w:rsidR="002D7DB5" w:rsidRPr="009C5220" w:rsidRDefault="002D7DB5" w:rsidP="003C2312">
      <w:pPr>
        <w:spacing w:after="0" w:line="240" w:lineRule="auto"/>
        <w:ind w:left="1260"/>
        <w:rPr>
          <w:rFonts w:cstheme="minorHAnsi"/>
        </w:rPr>
      </w:pPr>
      <w:r w:rsidRPr="009C5220">
        <w:rPr>
          <w:rFonts w:cstheme="minorHAnsi"/>
        </w:rPr>
        <w:t>tinymix -D 0 TDMPlaybackOutRate</w:t>
      </w:r>
    </w:p>
    <w:p w14:paraId="4201BB43" w14:textId="77777777" w:rsidR="002D7DB5" w:rsidRPr="009C5220" w:rsidRDefault="002D7DB5" w:rsidP="003C2312">
      <w:pPr>
        <w:spacing w:after="0" w:line="240" w:lineRule="auto"/>
        <w:ind w:left="1260"/>
        <w:rPr>
          <w:rFonts w:cstheme="minorHAnsi"/>
        </w:rPr>
      </w:pPr>
    </w:p>
    <w:p w14:paraId="5779BF8C" w14:textId="6C2D4F88" w:rsidR="002D7DB5" w:rsidRPr="000522A2" w:rsidRDefault="002D7DB5" w:rsidP="003C2312">
      <w:pPr>
        <w:pStyle w:val="Heading5"/>
        <w:numPr>
          <w:ilvl w:val="2"/>
          <w:numId w:val="0"/>
        </w:numPr>
        <w:spacing w:line="256" w:lineRule="auto"/>
        <w:ind w:left="720" w:hanging="720"/>
        <w:rPr>
          <w:rFonts w:asciiTheme="minorHAnsi" w:hAnsiTheme="minorHAnsi" w:cstheme="minorHAnsi"/>
          <w:i/>
          <w:color w:val="auto"/>
        </w:rPr>
      </w:pPr>
      <w:bookmarkStart w:id="6" w:name="_Toc9343708"/>
      <w:r w:rsidRPr="000522A2">
        <w:rPr>
          <w:rFonts w:asciiTheme="minorHAnsi" w:hAnsiTheme="minorHAnsi" w:cstheme="minorHAnsi"/>
          <w:i/>
          <w:color w:val="auto"/>
        </w:rPr>
        <w:t>3</w:t>
      </w:r>
      <w:r w:rsidRPr="000522A2">
        <w:rPr>
          <w:rFonts w:asciiTheme="minorHAnsi" w:hAnsiTheme="minorHAnsi" w:cstheme="minorHAnsi"/>
          <w:i/>
          <w:color w:val="auto"/>
          <w:lang w:val="vi-VN"/>
        </w:rPr>
        <w:t xml:space="preserve">.3.2. </w:t>
      </w:r>
      <w:r w:rsidRPr="000522A2">
        <w:rPr>
          <w:rFonts w:asciiTheme="minorHAnsi" w:hAnsiTheme="minorHAnsi" w:cstheme="minorHAnsi"/>
          <w:i/>
          <w:color w:val="auto"/>
        </w:rPr>
        <w:t xml:space="preserve">Setting </w:t>
      </w:r>
      <w:bookmarkEnd w:id="6"/>
    </w:p>
    <w:p w14:paraId="455CE97E" w14:textId="71FEA838" w:rsidR="003C2312" w:rsidRPr="009C5220" w:rsidRDefault="003C2312" w:rsidP="002D7DB5">
      <w:pPr>
        <w:rPr>
          <w:rFonts w:cstheme="minorHAnsi"/>
          <w:i/>
          <w:u w:val="single"/>
        </w:rPr>
      </w:pPr>
      <w:r w:rsidRPr="009C5220">
        <w:rPr>
          <w:rFonts w:cstheme="minorHAnsi"/>
          <w:i/>
          <w:u w:val="single"/>
        </w:rPr>
        <w:t>Setting TDM Playback Volume</w:t>
      </w:r>
    </w:p>
    <w:p w14:paraId="74B63F43" w14:textId="1982AE14" w:rsidR="002D7DB5" w:rsidRPr="009C5220" w:rsidRDefault="002D7DB5" w:rsidP="002D7DB5">
      <w:pPr>
        <w:rPr>
          <w:rFonts w:cstheme="minorHAnsi"/>
        </w:rPr>
      </w:pPr>
      <w:r w:rsidRPr="009C5220">
        <w:rPr>
          <w:rFonts w:cstheme="minorHAnsi"/>
        </w:rPr>
        <w:t xml:space="preserve">ADSP ALSA Driver supports setting volume for TDM Playback stream. Value range from 0 to 799. But updating volume runtime is unsupported. </w:t>
      </w:r>
      <w:proofErr w:type="gramStart"/>
      <w:r w:rsidRPr="009C5220">
        <w:rPr>
          <w:rFonts w:cstheme="minorHAnsi"/>
        </w:rPr>
        <w:t>So</w:t>
      </w:r>
      <w:proofErr w:type="gramEnd"/>
      <w:r w:rsidRPr="009C5220">
        <w:rPr>
          <w:rFonts w:cstheme="minorHAnsi"/>
        </w:rPr>
        <w:t xml:space="preserve"> user needs to set volume value before running multichannel stream.</w:t>
      </w:r>
    </w:p>
    <w:p w14:paraId="0EA5F2A4" w14:textId="77777777" w:rsidR="002D7DB5" w:rsidRPr="009C5220" w:rsidRDefault="002D7DB5" w:rsidP="002D7DB5">
      <w:pPr>
        <w:pStyle w:val="ListParagraph"/>
        <w:numPr>
          <w:ilvl w:val="0"/>
          <w:numId w:val="7"/>
        </w:numPr>
        <w:spacing w:after="0" w:line="240" w:lineRule="auto"/>
        <w:rPr>
          <w:rFonts w:cstheme="minorHAnsi"/>
        </w:rPr>
      </w:pPr>
      <w:r w:rsidRPr="009C5220">
        <w:rPr>
          <w:rFonts w:cstheme="minorHAnsi"/>
        </w:rPr>
        <w:t>User setting</w:t>
      </w:r>
    </w:p>
    <w:p w14:paraId="0F5A3674" w14:textId="77777777" w:rsidR="002D7DB5" w:rsidRPr="009C5220" w:rsidRDefault="002D7DB5" w:rsidP="002D7DB5">
      <w:pPr>
        <w:pStyle w:val="ListParagraph"/>
        <w:numPr>
          <w:ilvl w:val="0"/>
          <w:numId w:val="6"/>
        </w:numPr>
        <w:spacing w:after="0" w:line="240" w:lineRule="auto"/>
        <w:ind w:left="900" w:hanging="180"/>
        <w:rPr>
          <w:rFonts w:cstheme="minorHAnsi"/>
          <w:b/>
        </w:rPr>
      </w:pPr>
      <w:r w:rsidRPr="009C5220">
        <w:rPr>
          <w:rFonts w:cstheme="minorHAnsi"/>
          <w:b/>
        </w:rPr>
        <w:t xml:space="preserve">Set volume </w:t>
      </w:r>
    </w:p>
    <w:p w14:paraId="12E7AE73" w14:textId="77777777" w:rsidR="002D7DB5" w:rsidRPr="009C5220" w:rsidRDefault="002D7DB5" w:rsidP="002D7DB5">
      <w:pPr>
        <w:pStyle w:val="ListParagraph"/>
        <w:spacing w:after="0" w:line="240" w:lineRule="auto"/>
        <w:ind w:left="1260"/>
        <w:rPr>
          <w:rFonts w:cstheme="minorHAnsi"/>
        </w:rPr>
      </w:pPr>
      <w:r w:rsidRPr="009C5220">
        <w:rPr>
          <w:rFonts w:cstheme="minorHAnsi"/>
        </w:rPr>
        <w:t>tinymix -D 0 TDMPlaybackVolume 100</w:t>
      </w:r>
    </w:p>
    <w:p w14:paraId="5D1C2EFE" w14:textId="77777777" w:rsidR="002D7DB5" w:rsidRPr="009C5220" w:rsidRDefault="002D7DB5" w:rsidP="002D7DB5">
      <w:pPr>
        <w:pStyle w:val="ListParagraph"/>
        <w:spacing w:after="0" w:line="240" w:lineRule="auto"/>
        <w:ind w:left="1260"/>
        <w:rPr>
          <w:rFonts w:cstheme="minorHAnsi"/>
        </w:rPr>
      </w:pPr>
    </w:p>
    <w:p w14:paraId="1D43AF7A" w14:textId="77777777" w:rsidR="002D7DB5" w:rsidRPr="009C5220" w:rsidRDefault="002D7DB5" w:rsidP="002D7DB5">
      <w:pPr>
        <w:pStyle w:val="ListParagraph"/>
        <w:numPr>
          <w:ilvl w:val="0"/>
          <w:numId w:val="6"/>
        </w:numPr>
        <w:spacing w:after="0" w:line="240" w:lineRule="auto"/>
        <w:ind w:left="900" w:hanging="180"/>
        <w:rPr>
          <w:rFonts w:cstheme="minorHAnsi"/>
          <w:b/>
        </w:rPr>
      </w:pPr>
      <w:r w:rsidRPr="009C5220">
        <w:rPr>
          <w:rFonts w:cstheme="minorHAnsi"/>
          <w:b/>
        </w:rPr>
        <w:t>Playback multichannel stream</w:t>
      </w:r>
    </w:p>
    <w:p w14:paraId="48AF8FB2" w14:textId="77777777" w:rsidR="002D7DB5" w:rsidRPr="009C5220" w:rsidRDefault="002D7DB5" w:rsidP="002D7DB5">
      <w:pPr>
        <w:pStyle w:val="ListParagraph"/>
        <w:spacing w:after="0" w:line="240" w:lineRule="auto"/>
        <w:ind w:left="1260"/>
        <w:rPr>
          <w:rFonts w:cstheme="minorHAnsi"/>
        </w:rPr>
      </w:pPr>
      <w:r w:rsidRPr="009C5220">
        <w:rPr>
          <w:rFonts w:cstheme="minorHAnsi"/>
        </w:rPr>
        <w:t>tinyplay thetest_FULL_6ch_48000_16.wav -D 0 -d 0</w:t>
      </w:r>
    </w:p>
    <w:p w14:paraId="1228783C" w14:textId="77777777" w:rsidR="002D7DB5" w:rsidRPr="009C5220" w:rsidRDefault="002D7DB5" w:rsidP="002D7DB5">
      <w:pPr>
        <w:pStyle w:val="ListParagraph"/>
        <w:spacing w:after="0" w:line="240" w:lineRule="auto"/>
        <w:ind w:left="1260"/>
        <w:rPr>
          <w:rFonts w:cstheme="minorHAnsi"/>
        </w:rPr>
      </w:pPr>
    </w:p>
    <w:p w14:paraId="35993DBC" w14:textId="77777777" w:rsidR="002D7DB5" w:rsidRPr="009C5220" w:rsidRDefault="002D7DB5" w:rsidP="002D7DB5">
      <w:pPr>
        <w:pStyle w:val="ListParagraph"/>
        <w:numPr>
          <w:ilvl w:val="0"/>
          <w:numId w:val="6"/>
        </w:numPr>
        <w:spacing w:after="0" w:line="240" w:lineRule="auto"/>
        <w:ind w:left="900" w:hanging="180"/>
        <w:rPr>
          <w:rFonts w:cstheme="minorHAnsi"/>
          <w:b/>
        </w:rPr>
      </w:pPr>
      <w:r w:rsidRPr="009C5220">
        <w:rPr>
          <w:rFonts w:cstheme="minorHAnsi"/>
          <w:b/>
        </w:rPr>
        <w:lastRenderedPageBreak/>
        <w:t>Get information about volume</w:t>
      </w:r>
    </w:p>
    <w:p w14:paraId="52E22804" w14:textId="77777777" w:rsidR="002D7DB5" w:rsidRPr="009C5220" w:rsidRDefault="002D7DB5" w:rsidP="002D7DB5">
      <w:pPr>
        <w:pStyle w:val="ListParagraph"/>
        <w:spacing w:after="0" w:line="240" w:lineRule="auto"/>
        <w:ind w:left="1260"/>
        <w:rPr>
          <w:rFonts w:cstheme="minorHAnsi"/>
        </w:rPr>
      </w:pPr>
      <w:r w:rsidRPr="009C5220">
        <w:rPr>
          <w:rFonts w:cstheme="minorHAnsi"/>
        </w:rPr>
        <w:t>tinymix -D 0 TDMPlaybackVolume</w:t>
      </w:r>
    </w:p>
    <w:p w14:paraId="49260FAC" w14:textId="77777777" w:rsidR="002D7DB5" w:rsidRPr="009C5220" w:rsidRDefault="002D7DB5" w:rsidP="002D7DB5">
      <w:pPr>
        <w:pStyle w:val="ListParagraph"/>
        <w:rPr>
          <w:rFonts w:cstheme="minorHAnsi"/>
        </w:rPr>
      </w:pPr>
    </w:p>
    <w:p w14:paraId="54341ABE" w14:textId="6A2EF395" w:rsidR="002D7DB5" w:rsidRPr="009C5220" w:rsidRDefault="002D7DB5" w:rsidP="002D7DB5">
      <w:pPr>
        <w:rPr>
          <w:rFonts w:cstheme="minorHAnsi"/>
          <w:i/>
          <w:u w:val="single"/>
        </w:rPr>
      </w:pPr>
      <w:bookmarkStart w:id="7" w:name="_Toc9343709"/>
      <w:bookmarkStart w:id="8" w:name="_Ref528954498"/>
      <w:r w:rsidRPr="009C5220">
        <w:rPr>
          <w:rFonts w:cstheme="minorHAnsi"/>
          <w:i/>
          <w:u w:val="single"/>
        </w:rPr>
        <w:t>Setting TDM Output Sample Rate</w:t>
      </w:r>
      <w:bookmarkEnd w:id="7"/>
      <w:bookmarkEnd w:id="8"/>
    </w:p>
    <w:p w14:paraId="6DF2BC05" w14:textId="77777777" w:rsidR="002D7DB5" w:rsidRPr="009C5220" w:rsidRDefault="002D7DB5" w:rsidP="002D7DB5">
      <w:pPr>
        <w:rPr>
          <w:rFonts w:cstheme="minorHAnsi"/>
        </w:rPr>
      </w:pPr>
      <w:r w:rsidRPr="009C5220">
        <w:rPr>
          <w:rFonts w:cstheme="minorHAnsi"/>
        </w:rPr>
        <w:t>ADSP ALSA Driver supports convert data’s sample rate to other value. Range of output sample rate supported (44.1/48 kHz).</w:t>
      </w:r>
    </w:p>
    <w:p w14:paraId="1423F338" w14:textId="77777777" w:rsidR="002D7DB5" w:rsidRPr="009C5220" w:rsidRDefault="002D7DB5" w:rsidP="003C2312">
      <w:pPr>
        <w:pStyle w:val="ListParagraph"/>
        <w:numPr>
          <w:ilvl w:val="0"/>
          <w:numId w:val="13"/>
        </w:numPr>
        <w:rPr>
          <w:rFonts w:cstheme="minorHAnsi"/>
          <w:i/>
        </w:rPr>
      </w:pPr>
      <w:r w:rsidRPr="009C5220">
        <w:rPr>
          <w:rFonts w:cstheme="minorHAnsi"/>
          <w:i/>
        </w:rPr>
        <w:t>User setting</w:t>
      </w:r>
    </w:p>
    <w:p w14:paraId="4236784C" w14:textId="77777777" w:rsidR="002D7DB5" w:rsidRPr="009C5220" w:rsidRDefault="002D7DB5" w:rsidP="003C2312">
      <w:pPr>
        <w:pStyle w:val="ListParagraph"/>
        <w:numPr>
          <w:ilvl w:val="0"/>
          <w:numId w:val="14"/>
        </w:numPr>
        <w:ind w:left="990"/>
        <w:rPr>
          <w:rFonts w:cstheme="minorHAnsi"/>
          <w:b/>
        </w:rPr>
      </w:pPr>
      <w:r w:rsidRPr="009C5220">
        <w:rPr>
          <w:rFonts w:cstheme="minorHAnsi"/>
          <w:b/>
        </w:rPr>
        <w:t xml:space="preserve">Set output sample rate </w:t>
      </w:r>
    </w:p>
    <w:p w14:paraId="44B8AC95" w14:textId="015ED1F3" w:rsidR="002D7DB5" w:rsidRPr="009C5220" w:rsidRDefault="002D7DB5" w:rsidP="003C2312">
      <w:pPr>
        <w:ind w:left="720" w:firstLine="720"/>
        <w:rPr>
          <w:rFonts w:cstheme="minorHAnsi"/>
        </w:rPr>
      </w:pPr>
      <w:r w:rsidRPr="009C5220">
        <w:rPr>
          <w:rFonts w:cstheme="minorHAnsi"/>
        </w:rPr>
        <w:t>tinymix -D 0 TDMPlaybackOutRate 48000</w:t>
      </w:r>
    </w:p>
    <w:p w14:paraId="7BC1AAA4" w14:textId="77777777" w:rsidR="002D7DB5" w:rsidRPr="009C5220" w:rsidRDefault="002D7DB5" w:rsidP="003C2312">
      <w:pPr>
        <w:pStyle w:val="ListParagraph"/>
        <w:numPr>
          <w:ilvl w:val="0"/>
          <w:numId w:val="14"/>
        </w:numPr>
        <w:ind w:left="990"/>
        <w:rPr>
          <w:rFonts w:cstheme="minorHAnsi"/>
          <w:b/>
        </w:rPr>
      </w:pPr>
      <w:r w:rsidRPr="009C5220">
        <w:rPr>
          <w:rFonts w:cstheme="minorHAnsi"/>
          <w:b/>
        </w:rPr>
        <w:t>Run stream</w:t>
      </w:r>
    </w:p>
    <w:p w14:paraId="03E0D1B0" w14:textId="2DA905E2" w:rsidR="002D7DB5" w:rsidRPr="009C5220" w:rsidRDefault="002D7DB5" w:rsidP="003C2312">
      <w:pPr>
        <w:ind w:left="720" w:firstLine="720"/>
        <w:rPr>
          <w:rFonts w:cstheme="minorHAnsi"/>
        </w:rPr>
      </w:pPr>
      <w:r w:rsidRPr="009C5220">
        <w:rPr>
          <w:rFonts w:cstheme="minorHAnsi"/>
        </w:rPr>
        <w:t>tinyplay thetest_FULL_6ch_44100_16.wav -D 0 -d 0</w:t>
      </w:r>
    </w:p>
    <w:p w14:paraId="62D8FF23" w14:textId="77777777" w:rsidR="002D7DB5" w:rsidRPr="009C5220" w:rsidRDefault="002D7DB5" w:rsidP="003C2312">
      <w:pPr>
        <w:pStyle w:val="ListParagraph"/>
        <w:numPr>
          <w:ilvl w:val="0"/>
          <w:numId w:val="14"/>
        </w:numPr>
        <w:ind w:left="990"/>
        <w:rPr>
          <w:rFonts w:cstheme="minorHAnsi"/>
          <w:b/>
        </w:rPr>
      </w:pPr>
      <w:r w:rsidRPr="009C5220">
        <w:rPr>
          <w:rFonts w:cstheme="minorHAnsi"/>
          <w:b/>
        </w:rPr>
        <w:t>Get information output sample rate</w:t>
      </w:r>
    </w:p>
    <w:p w14:paraId="51B96811" w14:textId="405CD458" w:rsidR="003C2312" w:rsidRPr="009C5220" w:rsidRDefault="002D7DB5" w:rsidP="00931067">
      <w:pPr>
        <w:ind w:left="720" w:firstLine="720"/>
        <w:rPr>
          <w:rFonts w:cstheme="minorHAnsi"/>
        </w:rPr>
      </w:pPr>
      <w:r w:rsidRPr="009C5220">
        <w:rPr>
          <w:rFonts w:cstheme="minorHAnsi"/>
        </w:rPr>
        <w:t>tinymix -D 0 TDMPlaybackOutRate</w:t>
      </w:r>
    </w:p>
    <w:p w14:paraId="50E54FE1" w14:textId="0959B675" w:rsidR="003C2312" w:rsidRPr="009C5220" w:rsidRDefault="003C2312" w:rsidP="00CF0DF8">
      <w:pPr>
        <w:pStyle w:val="Heading4"/>
        <w:rPr>
          <w:rFonts w:asciiTheme="minorHAnsi" w:hAnsiTheme="minorHAnsi" w:cstheme="minorHAnsi"/>
          <w:i w:val="0"/>
          <w:color w:val="auto"/>
          <w:lang w:val="vi-VN"/>
        </w:rPr>
      </w:pPr>
      <w:r w:rsidRPr="009C5220">
        <w:rPr>
          <w:rFonts w:asciiTheme="minorHAnsi" w:hAnsiTheme="minorHAnsi" w:cstheme="minorHAnsi"/>
          <w:i w:val="0"/>
          <w:color w:val="auto"/>
        </w:rPr>
        <w:t>3</w:t>
      </w:r>
      <w:r w:rsidRPr="009C5220">
        <w:rPr>
          <w:rFonts w:asciiTheme="minorHAnsi" w:hAnsiTheme="minorHAnsi" w:cstheme="minorHAnsi"/>
          <w:i w:val="0"/>
          <w:color w:val="auto"/>
          <w:lang w:val="vi-VN"/>
        </w:rPr>
        <w:t>.4. TDM Capture</w:t>
      </w:r>
    </w:p>
    <w:p w14:paraId="64235AB2" w14:textId="77777777" w:rsidR="003C2312" w:rsidRPr="009C5220" w:rsidRDefault="003C2312" w:rsidP="00CF0DF8">
      <w:pPr>
        <w:rPr>
          <w:rFonts w:cstheme="minorHAnsi"/>
        </w:rPr>
      </w:pPr>
    </w:p>
    <w:p w14:paraId="3B5B3A60" w14:textId="02A83083" w:rsidR="003C2312" w:rsidRPr="009C5220" w:rsidRDefault="003C2312" w:rsidP="00CF0DF8">
      <w:pPr>
        <w:rPr>
          <w:rFonts w:cstheme="minorHAnsi"/>
        </w:rPr>
      </w:pPr>
      <w:r w:rsidRPr="009C5220">
        <w:rPr>
          <w:rFonts w:cstheme="minorHAnsi"/>
          <w:noProof/>
        </w:rPr>
        <mc:AlternateContent>
          <mc:Choice Requires="wpc">
            <w:drawing>
              <wp:inline distT="0" distB="0" distL="0" distR="0" wp14:anchorId="10D3CBAD" wp14:editId="0EAFA060">
                <wp:extent cx="5943600" cy="1272540"/>
                <wp:effectExtent l="0" t="0" r="0" b="3810"/>
                <wp:docPr id="71" name="Canvas 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5" name="AutoShape 23"/>
                        <wps:cNvCnPr>
                          <a:cxnSpLocks noChangeShapeType="1"/>
                        </wps:cNvCnPr>
                        <wps:spPr bwMode="auto">
                          <a:xfrm>
                            <a:off x="2208800" y="705522"/>
                            <a:ext cx="640000" cy="41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466" name="AutoShape 23"/>
                        <wps:cNvCnPr>
                          <a:cxnSpLocks noChangeShapeType="1"/>
                        </wps:cNvCnPr>
                        <wps:spPr bwMode="auto">
                          <a:xfrm>
                            <a:off x="3218800" y="735023"/>
                            <a:ext cx="457200" cy="40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467" name="AutoShape 8"/>
                        <wps:cNvSpPr>
                          <a:spLocks noChangeArrowheads="1"/>
                        </wps:cNvSpPr>
                        <wps:spPr bwMode="auto">
                          <a:xfrm>
                            <a:off x="980700" y="402713"/>
                            <a:ext cx="1228100" cy="598219"/>
                          </a:xfrm>
                          <a:prstGeom prst="flowChartPredefinedProcess">
                            <a:avLst/>
                          </a:prstGeom>
                          <a:solidFill>
                            <a:srgbClr val="FBE4D5"/>
                          </a:solidFill>
                          <a:ln w="9525">
                            <a:solidFill>
                              <a:srgbClr val="000000"/>
                            </a:solidFill>
                            <a:miter lim="800000"/>
                            <a:headEnd/>
                            <a:tailEnd/>
                          </a:ln>
                        </wps:spPr>
                        <wps:txbx>
                          <w:txbxContent>
                            <w:p w14:paraId="3ECB0524" w14:textId="77777777" w:rsidR="00CA5115" w:rsidRDefault="00CA5115" w:rsidP="003C2312">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468" name="Text Box 19"/>
                        <wps:cNvSpPr txBox="1">
                          <a:spLocks noChangeArrowheads="1"/>
                        </wps:cNvSpPr>
                        <wps:spPr bwMode="auto">
                          <a:xfrm>
                            <a:off x="4985400" y="198906"/>
                            <a:ext cx="7570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6B1E7" w14:textId="77777777" w:rsidR="00CA5115" w:rsidRDefault="00CA5115" w:rsidP="003C2312">
                              <w:pPr>
                                <w:rPr>
                                  <w:sz w:val="18"/>
                                  <w:szCs w:val="18"/>
                                </w:rPr>
                              </w:pPr>
                              <w:r>
                                <w:rPr>
                                  <w:sz w:val="18"/>
                                  <w:szCs w:val="18"/>
                                </w:rPr>
                                <w:t>Microphone</w:t>
                              </w:r>
                            </w:p>
                          </w:txbxContent>
                        </wps:txbx>
                        <wps:bodyPr rot="0" vert="horz" wrap="square" lIns="70209" tIns="8401" rIns="70209" bIns="8401" anchor="t" anchorCtr="0" upright="1">
                          <a:noAutofit/>
                        </wps:bodyPr>
                      </wps:wsp>
                      <wps:wsp>
                        <wps:cNvPr id="469" name="Rectangle 22"/>
                        <wps:cNvSpPr>
                          <a:spLocks noChangeArrowheads="1"/>
                        </wps:cNvSpPr>
                        <wps:spPr bwMode="auto">
                          <a:xfrm>
                            <a:off x="2813100" y="503416"/>
                            <a:ext cx="405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3C230EC" w14:textId="77777777" w:rsidR="00CA5115" w:rsidRDefault="00CA5115" w:rsidP="003C2312">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470" name="Rectangle 22"/>
                        <wps:cNvSpPr>
                          <a:spLocks noChangeArrowheads="1"/>
                        </wps:cNvSpPr>
                        <wps:spPr bwMode="auto">
                          <a:xfrm>
                            <a:off x="3371100" y="502716"/>
                            <a:ext cx="413100" cy="4089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5901A60" w14:textId="77777777" w:rsidR="00CA5115" w:rsidRDefault="00CA5115" w:rsidP="003C2312">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471" name="Rectangle 336"/>
                        <wps:cNvSpPr>
                          <a:spLocks noChangeArrowheads="1"/>
                        </wps:cNvSpPr>
                        <wps:spPr bwMode="auto">
                          <a:xfrm>
                            <a:off x="2706100" y="451614"/>
                            <a:ext cx="1129600" cy="521916"/>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72" name="Text Box 15"/>
                        <wps:cNvSpPr txBox="1">
                          <a:spLocks noChangeArrowheads="1"/>
                        </wps:cNvSpPr>
                        <wps:spPr bwMode="auto">
                          <a:xfrm>
                            <a:off x="3218900" y="264608"/>
                            <a:ext cx="7734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6D8AE" w14:textId="77777777" w:rsidR="00CA5115" w:rsidRDefault="00CA5115" w:rsidP="003C2312">
                              <w:pPr>
                                <w:rPr>
                                  <w:sz w:val="18"/>
                                  <w:szCs w:val="18"/>
                                </w:rPr>
                              </w:pPr>
                              <w:r>
                                <w:rPr>
                                  <w:sz w:val="18"/>
                                  <w:szCs w:val="18"/>
                                </w:rPr>
                                <w:t>SCU</w:t>
                              </w:r>
                            </w:p>
                          </w:txbxContent>
                        </wps:txbx>
                        <wps:bodyPr rot="0" vert="horz" wrap="square" lIns="70209" tIns="8401" rIns="70209" bIns="8401" anchor="t" anchorCtr="0" upright="1">
                          <a:noAutofit/>
                        </wps:bodyPr>
                      </wps:wsp>
                      <wps:wsp>
                        <wps:cNvPr id="473" name="Rectangle 16"/>
                        <wps:cNvSpPr>
                          <a:spLocks noChangeArrowheads="1"/>
                        </wps:cNvSpPr>
                        <wps:spPr bwMode="auto">
                          <a:xfrm>
                            <a:off x="4362500" y="503416"/>
                            <a:ext cx="4336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5A5A614" w14:textId="77777777" w:rsidR="00CA5115" w:rsidRDefault="00CA5115" w:rsidP="003C2312">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474" name="Text Box 19"/>
                        <wps:cNvSpPr txBox="1">
                          <a:spLocks noChangeArrowheads="1"/>
                        </wps:cNvSpPr>
                        <wps:spPr bwMode="auto">
                          <a:xfrm>
                            <a:off x="2208800" y="576518"/>
                            <a:ext cx="555300" cy="335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2F2B3" w14:textId="77777777" w:rsidR="00CA5115" w:rsidRDefault="00CA5115" w:rsidP="003C2312">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476" name="Text Box 19"/>
                        <wps:cNvSpPr txBox="1">
                          <a:spLocks noChangeArrowheads="1"/>
                        </wps:cNvSpPr>
                        <wps:spPr bwMode="auto">
                          <a:xfrm>
                            <a:off x="3835700" y="576518"/>
                            <a:ext cx="555400" cy="305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4571C" w14:textId="77777777" w:rsidR="00CA5115" w:rsidRDefault="00CA5115" w:rsidP="003C2312">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477" name="AutoShape 23"/>
                        <wps:cNvCnPr>
                          <a:cxnSpLocks noChangeShapeType="1"/>
                        </wps:cNvCnPr>
                        <wps:spPr bwMode="auto">
                          <a:xfrm>
                            <a:off x="4232200" y="1142336"/>
                            <a:ext cx="274300" cy="41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478" name="Text Box 19"/>
                        <wps:cNvSpPr txBox="1">
                          <a:spLocks noChangeArrowheads="1"/>
                        </wps:cNvSpPr>
                        <wps:spPr bwMode="auto">
                          <a:xfrm>
                            <a:off x="4584700" y="1068734"/>
                            <a:ext cx="12890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05765" w14:textId="77777777" w:rsidR="00CA5115" w:rsidRDefault="00CA5115" w:rsidP="003C2312">
                              <w:pPr>
                                <w:rPr>
                                  <w:sz w:val="18"/>
                                  <w:szCs w:val="18"/>
                                </w:rPr>
                              </w:pPr>
                              <w:r>
                                <w:rPr>
                                  <w:sz w:val="18"/>
                                  <w:szCs w:val="18"/>
                                </w:rPr>
                                <w:t>PCM data (6/8 channel)</w:t>
                              </w:r>
                            </w:p>
                          </w:txbxContent>
                        </wps:txbx>
                        <wps:bodyPr rot="0" vert="horz" wrap="square" lIns="70209" tIns="8401" rIns="70209" bIns="8401" anchor="t" anchorCtr="0" upright="1">
                          <a:noAutofit/>
                        </wps:bodyPr>
                      </wps:wsp>
                      <pic:pic xmlns:pic="http://schemas.openxmlformats.org/drawingml/2006/picture">
                        <pic:nvPicPr>
                          <pic:cNvPr id="479" name="Picture 3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85400" y="354611"/>
                            <a:ext cx="298400" cy="694122"/>
                          </a:xfrm>
                          <a:prstGeom prst="rect">
                            <a:avLst/>
                          </a:prstGeom>
                          <a:noFill/>
                          <a:extLst>
                            <a:ext uri="{909E8E84-426E-40DD-AFC4-6F175D3DCCD1}">
                              <a14:hiddenFill xmlns:a14="http://schemas.microsoft.com/office/drawing/2010/main">
                                <a:solidFill>
                                  <a:srgbClr val="FFFFFF"/>
                                </a:solidFill>
                              </a14:hiddenFill>
                            </a:ext>
                          </a:extLst>
                        </pic:spPr>
                      </pic:pic>
                      <wps:wsp>
                        <wps:cNvPr id="53" name="AutoShape 23"/>
                        <wps:cNvCnPr>
                          <a:cxnSpLocks noChangeShapeType="1"/>
                        </wps:cNvCnPr>
                        <wps:spPr bwMode="auto">
                          <a:xfrm>
                            <a:off x="4796100" y="740523"/>
                            <a:ext cx="274400" cy="40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70" name="AutoShape 23"/>
                        <wps:cNvCnPr>
                          <a:cxnSpLocks noChangeShapeType="1"/>
                        </wps:cNvCnPr>
                        <wps:spPr bwMode="auto">
                          <a:xfrm>
                            <a:off x="3784200" y="728823"/>
                            <a:ext cx="548700" cy="41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0D3CBAD" id="Canvas 71" o:spid="_x0000_s1111" editas="canvas" style="width:468pt;height:100.2pt;mso-position-horizontal-relative:char;mso-position-vertical-relative:line" coordsize="59436,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">
                <v:shape id="_x0000_s1112" type="#_x0000_t75" style="position:absolute;width:59436;height:12725;visibility:visible;mso-wrap-style:square">
                  <v:fill o:detectmouseclick="t"/>
                  <v:path o:connecttype="none"/>
                </v:shape>
                <v:shape id="AutoShape 23" o:spid="_x0000_s1113" type="#_x0000_t32" style="position:absolute;left:22088;top:7055;width:6400;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" strokecolor="#4472c4 [3204]" strokeweight="1.5pt">
                  <v:stroke startarrow="block"/>
                </v:shape>
                <v:shape id="AutoShape 23" o:spid="_x0000_s1114" type="#_x0000_t32" style="position:absolute;left:32188;top:7350;width:4572;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" strokecolor="#4472c4 [3204]" strokeweight="1.5pt">
                  <v:stroke startarrow="block"/>
                </v:shape>
                <v:shape id="AutoShape 8" o:spid="_x0000_s1115" type="#_x0000_t112" style="position:absolute;left:9807;top:4027;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" fillcolor="#fbe4d5">
                  <v:textbox inset="1.95025mm,.23336mm,1.95025mm,.23336mm">
                    <w:txbxContent>
                      <w:p w14:paraId="3ECB0524" w14:textId="77777777" w:rsidR="00CA5115" w:rsidRDefault="00CA5115" w:rsidP="003C2312">
                        <w:pPr>
                          <w:spacing w:line="276" w:lineRule="auto"/>
                          <w:jc w:val="center"/>
                          <w:rPr>
                            <w:sz w:val="18"/>
                            <w:szCs w:val="18"/>
                          </w:rPr>
                        </w:pPr>
                        <w:r>
                          <w:rPr>
                            <w:sz w:val="18"/>
                            <w:szCs w:val="18"/>
                          </w:rPr>
                          <w:t>External Memory</w:t>
                        </w:r>
                      </w:p>
                    </w:txbxContent>
                  </v:textbox>
                </v:shape>
                <v:shape id="Text Box 19" o:spid="_x0000_s1116" type="#_x0000_t202" style="position:absolute;left:49854;top:1989;width:75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" filled="f" stroked="f">
                  <v:textbox inset="1.95025mm,.23336mm,1.95025mm,.23336mm">
                    <w:txbxContent>
                      <w:p w14:paraId="0F36B1E7" w14:textId="77777777" w:rsidR="00CA5115" w:rsidRDefault="00CA5115" w:rsidP="003C2312">
                        <w:pPr>
                          <w:rPr>
                            <w:sz w:val="18"/>
                            <w:szCs w:val="18"/>
                          </w:rPr>
                        </w:pPr>
                        <w:r>
                          <w:rPr>
                            <w:sz w:val="18"/>
                            <w:szCs w:val="18"/>
                          </w:rPr>
                          <w:t>Microphone</w:t>
                        </w:r>
                      </w:p>
                    </w:txbxContent>
                  </v:textbox>
                </v:shape>
                <v:rect id="Rectangle 22" o:spid="_x0000_s1117" style="position:absolute;left:28131;top:5034;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" fillcolor="#f2f2f2">
                  <v:shadow on="t" opacity=".5" offset="6pt,6pt"/>
                  <v:textbox inset="1.95025mm,.23336mm,1.95025mm,.23336mm">
                    <w:txbxContent>
                      <w:p w14:paraId="63C230EC" w14:textId="77777777" w:rsidR="00CA5115" w:rsidRDefault="00CA5115" w:rsidP="003C2312">
                        <w:pPr>
                          <w:jc w:val="center"/>
                          <w:rPr>
                            <w:sz w:val="18"/>
                            <w:szCs w:val="18"/>
                          </w:rPr>
                        </w:pPr>
                        <w:r>
                          <w:rPr>
                            <w:sz w:val="18"/>
                            <w:szCs w:val="18"/>
                          </w:rPr>
                          <w:t>SRC</w:t>
                        </w:r>
                      </w:p>
                    </w:txbxContent>
                  </v:textbox>
                </v:rect>
                <v:rect id="Rectangle 22" o:spid="_x0000_s1118" style="position:absolute;left:33711;top:5027;width:4131;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" fillcolor="#f2f2f2">
                  <v:shadow on="t" opacity=".5" offset="6pt,6pt"/>
                  <v:textbox inset="1.95025mm,.23336mm,1.95025mm,.23336mm">
                    <w:txbxContent>
                      <w:p w14:paraId="25901A60" w14:textId="77777777" w:rsidR="00CA5115" w:rsidRDefault="00CA5115" w:rsidP="003C2312">
                        <w:pPr>
                          <w:jc w:val="center"/>
                          <w:rPr>
                            <w:sz w:val="18"/>
                            <w:szCs w:val="18"/>
                          </w:rPr>
                        </w:pPr>
                        <w:r>
                          <w:rPr>
                            <w:sz w:val="18"/>
                            <w:szCs w:val="18"/>
                          </w:rPr>
                          <w:t>DVC</w:t>
                        </w:r>
                      </w:p>
                    </w:txbxContent>
                  </v:textbox>
                </v:rect>
                <v:rect id="Rectangle 336" o:spid="_x0000_s1119" style="position:absolute;left:27061;top:4516;width:11296;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" filled="f" strokecolor="black [3213]" strokeweight="1.5pt"/>
                <v:shape id="Text Box 15" o:spid="_x0000_s1120"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" filled="f" stroked="f">
                  <v:textbox inset="1.95025mm,.23336mm,1.95025mm,.23336mm">
                    <w:txbxContent>
                      <w:p w14:paraId="45E6D8AE" w14:textId="77777777" w:rsidR="00CA5115" w:rsidRDefault="00CA5115" w:rsidP="003C2312">
                        <w:pPr>
                          <w:rPr>
                            <w:sz w:val="18"/>
                            <w:szCs w:val="18"/>
                          </w:rPr>
                        </w:pPr>
                        <w:r>
                          <w:rPr>
                            <w:sz w:val="18"/>
                            <w:szCs w:val="18"/>
                          </w:rPr>
                          <w:t>SCU</w:t>
                        </w:r>
                      </w:p>
                    </w:txbxContent>
                  </v:textbox>
                </v:shape>
                <v:rect id="Rectangle 16" o:spid="_x0000_s1121" style="position:absolute;left:43625;top:5034;width:4336;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" fillcolor="#f2f2f2">
                  <v:shadow on="t" opacity=".5" offset="6pt,6pt"/>
                  <v:textbox inset="1.95025mm,.23336mm,1.95025mm,.23336mm">
                    <w:txbxContent>
                      <w:p w14:paraId="35A5A614" w14:textId="77777777" w:rsidR="00CA5115" w:rsidRDefault="00CA5115" w:rsidP="003C2312">
                        <w:pPr>
                          <w:jc w:val="center"/>
                          <w:rPr>
                            <w:sz w:val="18"/>
                            <w:szCs w:val="18"/>
                          </w:rPr>
                        </w:pPr>
                        <w:r>
                          <w:rPr>
                            <w:sz w:val="18"/>
                            <w:szCs w:val="18"/>
                          </w:rPr>
                          <w:t>SSI</w:t>
                        </w:r>
                      </w:p>
                    </w:txbxContent>
                  </v:textbox>
                </v:rect>
                <v:shape id="Text Box 19" o:spid="_x0000_s1122" type="#_x0000_t202" style="position:absolute;left:22088;top:5765;width:5553;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" filled="f" stroked="f">
                  <v:textbox inset="1.95025mm,.23336mm,1.95025mm,.23336mm">
                    <w:txbxContent>
                      <w:p w14:paraId="0DC2F2B3" w14:textId="77777777" w:rsidR="00CA5115" w:rsidRDefault="00CA5115" w:rsidP="003C2312">
                        <w:pPr>
                          <w:spacing w:line="276" w:lineRule="auto"/>
                          <w:rPr>
                            <w:sz w:val="14"/>
                            <w:szCs w:val="18"/>
                          </w:rPr>
                        </w:pPr>
                        <w:r>
                          <w:rPr>
                            <w:sz w:val="14"/>
                            <w:szCs w:val="18"/>
                          </w:rPr>
                          <w:t>ADMACpp</w:t>
                        </w:r>
                      </w:p>
                    </w:txbxContent>
                  </v:textbox>
                </v:shape>
                <v:shape id="Text Box 19" o:spid="_x0000_s1123" type="#_x0000_t202" style="position:absolute;left:38357;top:5765;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" filled="f" stroked="f">
                  <v:textbox inset="1.95025mm,.23336mm,1.95025mm,.23336mm">
                    <w:txbxContent>
                      <w:p w14:paraId="21D4571C" w14:textId="77777777" w:rsidR="00CA5115" w:rsidRDefault="00CA5115" w:rsidP="003C2312">
                        <w:pPr>
                          <w:spacing w:line="276" w:lineRule="auto"/>
                          <w:rPr>
                            <w:sz w:val="14"/>
                            <w:szCs w:val="18"/>
                          </w:rPr>
                        </w:pPr>
                        <w:r>
                          <w:rPr>
                            <w:sz w:val="14"/>
                            <w:szCs w:val="18"/>
                          </w:rPr>
                          <w:t>ADMACpp</w:t>
                        </w:r>
                      </w:p>
                    </w:txbxContent>
                  </v:textbox>
                </v:shape>
                <v:shape id="AutoShape 23" o:spid="_x0000_s1124" type="#_x0000_t32" style="position:absolute;left:42322;top:11423;width:2743;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" strokecolor="#4472c4 [3204]" strokeweight="1.5pt">
                  <v:stroke startarrow="block"/>
                </v:shape>
                <v:shape id="Text Box 19" o:spid="_x0000_s1125" type="#_x0000_t202" style="position:absolute;left:45847;top:10687;width:1289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" filled="f" stroked="f">
                  <v:textbox inset="1.95025mm,.23336mm,1.95025mm,.23336mm">
                    <w:txbxContent>
                      <w:p w14:paraId="34505765" w14:textId="77777777" w:rsidR="00CA5115" w:rsidRDefault="00CA5115" w:rsidP="003C2312">
                        <w:pPr>
                          <w:rPr>
                            <w:sz w:val="18"/>
                            <w:szCs w:val="18"/>
                          </w:rPr>
                        </w:pPr>
                        <w:r>
                          <w:rPr>
                            <w:sz w:val="18"/>
                            <w:szCs w:val="18"/>
                          </w:rPr>
                          <w:t>PCM data (6/8 channel)</w:t>
                        </w:r>
                      </w:p>
                    </w:txbxContent>
                  </v:textbox>
                </v:shape>
                <v:shape id="Picture 343" o:spid="_x0000_s1126" type="#_x0000_t75" style="position:absolute;left:49854;top:3546;width:2984;height: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">
                  <v:imagedata r:id="rId13" o:title=""/>
                </v:shape>
                <v:shape id="AutoShape 23" o:spid="_x0000_s1127" type="#_x0000_t32" style="position:absolute;left:47961;top:7405;width:2744;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" strokecolor="#4472c4 [3204]" strokeweight="1.5pt">
                  <v:stroke startarrow="block"/>
                </v:shape>
                <v:shape id="AutoShape 23" o:spid="_x0000_s1128" type="#_x0000_t32" style="position:absolute;left:37842;top:7288;width:5487;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" strokecolor="#4472c4 [3204]" strokeweight="1.5pt">
                  <v:stroke startarrow="block"/>
                </v:shape>
                <w10:anchorlock/>
              </v:group>
            </w:pict>
          </mc:Fallback>
        </mc:AlternateContent>
      </w:r>
    </w:p>
    <w:p w14:paraId="35DB5B4E" w14:textId="072AA926" w:rsidR="003C2312" w:rsidRPr="009C5220" w:rsidRDefault="003C2312" w:rsidP="00CF0DF8">
      <w:pPr>
        <w:pStyle w:val="Caption"/>
        <w:rPr>
          <w:rFonts w:asciiTheme="minorHAnsi" w:hAnsiTheme="minorHAnsi" w:cstheme="minorHAnsi"/>
          <w:color w:val="auto"/>
          <w:sz w:val="22"/>
          <w:szCs w:val="22"/>
        </w:rPr>
      </w:pPr>
      <w:bookmarkStart w:id="9" w:name="_Toc8322307"/>
      <w:r w:rsidRPr="009C5220">
        <w:rPr>
          <w:rFonts w:asciiTheme="minorHAnsi" w:hAnsiTheme="minorHAnsi" w:cstheme="minorHAnsi"/>
          <w:color w:val="auto"/>
          <w:sz w:val="22"/>
          <w:szCs w:val="22"/>
        </w:rPr>
        <w:t xml:space="preserve">Figure </w:t>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STYLEREF 1 \s </w:instrText>
      </w:r>
      <w:r w:rsidRPr="009C5220">
        <w:rPr>
          <w:rFonts w:asciiTheme="minorHAnsi" w:hAnsiTheme="minorHAnsi" w:cstheme="minorHAnsi"/>
          <w:color w:val="auto"/>
          <w:sz w:val="22"/>
          <w:szCs w:val="22"/>
        </w:rPr>
        <w:fldChar w:fldCharType="separate"/>
      </w:r>
      <w:r w:rsidR="00CA5115">
        <w:rPr>
          <w:rFonts w:asciiTheme="minorHAnsi" w:hAnsiTheme="minorHAnsi" w:cstheme="minorHAnsi"/>
          <w:noProof/>
          <w:color w:val="auto"/>
          <w:sz w:val="22"/>
          <w:szCs w:val="22"/>
        </w:rPr>
        <w:t>0</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noBreakHyphen/>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SEQ Figure \* ARABIC \s 1 </w:instrText>
      </w:r>
      <w:r w:rsidRPr="009C5220">
        <w:rPr>
          <w:rFonts w:asciiTheme="minorHAnsi" w:hAnsiTheme="minorHAnsi" w:cstheme="minorHAnsi"/>
          <w:color w:val="auto"/>
          <w:sz w:val="22"/>
          <w:szCs w:val="22"/>
        </w:rPr>
        <w:fldChar w:fldCharType="separate"/>
      </w:r>
      <w:r w:rsidR="00CA5115">
        <w:rPr>
          <w:rFonts w:asciiTheme="minorHAnsi" w:hAnsiTheme="minorHAnsi" w:cstheme="minorHAnsi"/>
          <w:noProof/>
          <w:color w:val="auto"/>
          <w:sz w:val="22"/>
          <w:szCs w:val="22"/>
        </w:rPr>
        <w:t>1</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t xml:space="preserve"> Data path for recording multichannel stream</w:t>
      </w:r>
      <w:bookmarkEnd w:id="9"/>
    </w:p>
    <w:p w14:paraId="3B4A7E6D" w14:textId="77777777" w:rsidR="003C2312" w:rsidRPr="009C5220" w:rsidRDefault="003C2312" w:rsidP="00CF0DF8">
      <w:pPr>
        <w:rPr>
          <w:rFonts w:cstheme="minorHAnsi"/>
        </w:rPr>
      </w:pPr>
      <w:r w:rsidRPr="009C5220">
        <w:rPr>
          <w:rFonts w:cstheme="minorHAnsi"/>
        </w:rPr>
        <w:t>Command are used when running tinycap to record multichannel stream:</w:t>
      </w:r>
    </w:p>
    <w:p w14:paraId="33E0F331" w14:textId="77777777" w:rsidR="003C2312" w:rsidRPr="009C5220" w:rsidRDefault="003C2312" w:rsidP="00CF0DF8">
      <w:pPr>
        <w:rPr>
          <w:rFonts w:cstheme="minorHAnsi"/>
        </w:rPr>
      </w:pPr>
      <w:r w:rsidRPr="009C5220">
        <w:rPr>
          <w:rFonts w:cstheme="minorHAnsi"/>
        </w:rPr>
        <w:t>tinycap &lt;output&gt; -D 0 -d 0 –c&lt;value&gt; -r&lt;value&gt; -b&lt;name&gt; -T &lt;value&gt;</w:t>
      </w:r>
    </w:p>
    <w:p w14:paraId="57DE5F3D" w14:textId="77777777" w:rsidR="003C2312" w:rsidRPr="009C5220" w:rsidRDefault="003C2312" w:rsidP="00CF0DF8">
      <w:pPr>
        <w:rPr>
          <w:rFonts w:cstheme="minorHAnsi"/>
        </w:rPr>
      </w:pPr>
      <w:r w:rsidRPr="009C5220">
        <w:rPr>
          <w:rFonts w:cstheme="minorHAnsi"/>
        </w:rPr>
        <w:t>Explanation:</w:t>
      </w:r>
    </w:p>
    <w:p w14:paraId="08F88918" w14:textId="77777777" w:rsidR="003C2312" w:rsidRPr="009C5220" w:rsidRDefault="003C2312" w:rsidP="00CF0DF8">
      <w:pPr>
        <w:spacing w:after="0" w:line="240" w:lineRule="auto"/>
        <w:ind w:firstLine="720"/>
        <w:rPr>
          <w:rFonts w:cstheme="minorHAnsi"/>
        </w:rPr>
      </w:pPr>
      <w:r w:rsidRPr="009C5220">
        <w:rPr>
          <w:rFonts w:cstheme="minorHAnsi"/>
        </w:rPr>
        <w:t>-D 0 -d 0:</w:t>
      </w:r>
      <w:r w:rsidRPr="009C5220">
        <w:rPr>
          <w:rFonts w:cstheme="minorHAnsi"/>
        </w:rPr>
        <w:tab/>
      </w:r>
      <w:r w:rsidRPr="009C5220">
        <w:rPr>
          <w:rFonts w:cstheme="minorHAnsi"/>
        </w:rPr>
        <w:tab/>
        <w:t>Card selected is 0, DAI index is 0, sub-device is 0</w:t>
      </w:r>
    </w:p>
    <w:p w14:paraId="41B020B4" w14:textId="77777777" w:rsidR="003C2312" w:rsidRPr="009C5220" w:rsidRDefault="003C2312" w:rsidP="00CF0DF8">
      <w:pPr>
        <w:spacing w:after="0" w:line="240" w:lineRule="auto"/>
        <w:ind w:firstLine="720"/>
        <w:rPr>
          <w:rFonts w:cstheme="minorHAnsi"/>
        </w:rPr>
      </w:pPr>
      <w:r w:rsidRPr="009C5220">
        <w:rPr>
          <w:rFonts w:cstheme="minorHAnsi"/>
        </w:rPr>
        <w:t>-c&lt;value&gt;:</w:t>
      </w:r>
      <w:r w:rsidRPr="009C5220">
        <w:rPr>
          <w:rFonts w:cstheme="minorHAnsi"/>
        </w:rPr>
        <w:tab/>
      </w:r>
      <w:r w:rsidRPr="009C5220">
        <w:rPr>
          <w:rFonts w:cstheme="minorHAnsi"/>
        </w:rPr>
        <w:tab/>
        <w:t>Channel number (6/8)</w:t>
      </w:r>
    </w:p>
    <w:p w14:paraId="1CE38211" w14:textId="77777777" w:rsidR="003C2312" w:rsidRPr="009C5220" w:rsidRDefault="003C2312" w:rsidP="00CF0DF8">
      <w:pPr>
        <w:spacing w:after="0" w:line="240" w:lineRule="auto"/>
        <w:ind w:firstLine="720"/>
        <w:rPr>
          <w:rFonts w:cstheme="minorHAnsi"/>
        </w:rPr>
      </w:pPr>
      <w:r w:rsidRPr="009C5220">
        <w:rPr>
          <w:rFonts w:cstheme="minorHAnsi"/>
        </w:rPr>
        <w:t>-r&lt;value&gt;:</w:t>
      </w:r>
      <w:r w:rsidRPr="009C5220">
        <w:rPr>
          <w:rFonts w:cstheme="minorHAnsi"/>
        </w:rPr>
        <w:tab/>
      </w:r>
      <w:r w:rsidRPr="009C5220">
        <w:rPr>
          <w:rFonts w:cstheme="minorHAnsi"/>
        </w:rPr>
        <w:tab/>
        <w:t>Sampling rate (32000/44100/48000)</w:t>
      </w:r>
    </w:p>
    <w:p w14:paraId="5F01967F" w14:textId="77777777" w:rsidR="003C2312" w:rsidRPr="009C5220" w:rsidRDefault="003C2312" w:rsidP="00CF0DF8">
      <w:pPr>
        <w:spacing w:after="0" w:line="240" w:lineRule="auto"/>
        <w:ind w:firstLine="720"/>
        <w:rPr>
          <w:rFonts w:cstheme="minorHAnsi"/>
        </w:rPr>
      </w:pPr>
      <w:r w:rsidRPr="009C5220">
        <w:rPr>
          <w:rFonts w:cstheme="minorHAnsi"/>
        </w:rPr>
        <w:t>-b&lt;name&gt;:</w:t>
      </w:r>
      <w:r w:rsidRPr="009C5220">
        <w:rPr>
          <w:rFonts w:cstheme="minorHAnsi"/>
        </w:rPr>
        <w:tab/>
      </w:r>
      <w:r w:rsidRPr="009C5220">
        <w:rPr>
          <w:rFonts w:cstheme="minorHAnsi"/>
        </w:rPr>
        <w:tab/>
        <w:t>Format of PCM width</w:t>
      </w:r>
    </w:p>
    <w:p w14:paraId="5AF77B8C" w14:textId="77777777" w:rsidR="003C2312" w:rsidRPr="009C5220" w:rsidRDefault="003C2312" w:rsidP="00CF0DF8">
      <w:pPr>
        <w:spacing w:after="0" w:line="240" w:lineRule="auto"/>
        <w:ind w:firstLine="720"/>
        <w:rPr>
          <w:rFonts w:cstheme="minorHAnsi"/>
        </w:rPr>
      </w:pPr>
      <w:r w:rsidRPr="009C5220">
        <w:rPr>
          <w:rFonts w:cstheme="minorHAnsi"/>
        </w:rPr>
        <w:t>-T &lt;value&gt;:</w:t>
      </w:r>
      <w:r w:rsidRPr="009C5220">
        <w:rPr>
          <w:rFonts w:cstheme="minorHAnsi"/>
        </w:rPr>
        <w:tab/>
      </w:r>
      <w:r w:rsidRPr="009C5220">
        <w:rPr>
          <w:rFonts w:cstheme="minorHAnsi"/>
        </w:rPr>
        <w:tab/>
        <w:t>Recording duration (second)</w:t>
      </w:r>
    </w:p>
    <w:p w14:paraId="634B9BE6" w14:textId="02CD5CF6" w:rsidR="003C2312" w:rsidRPr="009C5220" w:rsidRDefault="003C2312" w:rsidP="00CF0DF8">
      <w:pPr>
        <w:spacing w:after="0" w:line="240" w:lineRule="auto"/>
        <w:ind w:firstLine="720"/>
        <w:rPr>
          <w:rFonts w:cstheme="minorHAnsi"/>
        </w:rPr>
      </w:pPr>
      <w:r w:rsidRPr="009C5220">
        <w:rPr>
          <w:rFonts w:cstheme="minorHAnsi"/>
        </w:rPr>
        <w:t>&lt;output&gt;:</w:t>
      </w:r>
      <w:r w:rsidRPr="009C5220">
        <w:rPr>
          <w:rFonts w:cstheme="minorHAnsi"/>
        </w:rPr>
        <w:tab/>
      </w:r>
      <w:r w:rsidRPr="009C5220">
        <w:rPr>
          <w:rFonts w:cstheme="minorHAnsi"/>
        </w:rPr>
        <w:tab/>
        <w:t>Output file is raw type (.wav)</w:t>
      </w:r>
    </w:p>
    <w:p w14:paraId="1B73F0EF" w14:textId="77777777" w:rsidR="00CF0DF8" w:rsidRPr="009C5220" w:rsidRDefault="00CF0DF8" w:rsidP="00CF0DF8">
      <w:pPr>
        <w:spacing w:after="0" w:line="240" w:lineRule="auto"/>
        <w:ind w:firstLine="720"/>
        <w:rPr>
          <w:rFonts w:cstheme="minorHAnsi"/>
        </w:rPr>
      </w:pPr>
    </w:p>
    <w:p w14:paraId="66A8B1ED" w14:textId="49EEB0B5" w:rsidR="003C2312" w:rsidRPr="000522A2" w:rsidRDefault="003C2312" w:rsidP="00CF0DF8">
      <w:pPr>
        <w:pStyle w:val="Heading5"/>
        <w:rPr>
          <w:rFonts w:asciiTheme="minorHAnsi" w:hAnsiTheme="minorHAnsi" w:cstheme="minorHAnsi"/>
          <w:i/>
          <w:color w:val="auto"/>
          <w:lang w:val="vi-VN"/>
        </w:rPr>
      </w:pPr>
      <w:r w:rsidRPr="000522A2">
        <w:rPr>
          <w:rFonts w:asciiTheme="minorHAnsi" w:hAnsiTheme="minorHAnsi" w:cstheme="minorHAnsi"/>
          <w:i/>
          <w:color w:val="auto"/>
        </w:rPr>
        <w:t>3</w:t>
      </w:r>
      <w:r w:rsidRPr="000522A2">
        <w:rPr>
          <w:rFonts w:asciiTheme="minorHAnsi" w:hAnsiTheme="minorHAnsi" w:cstheme="minorHAnsi"/>
          <w:i/>
          <w:color w:val="auto"/>
          <w:lang w:val="vi-VN"/>
        </w:rPr>
        <w:t>.4.1. TDM Capture stream</w:t>
      </w:r>
    </w:p>
    <w:p w14:paraId="64FDDCDA" w14:textId="77777777" w:rsidR="00CF0DF8" w:rsidRPr="009C5220" w:rsidRDefault="00CF0DF8" w:rsidP="00E25FEE">
      <w:pPr>
        <w:jc w:val="both"/>
        <w:rPr>
          <w:rFonts w:cstheme="minorHAnsi"/>
          <w:lang w:val="vi-VN"/>
        </w:rPr>
      </w:pPr>
    </w:p>
    <w:p w14:paraId="4132E591" w14:textId="2B6982BE" w:rsidR="003C2312" w:rsidRPr="009C5220" w:rsidRDefault="003C2312" w:rsidP="00E25FEE">
      <w:pPr>
        <w:jc w:val="both"/>
        <w:rPr>
          <w:rFonts w:cstheme="minorHAnsi"/>
          <w:lang w:val="vi-VN"/>
        </w:rPr>
      </w:pPr>
      <w:bookmarkStart w:id="10" w:name="_Hlk64623616"/>
      <w:r w:rsidRPr="009C5220">
        <w:rPr>
          <w:rFonts w:cstheme="minorHAnsi"/>
        </w:rPr>
        <w:lastRenderedPageBreak/>
        <w:t xml:space="preserve">ADSP ALSA Driver supports recording multichannel stream (PCM width 16/24, sample rate 32/44.1/48 KHz, frame size 1024, channel 6/8). If user record a stream 32 kHz, must convert input sample rate to 44.1/48 </w:t>
      </w:r>
      <w:bookmarkEnd w:id="10"/>
      <w:r w:rsidR="00CF0DF8" w:rsidRPr="009C5220">
        <w:rPr>
          <w:rFonts w:cstheme="minorHAnsi"/>
        </w:rPr>
        <w:t>kHz</w:t>
      </w:r>
      <w:r w:rsidR="00CF0DF8" w:rsidRPr="009C5220">
        <w:rPr>
          <w:rFonts w:cstheme="minorHAnsi"/>
          <w:lang w:val="vi-VN"/>
        </w:rPr>
        <w:t>.</w:t>
      </w:r>
    </w:p>
    <w:p w14:paraId="589DB328" w14:textId="77777777" w:rsidR="003C2312" w:rsidRPr="009C5220" w:rsidRDefault="003C2312" w:rsidP="00E25FEE">
      <w:pPr>
        <w:jc w:val="both"/>
        <w:rPr>
          <w:rFonts w:cstheme="minorHAnsi"/>
        </w:rPr>
      </w:pPr>
      <w:r w:rsidRPr="009C5220">
        <w:rPr>
          <w:rFonts w:cstheme="minorHAnsi"/>
        </w:rPr>
        <w:t>[Note] Do not support sample rate conversion between 32 and 44.1 kHz, and between 48 and 44.1 kHz.</w:t>
      </w:r>
    </w:p>
    <w:p w14:paraId="4C9FBE4D" w14:textId="77777777" w:rsidR="003C2312" w:rsidRPr="009C5220" w:rsidRDefault="003C2312" w:rsidP="00E25FEE">
      <w:pPr>
        <w:pStyle w:val="ListParagraph"/>
        <w:numPr>
          <w:ilvl w:val="0"/>
          <w:numId w:val="7"/>
        </w:numPr>
        <w:spacing w:after="0" w:line="240" w:lineRule="auto"/>
        <w:jc w:val="both"/>
        <w:rPr>
          <w:rFonts w:cstheme="minorHAnsi"/>
        </w:rPr>
      </w:pPr>
      <w:r w:rsidRPr="009C5220">
        <w:rPr>
          <w:rFonts w:cstheme="minorHAnsi"/>
        </w:rPr>
        <w:t>User setting</w:t>
      </w:r>
    </w:p>
    <w:p w14:paraId="6C58A43A" w14:textId="7A0E93DF" w:rsidR="003C2312" w:rsidRPr="009C5220" w:rsidRDefault="003C2312" w:rsidP="00E25FEE">
      <w:pPr>
        <w:pStyle w:val="ListParagraph"/>
        <w:spacing w:after="0" w:line="240" w:lineRule="auto"/>
        <w:ind w:left="1260"/>
        <w:jc w:val="both"/>
        <w:rPr>
          <w:rFonts w:cstheme="minorHAnsi"/>
        </w:rPr>
      </w:pPr>
      <w:r w:rsidRPr="009C5220">
        <w:rPr>
          <w:rFonts w:cstheme="minorHAnsi"/>
        </w:rPr>
        <w:t>tinycap output.wav -D 0 -d 0 -c8 -r48000 -b 16 -T 15</w:t>
      </w:r>
    </w:p>
    <w:p w14:paraId="19E70E09" w14:textId="6760964B" w:rsidR="00CF0DF8" w:rsidRPr="009C5220" w:rsidRDefault="00CF0DF8" w:rsidP="00E25FEE">
      <w:pPr>
        <w:spacing w:after="0" w:line="240" w:lineRule="auto"/>
        <w:jc w:val="both"/>
        <w:rPr>
          <w:rFonts w:cstheme="minorHAnsi"/>
          <w:lang w:val="vi-VN"/>
        </w:rPr>
      </w:pPr>
    </w:p>
    <w:p w14:paraId="33BA7F62" w14:textId="1BA75072" w:rsidR="003C2312" w:rsidRPr="000522A2" w:rsidRDefault="003C2312" w:rsidP="00E25FEE">
      <w:pPr>
        <w:pStyle w:val="Heading5"/>
        <w:jc w:val="both"/>
        <w:rPr>
          <w:rFonts w:asciiTheme="minorHAnsi" w:hAnsiTheme="minorHAnsi" w:cstheme="minorHAnsi"/>
          <w:i/>
          <w:color w:val="auto"/>
          <w:lang w:val="vi-VN"/>
        </w:rPr>
      </w:pPr>
      <w:r w:rsidRPr="000522A2">
        <w:rPr>
          <w:rFonts w:asciiTheme="minorHAnsi" w:hAnsiTheme="minorHAnsi" w:cstheme="minorHAnsi"/>
          <w:i/>
          <w:color w:val="auto"/>
        </w:rPr>
        <w:t>3</w:t>
      </w:r>
      <w:r w:rsidRPr="000522A2">
        <w:rPr>
          <w:rFonts w:asciiTheme="minorHAnsi" w:hAnsiTheme="minorHAnsi" w:cstheme="minorHAnsi"/>
          <w:i/>
          <w:color w:val="auto"/>
          <w:lang w:val="vi-VN"/>
        </w:rPr>
        <w:t>.4.2. Setting</w:t>
      </w:r>
    </w:p>
    <w:p w14:paraId="7CC5D7D6" w14:textId="5E476D6C" w:rsidR="00CF0DF8" w:rsidRPr="009C5220" w:rsidRDefault="00CF0DF8" w:rsidP="00E25FEE">
      <w:pPr>
        <w:jc w:val="both"/>
        <w:rPr>
          <w:rFonts w:cstheme="minorHAnsi"/>
          <w:b/>
          <w:i/>
          <w:u w:val="single"/>
          <w:lang w:val="vi-VN"/>
        </w:rPr>
      </w:pPr>
      <w:bookmarkStart w:id="11" w:name="_Toc9343712"/>
      <w:r w:rsidRPr="009C5220">
        <w:rPr>
          <w:rFonts w:cstheme="minorHAnsi"/>
          <w:i/>
          <w:u w:val="single"/>
        </w:rPr>
        <w:t>Setting TDM Capture Volume</w:t>
      </w:r>
      <w:bookmarkEnd w:id="11"/>
    </w:p>
    <w:p w14:paraId="58D9DE99" w14:textId="77777777" w:rsidR="003C2312" w:rsidRPr="009C5220" w:rsidRDefault="003C2312" w:rsidP="00E25FEE">
      <w:pPr>
        <w:jc w:val="both"/>
        <w:rPr>
          <w:rFonts w:cstheme="minorHAnsi"/>
        </w:rPr>
      </w:pPr>
      <w:r w:rsidRPr="009C5220">
        <w:rPr>
          <w:rFonts w:cstheme="minorHAnsi"/>
        </w:rPr>
        <w:t>ADSP ALSA Driver supports setting volume for record multichannel stream. Value range from 0 to 799. However, updating volume runtime is unsupported. Value 799 means that increase volume to 8 times.</w:t>
      </w:r>
    </w:p>
    <w:p w14:paraId="393D81F4" w14:textId="77777777" w:rsidR="003C2312" w:rsidRPr="009C5220" w:rsidRDefault="003C2312" w:rsidP="003C2312">
      <w:pPr>
        <w:pStyle w:val="ListParagraph"/>
        <w:numPr>
          <w:ilvl w:val="0"/>
          <w:numId w:val="7"/>
        </w:numPr>
        <w:spacing w:line="256" w:lineRule="auto"/>
        <w:rPr>
          <w:rFonts w:cstheme="minorHAnsi"/>
        </w:rPr>
      </w:pPr>
      <w:r w:rsidRPr="009C5220">
        <w:rPr>
          <w:rFonts w:cstheme="minorHAnsi"/>
        </w:rPr>
        <w:t>User setting</w:t>
      </w:r>
    </w:p>
    <w:p w14:paraId="07AF367A" w14:textId="77777777" w:rsidR="003C2312" w:rsidRPr="009C5220" w:rsidRDefault="003C2312" w:rsidP="003C2312">
      <w:pPr>
        <w:pStyle w:val="ListParagraph"/>
        <w:numPr>
          <w:ilvl w:val="0"/>
          <w:numId w:val="6"/>
        </w:numPr>
        <w:spacing w:after="0" w:line="240" w:lineRule="auto"/>
        <w:ind w:left="900" w:hanging="180"/>
        <w:rPr>
          <w:rFonts w:cstheme="minorHAnsi"/>
          <w:b/>
        </w:rPr>
      </w:pPr>
      <w:r w:rsidRPr="009C5220">
        <w:rPr>
          <w:rFonts w:cstheme="minorHAnsi"/>
          <w:b/>
        </w:rPr>
        <w:t>Set volume</w:t>
      </w:r>
    </w:p>
    <w:p w14:paraId="67C988B6" w14:textId="77777777" w:rsidR="003C2312" w:rsidRPr="009C5220" w:rsidRDefault="003C2312" w:rsidP="003C2312">
      <w:pPr>
        <w:spacing w:after="0" w:line="240" w:lineRule="auto"/>
        <w:ind w:left="1260"/>
        <w:rPr>
          <w:rFonts w:cstheme="minorHAnsi"/>
        </w:rPr>
      </w:pPr>
      <w:r w:rsidRPr="009C5220">
        <w:rPr>
          <w:rFonts w:cstheme="minorHAnsi"/>
        </w:rPr>
        <w:t>tinymix -D 0 TDMCaptureVolume 100</w:t>
      </w:r>
    </w:p>
    <w:p w14:paraId="398E9645" w14:textId="77777777" w:rsidR="003C2312" w:rsidRPr="009C5220" w:rsidRDefault="003C2312" w:rsidP="003C2312">
      <w:pPr>
        <w:spacing w:after="0" w:line="240" w:lineRule="auto"/>
        <w:ind w:left="1260"/>
        <w:rPr>
          <w:rFonts w:cstheme="minorHAnsi"/>
        </w:rPr>
      </w:pPr>
    </w:p>
    <w:p w14:paraId="2E279AFA" w14:textId="77777777" w:rsidR="003C2312" w:rsidRPr="009C5220" w:rsidRDefault="003C2312" w:rsidP="003C2312">
      <w:pPr>
        <w:pStyle w:val="ListParagraph"/>
        <w:numPr>
          <w:ilvl w:val="0"/>
          <w:numId w:val="6"/>
        </w:numPr>
        <w:spacing w:after="0" w:line="240" w:lineRule="auto"/>
        <w:ind w:left="900" w:hanging="180"/>
        <w:rPr>
          <w:rFonts w:cstheme="minorHAnsi"/>
          <w:b/>
        </w:rPr>
      </w:pPr>
      <w:r w:rsidRPr="009C5220">
        <w:rPr>
          <w:rFonts w:cstheme="minorHAnsi"/>
          <w:b/>
        </w:rPr>
        <w:t>Record multichannel stream</w:t>
      </w:r>
    </w:p>
    <w:p w14:paraId="40712E5B" w14:textId="77777777" w:rsidR="003C2312" w:rsidRPr="009C5220" w:rsidRDefault="003C2312" w:rsidP="003C2312">
      <w:pPr>
        <w:spacing w:after="0" w:line="240" w:lineRule="auto"/>
        <w:ind w:left="1260"/>
        <w:rPr>
          <w:rFonts w:cstheme="minorHAnsi"/>
        </w:rPr>
      </w:pPr>
      <w:r w:rsidRPr="009C5220">
        <w:rPr>
          <w:rFonts w:cstheme="minorHAnsi"/>
        </w:rPr>
        <w:t>tinycap out.wav -D 0 -d 0 -c8 -r48000 -b 16 -T 15</w:t>
      </w:r>
    </w:p>
    <w:p w14:paraId="510C221D" w14:textId="77777777" w:rsidR="003C2312" w:rsidRPr="009C5220" w:rsidRDefault="003C2312" w:rsidP="001C7208">
      <w:pPr>
        <w:spacing w:after="0" w:line="240" w:lineRule="auto"/>
        <w:rPr>
          <w:rFonts w:cstheme="minorHAnsi"/>
        </w:rPr>
      </w:pPr>
    </w:p>
    <w:p w14:paraId="59859032" w14:textId="77777777" w:rsidR="003C2312" w:rsidRPr="009C5220" w:rsidRDefault="003C2312" w:rsidP="003C2312">
      <w:pPr>
        <w:pStyle w:val="ListParagraph"/>
        <w:numPr>
          <w:ilvl w:val="0"/>
          <w:numId w:val="6"/>
        </w:numPr>
        <w:spacing w:after="0" w:line="240" w:lineRule="auto"/>
        <w:ind w:left="900" w:hanging="180"/>
        <w:rPr>
          <w:rFonts w:cstheme="minorHAnsi"/>
          <w:b/>
        </w:rPr>
      </w:pPr>
      <w:r w:rsidRPr="009C5220">
        <w:rPr>
          <w:rFonts w:cstheme="minorHAnsi"/>
          <w:b/>
        </w:rPr>
        <w:t>Get information about volume</w:t>
      </w:r>
    </w:p>
    <w:p w14:paraId="73F9A9F3" w14:textId="77777777" w:rsidR="003C2312" w:rsidRPr="009C5220" w:rsidRDefault="003C2312" w:rsidP="003C2312">
      <w:pPr>
        <w:spacing w:after="0" w:line="240" w:lineRule="auto"/>
        <w:ind w:left="1260"/>
        <w:rPr>
          <w:rFonts w:cstheme="minorHAnsi"/>
        </w:rPr>
      </w:pPr>
      <w:r w:rsidRPr="009C5220">
        <w:rPr>
          <w:rFonts w:cstheme="minorHAnsi"/>
        </w:rPr>
        <w:t>tinymix -D 0 TDMCaptureVolume</w:t>
      </w:r>
    </w:p>
    <w:p w14:paraId="439292BF" w14:textId="77777777" w:rsidR="003C2312" w:rsidRPr="009C5220" w:rsidRDefault="003C2312" w:rsidP="003C2312">
      <w:pPr>
        <w:spacing w:after="0" w:line="240" w:lineRule="auto"/>
        <w:rPr>
          <w:rFonts w:cstheme="minorHAnsi"/>
          <w:lang w:val="vi-VN"/>
        </w:rPr>
      </w:pPr>
    </w:p>
    <w:p w14:paraId="746AE5E4" w14:textId="77777777" w:rsidR="00CF0DF8" w:rsidRPr="009C5220" w:rsidRDefault="00CF0DF8" w:rsidP="00CF0DF8">
      <w:pPr>
        <w:rPr>
          <w:rFonts w:cstheme="minorHAnsi"/>
          <w:i/>
          <w:u w:val="single"/>
        </w:rPr>
      </w:pPr>
      <w:bookmarkStart w:id="12" w:name="_Toc9343713"/>
      <w:bookmarkStart w:id="13" w:name="_Ref528954564"/>
      <w:r w:rsidRPr="009C5220">
        <w:rPr>
          <w:rFonts w:cstheme="minorHAnsi"/>
          <w:i/>
          <w:u w:val="single"/>
        </w:rPr>
        <w:t>Setting TDM Input Sample Rate</w:t>
      </w:r>
      <w:bookmarkEnd w:id="12"/>
      <w:bookmarkEnd w:id="13"/>
    </w:p>
    <w:p w14:paraId="44025DE7" w14:textId="77777777" w:rsidR="00CF0DF8" w:rsidRPr="009C5220" w:rsidRDefault="00CF0DF8" w:rsidP="00CF0DF8">
      <w:pPr>
        <w:rPr>
          <w:rFonts w:cstheme="minorHAnsi"/>
        </w:rPr>
      </w:pPr>
      <w:r w:rsidRPr="009C5220">
        <w:rPr>
          <w:rFonts w:cstheme="minorHAnsi"/>
        </w:rPr>
        <w:t>ADSP ALSA Driver supports convert input sample rate to other value. Range of input sample rate supported (44.1/48 kHz).</w:t>
      </w:r>
    </w:p>
    <w:p w14:paraId="29D94D59" w14:textId="77777777" w:rsidR="00CF0DF8" w:rsidRPr="009C5220" w:rsidRDefault="00CF0DF8" w:rsidP="00CF0DF8">
      <w:pPr>
        <w:pStyle w:val="ListParagraph"/>
        <w:numPr>
          <w:ilvl w:val="0"/>
          <w:numId w:val="7"/>
        </w:numPr>
        <w:spacing w:line="256" w:lineRule="auto"/>
        <w:rPr>
          <w:rFonts w:cstheme="minorHAnsi"/>
        </w:rPr>
      </w:pPr>
      <w:r w:rsidRPr="009C5220">
        <w:rPr>
          <w:rFonts w:cstheme="minorHAnsi"/>
        </w:rPr>
        <w:t>User setting</w:t>
      </w:r>
    </w:p>
    <w:p w14:paraId="10790E6D" w14:textId="77777777" w:rsidR="00CF0DF8" w:rsidRPr="009C5220" w:rsidRDefault="00CF0DF8" w:rsidP="00CF0DF8">
      <w:pPr>
        <w:pStyle w:val="ListParagraph"/>
        <w:numPr>
          <w:ilvl w:val="0"/>
          <w:numId w:val="6"/>
        </w:numPr>
        <w:spacing w:after="0" w:line="240" w:lineRule="auto"/>
        <w:ind w:left="900" w:hanging="180"/>
        <w:rPr>
          <w:rFonts w:cstheme="minorHAnsi"/>
          <w:b/>
        </w:rPr>
      </w:pPr>
      <w:r w:rsidRPr="009C5220">
        <w:rPr>
          <w:rFonts w:cstheme="minorHAnsi"/>
          <w:b/>
        </w:rPr>
        <w:t xml:space="preserve">Set input sample rate </w:t>
      </w:r>
    </w:p>
    <w:p w14:paraId="0F2B1CD4" w14:textId="77777777" w:rsidR="00CF0DF8" w:rsidRPr="009C5220" w:rsidRDefault="00CF0DF8" w:rsidP="00CF0DF8">
      <w:pPr>
        <w:spacing w:after="0" w:line="240" w:lineRule="auto"/>
        <w:ind w:firstLine="1260"/>
        <w:rPr>
          <w:rFonts w:cstheme="minorHAnsi"/>
        </w:rPr>
      </w:pPr>
      <w:r w:rsidRPr="009C5220">
        <w:rPr>
          <w:rFonts w:cstheme="minorHAnsi"/>
        </w:rPr>
        <w:t>tinymix -D 0 TDMCaptureInRate 48000</w:t>
      </w:r>
    </w:p>
    <w:p w14:paraId="03FDB175" w14:textId="77777777" w:rsidR="00CF0DF8" w:rsidRPr="009C5220" w:rsidRDefault="00CF0DF8" w:rsidP="00CF0DF8">
      <w:pPr>
        <w:spacing w:after="0" w:line="240" w:lineRule="auto"/>
        <w:ind w:firstLine="1260"/>
        <w:rPr>
          <w:rFonts w:cstheme="minorHAnsi"/>
        </w:rPr>
      </w:pPr>
    </w:p>
    <w:p w14:paraId="368D9113" w14:textId="77777777" w:rsidR="00CF0DF8" w:rsidRPr="009C5220" w:rsidRDefault="00CF0DF8" w:rsidP="00CF0DF8">
      <w:pPr>
        <w:pStyle w:val="ListParagraph"/>
        <w:numPr>
          <w:ilvl w:val="0"/>
          <w:numId w:val="6"/>
        </w:numPr>
        <w:spacing w:after="0" w:line="240" w:lineRule="auto"/>
        <w:ind w:left="900" w:hanging="180"/>
        <w:rPr>
          <w:rFonts w:cstheme="minorHAnsi"/>
          <w:b/>
        </w:rPr>
      </w:pPr>
      <w:r w:rsidRPr="009C5220">
        <w:rPr>
          <w:rFonts w:cstheme="minorHAnsi"/>
          <w:b/>
        </w:rPr>
        <w:t>Record stream</w:t>
      </w:r>
    </w:p>
    <w:p w14:paraId="700348E3" w14:textId="77777777" w:rsidR="00CF0DF8" w:rsidRPr="009C5220" w:rsidRDefault="00CF0DF8" w:rsidP="00CF0DF8">
      <w:pPr>
        <w:spacing w:after="0" w:line="240" w:lineRule="auto"/>
        <w:ind w:left="1260"/>
        <w:rPr>
          <w:rFonts w:cstheme="minorHAnsi"/>
        </w:rPr>
      </w:pPr>
      <w:r w:rsidRPr="009C5220">
        <w:rPr>
          <w:rFonts w:cstheme="minorHAnsi"/>
        </w:rPr>
        <w:t>tinycap output.wav -D 0 -d 0 -c8 -r44100 -b 16 -T 15</w:t>
      </w:r>
    </w:p>
    <w:p w14:paraId="49101524" w14:textId="77777777" w:rsidR="00CF0DF8" w:rsidRPr="009C5220" w:rsidRDefault="00CF0DF8" w:rsidP="00CF0DF8">
      <w:pPr>
        <w:spacing w:after="0" w:line="240" w:lineRule="auto"/>
        <w:ind w:left="1260"/>
        <w:rPr>
          <w:rFonts w:cstheme="minorHAnsi"/>
        </w:rPr>
      </w:pPr>
    </w:p>
    <w:p w14:paraId="0907D67B" w14:textId="77777777" w:rsidR="00CF0DF8" w:rsidRPr="009C5220" w:rsidRDefault="00CF0DF8" w:rsidP="00CF0DF8">
      <w:pPr>
        <w:pStyle w:val="ListParagraph"/>
        <w:numPr>
          <w:ilvl w:val="0"/>
          <w:numId w:val="6"/>
        </w:numPr>
        <w:spacing w:after="0" w:line="240" w:lineRule="auto"/>
        <w:ind w:left="900" w:hanging="180"/>
        <w:rPr>
          <w:rFonts w:cstheme="minorHAnsi"/>
          <w:b/>
        </w:rPr>
      </w:pPr>
      <w:r w:rsidRPr="009C5220">
        <w:rPr>
          <w:rFonts w:cstheme="minorHAnsi"/>
          <w:b/>
        </w:rPr>
        <w:t>Get information input sample rate</w:t>
      </w:r>
    </w:p>
    <w:p w14:paraId="0CBBDC57" w14:textId="0B75980A" w:rsidR="00931067" w:rsidRDefault="00CF0DF8" w:rsidP="00CF0DF8">
      <w:pPr>
        <w:spacing w:after="0" w:line="240" w:lineRule="auto"/>
        <w:ind w:left="1260"/>
        <w:rPr>
          <w:rFonts w:cstheme="minorHAnsi"/>
        </w:rPr>
      </w:pPr>
      <w:r w:rsidRPr="009C5220">
        <w:rPr>
          <w:rFonts w:cstheme="minorHAnsi"/>
        </w:rPr>
        <w:t>tinymix -D 0 TDMCaptureInRate</w:t>
      </w:r>
    </w:p>
    <w:p w14:paraId="39565EAC" w14:textId="77777777" w:rsidR="00931067" w:rsidRDefault="00931067">
      <w:pPr>
        <w:rPr>
          <w:rFonts w:cstheme="minorHAnsi"/>
        </w:rPr>
      </w:pPr>
      <w:r>
        <w:rPr>
          <w:rFonts w:cstheme="minorHAnsi"/>
        </w:rPr>
        <w:br w:type="page"/>
      </w:r>
    </w:p>
    <w:p w14:paraId="0C0A8AA5" w14:textId="77777777" w:rsidR="00CF0DF8" w:rsidRPr="009C5220" w:rsidRDefault="00CF0DF8" w:rsidP="00CF0DF8">
      <w:pPr>
        <w:spacing w:after="0" w:line="240" w:lineRule="auto"/>
        <w:ind w:left="1260"/>
        <w:rPr>
          <w:rFonts w:cstheme="minorHAnsi"/>
        </w:rPr>
      </w:pPr>
    </w:p>
    <w:p w14:paraId="6A962F03" w14:textId="1E9687A5" w:rsidR="00CF0DF8" w:rsidRPr="009C5220" w:rsidRDefault="00CF0DF8" w:rsidP="00CF0DF8">
      <w:pPr>
        <w:pStyle w:val="Heading4"/>
        <w:rPr>
          <w:rFonts w:asciiTheme="minorHAnsi" w:hAnsiTheme="minorHAnsi" w:cstheme="minorHAnsi"/>
          <w:i w:val="0"/>
          <w:color w:val="auto"/>
          <w:lang w:val="vi-VN"/>
        </w:rPr>
      </w:pPr>
      <w:r w:rsidRPr="009C5220">
        <w:rPr>
          <w:rFonts w:asciiTheme="minorHAnsi" w:hAnsiTheme="minorHAnsi" w:cstheme="minorHAnsi"/>
          <w:i w:val="0"/>
          <w:color w:val="auto"/>
        </w:rPr>
        <w:t>3</w:t>
      </w:r>
      <w:r w:rsidRPr="009C5220">
        <w:rPr>
          <w:rFonts w:asciiTheme="minorHAnsi" w:hAnsiTheme="minorHAnsi" w:cstheme="minorHAnsi"/>
          <w:i w:val="0"/>
          <w:color w:val="auto"/>
          <w:lang w:val="vi-VN"/>
        </w:rPr>
        <w:t>.5. Equalizer</w:t>
      </w:r>
    </w:p>
    <w:p w14:paraId="1C94AAA2" w14:textId="77777777" w:rsidR="00CF0DF8" w:rsidRPr="009C5220" w:rsidRDefault="00CF0DF8" w:rsidP="00CF0DF8">
      <w:pPr>
        <w:pStyle w:val="ListParagraph"/>
        <w:numPr>
          <w:ilvl w:val="0"/>
          <w:numId w:val="15"/>
        </w:numPr>
        <w:spacing w:line="256" w:lineRule="auto"/>
        <w:rPr>
          <w:rFonts w:cstheme="minorHAnsi"/>
        </w:rPr>
      </w:pPr>
      <w:r w:rsidRPr="009C5220">
        <w:rPr>
          <w:rFonts w:cstheme="minorHAnsi"/>
        </w:rPr>
        <w:t>User setting parameters for Parametric Equalizer:</w:t>
      </w:r>
    </w:p>
    <w:tbl>
      <w:tblPr>
        <w:tblStyle w:val="TableProfessional"/>
        <w:tblW w:w="9855" w:type="dxa"/>
        <w:tblInd w:w="0" w:type="dxa"/>
        <w:tblLayout w:type="fixed"/>
        <w:tblLook w:val="01E0" w:firstRow="1" w:lastRow="1" w:firstColumn="1" w:lastColumn="1" w:noHBand="0" w:noVBand="0"/>
      </w:tblPr>
      <w:tblGrid>
        <w:gridCol w:w="1188"/>
        <w:gridCol w:w="2516"/>
        <w:gridCol w:w="1985"/>
        <w:gridCol w:w="789"/>
        <w:gridCol w:w="3377"/>
      </w:tblGrid>
      <w:tr w:rsidR="00CF0DF8" w:rsidRPr="009C5220" w14:paraId="39899593" w14:textId="77777777" w:rsidTr="00CF0DF8">
        <w:trPr>
          <w:cnfStyle w:val="100000000000" w:firstRow="1" w:lastRow="0" w:firstColumn="0" w:lastColumn="0" w:oddVBand="0" w:evenVBand="0" w:oddHBand="0" w:evenHBand="0" w:firstRowFirstColumn="0" w:firstRowLastColumn="0" w:lastRowFirstColumn="0" w:lastRowLastColumn="0"/>
        </w:trPr>
        <w:tc>
          <w:tcPr>
            <w:tcW w:w="1187" w:type="dxa"/>
            <w:tcBorders>
              <w:top w:val="single" w:sz="6" w:space="0" w:color="000000"/>
              <w:left w:val="single" w:sz="6" w:space="0" w:color="000000"/>
              <w:bottom w:val="single" w:sz="6" w:space="0" w:color="000000"/>
              <w:right w:val="single" w:sz="6" w:space="0" w:color="000000"/>
            </w:tcBorders>
            <w:hideMark/>
          </w:tcPr>
          <w:p w14:paraId="0E62B91C"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Parameter</w:t>
            </w:r>
          </w:p>
        </w:tc>
        <w:tc>
          <w:tcPr>
            <w:tcW w:w="2516" w:type="dxa"/>
            <w:tcBorders>
              <w:top w:val="single" w:sz="6" w:space="0" w:color="000000"/>
              <w:left w:val="single" w:sz="6" w:space="0" w:color="000000"/>
              <w:bottom w:val="single" w:sz="6" w:space="0" w:color="000000"/>
              <w:right w:val="single" w:sz="6" w:space="0" w:color="000000"/>
            </w:tcBorders>
            <w:hideMark/>
          </w:tcPr>
          <w:p w14:paraId="7C6419B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Data format</w:t>
            </w:r>
          </w:p>
        </w:tc>
        <w:tc>
          <w:tcPr>
            <w:tcW w:w="1985" w:type="dxa"/>
            <w:tcBorders>
              <w:top w:val="single" w:sz="6" w:space="0" w:color="000000"/>
              <w:left w:val="single" w:sz="6" w:space="0" w:color="000000"/>
              <w:bottom w:val="single" w:sz="6" w:space="0" w:color="000000"/>
              <w:right w:val="single" w:sz="6" w:space="0" w:color="000000"/>
            </w:tcBorders>
            <w:hideMark/>
          </w:tcPr>
          <w:p w14:paraId="273CA588"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Range</w:t>
            </w:r>
          </w:p>
        </w:tc>
        <w:tc>
          <w:tcPr>
            <w:tcW w:w="789" w:type="dxa"/>
            <w:tcBorders>
              <w:top w:val="single" w:sz="6" w:space="0" w:color="000000"/>
              <w:left w:val="single" w:sz="6" w:space="0" w:color="000000"/>
              <w:bottom w:val="single" w:sz="6" w:space="0" w:color="000000"/>
              <w:right w:val="single" w:sz="6" w:space="0" w:color="000000"/>
            </w:tcBorders>
            <w:hideMark/>
          </w:tcPr>
          <w:p w14:paraId="5CA710AC"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Step</w:t>
            </w:r>
          </w:p>
        </w:tc>
        <w:tc>
          <w:tcPr>
            <w:tcW w:w="3377" w:type="dxa"/>
            <w:tcBorders>
              <w:top w:val="single" w:sz="6" w:space="0" w:color="000000"/>
              <w:left w:val="single" w:sz="6" w:space="0" w:color="000000"/>
              <w:bottom w:val="single" w:sz="6" w:space="0" w:color="000000"/>
              <w:right w:val="single" w:sz="6" w:space="0" w:color="000000"/>
            </w:tcBorders>
            <w:hideMark/>
          </w:tcPr>
          <w:p w14:paraId="10376E27"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Description</w:t>
            </w:r>
          </w:p>
        </w:tc>
      </w:tr>
      <w:tr w:rsidR="00CF0DF8" w:rsidRPr="009C5220" w14:paraId="6F7B3F11"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6E3C063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Type</w:t>
            </w:r>
          </w:p>
        </w:tc>
        <w:tc>
          <w:tcPr>
            <w:tcW w:w="2516" w:type="dxa"/>
            <w:tcBorders>
              <w:top w:val="single" w:sz="6" w:space="0" w:color="000000"/>
              <w:left w:val="single" w:sz="6" w:space="0" w:color="000000"/>
              <w:bottom w:val="single" w:sz="6" w:space="0" w:color="000000"/>
              <w:right w:val="single" w:sz="6" w:space="0" w:color="000000"/>
            </w:tcBorders>
            <w:hideMark/>
          </w:tcPr>
          <w:p w14:paraId="0FC72F58"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985" w:type="dxa"/>
            <w:tcBorders>
              <w:top w:val="single" w:sz="6" w:space="0" w:color="000000"/>
              <w:left w:val="single" w:sz="6" w:space="0" w:color="000000"/>
              <w:bottom w:val="single" w:sz="6" w:space="0" w:color="000000"/>
              <w:right w:val="single" w:sz="6" w:space="0" w:color="000000"/>
            </w:tcBorders>
            <w:hideMark/>
          </w:tcPr>
          <w:p w14:paraId="677001D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 to 3</w:t>
            </w:r>
          </w:p>
          <w:p w14:paraId="4F03316E"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T: Through</w:t>
            </w:r>
          </w:p>
          <w:p w14:paraId="488C15C3"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P: Peaking</w:t>
            </w:r>
          </w:p>
          <w:p w14:paraId="412BBAA6"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B: Bass</w:t>
            </w:r>
          </w:p>
          <w:p w14:paraId="45A43FDB"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R: Treble</w:t>
            </w:r>
          </w:p>
        </w:tc>
        <w:tc>
          <w:tcPr>
            <w:tcW w:w="789" w:type="dxa"/>
            <w:tcBorders>
              <w:top w:val="single" w:sz="6" w:space="0" w:color="000000"/>
              <w:left w:val="single" w:sz="6" w:space="0" w:color="000000"/>
              <w:bottom w:val="single" w:sz="6" w:space="0" w:color="000000"/>
              <w:right w:val="single" w:sz="6" w:space="0" w:color="000000"/>
            </w:tcBorders>
            <w:hideMark/>
          </w:tcPr>
          <w:p w14:paraId="49328E53" w14:textId="77777777" w:rsidR="00CF0DF8" w:rsidRPr="009C5220" w:rsidRDefault="00CF0DF8">
            <w:pPr>
              <w:spacing w:line="240" w:lineRule="exact"/>
              <w:rPr>
                <w:rFonts w:asciiTheme="minorHAnsi" w:hAnsiTheme="minorHAnsi" w:cstheme="minorHAnsi"/>
                <w:bCs/>
                <w:sz w:val="22"/>
                <w:szCs w:val="22"/>
              </w:rPr>
            </w:pPr>
            <w:r w:rsidRPr="009C5220">
              <w:rPr>
                <w:rFonts w:asciiTheme="minorHAnsi" w:hAnsiTheme="minorHAnsi" w:cstheme="minorHAnsi"/>
                <w:bCs/>
                <w:sz w:val="22"/>
                <w:szCs w:val="22"/>
              </w:rPr>
              <w:t>1</w:t>
            </w:r>
          </w:p>
        </w:tc>
        <w:tc>
          <w:tcPr>
            <w:tcW w:w="3377" w:type="dxa"/>
            <w:tcBorders>
              <w:top w:val="single" w:sz="6" w:space="0" w:color="000000"/>
              <w:left w:val="single" w:sz="6" w:space="0" w:color="000000"/>
              <w:bottom w:val="single" w:sz="6" w:space="0" w:color="000000"/>
              <w:right w:val="single" w:sz="6" w:space="0" w:color="000000"/>
            </w:tcBorders>
            <w:hideMark/>
          </w:tcPr>
          <w:p w14:paraId="338AD0DB" w14:textId="77777777" w:rsidR="00CF0DF8" w:rsidRPr="009C5220" w:rsidRDefault="00CF0DF8">
            <w:pPr>
              <w:spacing w:line="240" w:lineRule="exact"/>
              <w:rPr>
                <w:rFonts w:asciiTheme="minorHAnsi" w:hAnsiTheme="minorHAnsi" w:cstheme="minorHAnsi"/>
                <w:bCs/>
                <w:sz w:val="22"/>
                <w:szCs w:val="22"/>
              </w:rPr>
            </w:pPr>
            <w:r w:rsidRPr="009C5220">
              <w:rPr>
                <w:rFonts w:asciiTheme="minorHAnsi" w:hAnsiTheme="minorHAnsi" w:cstheme="minorHAnsi"/>
                <w:bCs/>
                <w:sz w:val="22"/>
                <w:szCs w:val="22"/>
              </w:rPr>
              <w:t>Specify filter type of one filter.</w:t>
            </w:r>
          </w:p>
        </w:tc>
      </w:tr>
      <w:tr w:rsidR="00CF0DF8" w:rsidRPr="009C5220" w14:paraId="68B65424"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662F6363" w14:textId="77777777" w:rsidR="00CF0DF8" w:rsidRPr="009C5220" w:rsidRDefault="00CF0DF8">
            <w:pPr>
              <w:spacing w:line="240" w:lineRule="exact"/>
              <w:rPr>
                <w:rFonts w:asciiTheme="minorHAnsi" w:hAnsiTheme="minorHAnsi" w:cstheme="minorHAnsi"/>
                <w:sz w:val="22"/>
                <w:szCs w:val="22"/>
              </w:rPr>
            </w:pPr>
            <w:proofErr w:type="gramStart"/>
            <w:r w:rsidRPr="009C5220">
              <w:rPr>
                <w:rFonts w:asciiTheme="minorHAnsi" w:hAnsiTheme="minorHAnsi" w:cstheme="minorHAnsi"/>
                <w:sz w:val="22"/>
                <w:szCs w:val="22"/>
              </w:rPr>
              <w:t>Fc[</w:t>
            </w:r>
            <w:proofErr w:type="gramEnd"/>
            <w:r w:rsidRPr="009C5220">
              <w:rPr>
                <w:rFonts w:asciiTheme="minorHAnsi" w:hAnsiTheme="minorHAnsi" w:cstheme="minorHAnsi"/>
                <w:sz w:val="22"/>
                <w:szCs w:val="22"/>
              </w:rPr>
              <w:t>Hz]</w:t>
            </w:r>
          </w:p>
        </w:tc>
        <w:tc>
          <w:tcPr>
            <w:tcW w:w="2516" w:type="dxa"/>
            <w:tcBorders>
              <w:top w:val="single" w:sz="6" w:space="0" w:color="000000"/>
              <w:left w:val="single" w:sz="6" w:space="0" w:color="000000"/>
              <w:bottom w:val="single" w:sz="6" w:space="0" w:color="000000"/>
              <w:right w:val="single" w:sz="6" w:space="0" w:color="000000"/>
            </w:tcBorders>
            <w:hideMark/>
          </w:tcPr>
          <w:p w14:paraId="4304C2A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985" w:type="dxa"/>
            <w:tcBorders>
              <w:top w:val="single" w:sz="6" w:space="0" w:color="000000"/>
              <w:left w:val="single" w:sz="6" w:space="0" w:color="000000"/>
              <w:bottom w:val="single" w:sz="6" w:space="0" w:color="000000"/>
              <w:right w:val="single" w:sz="6" w:space="0" w:color="000000"/>
            </w:tcBorders>
            <w:hideMark/>
          </w:tcPr>
          <w:p w14:paraId="28AD4E6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It is specified with respect to each filter type.</w:t>
            </w:r>
          </w:p>
        </w:tc>
        <w:tc>
          <w:tcPr>
            <w:tcW w:w="789" w:type="dxa"/>
            <w:tcBorders>
              <w:top w:val="single" w:sz="6" w:space="0" w:color="000000"/>
              <w:left w:val="single" w:sz="6" w:space="0" w:color="000000"/>
              <w:bottom w:val="single" w:sz="6" w:space="0" w:color="000000"/>
              <w:right w:val="single" w:sz="6" w:space="0" w:color="000000"/>
            </w:tcBorders>
            <w:hideMark/>
          </w:tcPr>
          <w:p w14:paraId="1BA579F2"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1Hz</w:t>
            </w:r>
          </w:p>
        </w:tc>
        <w:tc>
          <w:tcPr>
            <w:tcW w:w="3377" w:type="dxa"/>
            <w:tcBorders>
              <w:top w:val="single" w:sz="6" w:space="0" w:color="000000"/>
              <w:left w:val="single" w:sz="6" w:space="0" w:color="000000"/>
              <w:bottom w:val="single" w:sz="6" w:space="0" w:color="000000"/>
              <w:right w:val="single" w:sz="6" w:space="0" w:color="000000"/>
            </w:tcBorders>
            <w:hideMark/>
          </w:tcPr>
          <w:p w14:paraId="3643F90E"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center frequency of a peaking filter.</w:t>
            </w:r>
          </w:p>
        </w:tc>
      </w:tr>
      <w:tr w:rsidR="00CF0DF8" w:rsidRPr="009C5220" w14:paraId="06CE959E"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35C6E2EA" w14:textId="77777777" w:rsidR="00CF0DF8" w:rsidRPr="009C5220" w:rsidRDefault="00CF0DF8">
            <w:pPr>
              <w:spacing w:line="240" w:lineRule="exact"/>
              <w:rPr>
                <w:rFonts w:asciiTheme="minorHAnsi" w:hAnsiTheme="minorHAnsi" w:cstheme="minorHAnsi"/>
                <w:sz w:val="22"/>
                <w:szCs w:val="22"/>
                <w:vertAlign w:val="subscript"/>
              </w:rPr>
            </w:pPr>
            <w:r w:rsidRPr="009C5220">
              <w:rPr>
                <w:rFonts w:asciiTheme="minorHAnsi" w:hAnsiTheme="minorHAnsi" w:cstheme="minorHAnsi"/>
                <w:sz w:val="22"/>
                <w:szCs w:val="22"/>
              </w:rPr>
              <w:t>Gain</w:t>
            </w:r>
          </w:p>
        </w:tc>
        <w:tc>
          <w:tcPr>
            <w:tcW w:w="2516" w:type="dxa"/>
            <w:tcBorders>
              <w:top w:val="single" w:sz="6" w:space="0" w:color="000000"/>
              <w:left w:val="single" w:sz="6" w:space="0" w:color="000000"/>
              <w:bottom w:val="single" w:sz="6" w:space="0" w:color="000000"/>
              <w:right w:val="single" w:sz="6" w:space="0" w:color="000000"/>
            </w:tcBorders>
            <w:hideMark/>
          </w:tcPr>
          <w:p w14:paraId="29FBEBD3"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(Q4.28)</w:t>
            </w:r>
          </w:p>
        </w:tc>
        <w:tc>
          <w:tcPr>
            <w:tcW w:w="1985" w:type="dxa"/>
            <w:tcBorders>
              <w:top w:val="single" w:sz="6" w:space="0" w:color="000000"/>
              <w:left w:val="single" w:sz="6" w:space="0" w:color="000000"/>
              <w:bottom w:val="single" w:sz="6" w:space="0" w:color="000000"/>
              <w:right w:val="single" w:sz="6" w:space="0" w:color="000000"/>
            </w:tcBorders>
            <w:hideMark/>
          </w:tcPr>
          <w:p w14:paraId="4092B5B3"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-15dB to 15dB</w:t>
            </w:r>
          </w:p>
        </w:tc>
        <w:tc>
          <w:tcPr>
            <w:tcW w:w="789" w:type="dxa"/>
            <w:tcBorders>
              <w:top w:val="single" w:sz="6" w:space="0" w:color="000000"/>
              <w:left w:val="single" w:sz="6" w:space="0" w:color="000000"/>
              <w:bottom w:val="single" w:sz="6" w:space="0" w:color="000000"/>
              <w:right w:val="single" w:sz="6" w:space="0" w:color="000000"/>
            </w:tcBorders>
            <w:hideMark/>
          </w:tcPr>
          <w:p w14:paraId="575168C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0.125dB</w:t>
            </w:r>
          </w:p>
        </w:tc>
        <w:tc>
          <w:tcPr>
            <w:tcW w:w="3377" w:type="dxa"/>
            <w:tcBorders>
              <w:top w:val="single" w:sz="6" w:space="0" w:color="000000"/>
              <w:left w:val="single" w:sz="6" w:space="0" w:color="000000"/>
              <w:bottom w:val="single" w:sz="6" w:space="0" w:color="000000"/>
              <w:right w:val="single" w:sz="6" w:space="0" w:color="000000"/>
            </w:tcBorders>
            <w:hideMark/>
          </w:tcPr>
          <w:p w14:paraId="692D381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gain at a center frequency of a peaking filter.</w:t>
            </w:r>
          </w:p>
        </w:tc>
      </w:tr>
      <w:tr w:rsidR="00CF0DF8" w:rsidRPr="009C5220" w14:paraId="7C7F7078" w14:textId="77777777" w:rsidTr="00CF0DF8">
        <w:trPr>
          <w:trHeight w:val="318"/>
        </w:trPr>
        <w:tc>
          <w:tcPr>
            <w:tcW w:w="1187" w:type="dxa"/>
            <w:tcBorders>
              <w:top w:val="single" w:sz="6" w:space="0" w:color="000000"/>
              <w:left w:val="single" w:sz="6" w:space="0" w:color="000000"/>
              <w:bottom w:val="single" w:sz="6" w:space="0" w:color="000000"/>
              <w:right w:val="single" w:sz="6" w:space="0" w:color="000000"/>
            </w:tcBorders>
            <w:hideMark/>
          </w:tcPr>
          <w:p w14:paraId="3E4E832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Base Gain</w:t>
            </w:r>
          </w:p>
        </w:tc>
        <w:tc>
          <w:tcPr>
            <w:tcW w:w="2516" w:type="dxa"/>
            <w:tcBorders>
              <w:top w:val="single" w:sz="6" w:space="0" w:color="000000"/>
              <w:left w:val="single" w:sz="6" w:space="0" w:color="000000"/>
              <w:bottom w:val="single" w:sz="6" w:space="0" w:color="000000"/>
              <w:right w:val="single" w:sz="6" w:space="0" w:color="000000"/>
            </w:tcBorders>
            <w:hideMark/>
          </w:tcPr>
          <w:p w14:paraId="650A1DD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(Q4.28)</w:t>
            </w:r>
          </w:p>
        </w:tc>
        <w:tc>
          <w:tcPr>
            <w:tcW w:w="1985" w:type="dxa"/>
            <w:tcBorders>
              <w:top w:val="single" w:sz="6" w:space="0" w:color="000000"/>
              <w:left w:val="single" w:sz="6" w:space="0" w:color="000000"/>
              <w:bottom w:val="single" w:sz="6" w:space="0" w:color="000000"/>
              <w:right w:val="single" w:sz="4" w:space="0" w:color="auto"/>
            </w:tcBorders>
            <w:hideMark/>
          </w:tcPr>
          <w:p w14:paraId="5027EDE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-10dB to 10dB</w:t>
            </w:r>
          </w:p>
        </w:tc>
        <w:tc>
          <w:tcPr>
            <w:tcW w:w="789" w:type="dxa"/>
            <w:tcBorders>
              <w:top w:val="single" w:sz="6" w:space="0" w:color="000000"/>
              <w:left w:val="single" w:sz="4" w:space="0" w:color="auto"/>
              <w:bottom w:val="single" w:sz="6" w:space="0" w:color="000000"/>
              <w:right w:val="single" w:sz="4" w:space="0" w:color="auto"/>
            </w:tcBorders>
            <w:hideMark/>
          </w:tcPr>
          <w:p w14:paraId="26DE186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0.125dB</w:t>
            </w:r>
          </w:p>
        </w:tc>
        <w:tc>
          <w:tcPr>
            <w:tcW w:w="3377" w:type="dxa"/>
            <w:tcBorders>
              <w:top w:val="single" w:sz="6" w:space="0" w:color="000000"/>
              <w:left w:val="single" w:sz="4" w:space="0" w:color="auto"/>
              <w:bottom w:val="single" w:sz="6" w:space="0" w:color="000000"/>
              <w:right w:val="single" w:sz="6" w:space="0" w:color="000000"/>
            </w:tcBorders>
            <w:hideMark/>
          </w:tcPr>
          <w:p w14:paraId="315BC3D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a base gain.</w:t>
            </w:r>
          </w:p>
          <w:p w14:paraId="287522CA"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It is used for Bass/Treble filter and it is ignored for Peaking filter.</w:t>
            </w:r>
          </w:p>
          <w:p w14:paraId="30C479B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Summed gain of Gain and Base Gain do not have to exceed -15</w:t>
            </w:r>
            <w:r w:rsidRPr="009C5220">
              <w:rPr>
                <w:rFonts w:asciiTheme="minorHAnsi" w:eastAsia="MS Gothic" w:hAnsiTheme="minorHAnsi" w:cstheme="minorHAnsi"/>
                <w:sz w:val="22"/>
                <w:szCs w:val="22"/>
              </w:rPr>
              <w:t>～</w:t>
            </w:r>
            <w:r w:rsidRPr="009C5220">
              <w:rPr>
                <w:rFonts w:asciiTheme="minorHAnsi" w:hAnsiTheme="minorHAnsi" w:cstheme="minorHAnsi"/>
                <w:sz w:val="22"/>
                <w:szCs w:val="22"/>
              </w:rPr>
              <w:t>15dB.</w:t>
            </w:r>
          </w:p>
        </w:tc>
      </w:tr>
      <w:tr w:rsidR="00CF0DF8" w:rsidRPr="009C5220" w14:paraId="22F14454"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400AB4D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Q</w:t>
            </w:r>
          </w:p>
        </w:tc>
        <w:tc>
          <w:tcPr>
            <w:tcW w:w="2516" w:type="dxa"/>
            <w:tcBorders>
              <w:top w:val="single" w:sz="6" w:space="0" w:color="000000"/>
              <w:left w:val="single" w:sz="6" w:space="0" w:color="000000"/>
              <w:bottom w:val="single" w:sz="6" w:space="0" w:color="000000"/>
              <w:right w:val="single" w:sz="6" w:space="0" w:color="000000"/>
            </w:tcBorders>
            <w:hideMark/>
          </w:tcPr>
          <w:p w14:paraId="75C9532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(Q5.27)</w:t>
            </w:r>
          </w:p>
        </w:tc>
        <w:tc>
          <w:tcPr>
            <w:tcW w:w="1985" w:type="dxa"/>
            <w:tcBorders>
              <w:top w:val="single" w:sz="6" w:space="0" w:color="000000"/>
              <w:left w:val="single" w:sz="6" w:space="0" w:color="000000"/>
              <w:bottom w:val="single" w:sz="6" w:space="0" w:color="000000"/>
              <w:right w:val="single" w:sz="6" w:space="0" w:color="000000"/>
            </w:tcBorders>
            <w:hideMark/>
          </w:tcPr>
          <w:p w14:paraId="478718D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0.2 to 15</w:t>
            </w:r>
          </w:p>
        </w:tc>
        <w:tc>
          <w:tcPr>
            <w:tcW w:w="789" w:type="dxa"/>
            <w:tcBorders>
              <w:top w:val="single" w:sz="6" w:space="0" w:color="000000"/>
              <w:left w:val="single" w:sz="6" w:space="0" w:color="000000"/>
              <w:bottom w:val="single" w:sz="6" w:space="0" w:color="000000"/>
              <w:right w:val="single" w:sz="6" w:space="0" w:color="000000"/>
            </w:tcBorders>
            <w:hideMark/>
          </w:tcPr>
          <w:p w14:paraId="24CFDF4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w:t>
            </w:r>
          </w:p>
        </w:tc>
        <w:tc>
          <w:tcPr>
            <w:tcW w:w="3377" w:type="dxa"/>
            <w:tcBorders>
              <w:top w:val="single" w:sz="6" w:space="0" w:color="000000"/>
              <w:left w:val="single" w:sz="6" w:space="0" w:color="000000"/>
              <w:bottom w:val="single" w:sz="6" w:space="0" w:color="000000"/>
              <w:right w:val="single" w:sz="6" w:space="0" w:color="000000"/>
            </w:tcBorders>
            <w:hideMark/>
          </w:tcPr>
          <w:p w14:paraId="55B52FA2"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band width of a peaking/notch filter</w:t>
            </w:r>
          </w:p>
        </w:tc>
      </w:tr>
    </w:tbl>
    <w:p w14:paraId="1CD70244" w14:textId="6833C7C6" w:rsidR="00CF0DF8" w:rsidRPr="009C5220" w:rsidRDefault="00CF0DF8" w:rsidP="00CF0DF8">
      <w:pPr>
        <w:pStyle w:val="Caption"/>
        <w:rPr>
          <w:rFonts w:asciiTheme="minorHAnsi" w:hAnsiTheme="minorHAnsi" w:cstheme="minorHAnsi"/>
          <w:color w:val="auto"/>
          <w:sz w:val="22"/>
          <w:szCs w:val="22"/>
        </w:rPr>
      </w:pPr>
      <w:bookmarkStart w:id="14" w:name="_Toc9343616"/>
      <w:r w:rsidRPr="009C5220">
        <w:rPr>
          <w:rFonts w:asciiTheme="minorHAnsi" w:hAnsiTheme="minorHAnsi" w:cstheme="minorHAnsi"/>
          <w:color w:val="auto"/>
          <w:sz w:val="22"/>
          <w:szCs w:val="22"/>
        </w:rPr>
        <w:t>User setting parameters for Parametric Equalizer</w:t>
      </w:r>
      <w:bookmarkEnd w:id="14"/>
    </w:p>
    <w:p w14:paraId="7F7EA392" w14:textId="77777777" w:rsidR="00CF0DF8" w:rsidRPr="009C5220" w:rsidRDefault="00CF0DF8" w:rsidP="00CF0DF8">
      <w:pPr>
        <w:pStyle w:val="ListParagraph"/>
        <w:numPr>
          <w:ilvl w:val="0"/>
          <w:numId w:val="15"/>
        </w:numPr>
        <w:spacing w:line="256" w:lineRule="auto"/>
        <w:rPr>
          <w:rFonts w:cstheme="minorHAnsi"/>
        </w:rPr>
      </w:pPr>
      <w:r w:rsidRPr="009C5220">
        <w:rPr>
          <w:rFonts w:cstheme="minorHAnsi"/>
        </w:rPr>
        <w:t>User setting parameters for Graphic Equalizer:</w:t>
      </w:r>
    </w:p>
    <w:tbl>
      <w:tblPr>
        <w:tblStyle w:val="TableProfessional"/>
        <w:tblW w:w="9855" w:type="dxa"/>
        <w:tblInd w:w="0" w:type="dxa"/>
        <w:tblLayout w:type="fixed"/>
        <w:tblLook w:val="01E0" w:firstRow="1" w:lastRow="1" w:firstColumn="1" w:lastColumn="1" w:noHBand="0" w:noVBand="0"/>
      </w:tblPr>
      <w:tblGrid>
        <w:gridCol w:w="1188"/>
        <w:gridCol w:w="2516"/>
        <w:gridCol w:w="1805"/>
        <w:gridCol w:w="969"/>
        <w:gridCol w:w="3377"/>
      </w:tblGrid>
      <w:tr w:rsidR="00CF0DF8" w:rsidRPr="009C5220" w14:paraId="00B3949A" w14:textId="77777777" w:rsidTr="00CF0DF8">
        <w:trPr>
          <w:cnfStyle w:val="100000000000" w:firstRow="1" w:lastRow="0" w:firstColumn="0" w:lastColumn="0" w:oddVBand="0" w:evenVBand="0" w:oddHBand="0" w:evenHBand="0" w:firstRowFirstColumn="0" w:firstRowLastColumn="0" w:lastRowFirstColumn="0" w:lastRowLastColumn="0"/>
        </w:trPr>
        <w:tc>
          <w:tcPr>
            <w:tcW w:w="1187" w:type="dxa"/>
            <w:tcBorders>
              <w:top w:val="single" w:sz="6" w:space="0" w:color="000000"/>
              <w:left w:val="single" w:sz="6" w:space="0" w:color="000000"/>
              <w:bottom w:val="single" w:sz="6" w:space="0" w:color="000000"/>
              <w:right w:val="single" w:sz="6" w:space="0" w:color="000000"/>
            </w:tcBorders>
            <w:hideMark/>
          </w:tcPr>
          <w:p w14:paraId="38561312"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Parameter</w:t>
            </w:r>
          </w:p>
        </w:tc>
        <w:tc>
          <w:tcPr>
            <w:tcW w:w="2516" w:type="dxa"/>
            <w:tcBorders>
              <w:top w:val="single" w:sz="6" w:space="0" w:color="000000"/>
              <w:left w:val="single" w:sz="6" w:space="0" w:color="000000"/>
              <w:bottom w:val="single" w:sz="6" w:space="0" w:color="000000"/>
              <w:right w:val="single" w:sz="6" w:space="0" w:color="000000"/>
            </w:tcBorders>
            <w:hideMark/>
          </w:tcPr>
          <w:p w14:paraId="59267D4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Data format</w:t>
            </w:r>
          </w:p>
        </w:tc>
        <w:tc>
          <w:tcPr>
            <w:tcW w:w="1805" w:type="dxa"/>
            <w:tcBorders>
              <w:top w:val="single" w:sz="6" w:space="0" w:color="000000"/>
              <w:left w:val="single" w:sz="6" w:space="0" w:color="000000"/>
              <w:bottom w:val="single" w:sz="6" w:space="0" w:color="000000"/>
              <w:right w:val="single" w:sz="6" w:space="0" w:color="000000"/>
            </w:tcBorders>
            <w:hideMark/>
          </w:tcPr>
          <w:p w14:paraId="34A090D7"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Range</w:t>
            </w:r>
          </w:p>
        </w:tc>
        <w:tc>
          <w:tcPr>
            <w:tcW w:w="969" w:type="dxa"/>
            <w:tcBorders>
              <w:top w:val="single" w:sz="6" w:space="0" w:color="000000"/>
              <w:left w:val="single" w:sz="6" w:space="0" w:color="000000"/>
              <w:bottom w:val="single" w:sz="6" w:space="0" w:color="000000"/>
              <w:right w:val="single" w:sz="6" w:space="0" w:color="000000"/>
            </w:tcBorders>
            <w:hideMark/>
          </w:tcPr>
          <w:p w14:paraId="0EE15A9B"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Step</w:t>
            </w:r>
          </w:p>
        </w:tc>
        <w:tc>
          <w:tcPr>
            <w:tcW w:w="3377" w:type="dxa"/>
            <w:tcBorders>
              <w:top w:val="single" w:sz="6" w:space="0" w:color="000000"/>
              <w:left w:val="single" w:sz="6" w:space="0" w:color="000000"/>
              <w:bottom w:val="single" w:sz="6" w:space="0" w:color="000000"/>
              <w:right w:val="single" w:sz="6" w:space="0" w:color="000000"/>
            </w:tcBorders>
            <w:hideMark/>
          </w:tcPr>
          <w:p w14:paraId="765D9F42"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Description</w:t>
            </w:r>
          </w:p>
        </w:tc>
      </w:tr>
      <w:tr w:rsidR="00CF0DF8" w:rsidRPr="009C5220" w14:paraId="5D01C4AD"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04588189" w14:textId="77777777" w:rsidR="00CF0DF8" w:rsidRPr="009C5220" w:rsidRDefault="00CF0DF8">
            <w:pPr>
              <w:spacing w:line="240" w:lineRule="exact"/>
              <w:rPr>
                <w:rFonts w:asciiTheme="minorHAnsi" w:hAnsiTheme="minorHAnsi" w:cstheme="minorHAnsi"/>
                <w:sz w:val="22"/>
                <w:szCs w:val="22"/>
              </w:rPr>
            </w:pPr>
            <w:proofErr w:type="gramStart"/>
            <w:r w:rsidRPr="009C5220">
              <w:rPr>
                <w:rFonts w:asciiTheme="minorHAnsi" w:hAnsiTheme="minorHAnsi" w:cstheme="minorHAnsi"/>
                <w:sz w:val="22"/>
                <w:szCs w:val="22"/>
              </w:rPr>
              <w:t>Fs[</w:t>
            </w:r>
            <w:proofErr w:type="gramEnd"/>
            <w:r w:rsidRPr="009C5220">
              <w:rPr>
                <w:rFonts w:asciiTheme="minorHAnsi" w:hAnsiTheme="minorHAnsi" w:cstheme="minorHAnsi"/>
                <w:sz w:val="22"/>
                <w:szCs w:val="22"/>
              </w:rPr>
              <w:t>Hz]</w:t>
            </w:r>
          </w:p>
        </w:tc>
        <w:tc>
          <w:tcPr>
            <w:tcW w:w="2516" w:type="dxa"/>
            <w:tcBorders>
              <w:top w:val="single" w:sz="6" w:space="0" w:color="000000"/>
              <w:left w:val="single" w:sz="6" w:space="0" w:color="000000"/>
              <w:bottom w:val="single" w:sz="6" w:space="0" w:color="000000"/>
              <w:right w:val="single" w:sz="6" w:space="0" w:color="000000"/>
            </w:tcBorders>
            <w:hideMark/>
          </w:tcPr>
          <w:p w14:paraId="526E10FA"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805" w:type="dxa"/>
            <w:tcBorders>
              <w:top w:val="single" w:sz="6" w:space="0" w:color="000000"/>
              <w:left w:val="single" w:sz="6" w:space="0" w:color="000000"/>
              <w:bottom w:val="single" w:sz="6" w:space="0" w:color="000000"/>
              <w:right w:val="single" w:sz="6" w:space="0" w:color="000000"/>
            </w:tcBorders>
            <w:hideMark/>
          </w:tcPr>
          <w:p w14:paraId="638E329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48kHz</w:t>
            </w:r>
          </w:p>
          <w:p w14:paraId="6138081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(44.1kHz)</w:t>
            </w:r>
          </w:p>
          <w:p w14:paraId="3D9C86B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(32kHz)</w:t>
            </w:r>
          </w:p>
        </w:tc>
        <w:tc>
          <w:tcPr>
            <w:tcW w:w="969" w:type="dxa"/>
            <w:tcBorders>
              <w:top w:val="single" w:sz="6" w:space="0" w:color="000000"/>
              <w:left w:val="single" w:sz="6" w:space="0" w:color="000000"/>
              <w:bottom w:val="single" w:sz="6" w:space="0" w:color="000000"/>
              <w:right w:val="single" w:sz="6" w:space="0" w:color="000000"/>
            </w:tcBorders>
            <w:hideMark/>
          </w:tcPr>
          <w:p w14:paraId="38E92B8B"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1Hz</w:t>
            </w:r>
          </w:p>
        </w:tc>
        <w:tc>
          <w:tcPr>
            <w:tcW w:w="3377" w:type="dxa"/>
            <w:tcBorders>
              <w:top w:val="single" w:sz="6" w:space="0" w:color="000000"/>
              <w:left w:val="single" w:sz="6" w:space="0" w:color="000000"/>
              <w:bottom w:val="single" w:sz="6" w:space="0" w:color="000000"/>
              <w:right w:val="single" w:sz="6" w:space="0" w:color="000000"/>
            </w:tcBorders>
            <w:hideMark/>
          </w:tcPr>
          <w:p w14:paraId="6438402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sampling frequency of input signal.</w:t>
            </w:r>
          </w:p>
        </w:tc>
      </w:tr>
      <w:tr w:rsidR="00CF0DF8" w:rsidRPr="009C5220" w14:paraId="48AAECBC"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27E2F6A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Gain</w:t>
            </w:r>
          </w:p>
        </w:tc>
        <w:tc>
          <w:tcPr>
            <w:tcW w:w="2516" w:type="dxa"/>
            <w:tcBorders>
              <w:top w:val="single" w:sz="6" w:space="0" w:color="000000"/>
              <w:left w:val="single" w:sz="6" w:space="0" w:color="000000"/>
              <w:bottom w:val="single" w:sz="6" w:space="0" w:color="000000"/>
              <w:right w:val="single" w:sz="6" w:space="0" w:color="000000"/>
            </w:tcBorders>
            <w:hideMark/>
          </w:tcPr>
          <w:p w14:paraId="491CCA98"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(Q4.28)</w:t>
            </w:r>
          </w:p>
        </w:tc>
        <w:tc>
          <w:tcPr>
            <w:tcW w:w="1805" w:type="dxa"/>
            <w:tcBorders>
              <w:top w:val="single" w:sz="6" w:space="0" w:color="000000"/>
              <w:left w:val="single" w:sz="6" w:space="0" w:color="000000"/>
              <w:bottom w:val="single" w:sz="6" w:space="0" w:color="000000"/>
              <w:right w:val="single" w:sz="6" w:space="0" w:color="000000"/>
            </w:tcBorders>
            <w:hideMark/>
          </w:tcPr>
          <w:p w14:paraId="7094FAF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-10dB to 10dB</w:t>
            </w:r>
          </w:p>
        </w:tc>
        <w:tc>
          <w:tcPr>
            <w:tcW w:w="969" w:type="dxa"/>
            <w:tcBorders>
              <w:top w:val="single" w:sz="6" w:space="0" w:color="000000"/>
              <w:left w:val="single" w:sz="6" w:space="0" w:color="000000"/>
              <w:bottom w:val="single" w:sz="6" w:space="0" w:color="000000"/>
              <w:right w:val="single" w:sz="6" w:space="0" w:color="000000"/>
            </w:tcBorders>
            <w:hideMark/>
          </w:tcPr>
          <w:p w14:paraId="1E6CB617"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0.125dB</w:t>
            </w:r>
          </w:p>
        </w:tc>
        <w:tc>
          <w:tcPr>
            <w:tcW w:w="3377" w:type="dxa"/>
            <w:tcBorders>
              <w:top w:val="single" w:sz="6" w:space="0" w:color="000000"/>
              <w:left w:val="single" w:sz="6" w:space="0" w:color="000000"/>
              <w:bottom w:val="single" w:sz="6" w:space="0" w:color="000000"/>
              <w:right w:val="single" w:sz="6" w:space="0" w:color="000000"/>
            </w:tcBorders>
            <w:hideMark/>
          </w:tcPr>
          <w:p w14:paraId="4B925A9C"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gain at a center frequency of a peaking/notch filter.</w:t>
            </w:r>
          </w:p>
        </w:tc>
      </w:tr>
      <w:tr w:rsidR="00CF0DF8" w:rsidRPr="009C5220" w14:paraId="59FBD180"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6048CED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Channel</w:t>
            </w:r>
          </w:p>
        </w:tc>
        <w:tc>
          <w:tcPr>
            <w:tcW w:w="2516" w:type="dxa"/>
            <w:tcBorders>
              <w:top w:val="single" w:sz="6" w:space="0" w:color="000000"/>
              <w:left w:val="single" w:sz="6" w:space="0" w:color="000000"/>
              <w:bottom w:val="single" w:sz="6" w:space="0" w:color="000000"/>
              <w:right w:val="single" w:sz="6" w:space="0" w:color="000000"/>
            </w:tcBorders>
            <w:hideMark/>
          </w:tcPr>
          <w:p w14:paraId="6435346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805" w:type="dxa"/>
            <w:tcBorders>
              <w:top w:val="single" w:sz="6" w:space="0" w:color="000000"/>
              <w:left w:val="single" w:sz="6" w:space="0" w:color="000000"/>
              <w:bottom w:val="single" w:sz="6" w:space="0" w:color="000000"/>
              <w:right w:val="single" w:sz="6" w:space="0" w:color="000000"/>
            </w:tcBorders>
            <w:hideMark/>
          </w:tcPr>
          <w:p w14:paraId="682822C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 to 1</w:t>
            </w:r>
          </w:p>
        </w:tc>
        <w:tc>
          <w:tcPr>
            <w:tcW w:w="969" w:type="dxa"/>
            <w:tcBorders>
              <w:top w:val="single" w:sz="6" w:space="0" w:color="000000"/>
              <w:left w:val="single" w:sz="6" w:space="0" w:color="000000"/>
              <w:bottom w:val="single" w:sz="6" w:space="0" w:color="000000"/>
              <w:right w:val="single" w:sz="6" w:space="0" w:color="000000"/>
            </w:tcBorders>
            <w:hideMark/>
          </w:tcPr>
          <w:p w14:paraId="66CAA0C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w:t>
            </w:r>
          </w:p>
        </w:tc>
        <w:tc>
          <w:tcPr>
            <w:tcW w:w="3377" w:type="dxa"/>
            <w:tcBorders>
              <w:top w:val="single" w:sz="6" w:space="0" w:color="000000"/>
              <w:left w:val="single" w:sz="6" w:space="0" w:color="000000"/>
              <w:bottom w:val="single" w:sz="6" w:space="0" w:color="000000"/>
              <w:right w:val="single" w:sz="6" w:space="0" w:color="000000"/>
            </w:tcBorders>
            <w:hideMark/>
          </w:tcPr>
          <w:p w14:paraId="0685E70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which channel to set.</w:t>
            </w:r>
          </w:p>
        </w:tc>
      </w:tr>
      <w:tr w:rsidR="00CF0DF8" w:rsidRPr="009C5220" w14:paraId="5DBDCB6B"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2CA107EC"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Band</w:t>
            </w:r>
          </w:p>
        </w:tc>
        <w:tc>
          <w:tcPr>
            <w:tcW w:w="2516" w:type="dxa"/>
            <w:tcBorders>
              <w:top w:val="single" w:sz="6" w:space="0" w:color="000000"/>
              <w:left w:val="single" w:sz="6" w:space="0" w:color="000000"/>
              <w:bottom w:val="single" w:sz="6" w:space="0" w:color="000000"/>
              <w:right w:val="single" w:sz="6" w:space="0" w:color="000000"/>
            </w:tcBorders>
            <w:hideMark/>
          </w:tcPr>
          <w:p w14:paraId="38B9BC3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805" w:type="dxa"/>
            <w:tcBorders>
              <w:top w:val="single" w:sz="6" w:space="0" w:color="000000"/>
              <w:left w:val="single" w:sz="6" w:space="0" w:color="000000"/>
              <w:bottom w:val="single" w:sz="6" w:space="0" w:color="000000"/>
              <w:right w:val="single" w:sz="6" w:space="0" w:color="000000"/>
            </w:tcBorders>
            <w:hideMark/>
          </w:tcPr>
          <w:p w14:paraId="4875FE1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 to 4</w:t>
            </w:r>
          </w:p>
        </w:tc>
        <w:tc>
          <w:tcPr>
            <w:tcW w:w="969" w:type="dxa"/>
            <w:tcBorders>
              <w:top w:val="single" w:sz="6" w:space="0" w:color="000000"/>
              <w:left w:val="single" w:sz="6" w:space="0" w:color="000000"/>
              <w:bottom w:val="single" w:sz="6" w:space="0" w:color="000000"/>
              <w:right w:val="single" w:sz="6" w:space="0" w:color="000000"/>
            </w:tcBorders>
            <w:hideMark/>
          </w:tcPr>
          <w:p w14:paraId="71A0B09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w:t>
            </w:r>
          </w:p>
        </w:tc>
        <w:tc>
          <w:tcPr>
            <w:tcW w:w="3377" w:type="dxa"/>
            <w:tcBorders>
              <w:top w:val="single" w:sz="6" w:space="0" w:color="000000"/>
              <w:left w:val="single" w:sz="6" w:space="0" w:color="000000"/>
              <w:bottom w:val="single" w:sz="6" w:space="0" w:color="000000"/>
              <w:right w:val="single" w:sz="6" w:space="0" w:color="000000"/>
            </w:tcBorders>
            <w:hideMark/>
          </w:tcPr>
          <w:p w14:paraId="3CA33F3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which band to set</w:t>
            </w:r>
          </w:p>
        </w:tc>
      </w:tr>
    </w:tbl>
    <w:p w14:paraId="3E7AE8B8" w14:textId="45636AC5" w:rsidR="00CF0DF8" w:rsidRPr="009C5220" w:rsidRDefault="00CF0DF8" w:rsidP="00F30FEE">
      <w:pPr>
        <w:pStyle w:val="Caption"/>
        <w:rPr>
          <w:rFonts w:asciiTheme="minorHAnsi" w:hAnsiTheme="minorHAnsi" w:cstheme="minorHAnsi"/>
          <w:color w:val="auto"/>
          <w:sz w:val="22"/>
          <w:szCs w:val="22"/>
          <w:lang w:val="vi-VN"/>
        </w:rPr>
      </w:pPr>
      <w:bookmarkStart w:id="15" w:name="_Toc9343617"/>
      <w:r w:rsidRPr="009C5220">
        <w:rPr>
          <w:rFonts w:asciiTheme="minorHAnsi" w:hAnsiTheme="minorHAnsi" w:cstheme="minorHAnsi"/>
          <w:color w:val="auto"/>
          <w:sz w:val="22"/>
          <w:szCs w:val="22"/>
        </w:rPr>
        <w:t>User setting parameters for Graphic Equalizer</w:t>
      </w:r>
      <w:bookmarkEnd w:id="15"/>
    </w:p>
    <w:p w14:paraId="1FFFABDA" w14:textId="47648D41" w:rsidR="00F30FEE" w:rsidRPr="000522A2" w:rsidRDefault="00F30FEE" w:rsidP="00F30FEE">
      <w:pPr>
        <w:pStyle w:val="Heading5"/>
        <w:rPr>
          <w:rFonts w:asciiTheme="minorHAnsi" w:hAnsiTheme="minorHAnsi" w:cstheme="minorHAnsi"/>
          <w:i/>
          <w:color w:val="auto"/>
        </w:rPr>
      </w:pPr>
      <w:bookmarkStart w:id="16" w:name="_3.5.1._Equalizer_for"/>
      <w:bookmarkEnd w:id="16"/>
      <w:r w:rsidRPr="000522A2">
        <w:rPr>
          <w:rFonts w:asciiTheme="minorHAnsi" w:hAnsiTheme="minorHAnsi" w:cstheme="minorHAnsi"/>
          <w:i/>
          <w:color w:val="auto"/>
          <w:lang w:val="vi-VN"/>
        </w:rPr>
        <w:t>3.5.</w:t>
      </w:r>
      <w:bookmarkStart w:id="17" w:name="_Toc9343715"/>
      <w:r w:rsidR="009C5220" w:rsidRPr="000522A2">
        <w:rPr>
          <w:rFonts w:asciiTheme="minorHAnsi" w:hAnsiTheme="minorHAnsi" w:cstheme="minorHAnsi"/>
          <w:i/>
          <w:color w:val="auto"/>
          <w:lang w:val="vi-VN"/>
        </w:rPr>
        <w:t>1.</w:t>
      </w:r>
      <w:r w:rsidR="009C5220" w:rsidRPr="000522A2">
        <w:rPr>
          <w:rFonts w:asciiTheme="minorHAnsi" w:hAnsiTheme="minorHAnsi" w:cstheme="minorHAnsi"/>
          <w:i/>
          <w:color w:val="auto"/>
        </w:rPr>
        <w:t xml:space="preserve"> Equalizer for Playback</w:t>
      </w:r>
      <w:bookmarkEnd w:id="17"/>
    </w:p>
    <w:p w14:paraId="72A78859" w14:textId="77777777" w:rsidR="00F30FEE" w:rsidRPr="009C5220" w:rsidRDefault="00F30FEE" w:rsidP="009C5220">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t>Setting Parametric Equalizer</w:t>
      </w:r>
    </w:p>
    <w:p w14:paraId="2026A2AA" w14:textId="77777777" w:rsidR="00F30FEE" w:rsidRPr="009C5220" w:rsidRDefault="00F30FEE" w:rsidP="009C5220">
      <w:pPr>
        <w:pStyle w:val="ListParagraph"/>
        <w:numPr>
          <w:ilvl w:val="0"/>
          <w:numId w:val="7"/>
        </w:numPr>
        <w:spacing w:line="256" w:lineRule="auto"/>
        <w:rPr>
          <w:rFonts w:cstheme="minorHAnsi"/>
        </w:rPr>
      </w:pPr>
      <w:r w:rsidRPr="009C5220">
        <w:rPr>
          <w:rFonts w:cstheme="minorHAnsi"/>
        </w:rPr>
        <w:t>Setting flow</w:t>
      </w:r>
    </w:p>
    <w:p w14:paraId="053B0FA1"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Enable Equalizer control</w:t>
      </w:r>
    </w:p>
    <w:p w14:paraId="45D34BFC" w14:textId="77777777" w:rsidR="00F30FEE" w:rsidRPr="009C5220" w:rsidRDefault="00F30FEE" w:rsidP="009C5220">
      <w:pPr>
        <w:pStyle w:val="ListParagraph"/>
        <w:ind w:left="1170" w:firstLine="90"/>
        <w:rPr>
          <w:rFonts w:cstheme="minorHAnsi"/>
        </w:rPr>
      </w:pPr>
      <w:r w:rsidRPr="009C5220">
        <w:rPr>
          <w:rFonts w:cstheme="minorHAnsi"/>
        </w:rPr>
        <w:t>tinymix -D 0 PlaybackEQZSwitch 1</w:t>
      </w:r>
    </w:p>
    <w:p w14:paraId="5616DABD" w14:textId="77777777" w:rsidR="00F30FEE" w:rsidRPr="009C5220" w:rsidRDefault="00F30FEE" w:rsidP="009C5220">
      <w:pPr>
        <w:pStyle w:val="ListParagraph"/>
        <w:ind w:left="1170" w:firstLine="90"/>
        <w:rPr>
          <w:rFonts w:cstheme="minorHAnsi"/>
        </w:rPr>
      </w:pPr>
      <w:r w:rsidRPr="009C5220">
        <w:rPr>
          <w:rFonts w:cstheme="minorHAnsi"/>
        </w:rPr>
        <w:t>or</w:t>
      </w:r>
    </w:p>
    <w:p w14:paraId="45D2567B" w14:textId="77777777" w:rsidR="00F30FEE" w:rsidRPr="009C5220" w:rsidRDefault="00F30FEE" w:rsidP="009C5220">
      <w:pPr>
        <w:pStyle w:val="ListParagraph"/>
        <w:ind w:left="1170" w:firstLine="90"/>
        <w:rPr>
          <w:rFonts w:cstheme="minorHAnsi"/>
        </w:rPr>
      </w:pPr>
      <w:r w:rsidRPr="009C5220">
        <w:rPr>
          <w:rFonts w:cstheme="minorHAnsi"/>
        </w:rPr>
        <w:t>tinymix -D 0 12 1</w:t>
      </w:r>
    </w:p>
    <w:p w14:paraId="314C9403" w14:textId="77777777" w:rsidR="00F30FEE" w:rsidRPr="009C5220" w:rsidRDefault="00F30FEE" w:rsidP="009C5220">
      <w:pPr>
        <w:pStyle w:val="ListParagraph"/>
        <w:ind w:left="1170" w:firstLine="90"/>
        <w:rPr>
          <w:rFonts w:cstheme="minorHAnsi"/>
        </w:rPr>
      </w:pPr>
    </w:p>
    <w:p w14:paraId="61D6FD12" w14:textId="77777777" w:rsidR="00F30FEE" w:rsidRPr="009C5220" w:rsidRDefault="00F30FEE" w:rsidP="009C5220">
      <w:pPr>
        <w:pStyle w:val="ListParagraph"/>
        <w:ind w:left="1170" w:firstLine="90"/>
        <w:rPr>
          <w:rFonts w:cstheme="minorHAnsi"/>
        </w:rPr>
      </w:pPr>
      <w:r w:rsidRPr="009C5220">
        <w:rPr>
          <w:rFonts w:cstheme="minorHAnsi"/>
        </w:rPr>
        <w:t>Value: 1 enable Equalizer control; 0: disable Equalizer control</w:t>
      </w:r>
    </w:p>
    <w:p w14:paraId="0FB78E68" w14:textId="417AB850" w:rsidR="00931067" w:rsidRDefault="00931067">
      <w:pPr>
        <w:rPr>
          <w:rFonts w:cstheme="minorHAnsi"/>
        </w:rPr>
      </w:pPr>
      <w:r>
        <w:rPr>
          <w:rFonts w:cstheme="minorHAnsi"/>
        </w:rPr>
        <w:br w:type="page"/>
      </w:r>
    </w:p>
    <w:p w14:paraId="0FDEF0B8"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lastRenderedPageBreak/>
        <w:t>Set Parametric Equalizer</w:t>
      </w:r>
    </w:p>
    <w:p w14:paraId="76C57A83" w14:textId="77777777" w:rsidR="00F30FEE" w:rsidRPr="009C5220" w:rsidRDefault="00F30FEE" w:rsidP="009C5220">
      <w:pPr>
        <w:ind w:left="1260"/>
        <w:rPr>
          <w:rFonts w:cstheme="minorHAnsi"/>
        </w:rPr>
      </w:pPr>
      <w:r w:rsidRPr="009C5220">
        <w:rPr>
          <w:rFonts w:cstheme="minorHAnsi"/>
        </w:rPr>
        <w:t>tinymix -D 0 PlaybackEQZControl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10F9F239" w14:textId="77777777" w:rsidR="00F30FEE" w:rsidRPr="009C5220" w:rsidRDefault="00F30FEE" w:rsidP="009C5220">
      <w:pPr>
        <w:ind w:left="1260"/>
        <w:rPr>
          <w:rFonts w:cstheme="minorHAnsi"/>
        </w:rPr>
      </w:pPr>
      <w:r w:rsidRPr="009C5220">
        <w:rPr>
          <w:rFonts w:cstheme="minorHAnsi"/>
        </w:rPr>
        <w:t>or</w:t>
      </w:r>
    </w:p>
    <w:p w14:paraId="02C5E64D" w14:textId="25E12BB0" w:rsidR="00F30FEE" w:rsidRPr="009C5220" w:rsidRDefault="00F30FEE" w:rsidP="009C5220">
      <w:pPr>
        <w:ind w:left="1260"/>
        <w:rPr>
          <w:rFonts w:cstheme="minorHAnsi"/>
        </w:rPr>
      </w:pPr>
      <w:r w:rsidRPr="009C5220">
        <w:rPr>
          <w:rFonts w:cstheme="minorHAnsi"/>
        </w:rPr>
        <w:t xml:space="preserve">tinymix -D 0 10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 </w:t>
      </w:r>
    </w:p>
    <w:p w14:paraId="29B40F7A" w14:textId="47E9B3FC" w:rsidR="009C5220" w:rsidRPr="009C5220" w:rsidRDefault="009C5220" w:rsidP="009C5220">
      <w:pPr>
        <w:ind w:left="1260"/>
        <w:rPr>
          <w:rFonts w:cstheme="minorHAnsi"/>
        </w:rPr>
      </w:pPr>
      <w:r w:rsidRPr="009C5220">
        <w:rPr>
          <w:rFonts w:cstheme="minorHAnsi"/>
        </w:rPr>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7FA404B7"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Playback stream:</w:t>
      </w:r>
    </w:p>
    <w:p w14:paraId="5255E1E1" w14:textId="77777777" w:rsidR="00F30FEE" w:rsidRPr="009C5220" w:rsidRDefault="00F30FEE" w:rsidP="009C5220">
      <w:pPr>
        <w:pStyle w:val="ListParagraph"/>
        <w:ind w:left="1260"/>
        <w:rPr>
          <w:rFonts w:cstheme="minorHAnsi"/>
        </w:rPr>
      </w:pPr>
      <w:r w:rsidRPr="009C5220">
        <w:rPr>
          <w:rFonts w:cstheme="minorHAnsi"/>
        </w:rPr>
        <w:t>tinyplay thetest_FULL_s_48000_16.wav -D 0 -d 0 -p 1024</w:t>
      </w:r>
    </w:p>
    <w:p w14:paraId="43C76940" w14:textId="77777777" w:rsidR="00F30FEE" w:rsidRPr="009C5220" w:rsidRDefault="00F30FEE" w:rsidP="009C5220">
      <w:pPr>
        <w:pStyle w:val="ListParagraph"/>
        <w:ind w:left="1260"/>
        <w:rPr>
          <w:rFonts w:cstheme="minorHAnsi"/>
        </w:rPr>
      </w:pPr>
    </w:p>
    <w:p w14:paraId="541DA766"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10ABC428" w14:textId="77777777" w:rsidR="00F30FEE" w:rsidRPr="009C5220" w:rsidRDefault="00F30FEE" w:rsidP="009C5220">
      <w:pPr>
        <w:pStyle w:val="ListParagraph"/>
        <w:ind w:left="1260"/>
        <w:rPr>
          <w:rFonts w:cstheme="minorHAnsi"/>
        </w:rPr>
      </w:pPr>
      <w:r w:rsidRPr="009C5220">
        <w:rPr>
          <w:rFonts w:cstheme="minorHAnsi"/>
        </w:rPr>
        <w:t>tinymix -D 0 PlaybackEQZControl</w:t>
      </w:r>
    </w:p>
    <w:p w14:paraId="2890ECAD" w14:textId="77777777" w:rsidR="00F30FEE" w:rsidRPr="009C5220" w:rsidRDefault="00F30FEE" w:rsidP="009C5220">
      <w:pPr>
        <w:pStyle w:val="ListParagraph"/>
        <w:ind w:left="1260"/>
        <w:rPr>
          <w:rFonts w:cstheme="minorHAnsi"/>
        </w:rPr>
      </w:pPr>
    </w:p>
    <w:p w14:paraId="5AD480E3"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5259D9D6" w14:textId="25616EB7" w:rsidR="00F30FEE" w:rsidRPr="009C5220" w:rsidRDefault="00F30FEE" w:rsidP="009C5220">
      <w:pPr>
        <w:ind w:left="1080" w:firstLine="180"/>
        <w:rPr>
          <w:rFonts w:cstheme="minorHAnsi"/>
        </w:rPr>
      </w:pPr>
      <w:r w:rsidRPr="009C5220">
        <w:rPr>
          <w:rFonts w:cstheme="minorHAnsi"/>
        </w:rPr>
        <w:t>tinymix -D 0 PlaybackEQZSwitch</w:t>
      </w:r>
    </w:p>
    <w:p w14:paraId="118B410F" w14:textId="77777777" w:rsidR="00F30FEE" w:rsidRPr="009C5220" w:rsidRDefault="00F30FEE" w:rsidP="009C5220">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t>Setting Graphic Equalizer</w:t>
      </w:r>
    </w:p>
    <w:p w14:paraId="264B9BFE" w14:textId="77777777" w:rsidR="00F30FEE" w:rsidRPr="009C5220" w:rsidRDefault="00F30FEE" w:rsidP="009C5220">
      <w:pPr>
        <w:pStyle w:val="ListParagraph"/>
        <w:numPr>
          <w:ilvl w:val="0"/>
          <w:numId w:val="7"/>
        </w:numPr>
        <w:spacing w:line="256" w:lineRule="auto"/>
        <w:rPr>
          <w:rFonts w:cstheme="minorHAnsi"/>
        </w:rPr>
      </w:pPr>
      <w:r w:rsidRPr="009C5220">
        <w:rPr>
          <w:rFonts w:cstheme="minorHAnsi"/>
        </w:rPr>
        <w:t>Setting flow</w:t>
      </w:r>
    </w:p>
    <w:p w14:paraId="3DAC13F3" w14:textId="77777777" w:rsidR="00F30FEE" w:rsidRPr="009C5220" w:rsidRDefault="00F30FEE" w:rsidP="009C5220">
      <w:pPr>
        <w:pStyle w:val="ListParagraph"/>
        <w:numPr>
          <w:ilvl w:val="0"/>
          <w:numId w:val="16"/>
        </w:numPr>
        <w:spacing w:line="256" w:lineRule="auto"/>
        <w:ind w:left="900" w:hanging="180"/>
        <w:rPr>
          <w:rFonts w:cstheme="minorHAnsi"/>
        </w:rPr>
      </w:pPr>
      <w:r w:rsidRPr="009C5220">
        <w:rPr>
          <w:rFonts w:cstheme="minorHAnsi"/>
        </w:rPr>
        <w:t>Enable Equalizer control</w:t>
      </w:r>
    </w:p>
    <w:p w14:paraId="0D861F5B" w14:textId="77777777" w:rsidR="00F30FEE" w:rsidRPr="009C5220" w:rsidRDefault="00F30FEE" w:rsidP="009C5220">
      <w:pPr>
        <w:pStyle w:val="ListParagraph"/>
        <w:ind w:left="1170" w:firstLine="90"/>
        <w:rPr>
          <w:rFonts w:cstheme="minorHAnsi"/>
        </w:rPr>
      </w:pPr>
      <w:r w:rsidRPr="009C5220">
        <w:rPr>
          <w:rFonts w:cstheme="minorHAnsi"/>
        </w:rPr>
        <w:t>tinymix -D 0 PlaybackEQZSwitch 1</w:t>
      </w:r>
    </w:p>
    <w:p w14:paraId="6D6DA3DF" w14:textId="77777777" w:rsidR="00F30FEE" w:rsidRPr="009C5220" w:rsidRDefault="00F30FEE" w:rsidP="009C5220">
      <w:pPr>
        <w:pStyle w:val="ListParagraph"/>
        <w:ind w:left="1170" w:firstLine="90"/>
        <w:rPr>
          <w:rFonts w:cstheme="minorHAnsi"/>
        </w:rPr>
      </w:pPr>
      <w:r w:rsidRPr="009C5220">
        <w:rPr>
          <w:rFonts w:cstheme="minorHAnsi"/>
        </w:rPr>
        <w:t>or</w:t>
      </w:r>
    </w:p>
    <w:p w14:paraId="22349C99" w14:textId="77777777" w:rsidR="00F30FEE" w:rsidRPr="009C5220" w:rsidRDefault="00F30FEE" w:rsidP="009C5220">
      <w:pPr>
        <w:pStyle w:val="ListParagraph"/>
        <w:ind w:left="1170" w:firstLine="90"/>
        <w:rPr>
          <w:rFonts w:cstheme="minorHAnsi"/>
        </w:rPr>
      </w:pPr>
      <w:r w:rsidRPr="009C5220">
        <w:rPr>
          <w:rFonts w:cstheme="minorHAnsi"/>
        </w:rPr>
        <w:t>tinymix -D 0 12 1</w:t>
      </w:r>
    </w:p>
    <w:p w14:paraId="5768535A" w14:textId="77777777" w:rsidR="00F30FEE" w:rsidRPr="009C5220" w:rsidRDefault="00F30FEE" w:rsidP="009C5220">
      <w:pPr>
        <w:pStyle w:val="ListParagraph"/>
        <w:ind w:left="1170" w:firstLine="90"/>
        <w:rPr>
          <w:rFonts w:cstheme="minorHAnsi"/>
        </w:rPr>
      </w:pPr>
    </w:p>
    <w:p w14:paraId="58527F42" w14:textId="77777777" w:rsidR="00F30FEE" w:rsidRPr="009C5220" w:rsidRDefault="00F30FEE" w:rsidP="009C5220">
      <w:pPr>
        <w:pStyle w:val="ListParagraph"/>
        <w:ind w:left="1170" w:firstLine="90"/>
        <w:rPr>
          <w:rFonts w:cstheme="minorHAnsi"/>
        </w:rPr>
      </w:pPr>
      <w:r w:rsidRPr="009C5220">
        <w:rPr>
          <w:rFonts w:cstheme="minorHAnsi"/>
        </w:rPr>
        <w:t>Value: 1 enable Equalizer control; 0: disable Equalizer control</w:t>
      </w:r>
    </w:p>
    <w:p w14:paraId="6FE8DF77" w14:textId="77777777" w:rsidR="00F30FEE" w:rsidRPr="009C5220" w:rsidRDefault="00F30FEE" w:rsidP="009C5220">
      <w:pPr>
        <w:pStyle w:val="ListParagraph"/>
        <w:ind w:left="1170" w:firstLine="90"/>
        <w:rPr>
          <w:rFonts w:cstheme="minorHAnsi"/>
        </w:rPr>
      </w:pPr>
    </w:p>
    <w:p w14:paraId="53D1C5ED" w14:textId="77777777" w:rsidR="00F30FEE" w:rsidRPr="009C5220" w:rsidRDefault="00F30FEE" w:rsidP="009C5220">
      <w:pPr>
        <w:pStyle w:val="ListParagraph"/>
        <w:numPr>
          <w:ilvl w:val="0"/>
          <w:numId w:val="16"/>
        </w:numPr>
        <w:spacing w:line="256" w:lineRule="auto"/>
        <w:ind w:left="900" w:hanging="180"/>
        <w:rPr>
          <w:rFonts w:cstheme="minorHAnsi"/>
        </w:rPr>
      </w:pPr>
      <w:r w:rsidRPr="009C5220">
        <w:rPr>
          <w:rFonts w:cstheme="minorHAnsi"/>
        </w:rPr>
        <w:t>Set Graphic Equalizer parameter:</w:t>
      </w:r>
    </w:p>
    <w:p w14:paraId="31A2EBF1" w14:textId="77777777" w:rsidR="00F30FEE" w:rsidRPr="009C5220" w:rsidRDefault="00F30FEE" w:rsidP="009C5220">
      <w:pPr>
        <w:pStyle w:val="ListParagraph"/>
        <w:ind w:left="1260"/>
        <w:rPr>
          <w:rFonts w:cstheme="minorHAnsi"/>
        </w:rPr>
      </w:pPr>
      <w:r w:rsidRPr="009C5220">
        <w:rPr>
          <w:rFonts w:cstheme="minorHAnsi"/>
        </w:rPr>
        <w:t>tinymix -D 0 PlaybackEQZControl 1 1 84886744 2 84886744 3 84886744 4 84886744 5 84886744</w:t>
      </w:r>
    </w:p>
    <w:p w14:paraId="52424408" w14:textId="77777777" w:rsidR="00F30FEE" w:rsidRPr="009C5220" w:rsidRDefault="00F30FEE" w:rsidP="009C5220">
      <w:pPr>
        <w:pStyle w:val="ListParagraph"/>
        <w:ind w:left="1260"/>
        <w:rPr>
          <w:rFonts w:cstheme="minorHAnsi"/>
        </w:rPr>
      </w:pPr>
      <w:r w:rsidRPr="009C5220">
        <w:rPr>
          <w:rFonts w:cstheme="minorHAnsi"/>
        </w:rPr>
        <w:t>or</w:t>
      </w:r>
    </w:p>
    <w:p w14:paraId="44EADE2D" w14:textId="7DA0D834" w:rsidR="00F30FEE" w:rsidRPr="00740209" w:rsidRDefault="00F30FEE" w:rsidP="00740209">
      <w:pPr>
        <w:pStyle w:val="ListParagraph"/>
        <w:ind w:left="1260"/>
        <w:rPr>
          <w:rFonts w:cstheme="minorHAnsi"/>
        </w:rPr>
      </w:pPr>
      <w:r w:rsidRPr="009C5220">
        <w:rPr>
          <w:rFonts w:cstheme="minorHAnsi"/>
        </w:rPr>
        <w:t>tinymix -D 0 10 1 1 84886744 2 84886744 3 84886744 4 84886744 5 84886744</w:t>
      </w:r>
    </w:p>
    <w:p w14:paraId="7FD0F4EE" w14:textId="4D57125E" w:rsidR="00F30FEE" w:rsidRPr="00740209" w:rsidRDefault="004106AB" w:rsidP="00740209">
      <w:pPr>
        <w:ind w:left="1260"/>
        <w:rPr>
          <w:rFonts w:cstheme="minorHAnsi"/>
        </w:rPr>
      </w:pPr>
      <w:r w:rsidRPr="009C5220">
        <w:rPr>
          <w:rFonts w:cstheme="minorHAnsi"/>
        </w:rPr>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0E515782"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Playback stream:</w:t>
      </w:r>
    </w:p>
    <w:p w14:paraId="6196DDC8" w14:textId="77777777" w:rsidR="00F30FEE" w:rsidRPr="009C5220" w:rsidRDefault="00F30FEE" w:rsidP="009C5220">
      <w:pPr>
        <w:pStyle w:val="ListParagraph"/>
        <w:ind w:left="1260"/>
        <w:rPr>
          <w:rFonts w:cstheme="minorHAnsi"/>
        </w:rPr>
      </w:pPr>
      <w:r w:rsidRPr="009C5220">
        <w:rPr>
          <w:rFonts w:cstheme="minorHAnsi"/>
        </w:rPr>
        <w:t>tinyplay thetest_FULL_s_48000_16.wav -D 0 -d 0 -p 1024</w:t>
      </w:r>
    </w:p>
    <w:p w14:paraId="73C72D66" w14:textId="77777777" w:rsidR="00F30FEE" w:rsidRPr="009C5220" w:rsidRDefault="00F30FEE" w:rsidP="009C5220">
      <w:pPr>
        <w:pStyle w:val="ListParagraph"/>
        <w:ind w:left="1260"/>
        <w:rPr>
          <w:rFonts w:cstheme="minorHAnsi"/>
        </w:rPr>
      </w:pPr>
    </w:p>
    <w:p w14:paraId="3B25A9E6"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2EF3C289" w14:textId="77777777" w:rsidR="00F30FEE" w:rsidRPr="009C5220" w:rsidRDefault="00F30FEE" w:rsidP="009C5220">
      <w:pPr>
        <w:pStyle w:val="ListParagraph"/>
        <w:ind w:left="1260"/>
        <w:rPr>
          <w:rFonts w:cstheme="minorHAnsi"/>
        </w:rPr>
      </w:pPr>
      <w:r w:rsidRPr="009C5220">
        <w:rPr>
          <w:rFonts w:cstheme="minorHAnsi"/>
        </w:rPr>
        <w:t>tinymix -D 0 PlaybackEQZControl</w:t>
      </w:r>
    </w:p>
    <w:p w14:paraId="587ABD69" w14:textId="77777777" w:rsidR="00F30FEE" w:rsidRPr="009C5220" w:rsidRDefault="00F30FEE" w:rsidP="009C5220">
      <w:pPr>
        <w:pStyle w:val="ListParagraph"/>
        <w:ind w:left="1260"/>
        <w:rPr>
          <w:rFonts w:cstheme="minorHAnsi"/>
        </w:rPr>
      </w:pPr>
    </w:p>
    <w:p w14:paraId="77C15575"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4EF8746C" w14:textId="1924FCCF" w:rsidR="00F30FEE" w:rsidRPr="009C5220" w:rsidRDefault="00F30FEE" w:rsidP="009C5220">
      <w:pPr>
        <w:pStyle w:val="ListParagraph"/>
        <w:ind w:left="1260"/>
        <w:rPr>
          <w:rFonts w:cstheme="minorHAnsi"/>
        </w:rPr>
      </w:pPr>
      <w:r w:rsidRPr="009C5220">
        <w:rPr>
          <w:rFonts w:cstheme="minorHAnsi"/>
        </w:rPr>
        <w:t>tinymix -D 0 PlaybackEQZSwitch</w:t>
      </w:r>
    </w:p>
    <w:p w14:paraId="3B035AEE" w14:textId="074A8F04" w:rsidR="009C5220" w:rsidRPr="000522A2" w:rsidRDefault="009C5220" w:rsidP="009C5220">
      <w:pPr>
        <w:pStyle w:val="Heading5"/>
        <w:rPr>
          <w:rFonts w:asciiTheme="minorHAnsi" w:hAnsiTheme="minorHAnsi" w:cstheme="minorHAnsi"/>
          <w:i/>
          <w:color w:val="auto"/>
          <w:lang w:val="vi-VN"/>
        </w:rPr>
      </w:pPr>
      <w:bookmarkStart w:id="18" w:name="_3.5.2._Equalizer_for"/>
      <w:bookmarkEnd w:id="18"/>
      <w:r w:rsidRPr="000522A2">
        <w:rPr>
          <w:rFonts w:asciiTheme="minorHAnsi" w:hAnsiTheme="minorHAnsi" w:cstheme="minorHAnsi"/>
          <w:i/>
          <w:color w:val="auto"/>
        </w:rPr>
        <w:t>3</w:t>
      </w:r>
      <w:r w:rsidRPr="000522A2">
        <w:rPr>
          <w:rFonts w:asciiTheme="minorHAnsi" w:hAnsiTheme="minorHAnsi" w:cstheme="minorHAnsi"/>
          <w:i/>
          <w:color w:val="auto"/>
          <w:lang w:val="vi-VN"/>
        </w:rPr>
        <w:t>.5.2. Equalizer for Capture</w:t>
      </w:r>
    </w:p>
    <w:p w14:paraId="3BB555F7" w14:textId="77777777" w:rsidR="009C5220" w:rsidRPr="009C5220" w:rsidRDefault="009C5220" w:rsidP="009C5220">
      <w:pPr>
        <w:rPr>
          <w:rFonts w:cstheme="minorHAnsi"/>
        </w:rPr>
      </w:pPr>
      <w:r w:rsidRPr="009C5220">
        <w:rPr>
          <w:rFonts w:cstheme="minorHAnsi"/>
        </w:rPr>
        <w:t>ADSP ALSA Driver supports setting Parametric Equalizer and Graphic Equalizer for record stream.</w:t>
      </w:r>
    </w:p>
    <w:p w14:paraId="36AFC46A" w14:textId="77777777" w:rsidR="009C5220" w:rsidRPr="009C5220" w:rsidRDefault="009C5220" w:rsidP="009C5220">
      <w:pPr>
        <w:rPr>
          <w:rFonts w:cstheme="minorHAnsi"/>
        </w:rPr>
      </w:pPr>
      <w:r w:rsidRPr="009C5220">
        <w:rPr>
          <w:rFonts w:cstheme="minorHAnsi"/>
        </w:rPr>
        <w:t>Equalizer plugin does not support setting in runtime. It only runs with frame size 1024.</w:t>
      </w:r>
    </w:p>
    <w:p w14:paraId="4703D934" w14:textId="77777777" w:rsidR="000522A2" w:rsidRPr="009C5220" w:rsidRDefault="000522A2" w:rsidP="000522A2">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t>Setting Parametric Equalizer</w:t>
      </w:r>
    </w:p>
    <w:p w14:paraId="79B075E8" w14:textId="77777777" w:rsidR="000522A2" w:rsidRPr="009C5220" w:rsidRDefault="000522A2" w:rsidP="000522A2">
      <w:pPr>
        <w:pStyle w:val="ListParagraph"/>
        <w:numPr>
          <w:ilvl w:val="0"/>
          <w:numId w:val="7"/>
        </w:numPr>
        <w:spacing w:line="256" w:lineRule="auto"/>
        <w:rPr>
          <w:rFonts w:cstheme="minorHAnsi"/>
        </w:rPr>
      </w:pPr>
      <w:r w:rsidRPr="009C5220">
        <w:rPr>
          <w:rFonts w:cstheme="minorHAnsi"/>
        </w:rPr>
        <w:t>Setting flow</w:t>
      </w:r>
    </w:p>
    <w:p w14:paraId="01A83335"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Enable Equalizer control</w:t>
      </w:r>
    </w:p>
    <w:p w14:paraId="2CC1175A" w14:textId="77777777" w:rsidR="000522A2" w:rsidRPr="009C5220" w:rsidRDefault="000522A2" w:rsidP="000522A2">
      <w:pPr>
        <w:pStyle w:val="ListParagraph"/>
        <w:ind w:left="1170" w:firstLine="90"/>
        <w:rPr>
          <w:rFonts w:cstheme="minorHAnsi"/>
        </w:rPr>
      </w:pPr>
      <w:r w:rsidRPr="009C5220">
        <w:rPr>
          <w:rFonts w:cstheme="minorHAnsi"/>
        </w:rPr>
        <w:t>tinymix -D 0 CaptureEQZSwitch 1</w:t>
      </w:r>
    </w:p>
    <w:p w14:paraId="06A999C9" w14:textId="77777777" w:rsidR="000522A2" w:rsidRPr="009C5220" w:rsidRDefault="000522A2" w:rsidP="000522A2">
      <w:pPr>
        <w:pStyle w:val="ListParagraph"/>
        <w:ind w:left="1170" w:firstLine="90"/>
        <w:rPr>
          <w:rFonts w:cstheme="minorHAnsi"/>
        </w:rPr>
      </w:pPr>
      <w:r w:rsidRPr="009C5220">
        <w:rPr>
          <w:rFonts w:cstheme="minorHAnsi"/>
        </w:rPr>
        <w:t>or</w:t>
      </w:r>
    </w:p>
    <w:p w14:paraId="337D7AF1" w14:textId="77777777" w:rsidR="000522A2" w:rsidRPr="009C5220" w:rsidRDefault="000522A2" w:rsidP="000522A2">
      <w:pPr>
        <w:pStyle w:val="ListParagraph"/>
        <w:ind w:left="1170" w:firstLine="90"/>
        <w:rPr>
          <w:rFonts w:cstheme="minorHAnsi"/>
        </w:rPr>
      </w:pPr>
      <w:r w:rsidRPr="009C5220">
        <w:rPr>
          <w:rFonts w:cstheme="minorHAnsi"/>
        </w:rPr>
        <w:t>tinymix -D 0 13 1</w:t>
      </w:r>
    </w:p>
    <w:p w14:paraId="6FE2333F" w14:textId="77777777" w:rsidR="000522A2" w:rsidRPr="009C5220" w:rsidRDefault="000522A2" w:rsidP="000522A2">
      <w:pPr>
        <w:pStyle w:val="ListParagraph"/>
        <w:ind w:left="1170" w:firstLine="90"/>
        <w:rPr>
          <w:rFonts w:cstheme="minorHAnsi"/>
        </w:rPr>
      </w:pPr>
    </w:p>
    <w:p w14:paraId="53D4E937" w14:textId="77777777" w:rsidR="000522A2" w:rsidRPr="009C5220" w:rsidRDefault="000522A2" w:rsidP="000522A2">
      <w:pPr>
        <w:pStyle w:val="ListParagraph"/>
        <w:ind w:left="1170" w:firstLine="90"/>
        <w:rPr>
          <w:rFonts w:cstheme="minorHAnsi"/>
        </w:rPr>
      </w:pPr>
      <w:r w:rsidRPr="009C5220">
        <w:rPr>
          <w:rFonts w:cstheme="minorHAnsi"/>
        </w:rPr>
        <w:t>Value 1: enable Equalizer control; 0: disable Equalizer control</w:t>
      </w:r>
    </w:p>
    <w:p w14:paraId="2A03C5D0" w14:textId="77777777" w:rsidR="000522A2" w:rsidRPr="009C5220" w:rsidRDefault="000522A2" w:rsidP="000522A2">
      <w:pPr>
        <w:pStyle w:val="ListParagraph"/>
        <w:ind w:left="1170" w:firstLine="90"/>
        <w:rPr>
          <w:rFonts w:cstheme="minorHAnsi"/>
        </w:rPr>
      </w:pPr>
    </w:p>
    <w:p w14:paraId="6DC88670"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Set Parametric Equalizer</w:t>
      </w:r>
    </w:p>
    <w:p w14:paraId="40DA7AA3" w14:textId="77777777" w:rsidR="000522A2" w:rsidRPr="009C5220" w:rsidRDefault="000522A2" w:rsidP="000522A2">
      <w:pPr>
        <w:pStyle w:val="ListParagraph"/>
        <w:ind w:left="1260"/>
        <w:rPr>
          <w:rFonts w:cstheme="minorHAnsi"/>
        </w:rPr>
      </w:pPr>
      <w:r w:rsidRPr="009C5220">
        <w:rPr>
          <w:rFonts w:cstheme="minorHAnsi"/>
        </w:rPr>
        <w:t>tinymix -D 0 CaptureEQZControl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189F941D" w14:textId="77777777" w:rsidR="000522A2" w:rsidRPr="009C5220" w:rsidRDefault="000522A2" w:rsidP="000522A2">
      <w:pPr>
        <w:pStyle w:val="ListParagraph"/>
        <w:ind w:left="1260"/>
        <w:rPr>
          <w:rFonts w:cstheme="minorHAnsi"/>
        </w:rPr>
      </w:pPr>
      <w:r w:rsidRPr="009C5220">
        <w:rPr>
          <w:rFonts w:cstheme="minorHAnsi"/>
        </w:rPr>
        <w:t>or</w:t>
      </w:r>
    </w:p>
    <w:p w14:paraId="3D01C84B" w14:textId="77777777" w:rsidR="000522A2" w:rsidRPr="009C5220" w:rsidRDefault="000522A2" w:rsidP="000522A2">
      <w:pPr>
        <w:pStyle w:val="ListParagraph"/>
        <w:ind w:left="1260"/>
        <w:rPr>
          <w:rFonts w:cstheme="minorHAnsi"/>
        </w:rPr>
      </w:pPr>
      <w:r w:rsidRPr="009C5220">
        <w:rPr>
          <w:rFonts w:cstheme="minorHAnsi"/>
        </w:rPr>
        <w:t>tinymix -D 0 11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086DC216" w14:textId="77777777" w:rsidR="000522A2" w:rsidRPr="009C5220" w:rsidRDefault="000522A2" w:rsidP="000522A2">
      <w:pPr>
        <w:pStyle w:val="ListParagraph"/>
        <w:ind w:left="1260"/>
        <w:rPr>
          <w:rFonts w:cstheme="minorHAnsi"/>
        </w:rPr>
      </w:pPr>
    </w:p>
    <w:p w14:paraId="75BB7B7D" w14:textId="64CBDD2E" w:rsidR="000522A2" w:rsidRPr="00740209" w:rsidRDefault="004106AB" w:rsidP="000522A2">
      <w:pPr>
        <w:ind w:left="1260"/>
        <w:rPr>
          <w:rFonts w:cstheme="minorHAnsi"/>
        </w:rPr>
      </w:pPr>
      <w:r w:rsidRPr="009C5220">
        <w:rPr>
          <w:rFonts w:cstheme="minorHAnsi"/>
        </w:rPr>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347D5EC6"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Record stream:</w:t>
      </w:r>
    </w:p>
    <w:p w14:paraId="48A9AF37" w14:textId="77777777" w:rsidR="000522A2" w:rsidRPr="009C5220" w:rsidRDefault="000522A2" w:rsidP="000522A2">
      <w:pPr>
        <w:pStyle w:val="ListParagraph"/>
        <w:ind w:left="1260"/>
        <w:rPr>
          <w:rFonts w:cstheme="minorHAnsi"/>
        </w:rPr>
      </w:pPr>
      <w:r w:rsidRPr="009C5220">
        <w:rPr>
          <w:rFonts w:cstheme="minorHAnsi"/>
        </w:rPr>
        <w:t>tinycap cap_s_32000_16.wav -D 0 -d 0 -c2 -r32000 -b 16 -T 5 -p 1024</w:t>
      </w:r>
    </w:p>
    <w:p w14:paraId="30B3B04A" w14:textId="77777777" w:rsidR="000522A2" w:rsidRPr="009C5220" w:rsidRDefault="000522A2" w:rsidP="000522A2">
      <w:pPr>
        <w:pStyle w:val="ListParagraph"/>
        <w:ind w:left="1260"/>
        <w:rPr>
          <w:rFonts w:cstheme="minorHAnsi"/>
        </w:rPr>
      </w:pPr>
    </w:p>
    <w:p w14:paraId="787EE284"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36C4E7C7" w14:textId="77777777" w:rsidR="000522A2" w:rsidRPr="009C5220" w:rsidRDefault="000522A2" w:rsidP="000522A2">
      <w:pPr>
        <w:pStyle w:val="ListParagraph"/>
        <w:ind w:left="1260"/>
        <w:rPr>
          <w:rFonts w:cstheme="minorHAnsi"/>
        </w:rPr>
      </w:pPr>
      <w:r w:rsidRPr="009C5220">
        <w:rPr>
          <w:rFonts w:cstheme="minorHAnsi"/>
        </w:rPr>
        <w:t>tinymix -D 0 CaptureEQZControl</w:t>
      </w:r>
    </w:p>
    <w:p w14:paraId="3AFC80A7" w14:textId="77777777" w:rsidR="000522A2" w:rsidRPr="009C5220" w:rsidRDefault="000522A2" w:rsidP="000522A2">
      <w:pPr>
        <w:pStyle w:val="ListParagraph"/>
        <w:ind w:left="1260"/>
        <w:rPr>
          <w:rFonts w:cstheme="minorHAnsi"/>
        </w:rPr>
      </w:pPr>
    </w:p>
    <w:p w14:paraId="03E06BD3"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5395395F" w14:textId="77777777" w:rsidR="000522A2" w:rsidRPr="009C5220" w:rsidRDefault="000522A2" w:rsidP="000522A2">
      <w:pPr>
        <w:pStyle w:val="ListParagraph"/>
        <w:ind w:left="1260"/>
        <w:rPr>
          <w:rFonts w:cstheme="minorHAnsi"/>
        </w:rPr>
      </w:pPr>
      <w:r w:rsidRPr="009C5220">
        <w:rPr>
          <w:rFonts w:cstheme="minorHAnsi"/>
        </w:rPr>
        <w:t>tinymix -D 0 CaptureEQZSwitch</w:t>
      </w:r>
    </w:p>
    <w:p w14:paraId="0AAAC326" w14:textId="77777777" w:rsidR="000522A2" w:rsidRPr="009C5220" w:rsidRDefault="000522A2" w:rsidP="000522A2">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lastRenderedPageBreak/>
        <w:t>Setting Graphic Equalizer</w:t>
      </w:r>
    </w:p>
    <w:p w14:paraId="540D2D5E" w14:textId="77777777" w:rsidR="000522A2" w:rsidRPr="009C5220" w:rsidRDefault="000522A2" w:rsidP="000522A2">
      <w:pPr>
        <w:pStyle w:val="ListParagraph"/>
        <w:numPr>
          <w:ilvl w:val="0"/>
          <w:numId w:val="7"/>
        </w:numPr>
        <w:spacing w:line="256" w:lineRule="auto"/>
        <w:rPr>
          <w:rFonts w:cstheme="minorHAnsi"/>
        </w:rPr>
      </w:pPr>
      <w:r w:rsidRPr="009C5220">
        <w:rPr>
          <w:rFonts w:cstheme="minorHAnsi"/>
        </w:rPr>
        <w:t>Setting flow</w:t>
      </w:r>
    </w:p>
    <w:p w14:paraId="18926191" w14:textId="77777777" w:rsidR="000522A2" w:rsidRPr="009C5220" w:rsidRDefault="000522A2" w:rsidP="000522A2">
      <w:pPr>
        <w:pStyle w:val="ListParagraph"/>
        <w:numPr>
          <w:ilvl w:val="0"/>
          <w:numId w:val="16"/>
        </w:numPr>
        <w:spacing w:line="256" w:lineRule="auto"/>
        <w:ind w:left="900" w:hanging="180"/>
        <w:rPr>
          <w:rFonts w:cstheme="minorHAnsi"/>
        </w:rPr>
      </w:pPr>
      <w:r w:rsidRPr="009C5220">
        <w:rPr>
          <w:rFonts w:cstheme="minorHAnsi"/>
        </w:rPr>
        <w:t>Enable Equalizer control</w:t>
      </w:r>
    </w:p>
    <w:p w14:paraId="42B5B92A" w14:textId="77777777" w:rsidR="000522A2" w:rsidRPr="009C5220" w:rsidRDefault="000522A2" w:rsidP="000522A2">
      <w:pPr>
        <w:pStyle w:val="ListParagraph"/>
        <w:ind w:left="1170" w:firstLine="90"/>
        <w:rPr>
          <w:rFonts w:cstheme="minorHAnsi"/>
        </w:rPr>
      </w:pPr>
      <w:r w:rsidRPr="009C5220">
        <w:rPr>
          <w:rFonts w:cstheme="minorHAnsi"/>
        </w:rPr>
        <w:t>tinymix -D 0 CaptureEQZSwitch 1</w:t>
      </w:r>
    </w:p>
    <w:p w14:paraId="508D50A8" w14:textId="77777777" w:rsidR="000522A2" w:rsidRPr="009C5220" w:rsidRDefault="000522A2" w:rsidP="000522A2">
      <w:pPr>
        <w:pStyle w:val="ListParagraph"/>
        <w:ind w:left="1170" w:firstLine="90"/>
        <w:rPr>
          <w:rFonts w:cstheme="minorHAnsi"/>
        </w:rPr>
      </w:pPr>
      <w:r w:rsidRPr="009C5220">
        <w:rPr>
          <w:rFonts w:cstheme="minorHAnsi"/>
        </w:rPr>
        <w:t>or</w:t>
      </w:r>
    </w:p>
    <w:p w14:paraId="585C130C" w14:textId="77777777" w:rsidR="000522A2" w:rsidRPr="009C5220" w:rsidRDefault="000522A2" w:rsidP="000522A2">
      <w:pPr>
        <w:pStyle w:val="ListParagraph"/>
        <w:ind w:left="1170" w:firstLine="90"/>
        <w:rPr>
          <w:rFonts w:cstheme="minorHAnsi"/>
        </w:rPr>
      </w:pPr>
      <w:r w:rsidRPr="009C5220">
        <w:rPr>
          <w:rFonts w:cstheme="minorHAnsi"/>
        </w:rPr>
        <w:t>tinymix -D 0 13 1</w:t>
      </w:r>
    </w:p>
    <w:p w14:paraId="5F53A147" w14:textId="77777777" w:rsidR="000522A2" w:rsidRPr="009C5220" w:rsidRDefault="000522A2" w:rsidP="000522A2">
      <w:pPr>
        <w:pStyle w:val="ListParagraph"/>
        <w:ind w:left="1170" w:firstLine="90"/>
        <w:rPr>
          <w:rFonts w:cstheme="minorHAnsi"/>
        </w:rPr>
      </w:pPr>
    </w:p>
    <w:p w14:paraId="265F0C8B" w14:textId="77777777" w:rsidR="000522A2" w:rsidRPr="009C5220" w:rsidRDefault="000522A2" w:rsidP="000522A2">
      <w:pPr>
        <w:pStyle w:val="ListParagraph"/>
        <w:ind w:left="1170" w:firstLine="90"/>
        <w:rPr>
          <w:rFonts w:cstheme="minorHAnsi"/>
        </w:rPr>
      </w:pPr>
      <w:r w:rsidRPr="009C5220">
        <w:rPr>
          <w:rFonts w:cstheme="minorHAnsi"/>
        </w:rPr>
        <w:t>Value 1 to enable, 0 to disable Equalizer control</w:t>
      </w:r>
    </w:p>
    <w:p w14:paraId="2770EB9E" w14:textId="77777777" w:rsidR="000522A2" w:rsidRPr="009C5220" w:rsidRDefault="000522A2" w:rsidP="000522A2">
      <w:pPr>
        <w:pStyle w:val="ListParagraph"/>
        <w:ind w:left="1170" w:firstLine="90"/>
        <w:rPr>
          <w:rFonts w:cstheme="minorHAnsi"/>
        </w:rPr>
      </w:pPr>
    </w:p>
    <w:p w14:paraId="320BCBF0" w14:textId="77777777" w:rsidR="000522A2" w:rsidRPr="009C5220" w:rsidRDefault="000522A2" w:rsidP="000522A2">
      <w:pPr>
        <w:pStyle w:val="ListParagraph"/>
        <w:numPr>
          <w:ilvl w:val="0"/>
          <w:numId w:val="16"/>
        </w:numPr>
        <w:spacing w:line="256" w:lineRule="auto"/>
        <w:ind w:left="900" w:hanging="180"/>
        <w:rPr>
          <w:rFonts w:cstheme="minorHAnsi"/>
        </w:rPr>
      </w:pPr>
      <w:r w:rsidRPr="009C5220">
        <w:rPr>
          <w:rFonts w:cstheme="minorHAnsi"/>
        </w:rPr>
        <w:t>Set Graphic Equalizer parameter:</w:t>
      </w:r>
    </w:p>
    <w:p w14:paraId="099B913B" w14:textId="77777777" w:rsidR="000522A2" w:rsidRPr="009C5220" w:rsidRDefault="000522A2" w:rsidP="000522A2">
      <w:pPr>
        <w:pStyle w:val="ListParagraph"/>
        <w:ind w:left="1260"/>
        <w:rPr>
          <w:rFonts w:cstheme="minorHAnsi"/>
        </w:rPr>
      </w:pPr>
      <w:r w:rsidRPr="009C5220">
        <w:rPr>
          <w:rFonts w:cstheme="minorHAnsi"/>
        </w:rPr>
        <w:t>tinymix -D 0 CaptureEQZControl 1 1 84886744 2 84886744 3 84886744 4 84886744 5 84886744</w:t>
      </w:r>
    </w:p>
    <w:p w14:paraId="301F2C26" w14:textId="77777777" w:rsidR="000522A2" w:rsidRPr="009C5220" w:rsidRDefault="000522A2" w:rsidP="000522A2">
      <w:pPr>
        <w:pStyle w:val="ListParagraph"/>
        <w:ind w:left="1170" w:firstLine="90"/>
        <w:rPr>
          <w:rFonts w:cstheme="minorHAnsi"/>
        </w:rPr>
      </w:pPr>
      <w:r w:rsidRPr="009C5220">
        <w:rPr>
          <w:rFonts w:cstheme="minorHAnsi"/>
        </w:rPr>
        <w:t>or</w:t>
      </w:r>
    </w:p>
    <w:p w14:paraId="36ED6B9F" w14:textId="77777777" w:rsidR="000522A2" w:rsidRPr="009C5220" w:rsidRDefault="000522A2" w:rsidP="000522A2">
      <w:pPr>
        <w:pStyle w:val="ListParagraph"/>
        <w:ind w:left="1260"/>
        <w:rPr>
          <w:rFonts w:cstheme="minorHAnsi"/>
        </w:rPr>
      </w:pPr>
      <w:r w:rsidRPr="009C5220">
        <w:rPr>
          <w:rFonts w:cstheme="minorHAnsi"/>
        </w:rPr>
        <w:t>tinymix -D 0 11 1 1 84886744 2 84886744 3 84886744 4 84886744 5 84886744</w:t>
      </w:r>
    </w:p>
    <w:p w14:paraId="4D4686FB" w14:textId="77777777" w:rsidR="000522A2" w:rsidRPr="009C5220" w:rsidRDefault="000522A2" w:rsidP="000522A2">
      <w:pPr>
        <w:pStyle w:val="ListParagraph"/>
        <w:ind w:left="1260"/>
        <w:rPr>
          <w:rFonts w:cstheme="minorHAnsi"/>
        </w:rPr>
      </w:pPr>
    </w:p>
    <w:p w14:paraId="25B52B52" w14:textId="6DC343F4" w:rsidR="000522A2" w:rsidRPr="009C5220" w:rsidRDefault="004106AB" w:rsidP="000522A2">
      <w:pPr>
        <w:pStyle w:val="ListParagraph"/>
        <w:ind w:left="1260"/>
        <w:rPr>
          <w:rFonts w:cstheme="minorHAnsi"/>
        </w:rPr>
      </w:pPr>
      <w:r w:rsidRPr="009C5220">
        <w:rPr>
          <w:rFonts w:cstheme="minorHAnsi"/>
        </w:rPr>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324B9DFD" w14:textId="77777777" w:rsidR="000522A2" w:rsidRPr="009C5220" w:rsidRDefault="000522A2" w:rsidP="000522A2">
      <w:pPr>
        <w:pStyle w:val="ListParagraph"/>
        <w:ind w:left="1260"/>
        <w:rPr>
          <w:rFonts w:cstheme="minorHAnsi"/>
        </w:rPr>
      </w:pPr>
    </w:p>
    <w:p w14:paraId="19F8CB67"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Record stream:</w:t>
      </w:r>
    </w:p>
    <w:p w14:paraId="789FF5BF" w14:textId="77777777" w:rsidR="000522A2" w:rsidRPr="009C5220" w:rsidRDefault="000522A2" w:rsidP="000522A2">
      <w:pPr>
        <w:pStyle w:val="ListParagraph"/>
        <w:ind w:left="1260"/>
        <w:rPr>
          <w:rFonts w:cstheme="minorHAnsi"/>
        </w:rPr>
      </w:pPr>
      <w:r w:rsidRPr="009C5220">
        <w:rPr>
          <w:rFonts w:cstheme="minorHAnsi"/>
        </w:rPr>
        <w:t xml:space="preserve">tinycap cap_s_32000_16.wav -D 0 -d 0 -c2 -r32000 -b 16 -T </w:t>
      </w:r>
      <w:proofErr w:type="gramStart"/>
      <w:r w:rsidRPr="009C5220">
        <w:rPr>
          <w:rFonts w:cstheme="minorHAnsi"/>
        </w:rPr>
        <w:t>5  -</w:t>
      </w:r>
      <w:proofErr w:type="gramEnd"/>
      <w:r w:rsidRPr="009C5220">
        <w:rPr>
          <w:rFonts w:cstheme="minorHAnsi"/>
        </w:rPr>
        <w:t>p 1024</w:t>
      </w:r>
    </w:p>
    <w:p w14:paraId="2BA39D98" w14:textId="77777777" w:rsidR="000522A2" w:rsidRPr="009C5220" w:rsidRDefault="000522A2" w:rsidP="000522A2">
      <w:pPr>
        <w:pStyle w:val="ListParagraph"/>
        <w:ind w:left="1260"/>
        <w:rPr>
          <w:rFonts w:cstheme="minorHAnsi"/>
        </w:rPr>
      </w:pPr>
    </w:p>
    <w:p w14:paraId="3EE197C7"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6F8872AD" w14:textId="77777777" w:rsidR="000522A2" w:rsidRPr="009C5220" w:rsidRDefault="000522A2" w:rsidP="000522A2">
      <w:pPr>
        <w:pStyle w:val="ListParagraph"/>
        <w:ind w:left="1260"/>
        <w:rPr>
          <w:rFonts w:cstheme="minorHAnsi"/>
        </w:rPr>
      </w:pPr>
      <w:r w:rsidRPr="009C5220">
        <w:rPr>
          <w:rFonts w:cstheme="minorHAnsi"/>
        </w:rPr>
        <w:t>tinymix -D 0 CaptureEQZControl</w:t>
      </w:r>
    </w:p>
    <w:p w14:paraId="60A43854" w14:textId="77777777" w:rsidR="000522A2" w:rsidRPr="009C5220" w:rsidRDefault="000522A2" w:rsidP="000522A2">
      <w:pPr>
        <w:pStyle w:val="ListParagraph"/>
        <w:ind w:left="1170" w:firstLine="90"/>
        <w:rPr>
          <w:rFonts w:cstheme="minorHAnsi"/>
        </w:rPr>
      </w:pPr>
      <w:r w:rsidRPr="009C5220">
        <w:rPr>
          <w:rFonts w:cstheme="minorHAnsi"/>
        </w:rPr>
        <w:t>or</w:t>
      </w:r>
    </w:p>
    <w:p w14:paraId="1711D47F" w14:textId="77777777" w:rsidR="000522A2" w:rsidRPr="009C5220" w:rsidRDefault="000522A2" w:rsidP="000522A2">
      <w:pPr>
        <w:pStyle w:val="ListParagraph"/>
        <w:ind w:left="1260"/>
        <w:rPr>
          <w:rFonts w:cstheme="minorHAnsi"/>
        </w:rPr>
      </w:pPr>
      <w:r w:rsidRPr="009C5220">
        <w:rPr>
          <w:rFonts w:cstheme="minorHAnsi"/>
        </w:rPr>
        <w:t>tinymix -D 0 11</w:t>
      </w:r>
    </w:p>
    <w:p w14:paraId="2211C7C8" w14:textId="77777777" w:rsidR="000522A2" w:rsidRPr="009C5220" w:rsidRDefault="000522A2" w:rsidP="000522A2">
      <w:pPr>
        <w:pStyle w:val="ListParagraph"/>
        <w:ind w:left="1260"/>
        <w:rPr>
          <w:rFonts w:cstheme="minorHAnsi"/>
        </w:rPr>
      </w:pPr>
    </w:p>
    <w:p w14:paraId="1F2A0D9D"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2B58FE3A" w14:textId="77777777" w:rsidR="000522A2" w:rsidRPr="009C5220" w:rsidRDefault="000522A2" w:rsidP="000522A2">
      <w:pPr>
        <w:pStyle w:val="ListParagraph"/>
        <w:ind w:left="1260"/>
        <w:rPr>
          <w:rFonts w:cstheme="minorHAnsi"/>
        </w:rPr>
      </w:pPr>
      <w:r w:rsidRPr="009C5220">
        <w:rPr>
          <w:rFonts w:cstheme="minorHAnsi"/>
        </w:rPr>
        <w:t>tinymix -D 0 CaptureEQZSwitch</w:t>
      </w:r>
    </w:p>
    <w:p w14:paraId="101DC7C5" w14:textId="77777777" w:rsidR="000522A2" w:rsidRPr="009C5220" w:rsidRDefault="000522A2" w:rsidP="000522A2">
      <w:pPr>
        <w:pStyle w:val="ListParagraph"/>
        <w:ind w:left="1170" w:firstLine="90"/>
        <w:rPr>
          <w:rFonts w:cstheme="minorHAnsi"/>
        </w:rPr>
      </w:pPr>
      <w:r w:rsidRPr="009C5220">
        <w:rPr>
          <w:rFonts w:cstheme="minorHAnsi"/>
        </w:rPr>
        <w:t>or</w:t>
      </w:r>
    </w:p>
    <w:p w14:paraId="61859C18" w14:textId="77777777" w:rsidR="000522A2" w:rsidRPr="009C5220" w:rsidRDefault="000522A2" w:rsidP="000522A2">
      <w:pPr>
        <w:pStyle w:val="ListParagraph"/>
        <w:ind w:left="1260"/>
        <w:rPr>
          <w:rFonts w:cstheme="minorHAnsi"/>
        </w:rPr>
      </w:pPr>
      <w:r w:rsidRPr="009C5220">
        <w:rPr>
          <w:rFonts w:cstheme="minorHAnsi"/>
        </w:rPr>
        <w:t>tinymix -D 0 13</w:t>
      </w:r>
    </w:p>
    <w:p w14:paraId="5DC22227" w14:textId="77777777" w:rsidR="000522A2" w:rsidRPr="009C5220" w:rsidRDefault="000522A2" w:rsidP="000522A2">
      <w:pPr>
        <w:rPr>
          <w:rFonts w:cstheme="minorHAnsi"/>
          <w:b/>
          <w:lang w:val="vi-VN"/>
        </w:rPr>
      </w:pPr>
    </w:p>
    <w:p w14:paraId="1CE98340" w14:textId="7CB22087" w:rsidR="00253D80" w:rsidRPr="009C5220" w:rsidRDefault="000522A2" w:rsidP="00253D80">
      <w:pPr>
        <w:pStyle w:val="Heading6"/>
        <w:rPr>
          <w:rFonts w:cstheme="minorHAnsi"/>
          <w:lang w:val="vi-VN"/>
        </w:rPr>
      </w:pPr>
      <w:bookmarkStart w:id="19" w:name="_Apendix"/>
      <w:bookmarkEnd w:id="19"/>
      <w:r w:rsidRPr="009C5220">
        <w:rPr>
          <w:rFonts w:asciiTheme="minorHAnsi" w:hAnsiTheme="minorHAnsi" w:cstheme="minorHAnsi"/>
          <w:i/>
          <w:color w:val="auto"/>
        </w:rPr>
        <w:br w:type="page"/>
      </w:r>
    </w:p>
    <w:p w14:paraId="3EF20CDE" w14:textId="19BBE68C" w:rsidR="005179AB" w:rsidRPr="00740209" w:rsidRDefault="005179AB" w:rsidP="005179AB">
      <w:pPr>
        <w:pStyle w:val="Heading5"/>
        <w:rPr>
          <w:rFonts w:asciiTheme="minorHAnsi" w:hAnsiTheme="minorHAnsi" w:cstheme="minorHAnsi"/>
          <w:color w:val="auto"/>
        </w:rPr>
      </w:pPr>
      <w:bookmarkStart w:id="20" w:name="_3.5.3._Apendix"/>
      <w:bookmarkEnd w:id="20"/>
      <w:r>
        <w:rPr>
          <w:rFonts w:asciiTheme="minorHAnsi" w:hAnsiTheme="minorHAnsi" w:cstheme="minorHAnsi"/>
          <w:i/>
          <w:color w:val="auto"/>
        </w:rPr>
        <w:lastRenderedPageBreak/>
        <w:t xml:space="preserve">3.5.3. </w:t>
      </w:r>
      <w:r w:rsidRPr="009C5220">
        <w:rPr>
          <w:rFonts w:asciiTheme="minorHAnsi" w:hAnsiTheme="minorHAnsi" w:cstheme="minorHAnsi"/>
          <w:i/>
          <w:color w:val="auto"/>
        </w:rPr>
        <w:t>Apendix</w:t>
      </w:r>
    </w:p>
    <w:p w14:paraId="66E4722B" w14:textId="77777777" w:rsidR="005179AB" w:rsidRPr="009C5220" w:rsidRDefault="005179AB" w:rsidP="005179AB">
      <w:pPr>
        <w:rPr>
          <w:rFonts w:cstheme="minorHAnsi"/>
          <w:i/>
          <w:u w:val="single"/>
        </w:rPr>
      </w:pPr>
      <w:bookmarkStart w:id="21" w:name="_Toc9343692"/>
      <w:bookmarkStart w:id="22" w:name="_Ref535593292"/>
      <w:bookmarkStart w:id="23" w:name="_Ref535592985"/>
      <w:bookmarkStart w:id="24" w:name="_Ref535592966"/>
      <w:r w:rsidRPr="009C5220">
        <w:rPr>
          <w:rFonts w:cstheme="minorHAnsi"/>
          <w:i/>
          <w:u w:val="single"/>
        </w:rPr>
        <w:t>Set Equalizer parameters of hardware</w:t>
      </w:r>
      <w:bookmarkEnd w:id="21"/>
      <w:bookmarkEnd w:id="22"/>
      <w:bookmarkEnd w:id="23"/>
      <w:bookmarkEnd w:id="24"/>
    </w:p>
    <w:p w14:paraId="64FCCD6F" w14:textId="77777777" w:rsidR="005179AB" w:rsidRPr="009C5220" w:rsidRDefault="005179AB" w:rsidP="005179AB">
      <w:pPr>
        <w:rPr>
          <w:rFonts w:cstheme="minorHAnsi"/>
        </w:rPr>
      </w:pPr>
      <w:r w:rsidRPr="009C5220">
        <w:rPr>
          <w:rFonts w:cstheme="minorHAnsi"/>
        </w:rPr>
        <w:t xml:space="preserve">In playback case, the control name </w:t>
      </w:r>
      <w:proofErr w:type="gramStart"/>
      <w:r w:rsidRPr="009C5220">
        <w:rPr>
          <w:rFonts w:cstheme="minorHAnsi"/>
        </w:rPr>
        <w:t xml:space="preserve">is </w:t>
      </w:r>
      <w:r w:rsidRPr="009C5220">
        <w:rPr>
          <w:rFonts w:cstheme="minorHAnsi"/>
          <w:b/>
        </w:rPr>
        <w:t>”</w:t>
      </w:r>
      <w:proofErr w:type="gramEnd"/>
      <w:r w:rsidR="00CC0666">
        <w:fldChar w:fldCharType="begin"/>
      </w:r>
      <w:r w:rsidR="00CC0666">
        <w:instrText xml:space="preserve"> HYPERLINK \l "_3.5.1._Equalizer_for" </w:instrText>
      </w:r>
      <w:r w:rsidR="00CC0666">
        <w:fldChar w:fldCharType="separate"/>
      </w:r>
      <w:r w:rsidRPr="00253D80">
        <w:rPr>
          <w:rStyle w:val="Hyperlink"/>
          <w:rFonts w:cstheme="minorHAnsi"/>
          <w:b/>
        </w:rPr>
        <w:t>PlaybackEQZControl</w:t>
      </w:r>
      <w:r w:rsidR="00CC0666">
        <w:rPr>
          <w:rStyle w:val="Hyperlink"/>
          <w:rFonts w:cstheme="minorHAnsi"/>
          <w:b/>
        </w:rPr>
        <w:fldChar w:fldCharType="end"/>
      </w:r>
      <w:r w:rsidRPr="009C5220">
        <w:rPr>
          <w:rFonts w:cstheme="minorHAnsi"/>
          <w:b/>
        </w:rPr>
        <w:t>”</w:t>
      </w:r>
      <w:r w:rsidRPr="009C5220">
        <w:rPr>
          <w:rFonts w:cstheme="minorHAnsi"/>
        </w:rPr>
        <w:t>. This string maps to the control defined in ADSP ALSA Driver.</w:t>
      </w:r>
    </w:p>
    <w:p w14:paraId="51621827" w14:textId="77777777" w:rsidR="005179AB" w:rsidRPr="009C5220" w:rsidRDefault="005179AB" w:rsidP="005179AB">
      <w:pPr>
        <w:rPr>
          <w:rFonts w:cstheme="minorHAnsi"/>
        </w:rPr>
      </w:pPr>
      <w:r w:rsidRPr="009C5220">
        <w:rPr>
          <w:rFonts w:cstheme="minorHAnsi"/>
        </w:rPr>
        <w:t xml:space="preserve">In capture case, the control name </w:t>
      </w:r>
      <w:proofErr w:type="gramStart"/>
      <w:r w:rsidRPr="009C5220">
        <w:rPr>
          <w:rFonts w:cstheme="minorHAnsi"/>
        </w:rPr>
        <w:t xml:space="preserve">is </w:t>
      </w:r>
      <w:r w:rsidRPr="009C5220">
        <w:rPr>
          <w:rFonts w:cstheme="minorHAnsi"/>
          <w:b/>
        </w:rPr>
        <w:t>”</w:t>
      </w:r>
      <w:proofErr w:type="gramEnd"/>
      <w:r w:rsidR="00CC0666">
        <w:fldChar w:fldCharType="begin"/>
      </w:r>
      <w:r w:rsidR="00CC0666">
        <w:instrText xml:space="preserve"> HYPERLINK \l "_3.5.2._Equalizer_for" </w:instrText>
      </w:r>
      <w:r w:rsidR="00CC0666">
        <w:fldChar w:fldCharType="separate"/>
      </w:r>
      <w:r w:rsidRPr="00253D80">
        <w:rPr>
          <w:rStyle w:val="Hyperlink"/>
          <w:rFonts w:cstheme="minorHAnsi"/>
          <w:b/>
        </w:rPr>
        <w:t>CaptureEQZControl</w:t>
      </w:r>
      <w:r w:rsidR="00CC0666">
        <w:rPr>
          <w:rStyle w:val="Hyperlink"/>
          <w:rFonts w:cstheme="minorHAnsi"/>
          <w:b/>
        </w:rPr>
        <w:fldChar w:fldCharType="end"/>
      </w:r>
      <w:r w:rsidRPr="009C5220">
        <w:rPr>
          <w:rFonts w:cstheme="minorHAnsi"/>
          <w:b/>
        </w:rPr>
        <w:t>”</w:t>
      </w:r>
      <w:r w:rsidRPr="009C5220">
        <w:rPr>
          <w:rFonts w:cstheme="minorHAnsi"/>
        </w:rPr>
        <w:t>. This string maps to the control defined in ADSP ALSA Driver.</w:t>
      </w:r>
    </w:p>
    <w:p w14:paraId="3B458189" w14:textId="77777777" w:rsidR="005179AB" w:rsidRPr="009C5220" w:rsidRDefault="005179AB" w:rsidP="005179AB">
      <w:pPr>
        <w:rPr>
          <w:rFonts w:cstheme="minorHAnsi"/>
        </w:rPr>
      </w:pPr>
    </w:p>
    <w:p w14:paraId="748737CA" w14:textId="77777777" w:rsidR="005179AB" w:rsidRPr="009C5220" w:rsidRDefault="005179AB" w:rsidP="005179AB">
      <w:pPr>
        <w:rPr>
          <w:rFonts w:cstheme="minorHAnsi"/>
        </w:rPr>
      </w:pPr>
      <w:r w:rsidRPr="009C5220">
        <w:rPr>
          <w:rFonts w:cstheme="minorHAnsi"/>
        </w:rPr>
        <w:t>In Parametric Equalizer, there are 9 filters. Each filter has its own parameters: frequency center, bandwidth, filter type, gain base, gain. Therefore, there are 55 values to set as the table below:</w:t>
      </w:r>
    </w:p>
    <w:tbl>
      <w:tblPr>
        <w:tblStyle w:val="TableGrid"/>
        <w:tblW w:w="9090" w:type="dxa"/>
        <w:tblInd w:w="-5" w:type="dxa"/>
        <w:tblLook w:val="04A0" w:firstRow="1" w:lastRow="0" w:firstColumn="1" w:lastColumn="0" w:noHBand="0" w:noVBand="1"/>
      </w:tblPr>
      <w:tblGrid>
        <w:gridCol w:w="2250"/>
        <w:gridCol w:w="3960"/>
        <w:gridCol w:w="2880"/>
      </w:tblGrid>
      <w:tr w:rsidR="005179AB" w:rsidRPr="009C5220" w14:paraId="01892260"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0274241E" w14:textId="77777777" w:rsidR="005179AB" w:rsidRPr="009C5220" w:rsidRDefault="005179AB" w:rsidP="005179AB">
            <w:pPr>
              <w:rPr>
                <w:rFonts w:eastAsia="MS Gothic" w:cstheme="minorHAnsi"/>
                <w:b/>
              </w:rPr>
            </w:pPr>
            <w:r w:rsidRPr="009C5220">
              <w:rPr>
                <w:rFonts w:eastAsia="MS Gothic" w:cstheme="minorHAnsi"/>
                <w:b/>
              </w:rPr>
              <w:t>Parameters</w:t>
            </w:r>
          </w:p>
        </w:tc>
        <w:tc>
          <w:tcPr>
            <w:tcW w:w="3960" w:type="dxa"/>
            <w:tcBorders>
              <w:top w:val="single" w:sz="4" w:space="0" w:color="auto"/>
              <w:left w:val="single" w:sz="4" w:space="0" w:color="auto"/>
              <w:bottom w:val="single" w:sz="4" w:space="0" w:color="auto"/>
              <w:right w:val="single" w:sz="4" w:space="0" w:color="auto"/>
            </w:tcBorders>
            <w:hideMark/>
          </w:tcPr>
          <w:p w14:paraId="3C9A3D62" w14:textId="77777777" w:rsidR="005179AB" w:rsidRPr="009C5220" w:rsidRDefault="005179AB" w:rsidP="005179AB">
            <w:pPr>
              <w:rPr>
                <w:rFonts w:cstheme="minorHAnsi"/>
                <w:b/>
              </w:rPr>
            </w:pPr>
            <w:r w:rsidRPr="009C5220">
              <w:rPr>
                <w:rFonts w:cstheme="minorHAnsi"/>
                <w:b/>
              </w:rPr>
              <w:t>Value range</w:t>
            </w:r>
          </w:p>
        </w:tc>
        <w:tc>
          <w:tcPr>
            <w:tcW w:w="2880" w:type="dxa"/>
            <w:tcBorders>
              <w:top w:val="single" w:sz="4" w:space="0" w:color="auto"/>
              <w:left w:val="single" w:sz="4" w:space="0" w:color="auto"/>
              <w:bottom w:val="single" w:sz="4" w:space="0" w:color="auto"/>
              <w:right w:val="single" w:sz="4" w:space="0" w:color="auto"/>
            </w:tcBorders>
            <w:hideMark/>
          </w:tcPr>
          <w:p w14:paraId="0431B212" w14:textId="77777777" w:rsidR="005179AB" w:rsidRPr="009C5220" w:rsidRDefault="005179AB" w:rsidP="005179AB">
            <w:pPr>
              <w:rPr>
                <w:rFonts w:eastAsia="MS Gothic" w:cstheme="minorHAnsi"/>
                <w:b/>
              </w:rPr>
            </w:pPr>
            <w:r w:rsidRPr="009C5220">
              <w:rPr>
                <w:rFonts w:cstheme="minorHAnsi"/>
                <w:b/>
              </w:rPr>
              <w:t>Number</w:t>
            </w:r>
          </w:p>
        </w:tc>
      </w:tr>
      <w:tr w:rsidR="005179AB" w:rsidRPr="009C5220" w14:paraId="42D3298C"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04F87B72" w14:textId="77777777" w:rsidR="005179AB" w:rsidRPr="009C5220" w:rsidRDefault="005179AB" w:rsidP="005179AB">
            <w:pPr>
              <w:rPr>
                <w:rFonts w:eastAsia="MS Gothic" w:cstheme="minorHAnsi"/>
              </w:rPr>
            </w:pPr>
            <w:bookmarkStart w:id="25" w:name="_Hlk64625068"/>
            <w:r w:rsidRPr="009C5220">
              <w:rPr>
                <w:rFonts w:eastAsia="MS Gothic" w:cstheme="minorHAnsi"/>
              </w:rPr>
              <w:t>Equalizer type</w:t>
            </w:r>
          </w:p>
        </w:tc>
        <w:tc>
          <w:tcPr>
            <w:tcW w:w="3960" w:type="dxa"/>
            <w:tcBorders>
              <w:top w:val="single" w:sz="4" w:space="0" w:color="auto"/>
              <w:left w:val="single" w:sz="4" w:space="0" w:color="auto"/>
              <w:bottom w:val="single" w:sz="4" w:space="0" w:color="auto"/>
              <w:right w:val="single" w:sz="4" w:space="0" w:color="auto"/>
            </w:tcBorders>
            <w:hideMark/>
          </w:tcPr>
          <w:p w14:paraId="4BA46B3A" w14:textId="77777777" w:rsidR="005179AB" w:rsidRPr="009C5220" w:rsidRDefault="005179AB" w:rsidP="005179AB">
            <w:pPr>
              <w:rPr>
                <w:rFonts w:cstheme="minorHAnsi"/>
              </w:rPr>
            </w:pPr>
            <w:r w:rsidRPr="009C5220">
              <w:rPr>
                <w:rFonts w:cstheme="minorHAnsi"/>
              </w:rPr>
              <w:t>0 (for Parametric)</w:t>
            </w:r>
          </w:p>
        </w:tc>
        <w:tc>
          <w:tcPr>
            <w:tcW w:w="2880" w:type="dxa"/>
            <w:tcBorders>
              <w:top w:val="single" w:sz="4" w:space="0" w:color="auto"/>
              <w:left w:val="single" w:sz="4" w:space="0" w:color="auto"/>
              <w:bottom w:val="single" w:sz="4" w:space="0" w:color="auto"/>
              <w:right w:val="single" w:sz="4" w:space="0" w:color="auto"/>
            </w:tcBorders>
            <w:hideMark/>
          </w:tcPr>
          <w:p w14:paraId="7DB278D9" w14:textId="77777777" w:rsidR="005179AB" w:rsidRPr="009C5220" w:rsidRDefault="005179AB" w:rsidP="005179AB">
            <w:pPr>
              <w:rPr>
                <w:rFonts w:cstheme="minorHAnsi"/>
              </w:rPr>
            </w:pPr>
            <w:r w:rsidRPr="009C5220">
              <w:rPr>
                <w:rFonts w:cstheme="minorHAnsi"/>
              </w:rPr>
              <w:t>1</w:t>
            </w:r>
          </w:p>
        </w:tc>
        <w:bookmarkEnd w:id="25"/>
      </w:tr>
      <w:tr w:rsidR="005179AB" w:rsidRPr="009C5220" w14:paraId="7682C125" w14:textId="77777777" w:rsidTr="003C1B73">
        <w:trPr>
          <w:trHeight w:val="128"/>
        </w:trPr>
        <w:tc>
          <w:tcPr>
            <w:tcW w:w="2250" w:type="dxa"/>
            <w:tcBorders>
              <w:top w:val="single" w:sz="4" w:space="0" w:color="auto"/>
              <w:left w:val="single" w:sz="4" w:space="0" w:color="auto"/>
              <w:bottom w:val="single" w:sz="4" w:space="0" w:color="auto"/>
              <w:right w:val="single" w:sz="4" w:space="0" w:color="auto"/>
            </w:tcBorders>
            <w:hideMark/>
          </w:tcPr>
          <w:p w14:paraId="39EDBE7F" w14:textId="77777777" w:rsidR="005179AB" w:rsidRPr="009C5220" w:rsidRDefault="005179AB" w:rsidP="005179AB">
            <w:pPr>
              <w:rPr>
                <w:rFonts w:eastAsia="MS Gothic" w:cstheme="minorHAnsi"/>
              </w:rPr>
            </w:pPr>
            <w:r w:rsidRPr="009C5220">
              <w:rPr>
                <w:rFonts w:eastAsia="MS Gothic" w:cstheme="minorHAnsi"/>
              </w:rPr>
              <w:t>Filter index</w:t>
            </w:r>
          </w:p>
        </w:tc>
        <w:tc>
          <w:tcPr>
            <w:tcW w:w="3960" w:type="dxa"/>
            <w:tcBorders>
              <w:top w:val="single" w:sz="4" w:space="0" w:color="auto"/>
              <w:left w:val="single" w:sz="4" w:space="0" w:color="auto"/>
              <w:bottom w:val="single" w:sz="4" w:space="0" w:color="auto"/>
              <w:right w:val="single" w:sz="4" w:space="0" w:color="auto"/>
            </w:tcBorders>
            <w:hideMark/>
          </w:tcPr>
          <w:p w14:paraId="70B1D16B" w14:textId="77777777" w:rsidR="005179AB" w:rsidRPr="009C5220" w:rsidRDefault="005179AB" w:rsidP="005179AB">
            <w:pPr>
              <w:rPr>
                <w:rFonts w:eastAsia="MS Gothic" w:cstheme="minorHAnsi"/>
              </w:rPr>
            </w:pPr>
            <w:r w:rsidRPr="009C5220">
              <w:rPr>
                <w:rFonts w:eastAsia="MS Gothic" w:cstheme="minorHAnsi"/>
              </w:rPr>
              <w:t>1 - 9</w:t>
            </w:r>
          </w:p>
        </w:tc>
        <w:tc>
          <w:tcPr>
            <w:tcW w:w="2880" w:type="dxa"/>
            <w:tcBorders>
              <w:top w:val="single" w:sz="4" w:space="0" w:color="auto"/>
              <w:left w:val="single" w:sz="4" w:space="0" w:color="auto"/>
              <w:bottom w:val="single" w:sz="4" w:space="0" w:color="auto"/>
              <w:right w:val="single" w:sz="4" w:space="0" w:color="auto"/>
            </w:tcBorders>
            <w:hideMark/>
          </w:tcPr>
          <w:p w14:paraId="70BBFA6B"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375D72A2"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138A666" w14:textId="77777777" w:rsidR="005179AB" w:rsidRPr="009C5220" w:rsidRDefault="005179AB" w:rsidP="005179AB">
            <w:pPr>
              <w:rPr>
                <w:rFonts w:eastAsia="MS Gothic" w:cstheme="minorHAnsi"/>
              </w:rPr>
            </w:pPr>
            <w:r w:rsidRPr="009C5220">
              <w:rPr>
                <w:rFonts w:eastAsia="MS Gothic" w:cstheme="minorHAnsi"/>
              </w:rPr>
              <w:t>Frequency center</w:t>
            </w:r>
          </w:p>
        </w:tc>
        <w:tc>
          <w:tcPr>
            <w:tcW w:w="3960" w:type="dxa"/>
            <w:tcBorders>
              <w:top w:val="single" w:sz="4" w:space="0" w:color="auto"/>
              <w:left w:val="single" w:sz="4" w:space="0" w:color="auto"/>
              <w:bottom w:val="single" w:sz="4" w:space="0" w:color="auto"/>
              <w:right w:val="single" w:sz="4" w:space="0" w:color="auto"/>
            </w:tcBorders>
            <w:hideMark/>
          </w:tcPr>
          <w:p w14:paraId="45545791" w14:textId="77777777" w:rsidR="005179AB" w:rsidRPr="009C5220" w:rsidRDefault="005179AB" w:rsidP="005179AB">
            <w:pPr>
              <w:rPr>
                <w:rFonts w:cstheme="minorHAnsi"/>
              </w:rPr>
            </w:pPr>
            <w:r w:rsidRPr="009C5220">
              <w:rPr>
                <w:rFonts w:cstheme="minorHAnsi"/>
              </w:rPr>
              <w:t>20 – 20000</w:t>
            </w:r>
          </w:p>
        </w:tc>
        <w:tc>
          <w:tcPr>
            <w:tcW w:w="2880" w:type="dxa"/>
            <w:tcBorders>
              <w:top w:val="single" w:sz="4" w:space="0" w:color="auto"/>
              <w:left w:val="single" w:sz="4" w:space="0" w:color="auto"/>
              <w:bottom w:val="single" w:sz="4" w:space="0" w:color="auto"/>
              <w:right w:val="single" w:sz="4" w:space="0" w:color="auto"/>
            </w:tcBorders>
            <w:hideMark/>
          </w:tcPr>
          <w:p w14:paraId="4FB03E93"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2E5F6A67"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703738A" w14:textId="77777777" w:rsidR="005179AB" w:rsidRPr="009C5220" w:rsidRDefault="005179AB" w:rsidP="005179AB">
            <w:pPr>
              <w:rPr>
                <w:rFonts w:eastAsia="MS Gothic" w:cstheme="minorHAnsi"/>
              </w:rPr>
            </w:pPr>
            <w:r w:rsidRPr="009C5220">
              <w:rPr>
                <w:rFonts w:eastAsia="MS Gothic" w:cstheme="minorHAnsi"/>
              </w:rPr>
              <w:t>Bandwidth</w:t>
            </w:r>
          </w:p>
        </w:tc>
        <w:tc>
          <w:tcPr>
            <w:tcW w:w="3960" w:type="dxa"/>
            <w:tcBorders>
              <w:top w:val="single" w:sz="4" w:space="0" w:color="auto"/>
              <w:left w:val="single" w:sz="4" w:space="0" w:color="auto"/>
              <w:bottom w:val="single" w:sz="4" w:space="0" w:color="auto"/>
              <w:right w:val="single" w:sz="4" w:space="0" w:color="auto"/>
            </w:tcBorders>
            <w:hideMark/>
          </w:tcPr>
          <w:p w14:paraId="7A7441EE" w14:textId="77777777" w:rsidR="005179AB" w:rsidRPr="009C5220" w:rsidRDefault="005179AB" w:rsidP="005179AB">
            <w:pPr>
              <w:rPr>
                <w:rFonts w:eastAsia="MS Gothic" w:cstheme="minorHAnsi"/>
                <w:vertAlign w:val="superscript"/>
              </w:rPr>
            </w:pPr>
            <w:r w:rsidRPr="009C5220">
              <w:rPr>
                <w:rFonts w:eastAsia="MS Gothic" w:cstheme="minorHAnsi"/>
              </w:rPr>
              <w:t>0.2 x 2</w:t>
            </w:r>
            <w:r w:rsidRPr="009C5220">
              <w:rPr>
                <w:rFonts w:eastAsia="MS Gothic" w:cstheme="minorHAnsi"/>
                <w:vertAlign w:val="superscript"/>
              </w:rPr>
              <w:t>27</w:t>
            </w:r>
            <w:r w:rsidRPr="009C5220">
              <w:rPr>
                <w:rFonts w:eastAsia="MS Gothic" w:cstheme="minorHAnsi"/>
              </w:rPr>
              <w:t xml:space="preserve"> – 15 x 2</w:t>
            </w:r>
            <w:r w:rsidRPr="009C5220">
              <w:rPr>
                <w:rFonts w:eastAsia="MS Gothic" w:cstheme="minorHAnsi"/>
                <w:vertAlign w:val="superscript"/>
              </w:rPr>
              <w:t>27</w:t>
            </w:r>
          </w:p>
        </w:tc>
        <w:tc>
          <w:tcPr>
            <w:tcW w:w="2880" w:type="dxa"/>
            <w:tcBorders>
              <w:top w:val="single" w:sz="4" w:space="0" w:color="auto"/>
              <w:left w:val="single" w:sz="4" w:space="0" w:color="auto"/>
              <w:bottom w:val="single" w:sz="4" w:space="0" w:color="auto"/>
              <w:right w:val="single" w:sz="4" w:space="0" w:color="auto"/>
            </w:tcBorders>
            <w:hideMark/>
          </w:tcPr>
          <w:p w14:paraId="59124EA1"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6C9B73AF"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D81CB2F" w14:textId="77777777" w:rsidR="005179AB" w:rsidRPr="009C5220" w:rsidRDefault="005179AB" w:rsidP="005179AB">
            <w:pPr>
              <w:rPr>
                <w:rFonts w:eastAsia="MS Gothic" w:cstheme="minorHAnsi"/>
              </w:rPr>
            </w:pPr>
            <w:r w:rsidRPr="009C5220">
              <w:rPr>
                <w:rFonts w:eastAsia="MS Gothic" w:cstheme="minorHAnsi"/>
              </w:rPr>
              <w:t>Filter type</w:t>
            </w:r>
          </w:p>
        </w:tc>
        <w:tc>
          <w:tcPr>
            <w:tcW w:w="3960" w:type="dxa"/>
            <w:tcBorders>
              <w:top w:val="single" w:sz="4" w:space="0" w:color="auto"/>
              <w:left w:val="single" w:sz="4" w:space="0" w:color="auto"/>
              <w:bottom w:val="single" w:sz="4" w:space="0" w:color="auto"/>
              <w:right w:val="single" w:sz="4" w:space="0" w:color="auto"/>
            </w:tcBorders>
            <w:hideMark/>
          </w:tcPr>
          <w:p w14:paraId="175C94C8" w14:textId="77777777" w:rsidR="005179AB" w:rsidRPr="009C5220" w:rsidRDefault="005179AB" w:rsidP="005179AB">
            <w:pPr>
              <w:rPr>
                <w:rFonts w:eastAsia="MS Gothic" w:cstheme="minorHAnsi"/>
              </w:rPr>
            </w:pPr>
            <w:r w:rsidRPr="009C5220">
              <w:rPr>
                <w:rFonts w:eastAsia="MS Gothic" w:cstheme="minorHAnsi"/>
              </w:rPr>
              <w:t>0 – 2</w:t>
            </w:r>
          </w:p>
        </w:tc>
        <w:tc>
          <w:tcPr>
            <w:tcW w:w="2880" w:type="dxa"/>
            <w:tcBorders>
              <w:top w:val="single" w:sz="4" w:space="0" w:color="auto"/>
              <w:left w:val="single" w:sz="4" w:space="0" w:color="auto"/>
              <w:bottom w:val="single" w:sz="4" w:space="0" w:color="auto"/>
              <w:right w:val="single" w:sz="4" w:space="0" w:color="auto"/>
            </w:tcBorders>
            <w:hideMark/>
          </w:tcPr>
          <w:p w14:paraId="55C473CD"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17CC5EAE"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22B1F637" w14:textId="77777777" w:rsidR="005179AB" w:rsidRPr="009C5220" w:rsidRDefault="005179AB" w:rsidP="005179AB">
            <w:pPr>
              <w:rPr>
                <w:rFonts w:eastAsia="MS Gothic" w:cstheme="minorHAnsi"/>
              </w:rPr>
            </w:pPr>
            <w:r w:rsidRPr="009C5220">
              <w:rPr>
                <w:rFonts w:eastAsia="MS Gothic" w:cstheme="minorHAnsi"/>
              </w:rPr>
              <w:t>Gain base</w:t>
            </w:r>
          </w:p>
        </w:tc>
        <w:tc>
          <w:tcPr>
            <w:tcW w:w="3960" w:type="dxa"/>
            <w:tcBorders>
              <w:top w:val="single" w:sz="4" w:space="0" w:color="auto"/>
              <w:left w:val="single" w:sz="4" w:space="0" w:color="auto"/>
              <w:bottom w:val="single" w:sz="4" w:space="0" w:color="auto"/>
              <w:right w:val="single" w:sz="4" w:space="0" w:color="auto"/>
            </w:tcBorders>
            <w:hideMark/>
          </w:tcPr>
          <w:p w14:paraId="203F565A" w14:textId="77777777" w:rsidR="005179AB" w:rsidRPr="009C5220" w:rsidRDefault="005179AB" w:rsidP="005179AB">
            <w:pPr>
              <w:rPr>
                <w:rFonts w:eastAsia="MS Gothic" w:cstheme="minorHAnsi"/>
              </w:rPr>
            </w:pPr>
            <w:r w:rsidRPr="009C5220">
              <w:rPr>
                <w:rFonts w:eastAsia="MS Gothic" w:cstheme="minorHAnsi"/>
              </w:rPr>
              <w:t>20 - 20000</w:t>
            </w:r>
          </w:p>
        </w:tc>
        <w:tc>
          <w:tcPr>
            <w:tcW w:w="2880" w:type="dxa"/>
            <w:tcBorders>
              <w:top w:val="single" w:sz="4" w:space="0" w:color="auto"/>
              <w:left w:val="single" w:sz="4" w:space="0" w:color="auto"/>
              <w:bottom w:val="single" w:sz="4" w:space="0" w:color="auto"/>
              <w:right w:val="single" w:sz="4" w:space="0" w:color="auto"/>
            </w:tcBorders>
            <w:hideMark/>
          </w:tcPr>
          <w:p w14:paraId="38E08147"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01CEE909"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659038B" w14:textId="77777777" w:rsidR="005179AB" w:rsidRPr="009C5220" w:rsidRDefault="005179AB" w:rsidP="005179AB">
            <w:pPr>
              <w:rPr>
                <w:rFonts w:eastAsia="MS Gothic" w:cstheme="minorHAnsi"/>
              </w:rPr>
            </w:pPr>
            <w:r w:rsidRPr="009C5220">
              <w:rPr>
                <w:rFonts w:eastAsia="MS Gothic" w:cstheme="minorHAnsi"/>
              </w:rPr>
              <w:t>Gain</w:t>
            </w:r>
          </w:p>
        </w:tc>
        <w:tc>
          <w:tcPr>
            <w:tcW w:w="3960" w:type="dxa"/>
            <w:tcBorders>
              <w:top w:val="single" w:sz="4" w:space="0" w:color="auto"/>
              <w:left w:val="single" w:sz="4" w:space="0" w:color="auto"/>
              <w:bottom w:val="single" w:sz="4" w:space="0" w:color="auto"/>
              <w:right w:val="single" w:sz="4" w:space="0" w:color="auto"/>
            </w:tcBorders>
            <w:hideMark/>
          </w:tcPr>
          <w:p w14:paraId="6FE9A62A" w14:textId="77777777" w:rsidR="005179AB" w:rsidRPr="009C5220" w:rsidRDefault="005179AB" w:rsidP="005179AB">
            <w:pPr>
              <w:rPr>
                <w:rFonts w:eastAsia="MS Gothic" w:cstheme="minorHAnsi"/>
                <w:vertAlign w:val="superscript"/>
              </w:rPr>
            </w:pPr>
            <w:r w:rsidRPr="009C5220">
              <w:rPr>
                <w:rFonts w:eastAsia="MS Gothic" w:cstheme="minorHAnsi"/>
              </w:rPr>
              <w:t>10</w:t>
            </w:r>
            <w:r w:rsidRPr="009C5220">
              <w:rPr>
                <w:rFonts w:eastAsia="MS Gothic" w:cstheme="minorHAnsi"/>
                <w:vertAlign w:val="superscript"/>
              </w:rPr>
              <w:t xml:space="preserve">-10/20 </w:t>
            </w:r>
            <w:r w:rsidRPr="009C5220">
              <w:rPr>
                <w:rFonts w:eastAsia="MS Gothic" w:cstheme="minorHAnsi"/>
              </w:rPr>
              <w:t>x 2</w:t>
            </w:r>
            <w:r w:rsidRPr="009C5220">
              <w:rPr>
                <w:rFonts w:eastAsia="MS Gothic" w:cstheme="minorHAnsi"/>
                <w:vertAlign w:val="superscript"/>
              </w:rPr>
              <w:t>28</w:t>
            </w:r>
            <w:r w:rsidRPr="009C5220">
              <w:rPr>
                <w:rFonts w:eastAsia="MS Gothic" w:cstheme="minorHAnsi"/>
              </w:rPr>
              <w:t xml:space="preserve"> – 10</w:t>
            </w:r>
            <w:r w:rsidRPr="009C5220">
              <w:rPr>
                <w:rFonts w:eastAsia="MS Gothic" w:cstheme="minorHAnsi"/>
                <w:vertAlign w:val="superscript"/>
              </w:rPr>
              <w:t>10/20</w:t>
            </w:r>
            <w:r w:rsidRPr="009C5220">
              <w:rPr>
                <w:rFonts w:eastAsia="MS Gothic" w:cstheme="minorHAnsi"/>
              </w:rPr>
              <w:t xml:space="preserve"> x 2</w:t>
            </w:r>
            <w:r w:rsidRPr="009C5220">
              <w:rPr>
                <w:rFonts w:eastAsia="MS Gothic" w:cstheme="minorHAnsi"/>
                <w:vertAlign w:val="superscript"/>
              </w:rPr>
              <w:t>28</w:t>
            </w:r>
          </w:p>
        </w:tc>
        <w:tc>
          <w:tcPr>
            <w:tcW w:w="2880" w:type="dxa"/>
            <w:tcBorders>
              <w:top w:val="single" w:sz="4" w:space="0" w:color="auto"/>
              <w:left w:val="single" w:sz="4" w:space="0" w:color="auto"/>
              <w:bottom w:val="single" w:sz="4" w:space="0" w:color="auto"/>
              <w:right w:val="single" w:sz="4" w:space="0" w:color="auto"/>
            </w:tcBorders>
            <w:hideMark/>
          </w:tcPr>
          <w:p w14:paraId="71987BB6"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6AD935EA" w14:textId="77777777" w:rsidTr="003C1B73">
        <w:trPr>
          <w:trHeight w:val="127"/>
        </w:trPr>
        <w:tc>
          <w:tcPr>
            <w:tcW w:w="6210" w:type="dxa"/>
            <w:gridSpan w:val="2"/>
            <w:tcBorders>
              <w:top w:val="single" w:sz="4" w:space="0" w:color="auto"/>
              <w:left w:val="single" w:sz="4" w:space="0" w:color="auto"/>
              <w:bottom w:val="single" w:sz="4" w:space="0" w:color="auto"/>
              <w:right w:val="single" w:sz="4" w:space="0" w:color="auto"/>
            </w:tcBorders>
          </w:tcPr>
          <w:p w14:paraId="79CEB1BE" w14:textId="77777777" w:rsidR="005179AB" w:rsidRPr="009C5220" w:rsidRDefault="005179AB" w:rsidP="005179AB">
            <w:pPr>
              <w:rPr>
                <w:rFonts w:eastAsia="MS Gothic" w:cstheme="minorHAnsi"/>
              </w:rPr>
            </w:pPr>
          </w:p>
        </w:tc>
        <w:tc>
          <w:tcPr>
            <w:tcW w:w="2880" w:type="dxa"/>
            <w:tcBorders>
              <w:top w:val="single" w:sz="4" w:space="0" w:color="auto"/>
              <w:left w:val="single" w:sz="4" w:space="0" w:color="auto"/>
              <w:bottom w:val="single" w:sz="4" w:space="0" w:color="auto"/>
              <w:right w:val="single" w:sz="4" w:space="0" w:color="auto"/>
            </w:tcBorders>
            <w:hideMark/>
          </w:tcPr>
          <w:p w14:paraId="0985BE11" w14:textId="77777777" w:rsidR="005179AB" w:rsidRPr="009C5220" w:rsidRDefault="005179AB" w:rsidP="005179AB">
            <w:pPr>
              <w:rPr>
                <w:rFonts w:eastAsia="MS Gothic" w:cstheme="minorHAnsi"/>
              </w:rPr>
            </w:pPr>
            <w:r w:rsidRPr="009C5220">
              <w:rPr>
                <w:rFonts w:eastAsia="MS Gothic" w:cstheme="minorHAnsi"/>
              </w:rPr>
              <w:t>Total: 55</w:t>
            </w:r>
          </w:p>
        </w:tc>
      </w:tr>
    </w:tbl>
    <w:p w14:paraId="29F64480" w14:textId="77777777" w:rsidR="005179AB" w:rsidRPr="009C5220" w:rsidRDefault="005179AB" w:rsidP="005179AB">
      <w:pPr>
        <w:rPr>
          <w:rFonts w:eastAsiaTheme="minorEastAsia" w:cstheme="minorHAnsi"/>
        </w:rPr>
      </w:pPr>
    </w:p>
    <w:p w14:paraId="67AEAAF4" w14:textId="77777777" w:rsidR="005179AB" w:rsidRPr="009C5220" w:rsidRDefault="005179AB" w:rsidP="005179AB">
      <w:pPr>
        <w:rPr>
          <w:rFonts w:cstheme="minorHAnsi"/>
        </w:rPr>
      </w:pPr>
      <w:r w:rsidRPr="009C5220">
        <w:rPr>
          <w:rFonts w:cstheme="minorHAnsi"/>
        </w:rPr>
        <w:t>Order of parameters to set for Parametric Equalizer:</w:t>
      </w:r>
    </w:p>
    <w:p w14:paraId="32E14548" w14:textId="77777777" w:rsidR="005179AB" w:rsidRPr="009C5220" w:rsidRDefault="005179AB" w:rsidP="005179AB">
      <w:pPr>
        <w:rPr>
          <w:rFonts w:cstheme="minorHAnsi"/>
          <w:i/>
        </w:rPr>
      </w:pPr>
      <w:r w:rsidRPr="009C5220">
        <w:rPr>
          <w:rFonts w:cstheme="minorHAnsi"/>
          <w:i/>
        </w:rPr>
        <w:t>Equalizer type, 9 x (filter index, frequency center, bandwidth, filter type, gainbase, gain)</w:t>
      </w:r>
    </w:p>
    <w:p w14:paraId="072BB18D" w14:textId="77777777" w:rsidR="005179AB" w:rsidRPr="009C5220" w:rsidRDefault="005179AB" w:rsidP="005179AB">
      <w:pPr>
        <w:rPr>
          <w:rFonts w:cstheme="minorHAnsi"/>
        </w:rPr>
      </w:pPr>
    </w:p>
    <w:p w14:paraId="32473242" w14:textId="77777777" w:rsidR="005179AB" w:rsidRPr="009C5220" w:rsidRDefault="005179AB" w:rsidP="005179AB">
      <w:pPr>
        <w:rPr>
          <w:rFonts w:cstheme="minorHAnsi"/>
        </w:rPr>
      </w:pPr>
      <w:r w:rsidRPr="009C5220">
        <w:rPr>
          <w:rFonts w:cstheme="minorHAnsi"/>
        </w:rPr>
        <w:t>In Graphic Equalizer, there are 5 filters, each of which has its own parameter: graphic gain. The settings are described below:</w:t>
      </w:r>
    </w:p>
    <w:tbl>
      <w:tblPr>
        <w:tblStyle w:val="TableGrid"/>
        <w:tblW w:w="9090" w:type="dxa"/>
        <w:tblInd w:w="-5" w:type="dxa"/>
        <w:tblLook w:val="04A0" w:firstRow="1" w:lastRow="0" w:firstColumn="1" w:lastColumn="0" w:noHBand="0" w:noVBand="1"/>
      </w:tblPr>
      <w:tblGrid>
        <w:gridCol w:w="2250"/>
        <w:gridCol w:w="3960"/>
        <w:gridCol w:w="2880"/>
      </w:tblGrid>
      <w:tr w:rsidR="005179AB" w:rsidRPr="009C5220" w14:paraId="5BB5831F"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705FE51E" w14:textId="77777777" w:rsidR="005179AB" w:rsidRPr="009C5220" w:rsidRDefault="005179AB" w:rsidP="005179AB">
            <w:pPr>
              <w:rPr>
                <w:rFonts w:eastAsia="MS Gothic" w:cstheme="minorHAnsi"/>
                <w:b/>
              </w:rPr>
            </w:pPr>
            <w:r w:rsidRPr="009C5220">
              <w:rPr>
                <w:rFonts w:eastAsia="MS Gothic" w:cstheme="minorHAnsi"/>
                <w:b/>
              </w:rPr>
              <w:t>Parameters</w:t>
            </w:r>
          </w:p>
        </w:tc>
        <w:tc>
          <w:tcPr>
            <w:tcW w:w="3960" w:type="dxa"/>
            <w:tcBorders>
              <w:top w:val="single" w:sz="4" w:space="0" w:color="auto"/>
              <w:left w:val="single" w:sz="4" w:space="0" w:color="auto"/>
              <w:bottom w:val="single" w:sz="4" w:space="0" w:color="auto"/>
              <w:right w:val="single" w:sz="4" w:space="0" w:color="auto"/>
            </w:tcBorders>
            <w:hideMark/>
          </w:tcPr>
          <w:p w14:paraId="29E59341" w14:textId="77777777" w:rsidR="005179AB" w:rsidRPr="009C5220" w:rsidRDefault="005179AB" w:rsidP="005179AB">
            <w:pPr>
              <w:rPr>
                <w:rFonts w:cstheme="minorHAnsi"/>
                <w:b/>
              </w:rPr>
            </w:pPr>
            <w:r w:rsidRPr="009C5220">
              <w:rPr>
                <w:rFonts w:cstheme="minorHAnsi"/>
                <w:b/>
              </w:rPr>
              <w:t>Value range</w:t>
            </w:r>
          </w:p>
        </w:tc>
        <w:tc>
          <w:tcPr>
            <w:tcW w:w="2880" w:type="dxa"/>
            <w:tcBorders>
              <w:top w:val="single" w:sz="4" w:space="0" w:color="auto"/>
              <w:left w:val="single" w:sz="4" w:space="0" w:color="auto"/>
              <w:bottom w:val="single" w:sz="4" w:space="0" w:color="auto"/>
              <w:right w:val="single" w:sz="4" w:space="0" w:color="auto"/>
            </w:tcBorders>
            <w:hideMark/>
          </w:tcPr>
          <w:p w14:paraId="674EF90E" w14:textId="77777777" w:rsidR="005179AB" w:rsidRPr="009C5220" w:rsidRDefault="005179AB" w:rsidP="005179AB">
            <w:pPr>
              <w:rPr>
                <w:rFonts w:eastAsia="MS Gothic" w:cstheme="minorHAnsi"/>
                <w:b/>
              </w:rPr>
            </w:pPr>
            <w:r w:rsidRPr="009C5220">
              <w:rPr>
                <w:rFonts w:cstheme="minorHAnsi"/>
                <w:b/>
              </w:rPr>
              <w:t>Number</w:t>
            </w:r>
          </w:p>
        </w:tc>
      </w:tr>
      <w:tr w:rsidR="005179AB" w:rsidRPr="009C5220" w14:paraId="0E6FE523"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5D7431D3" w14:textId="77777777" w:rsidR="005179AB" w:rsidRPr="009C5220" w:rsidRDefault="005179AB" w:rsidP="005179AB">
            <w:pPr>
              <w:rPr>
                <w:rFonts w:eastAsia="MS Gothic" w:cstheme="minorHAnsi"/>
              </w:rPr>
            </w:pPr>
            <w:r w:rsidRPr="009C5220">
              <w:rPr>
                <w:rFonts w:eastAsia="MS Gothic" w:cstheme="minorHAnsi"/>
              </w:rPr>
              <w:t>Equalizer type</w:t>
            </w:r>
          </w:p>
        </w:tc>
        <w:tc>
          <w:tcPr>
            <w:tcW w:w="3960" w:type="dxa"/>
            <w:tcBorders>
              <w:top w:val="single" w:sz="4" w:space="0" w:color="auto"/>
              <w:left w:val="single" w:sz="4" w:space="0" w:color="auto"/>
              <w:bottom w:val="single" w:sz="4" w:space="0" w:color="auto"/>
              <w:right w:val="single" w:sz="4" w:space="0" w:color="auto"/>
            </w:tcBorders>
            <w:hideMark/>
          </w:tcPr>
          <w:p w14:paraId="4DA84544" w14:textId="77777777" w:rsidR="005179AB" w:rsidRPr="009C5220" w:rsidRDefault="005179AB" w:rsidP="005179AB">
            <w:pPr>
              <w:rPr>
                <w:rFonts w:cstheme="minorHAnsi"/>
              </w:rPr>
            </w:pPr>
            <w:r w:rsidRPr="009C5220">
              <w:rPr>
                <w:rFonts w:cstheme="minorHAnsi"/>
              </w:rPr>
              <w:t>1 (for Graphic)</w:t>
            </w:r>
          </w:p>
        </w:tc>
        <w:tc>
          <w:tcPr>
            <w:tcW w:w="2880" w:type="dxa"/>
            <w:tcBorders>
              <w:top w:val="single" w:sz="4" w:space="0" w:color="auto"/>
              <w:left w:val="single" w:sz="4" w:space="0" w:color="auto"/>
              <w:bottom w:val="single" w:sz="4" w:space="0" w:color="auto"/>
              <w:right w:val="single" w:sz="4" w:space="0" w:color="auto"/>
            </w:tcBorders>
            <w:hideMark/>
          </w:tcPr>
          <w:p w14:paraId="4B7624D5" w14:textId="77777777" w:rsidR="005179AB" w:rsidRPr="009C5220" w:rsidRDefault="005179AB" w:rsidP="005179AB">
            <w:pPr>
              <w:rPr>
                <w:rFonts w:cstheme="minorHAnsi"/>
              </w:rPr>
            </w:pPr>
            <w:r w:rsidRPr="009C5220">
              <w:rPr>
                <w:rFonts w:cstheme="minorHAnsi"/>
              </w:rPr>
              <w:t>1</w:t>
            </w:r>
          </w:p>
        </w:tc>
      </w:tr>
      <w:tr w:rsidR="005179AB" w:rsidRPr="009C5220" w14:paraId="0AEFF117" w14:textId="77777777" w:rsidTr="003C1B73">
        <w:trPr>
          <w:trHeight w:val="128"/>
        </w:trPr>
        <w:tc>
          <w:tcPr>
            <w:tcW w:w="2250" w:type="dxa"/>
            <w:tcBorders>
              <w:top w:val="single" w:sz="4" w:space="0" w:color="auto"/>
              <w:left w:val="single" w:sz="4" w:space="0" w:color="auto"/>
              <w:bottom w:val="single" w:sz="4" w:space="0" w:color="auto"/>
              <w:right w:val="single" w:sz="4" w:space="0" w:color="auto"/>
            </w:tcBorders>
            <w:hideMark/>
          </w:tcPr>
          <w:p w14:paraId="75B61673" w14:textId="77777777" w:rsidR="005179AB" w:rsidRPr="009C5220" w:rsidRDefault="005179AB" w:rsidP="005179AB">
            <w:pPr>
              <w:rPr>
                <w:rFonts w:eastAsia="MS Gothic" w:cstheme="minorHAnsi"/>
              </w:rPr>
            </w:pPr>
            <w:r w:rsidRPr="009C5220">
              <w:rPr>
                <w:rFonts w:eastAsia="MS Gothic" w:cstheme="minorHAnsi"/>
              </w:rPr>
              <w:t>Filter index</w:t>
            </w:r>
          </w:p>
        </w:tc>
        <w:tc>
          <w:tcPr>
            <w:tcW w:w="3960" w:type="dxa"/>
            <w:tcBorders>
              <w:top w:val="single" w:sz="4" w:space="0" w:color="auto"/>
              <w:left w:val="single" w:sz="4" w:space="0" w:color="auto"/>
              <w:bottom w:val="single" w:sz="4" w:space="0" w:color="auto"/>
              <w:right w:val="single" w:sz="4" w:space="0" w:color="auto"/>
            </w:tcBorders>
            <w:hideMark/>
          </w:tcPr>
          <w:p w14:paraId="65883675" w14:textId="77777777" w:rsidR="005179AB" w:rsidRPr="009C5220" w:rsidRDefault="005179AB" w:rsidP="005179AB">
            <w:pPr>
              <w:rPr>
                <w:rFonts w:eastAsia="MS Gothic" w:cstheme="minorHAnsi"/>
              </w:rPr>
            </w:pPr>
            <w:r w:rsidRPr="009C5220">
              <w:rPr>
                <w:rFonts w:eastAsia="MS Gothic" w:cstheme="minorHAnsi"/>
              </w:rPr>
              <w:t>1 - 5</w:t>
            </w:r>
          </w:p>
        </w:tc>
        <w:tc>
          <w:tcPr>
            <w:tcW w:w="2880" w:type="dxa"/>
            <w:tcBorders>
              <w:top w:val="single" w:sz="4" w:space="0" w:color="auto"/>
              <w:left w:val="single" w:sz="4" w:space="0" w:color="auto"/>
              <w:bottom w:val="single" w:sz="4" w:space="0" w:color="auto"/>
              <w:right w:val="single" w:sz="4" w:space="0" w:color="auto"/>
            </w:tcBorders>
            <w:hideMark/>
          </w:tcPr>
          <w:p w14:paraId="359E09EF" w14:textId="77777777" w:rsidR="005179AB" w:rsidRPr="009C5220" w:rsidRDefault="005179AB" w:rsidP="005179AB">
            <w:pPr>
              <w:rPr>
                <w:rFonts w:eastAsia="MS Gothic" w:cstheme="minorHAnsi"/>
              </w:rPr>
            </w:pPr>
            <w:r w:rsidRPr="009C5220">
              <w:rPr>
                <w:rFonts w:eastAsia="MS Gothic" w:cstheme="minorHAnsi"/>
              </w:rPr>
              <w:t>5</w:t>
            </w:r>
          </w:p>
        </w:tc>
      </w:tr>
      <w:tr w:rsidR="005179AB" w:rsidRPr="009C5220" w14:paraId="4FD45A7F"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3200BBF9" w14:textId="77777777" w:rsidR="005179AB" w:rsidRPr="009C5220" w:rsidRDefault="005179AB" w:rsidP="005179AB">
            <w:pPr>
              <w:rPr>
                <w:rFonts w:eastAsia="MS Gothic" w:cstheme="minorHAnsi"/>
              </w:rPr>
            </w:pPr>
            <w:r w:rsidRPr="009C5220">
              <w:rPr>
                <w:rFonts w:eastAsia="MS Gothic" w:cstheme="minorHAnsi"/>
              </w:rPr>
              <w:t>Graphic gain</w:t>
            </w:r>
          </w:p>
        </w:tc>
        <w:tc>
          <w:tcPr>
            <w:tcW w:w="3960" w:type="dxa"/>
            <w:tcBorders>
              <w:top w:val="single" w:sz="4" w:space="0" w:color="auto"/>
              <w:left w:val="single" w:sz="4" w:space="0" w:color="auto"/>
              <w:bottom w:val="single" w:sz="4" w:space="0" w:color="auto"/>
              <w:right w:val="single" w:sz="4" w:space="0" w:color="auto"/>
            </w:tcBorders>
            <w:hideMark/>
          </w:tcPr>
          <w:p w14:paraId="61381745" w14:textId="77777777" w:rsidR="005179AB" w:rsidRPr="009C5220" w:rsidRDefault="005179AB" w:rsidP="005179AB">
            <w:pPr>
              <w:rPr>
                <w:rFonts w:cstheme="minorHAnsi"/>
              </w:rPr>
            </w:pPr>
            <w:r w:rsidRPr="009C5220">
              <w:rPr>
                <w:rFonts w:eastAsia="MS Gothic" w:cstheme="minorHAnsi"/>
              </w:rPr>
              <w:t>10</w:t>
            </w:r>
            <w:r w:rsidRPr="009C5220">
              <w:rPr>
                <w:rFonts w:eastAsia="MS Gothic" w:cstheme="minorHAnsi"/>
                <w:vertAlign w:val="superscript"/>
              </w:rPr>
              <w:t xml:space="preserve">-10/20 </w:t>
            </w:r>
            <w:r w:rsidRPr="009C5220">
              <w:rPr>
                <w:rFonts w:eastAsia="MS Gothic" w:cstheme="minorHAnsi"/>
              </w:rPr>
              <w:t>x 2</w:t>
            </w:r>
            <w:r w:rsidRPr="009C5220">
              <w:rPr>
                <w:rFonts w:eastAsia="MS Gothic" w:cstheme="minorHAnsi"/>
                <w:vertAlign w:val="superscript"/>
              </w:rPr>
              <w:t>28</w:t>
            </w:r>
            <w:r w:rsidRPr="009C5220">
              <w:rPr>
                <w:rFonts w:eastAsia="MS Gothic" w:cstheme="minorHAnsi"/>
              </w:rPr>
              <w:t xml:space="preserve"> – 10</w:t>
            </w:r>
            <w:r w:rsidRPr="009C5220">
              <w:rPr>
                <w:rFonts w:eastAsia="MS Gothic" w:cstheme="minorHAnsi"/>
                <w:vertAlign w:val="superscript"/>
              </w:rPr>
              <w:t>10/20</w:t>
            </w:r>
            <w:r w:rsidRPr="009C5220">
              <w:rPr>
                <w:rFonts w:eastAsia="MS Gothic" w:cstheme="minorHAnsi"/>
              </w:rPr>
              <w:t xml:space="preserve"> x 2</w:t>
            </w:r>
            <w:r w:rsidRPr="009C5220">
              <w:rPr>
                <w:rFonts w:eastAsia="MS Gothic" w:cstheme="minorHAnsi"/>
                <w:vertAlign w:val="superscript"/>
              </w:rPr>
              <w:t>28</w:t>
            </w:r>
          </w:p>
        </w:tc>
        <w:tc>
          <w:tcPr>
            <w:tcW w:w="2880" w:type="dxa"/>
            <w:tcBorders>
              <w:top w:val="single" w:sz="4" w:space="0" w:color="auto"/>
              <w:left w:val="single" w:sz="4" w:space="0" w:color="auto"/>
              <w:bottom w:val="single" w:sz="4" w:space="0" w:color="auto"/>
              <w:right w:val="single" w:sz="4" w:space="0" w:color="auto"/>
            </w:tcBorders>
            <w:hideMark/>
          </w:tcPr>
          <w:p w14:paraId="3FE1ADC6" w14:textId="77777777" w:rsidR="005179AB" w:rsidRPr="009C5220" w:rsidRDefault="005179AB" w:rsidP="005179AB">
            <w:pPr>
              <w:rPr>
                <w:rFonts w:eastAsia="MS Gothic" w:cstheme="minorHAnsi"/>
              </w:rPr>
            </w:pPr>
            <w:r w:rsidRPr="009C5220">
              <w:rPr>
                <w:rFonts w:eastAsia="MS Gothic" w:cstheme="minorHAnsi"/>
              </w:rPr>
              <w:t>5</w:t>
            </w:r>
          </w:p>
        </w:tc>
      </w:tr>
      <w:tr w:rsidR="005179AB" w:rsidRPr="009C5220" w14:paraId="6BBE21E3" w14:textId="77777777" w:rsidTr="003C1B73">
        <w:trPr>
          <w:trHeight w:val="127"/>
        </w:trPr>
        <w:tc>
          <w:tcPr>
            <w:tcW w:w="6210" w:type="dxa"/>
            <w:gridSpan w:val="2"/>
            <w:tcBorders>
              <w:top w:val="single" w:sz="4" w:space="0" w:color="auto"/>
              <w:left w:val="single" w:sz="4" w:space="0" w:color="auto"/>
              <w:bottom w:val="single" w:sz="4" w:space="0" w:color="auto"/>
              <w:right w:val="single" w:sz="4" w:space="0" w:color="auto"/>
            </w:tcBorders>
          </w:tcPr>
          <w:p w14:paraId="20A0A49D" w14:textId="77777777" w:rsidR="005179AB" w:rsidRPr="009C5220" w:rsidRDefault="005179AB" w:rsidP="005179AB">
            <w:pPr>
              <w:rPr>
                <w:rFonts w:eastAsia="MS Gothic" w:cstheme="minorHAnsi"/>
              </w:rPr>
            </w:pPr>
          </w:p>
        </w:tc>
        <w:tc>
          <w:tcPr>
            <w:tcW w:w="2880" w:type="dxa"/>
            <w:tcBorders>
              <w:top w:val="single" w:sz="4" w:space="0" w:color="auto"/>
              <w:left w:val="single" w:sz="4" w:space="0" w:color="auto"/>
              <w:bottom w:val="single" w:sz="4" w:space="0" w:color="auto"/>
              <w:right w:val="single" w:sz="4" w:space="0" w:color="auto"/>
            </w:tcBorders>
            <w:hideMark/>
          </w:tcPr>
          <w:p w14:paraId="4DD7D2C8" w14:textId="77777777" w:rsidR="005179AB" w:rsidRPr="009C5220" w:rsidRDefault="005179AB" w:rsidP="005179AB">
            <w:pPr>
              <w:rPr>
                <w:rFonts w:eastAsia="MS Gothic" w:cstheme="minorHAnsi"/>
              </w:rPr>
            </w:pPr>
            <w:r w:rsidRPr="009C5220">
              <w:rPr>
                <w:rFonts w:eastAsia="MS Gothic" w:cstheme="minorHAnsi"/>
              </w:rPr>
              <w:t>Total: 11</w:t>
            </w:r>
          </w:p>
        </w:tc>
      </w:tr>
    </w:tbl>
    <w:p w14:paraId="7826FC7E" w14:textId="77777777" w:rsidR="005179AB" w:rsidRPr="009C5220" w:rsidRDefault="005179AB" w:rsidP="005179AB">
      <w:pPr>
        <w:rPr>
          <w:rFonts w:eastAsiaTheme="minorEastAsia" w:cstheme="minorHAnsi"/>
        </w:rPr>
      </w:pPr>
    </w:p>
    <w:p w14:paraId="0AB177DF" w14:textId="77777777" w:rsidR="005179AB" w:rsidRPr="009C5220" w:rsidRDefault="005179AB" w:rsidP="005179AB">
      <w:pPr>
        <w:rPr>
          <w:rFonts w:cstheme="minorHAnsi"/>
        </w:rPr>
      </w:pPr>
      <w:r w:rsidRPr="009C5220">
        <w:rPr>
          <w:rFonts w:cstheme="minorHAnsi"/>
        </w:rPr>
        <w:t>Order of parameters to set for Graphic Equalizer:</w:t>
      </w:r>
    </w:p>
    <w:p w14:paraId="5550507F" w14:textId="77777777" w:rsidR="005179AB" w:rsidRPr="009C5220" w:rsidRDefault="005179AB" w:rsidP="005179AB">
      <w:pPr>
        <w:rPr>
          <w:rFonts w:cstheme="minorHAnsi"/>
          <w:lang w:val="vi-VN"/>
        </w:rPr>
      </w:pPr>
      <w:r w:rsidRPr="009C5220">
        <w:rPr>
          <w:rFonts w:cstheme="minorHAnsi"/>
          <w:i/>
        </w:rPr>
        <w:t>Equalizer type, 5 x (filter index, graphic gain)</w:t>
      </w:r>
    </w:p>
    <w:p w14:paraId="052CF19B" w14:textId="77777777" w:rsidR="005179AB" w:rsidRPr="009C5220" w:rsidRDefault="005179AB" w:rsidP="005179AB">
      <w:pPr>
        <w:rPr>
          <w:rFonts w:cstheme="minorHAnsi"/>
          <w:lang w:val="vi-VN"/>
        </w:rPr>
      </w:pPr>
    </w:p>
    <w:p w14:paraId="283D7624" w14:textId="77777777" w:rsidR="005179AB" w:rsidRPr="009C5220" w:rsidRDefault="005179AB" w:rsidP="005179AB">
      <w:pPr>
        <w:rPr>
          <w:rFonts w:cstheme="minorHAnsi"/>
          <w:lang w:val="vi-VN"/>
        </w:rPr>
      </w:pPr>
    </w:p>
    <w:p w14:paraId="58EA0AB5" w14:textId="77777777" w:rsidR="005179AB" w:rsidRDefault="005179AB" w:rsidP="005179AB"/>
    <w:p w14:paraId="2AC49E53" w14:textId="7BA51F69" w:rsidR="00740209" w:rsidRDefault="00740209" w:rsidP="005179AB">
      <w:pPr>
        <w:pStyle w:val="Heading2"/>
        <w:rPr>
          <w:rFonts w:asciiTheme="minorHAnsi" w:hAnsiTheme="minorHAnsi" w:cstheme="minorHAnsi"/>
          <w:b/>
          <w:i/>
          <w:color w:val="auto"/>
          <w:sz w:val="22"/>
          <w:szCs w:val="22"/>
          <w:u w:val="single"/>
        </w:rPr>
      </w:pPr>
      <w:r w:rsidRPr="00740209">
        <w:rPr>
          <w:rFonts w:asciiTheme="minorHAnsi" w:hAnsiTheme="minorHAnsi" w:cstheme="minorHAnsi"/>
          <w:b/>
          <w:i/>
          <w:color w:val="auto"/>
          <w:sz w:val="22"/>
          <w:szCs w:val="22"/>
          <w:u w:val="single"/>
        </w:rPr>
        <w:lastRenderedPageBreak/>
        <w:t>B</w:t>
      </w:r>
      <w:r w:rsidRPr="00740209">
        <w:rPr>
          <w:rFonts w:asciiTheme="minorHAnsi" w:hAnsiTheme="minorHAnsi" w:cstheme="minorHAnsi"/>
          <w:b/>
          <w:i/>
          <w:color w:val="auto"/>
          <w:sz w:val="22"/>
          <w:szCs w:val="22"/>
          <w:u w:val="single"/>
          <w:lang w:val="vi-VN"/>
        </w:rPr>
        <w:t>.</w:t>
      </w:r>
      <w:r w:rsidRPr="00740209">
        <w:rPr>
          <w:rFonts w:asciiTheme="minorHAnsi" w:hAnsiTheme="minorHAnsi" w:cstheme="minorHAnsi"/>
          <w:b/>
          <w:i/>
          <w:color w:val="auto"/>
          <w:sz w:val="22"/>
          <w:szCs w:val="22"/>
          <w:u w:val="single"/>
        </w:rPr>
        <w:t xml:space="preserve"> ADSP Driver Extension. </w:t>
      </w:r>
    </w:p>
    <w:p w14:paraId="22A9D391" w14:textId="0249FB17" w:rsidR="009C5220" w:rsidRDefault="00740209" w:rsidP="005179AB">
      <w:pPr>
        <w:pStyle w:val="Heading3"/>
        <w:rPr>
          <w:rFonts w:asciiTheme="minorHAnsi" w:hAnsiTheme="minorHAnsi" w:cstheme="minorHAnsi"/>
          <w:b/>
          <w:i/>
          <w:color w:val="auto"/>
          <w:sz w:val="22"/>
          <w:szCs w:val="22"/>
          <w:lang w:val="vi-VN"/>
        </w:rPr>
      </w:pPr>
      <w:r w:rsidRPr="00740209">
        <w:rPr>
          <w:rFonts w:asciiTheme="minorHAnsi" w:hAnsiTheme="minorHAnsi" w:cstheme="minorHAnsi"/>
          <w:b/>
          <w:i/>
          <w:color w:val="auto"/>
          <w:sz w:val="22"/>
          <w:szCs w:val="22"/>
        </w:rPr>
        <w:t>1</w:t>
      </w:r>
      <w:r w:rsidRPr="00740209">
        <w:rPr>
          <w:rFonts w:asciiTheme="minorHAnsi" w:hAnsiTheme="minorHAnsi" w:cstheme="minorHAnsi"/>
          <w:b/>
          <w:i/>
          <w:color w:val="auto"/>
          <w:sz w:val="22"/>
          <w:szCs w:val="22"/>
          <w:lang w:val="vi-VN"/>
        </w:rPr>
        <w:t>.Overview of ADSP Driver Extension</w:t>
      </w:r>
    </w:p>
    <w:p w14:paraId="6B325A39" w14:textId="33AD226A" w:rsidR="00DB5784" w:rsidRPr="00DB5784" w:rsidRDefault="00681CA4" w:rsidP="005179AB">
      <w:pPr>
        <w:rPr>
          <w:lang w:val="vi-VN"/>
        </w:rPr>
      </w:pPr>
      <w:r w:rsidRPr="00DB5784">
        <w:rPr>
          <w:rFonts w:cstheme="minorHAnsi"/>
          <w:b/>
          <w:i/>
          <w:noProof/>
          <w:u w:val="single"/>
        </w:rPr>
        <w:drawing>
          <wp:anchor distT="0" distB="0" distL="114300" distR="114300" simplePos="0" relativeHeight="251662336" behindDoc="0" locked="0" layoutInCell="1" allowOverlap="1" wp14:anchorId="1604C9C0" wp14:editId="15089466">
            <wp:simplePos x="0" y="0"/>
            <wp:positionH relativeFrom="column">
              <wp:posOffset>285750</wp:posOffset>
            </wp:positionH>
            <wp:positionV relativeFrom="paragraph">
              <wp:posOffset>282575</wp:posOffset>
            </wp:positionV>
            <wp:extent cx="5381625" cy="6356350"/>
            <wp:effectExtent l="0" t="0" r="9525" b="635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81625" cy="6356350"/>
                    </a:xfrm>
                    <a:prstGeom prst="rect">
                      <a:avLst/>
                    </a:prstGeom>
                  </pic:spPr>
                </pic:pic>
              </a:graphicData>
            </a:graphic>
            <wp14:sizeRelH relativeFrom="page">
              <wp14:pctWidth>0</wp14:pctWidth>
            </wp14:sizeRelH>
            <wp14:sizeRelV relativeFrom="page">
              <wp14:pctHeight>0</wp14:pctHeight>
            </wp14:sizeRelV>
          </wp:anchor>
        </w:drawing>
      </w:r>
    </w:p>
    <w:p w14:paraId="08571486" w14:textId="35525C56" w:rsidR="00DB5784" w:rsidRPr="00DB5784" w:rsidRDefault="00DB5784" w:rsidP="005179AB">
      <w:pPr>
        <w:jc w:val="center"/>
      </w:pPr>
      <w:r>
        <w:rPr>
          <w:rFonts w:cs="Arial"/>
        </w:rPr>
        <w:t>Overview configuration of ADSP driver</w:t>
      </w:r>
    </w:p>
    <w:p w14:paraId="0F8090C3" w14:textId="0748494D" w:rsidR="00DB5784" w:rsidRDefault="00DB5784" w:rsidP="005179AB">
      <w:pPr>
        <w:pStyle w:val="Heading3"/>
        <w:rPr>
          <w:rFonts w:asciiTheme="minorHAnsi" w:hAnsiTheme="minorHAnsi" w:cstheme="minorHAnsi"/>
          <w:b/>
          <w:i/>
          <w:color w:val="auto"/>
          <w:sz w:val="22"/>
          <w:szCs w:val="22"/>
        </w:rPr>
      </w:pPr>
      <w:r w:rsidRPr="00DB5784">
        <w:rPr>
          <w:rFonts w:asciiTheme="minorHAnsi" w:hAnsiTheme="minorHAnsi" w:cstheme="minorHAnsi"/>
          <w:b/>
          <w:i/>
          <w:color w:val="auto"/>
          <w:sz w:val="22"/>
          <w:szCs w:val="22"/>
        </w:rPr>
        <w:lastRenderedPageBreak/>
        <w:t>2. Processing flow</w:t>
      </w:r>
    </w:p>
    <w:p w14:paraId="7B30B69B" w14:textId="68BB29C4" w:rsidR="000522A2" w:rsidRPr="000522A2" w:rsidRDefault="000522A2" w:rsidP="005179AB">
      <w:pPr>
        <w:pStyle w:val="Heading3"/>
        <w:rPr>
          <w:rFonts w:asciiTheme="minorHAnsi" w:hAnsiTheme="minorHAnsi" w:cstheme="minorHAnsi"/>
          <w:color w:val="auto"/>
          <w:sz w:val="22"/>
          <w:szCs w:val="22"/>
        </w:rPr>
      </w:pPr>
      <w:r w:rsidRPr="000522A2">
        <w:rPr>
          <w:rFonts w:asciiTheme="minorHAnsi" w:hAnsiTheme="minorHAnsi" w:cstheme="minorHAnsi"/>
          <w:color w:val="auto"/>
          <w:sz w:val="22"/>
          <w:szCs w:val="22"/>
        </w:rPr>
        <w:t>2.1</w:t>
      </w:r>
      <w:r>
        <w:rPr>
          <w:rFonts w:asciiTheme="minorHAnsi" w:hAnsiTheme="minorHAnsi" w:cstheme="minorHAnsi"/>
          <w:color w:val="auto"/>
          <w:sz w:val="22"/>
          <w:szCs w:val="22"/>
        </w:rPr>
        <w:t>.</w:t>
      </w:r>
      <w:r w:rsidRPr="000522A2">
        <w:rPr>
          <w:rFonts w:asciiTheme="minorHAnsi" w:hAnsiTheme="minorHAnsi" w:cstheme="minorHAnsi"/>
          <w:color w:val="auto"/>
          <w:sz w:val="22"/>
          <w:szCs w:val="22"/>
        </w:rPr>
        <w:t xml:space="preserve"> ADSP Base Flow</w:t>
      </w:r>
    </w:p>
    <w:p w14:paraId="25C0D211" w14:textId="0DE78E3C" w:rsidR="000522A2" w:rsidRPr="000522A2" w:rsidRDefault="000522A2" w:rsidP="005179AB">
      <w:pPr>
        <w:pStyle w:val="Heading4"/>
        <w:rPr>
          <w:rFonts w:asciiTheme="minorHAnsi" w:hAnsiTheme="minorHAnsi" w:cstheme="minorHAnsi"/>
          <w:color w:val="auto"/>
        </w:rPr>
      </w:pPr>
      <w:bookmarkStart w:id="26" w:name="_Toc6909339"/>
      <w:r w:rsidRPr="000522A2">
        <w:rPr>
          <w:rFonts w:asciiTheme="minorHAnsi" w:hAnsiTheme="minorHAnsi" w:cstheme="minorHAnsi"/>
          <w:color w:val="auto"/>
        </w:rPr>
        <w:t>2.1.</w:t>
      </w:r>
      <w:proofErr w:type="gramStart"/>
      <w:r w:rsidRPr="000522A2">
        <w:rPr>
          <w:rFonts w:asciiTheme="minorHAnsi" w:hAnsiTheme="minorHAnsi" w:cstheme="minorHAnsi"/>
          <w:color w:val="auto"/>
        </w:rPr>
        <w:t>1.ADSP</w:t>
      </w:r>
      <w:proofErr w:type="gramEnd"/>
      <w:r w:rsidRPr="000522A2">
        <w:rPr>
          <w:rFonts w:asciiTheme="minorHAnsi" w:hAnsiTheme="minorHAnsi" w:cstheme="minorHAnsi"/>
          <w:color w:val="auto"/>
        </w:rPr>
        <w:t xml:space="preserve"> Base Creation</w:t>
      </w:r>
      <w:bookmarkEnd w:id="26"/>
    </w:p>
    <w:p w14:paraId="7147AE4A" w14:textId="05B2E857" w:rsidR="000522A2" w:rsidRDefault="000522A2" w:rsidP="005179AB">
      <w:pPr>
        <w:jc w:val="center"/>
      </w:pPr>
      <w:r>
        <w:rPr>
          <w:noProof/>
          <w:lang w:eastAsia="ja-JP"/>
        </w:rPr>
        <w:drawing>
          <wp:inline distT="0" distB="0" distL="0" distR="0" wp14:anchorId="794EF19A" wp14:editId="2A93DDDB">
            <wp:extent cx="5579745" cy="5215890"/>
            <wp:effectExtent l="0" t="0" r="190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5215890"/>
                    </a:xfrm>
                    <a:prstGeom prst="rect">
                      <a:avLst/>
                    </a:prstGeom>
                    <a:noFill/>
                    <a:ln>
                      <a:noFill/>
                    </a:ln>
                  </pic:spPr>
                </pic:pic>
              </a:graphicData>
            </a:graphic>
          </wp:inline>
        </w:drawing>
      </w:r>
    </w:p>
    <w:p w14:paraId="32B9309B" w14:textId="77777777" w:rsidR="000522A2" w:rsidRDefault="000522A2" w:rsidP="005179AB">
      <w:pPr>
        <w:pStyle w:val="Heading5"/>
        <w:rPr>
          <w:rFonts w:ascii="Arial" w:hAnsi="Arial" w:cs="Arial"/>
          <w:b/>
        </w:rPr>
      </w:pPr>
      <w:r>
        <w:rPr>
          <w:rFonts w:ascii="Arial" w:hAnsi="Arial" w:cs="Arial"/>
          <w:b/>
        </w:rPr>
        <w:br w:type="page"/>
      </w:r>
    </w:p>
    <w:p w14:paraId="058A76E4" w14:textId="76EC3833" w:rsidR="000522A2" w:rsidRPr="000522A2" w:rsidRDefault="000522A2" w:rsidP="005179AB">
      <w:pPr>
        <w:pStyle w:val="Heading4"/>
        <w:rPr>
          <w:rFonts w:asciiTheme="minorHAnsi" w:hAnsiTheme="minorHAnsi" w:cstheme="minorHAnsi"/>
          <w:color w:val="auto"/>
        </w:rPr>
      </w:pPr>
      <w:bookmarkStart w:id="27" w:name="_Toc6909340"/>
      <w:r w:rsidRPr="000522A2">
        <w:rPr>
          <w:rFonts w:asciiTheme="minorHAnsi" w:hAnsiTheme="minorHAnsi" w:cstheme="minorHAnsi"/>
          <w:color w:val="auto"/>
        </w:rPr>
        <w:lastRenderedPageBreak/>
        <w:t>2.1.</w:t>
      </w:r>
      <w:proofErr w:type="gramStart"/>
      <w:r w:rsidRPr="000522A2">
        <w:rPr>
          <w:rFonts w:asciiTheme="minorHAnsi" w:hAnsiTheme="minorHAnsi" w:cstheme="minorHAnsi"/>
          <w:color w:val="auto"/>
        </w:rPr>
        <w:t>2.ADSP</w:t>
      </w:r>
      <w:proofErr w:type="gramEnd"/>
      <w:r w:rsidRPr="000522A2">
        <w:rPr>
          <w:rFonts w:asciiTheme="minorHAnsi" w:hAnsiTheme="minorHAnsi" w:cstheme="minorHAnsi"/>
          <w:color w:val="auto"/>
        </w:rPr>
        <w:t xml:space="preserve"> Base Destruction</w:t>
      </w:r>
      <w:bookmarkEnd w:id="27"/>
    </w:p>
    <w:p w14:paraId="2BFFAE5E" w14:textId="181DF4B2" w:rsidR="000522A2" w:rsidRDefault="000522A2" w:rsidP="005179AB">
      <w:pPr>
        <w:jc w:val="center"/>
        <w:rPr>
          <w:rFonts w:cs="Arial"/>
        </w:rPr>
      </w:pPr>
      <w:r>
        <w:rPr>
          <w:noProof/>
          <w:lang w:eastAsia="ja-JP"/>
        </w:rPr>
        <w:drawing>
          <wp:inline distT="0" distB="0" distL="0" distR="0" wp14:anchorId="649791CA" wp14:editId="20C3F1BF">
            <wp:extent cx="5579745" cy="4814570"/>
            <wp:effectExtent l="0" t="0" r="190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4814570"/>
                    </a:xfrm>
                    <a:prstGeom prst="rect">
                      <a:avLst/>
                    </a:prstGeom>
                    <a:noFill/>
                    <a:ln>
                      <a:noFill/>
                    </a:ln>
                  </pic:spPr>
                </pic:pic>
              </a:graphicData>
            </a:graphic>
          </wp:inline>
        </w:drawing>
      </w:r>
    </w:p>
    <w:p w14:paraId="049B419E" w14:textId="2CB6781D" w:rsidR="000522A2" w:rsidRDefault="000522A2" w:rsidP="005179AB">
      <w:pPr>
        <w:pStyle w:val="Heading3"/>
        <w:rPr>
          <w:rFonts w:asciiTheme="minorHAnsi" w:hAnsiTheme="minorHAnsi" w:cstheme="minorHAnsi"/>
          <w:color w:val="auto"/>
          <w:sz w:val="22"/>
          <w:szCs w:val="22"/>
        </w:rPr>
      </w:pPr>
      <w:r w:rsidRPr="000522A2">
        <w:rPr>
          <w:rFonts w:asciiTheme="minorHAnsi" w:hAnsiTheme="minorHAnsi" w:cstheme="minorHAnsi"/>
          <w:color w:val="auto"/>
          <w:sz w:val="22"/>
          <w:szCs w:val="22"/>
        </w:rPr>
        <w:lastRenderedPageBreak/>
        <w:t>2.2. Render</w:t>
      </w:r>
      <w:r>
        <w:rPr>
          <w:rFonts w:asciiTheme="minorHAnsi" w:hAnsiTheme="minorHAnsi" w:cstheme="minorHAnsi"/>
          <w:color w:val="auto"/>
          <w:sz w:val="22"/>
          <w:szCs w:val="22"/>
        </w:rPr>
        <w:t>er</w:t>
      </w:r>
      <w:r w:rsidRPr="000522A2">
        <w:rPr>
          <w:rFonts w:asciiTheme="minorHAnsi" w:hAnsiTheme="minorHAnsi" w:cstheme="minorHAnsi"/>
          <w:color w:val="auto"/>
          <w:sz w:val="22"/>
          <w:szCs w:val="22"/>
        </w:rPr>
        <w:t xml:space="preserve"> flow</w:t>
      </w:r>
    </w:p>
    <w:p w14:paraId="154E3664" w14:textId="26ED2B72" w:rsidR="000522A2" w:rsidRPr="000522A2" w:rsidRDefault="000522A2" w:rsidP="005179AB">
      <w:pPr>
        <w:pStyle w:val="Heading4"/>
        <w:rPr>
          <w:rFonts w:asciiTheme="minorHAnsi" w:hAnsiTheme="minorHAnsi" w:cstheme="minorHAnsi"/>
          <w:color w:val="auto"/>
        </w:rPr>
      </w:pPr>
      <w:r w:rsidRPr="000522A2">
        <w:rPr>
          <w:rFonts w:asciiTheme="minorHAnsi" w:hAnsiTheme="minorHAnsi" w:cstheme="minorHAnsi"/>
          <w:color w:val="auto"/>
        </w:rPr>
        <w:t>2.2.1. Renderer Rreation</w:t>
      </w:r>
    </w:p>
    <w:p w14:paraId="06E0CF0A" w14:textId="1B8760A9" w:rsidR="000522A2" w:rsidRDefault="000522A2" w:rsidP="005179AB">
      <w:pPr>
        <w:pStyle w:val="ListParagraph"/>
        <w:ind w:left="630"/>
        <w:rPr>
          <w:rFonts w:ascii="Arial" w:hAnsi="Arial" w:cs="Arial"/>
        </w:rPr>
      </w:pPr>
      <w:r>
        <w:rPr>
          <w:rFonts w:ascii="Arial" w:hAnsi="Arial" w:cs="Arial"/>
          <w:noProof/>
          <w:lang w:eastAsia="ja-JP"/>
        </w:rPr>
        <w:drawing>
          <wp:inline distT="0" distB="0" distL="0" distR="0" wp14:anchorId="5147F407" wp14:editId="27A2619C">
            <wp:extent cx="6055360" cy="634492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5360" cy="6344920"/>
                    </a:xfrm>
                    <a:prstGeom prst="rect">
                      <a:avLst/>
                    </a:prstGeom>
                    <a:noFill/>
                    <a:ln>
                      <a:noFill/>
                    </a:ln>
                  </pic:spPr>
                </pic:pic>
              </a:graphicData>
            </a:graphic>
          </wp:inline>
        </w:drawing>
      </w:r>
    </w:p>
    <w:p w14:paraId="5D0C9BBA" w14:textId="665880D3" w:rsidR="000522A2" w:rsidRPr="000522A2" w:rsidRDefault="000522A2" w:rsidP="005179AB">
      <w:pPr>
        <w:pStyle w:val="Heading4"/>
        <w:rPr>
          <w:rFonts w:asciiTheme="minorHAnsi" w:hAnsiTheme="minorHAnsi" w:cstheme="minorHAnsi"/>
          <w:color w:val="auto"/>
        </w:rPr>
      </w:pPr>
      <w:bookmarkStart w:id="28" w:name="_Toc6909343"/>
      <w:r w:rsidRPr="000522A2">
        <w:rPr>
          <w:rFonts w:asciiTheme="minorHAnsi" w:hAnsiTheme="minorHAnsi" w:cstheme="minorHAnsi"/>
          <w:color w:val="auto"/>
        </w:rPr>
        <w:lastRenderedPageBreak/>
        <w:t>2.2.2. Renderer Execution</w:t>
      </w:r>
      <w:bookmarkEnd w:id="28"/>
    </w:p>
    <w:p w14:paraId="47BF203D" w14:textId="5F6B9091" w:rsidR="000522A2" w:rsidRDefault="000522A2" w:rsidP="005179AB">
      <w:pPr>
        <w:pStyle w:val="ListParagraph"/>
        <w:ind w:left="540"/>
        <w:jc w:val="center"/>
        <w:rPr>
          <w:rFonts w:ascii="Arial" w:hAnsi="Arial" w:cs="Arial"/>
        </w:rPr>
      </w:pPr>
      <w:r>
        <w:rPr>
          <w:rFonts w:ascii="Arial" w:hAnsi="Arial" w:cs="Arial"/>
          <w:noProof/>
          <w:lang w:eastAsia="ja-JP"/>
        </w:rPr>
        <w:drawing>
          <wp:inline distT="0" distB="0" distL="0" distR="0" wp14:anchorId="50699BEA" wp14:editId="5D1DE874">
            <wp:extent cx="6055360" cy="721233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5360" cy="7212330"/>
                    </a:xfrm>
                    <a:prstGeom prst="rect">
                      <a:avLst/>
                    </a:prstGeom>
                    <a:noFill/>
                    <a:ln>
                      <a:noFill/>
                    </a:ln>
                  </pic:spPr>
                </pic:pic>
              </a:graphicData>
            </a:graphic>
          </wp:inline>
        </w:drawing>
      </w:r>
    </w:p>
    <w:p w14:paraId="02D6358D" w14:textId="0BA62F40" w:rsidR="000522A2" w:rsidRPr="000522A2" w:rsidRDefault="000522A2" w:rsidP="005179AB">
      <w:pPr>
        <w:pStyle w:val="Heading4"/>
        <w:rPr>
          <w:rFonts w:asciiTheme="minorHAnsi" w:hAnsiTheme="minorHAnsi" w:cstheme="minorHAnsi"/>
          <w:color w:val="auto"/>
        </w:rPr>
      </w:pPr>
      <w:bookmarkStart w:id="29" w:name="_Toc6909344"/>
      <w:r w:rsidRPr="000522A2">
        <w:rPr>
          <w:rFonts w:asciiTheme="minorHAnsi" w:hAnsiTheme="minorHAnsi" w:cstheme="minorHAnsi"/>
          <w:color w:val="auto"/>
        </w:rPr>
        <w:lastRenderedPageBreak/>
        <w:t>2.2.3. Renderer Destruction</w:t>
      </w:r>
      <w:bookmarkEnd w:id="29"/>
    </w:p>
    <w:p w14:paraId="3907DF8C" w14:textId="55039633" w:rsidR="000522A2" w:rsidRDefault="000522A2" w:rsidP="005179AB">
      <w:pPr>
        <w:pStyle w:val="ListParagraph"/>
        <w:jc w:val="center"/>
        <w:rPr>
          <w:rFonts w:ascii="Arial" w:hAnsi="Arial" w:cs="Arial"/>
        </w:rPr>
      </w:pPr>
      <w:r>
        <w:rPr>
          <w:noProof/>
          <w:lang w:eastAsia="ja-JP"/>
        </w:rPr>
        <w:drawing>
          <wp:inline distT="0" distB="0" distL="0" distR="0" wp14:anchorId="7E8F4502" wp14:editId="319E0F00">
            <wp:extent cx="5645150" cy="4572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5150" cy="4572000"/>
                    </a:xfrm>
                    <a:prstGeom prst="rect">
                      <a:avLst/>
                    </a:prstGeom>
                    <a:noFill/>
                    <a:ln>
                      <a:noFill/>
                    </a:ln>
                  </pic:spPr>
                </pic:pic>
              </a:graphicData>
            </a:graphic>
          </wp:inline>
        </w:drawing>
      </w:r>
    </w:p>
    <w:p w14:paraId="05A60C08" w14:textId="18BAC2D9" w:rsidR="000522A2" w:rsidRPr="00156BB4" w:rsidRDefault="000522A2" w:rsidP="005179AB">
      <w:pPr>
        <w:pStyle w:val="Heading3"/>
        <w:rPr>
          <w:rFonts w:asciiTheme="minorHAnsi" w:hAnsiTheme="minorHAnsi" w:cstheme="minorHAnsi"/>
          <w:color w:val="auto"/>
          <w:sz w:val="22"/>
          <w:szCs w:val="22"/>
        </w:rPr>
      </w:pPr>
      <w:r w:rsidRPr="00156BB4">
        <w:rPr>
          <w:rFonts w:asciiTheme="minorHAnsi" w:hAnsiTheme="minorHAnsi" w:cstheme="minorHAnsi"/>
          <w:color w:val="auto"/>
          <w:sz w:val="22"/>
          <w:szCs w:val="22"/>
        </w:rPr>
        <w:lastRenderedPageBreak/>
        <w:t>2.3. Capture flow</w:t>
      </w:r>
    </w:p>
    <w:p w14:paraId="13BC01CD" w14:textId="59844ED8" w:rsidR="00156BB4" w:rsidRPr="00156BB4" w:rsidRDefault="00156BB4" w:rsidP="005179AB">
      <w:pPr>
        <w:pStyle w:val="Heading4"/>
        <w:rPr>
          <w:rFonts w:asciiTheme="minorHAnsi" w:hAnsiTheme="minorHAnsi" w:cstheme="minorHAnsi"/>
          <w:color w:val="auto"/>
        </w:rPr>
      </w:pPr>
      <w:bookmarkStart w:id="30" w:name="_Toc6909346"/>
      <w:r w:rsidRPr="00156BB4">
        <w:rPr>
          <w:rFonts w:asciiTheme="minorHAnsi" w:hAnsiTheme="minorHAnsi" w:cstheme="minorHAnsi"/>
          <w:color w:val="auto"/>
        </w:rPr>
        <w:t>2.3.1. Capture Creation</w:t>
      </w:r>
      <w:bookmarkEnd w:id="30"/>
    </w:p>
    <w:p w14:paraId="2E9DD71C" w14:textId="0C129F83" w:rsidR="00156BB4" w:rsidRDefault="00156BB4" w:rsidP="005179AB">
      <w:pPr>
        <w:pStyle w:val="ListParagraph"/>
        <w:ind w:left="630"/>
        <w:jc w:val="center"/>
        <w:rPr>
          <w:rFonts w:ascii="Arial" w:hAnsi="Arial" w:cs="Arial"/>
        </w:rPr>
      </w:pPr>
      <w:r>
        <w:rPr>
          <w:rFonts w:ascii="Arial" w:hAnsi="Arial" w:cs="Arial"/>
          <w:noProof/>
          <w:lang w:eastAsia="ja-JP"/>
        </w:rPr>
        <w:drawing>
          <wp:inline distT="0" distB="0" distL="0" distR="0" wp14:anchorId="59736B72" wp14:editId="42A34173">
            <wp:extent cx="6055360" cy="6148705"/>
            <wp:effectExtent l="0" t="0" r="254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5360" cy="6148705"/>
                    </a:xfrm>
                    <a:prstGeom prst="rect">
                      <a:avLst/>
                    </a:prstGeom>
                    <a:noFill/>
                    <a:ln>
                      <a:noFill/>
                    </a:ln>
                  </pic:spPr>
                </pic:pic>
              </a:graphicData>
            </a:graphic>
          </wp:inline>
        </w:drawing>
      </w:r>
    </w:p>
    <w:p w14:paraId="035BE802" w14:textId="32D212B5" w:rsidR="00156BB4" w:rsidRPr="00156BB4" w:rsidRDefault="00156BB4" w:rsidP="005179AB">
      <w:pPr>
        <w:pStyle w:val="Heading4"/>
        <w:rPr>
          <w:rFonts w:asciiTheme="minorHAnsi" w:hAnsiTheme="minorHAnsi" w:cstheme="minorHAnsi"/>
          <w:color w:val="auto"/>
        </w:rPr>
      </w:pPr>
      <w:bookmarkStart w:id="31" w:name="_Toc6909347"/>
      <w:r w:rsidRPr="00156BB4">
        <w:rPr>
          <w:rFonts w:asciiTheme="minorHAnsi" w:hAnsiTheme="minorHAnsi" w:cstheme="minorHAnsi"/>
          <w:color w:val="auto"/>
        </w:rPr>
        <w:lastRenderedPageBreak/>
        <w:t>2.3.2. Capture Execution</w:t>
      </w:r>
      <w:bookmarkEnd w:id="31"/>
    </w:p>
    <w:p w14:paraId="77E036D1" w14:textId="62B6144D" w:rsidR="00156BB4" w:rsidRDefault="00156BB4" w:rsidP="005179AB">
      <w:pPr>
        <w:pStyle w:val="ListParagraph"/>
        <w:ind w:left="540"/>
        <w:jc w:val="center"/>
        <w:rPr>
          <w:rFonts w:ascii="Arial" w:hAnsi="Arial" w:cs="Arial"/>
        </w:rPr>
      </w:pPr>
      <w:r>
        <w:rPr>
          <w:rFonts w:ascii="Arial" w:hAnsi="Arial" w:cs="Arial"/>
          <w:noProof/>
          <w:lang w:eastAsia="ja-JP"/>
        </w:rPr>
        <w:drawing>
          <wp:inline distT="0" distB="0" distL="0" distR="0" wp14:anchorId="3BEDEA6D" wp14:editId="03D6CE54">
            <wp:extent cx="6055360" cy="711009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5360" cy="7110095"/>
                    </a:xfrm>
                    <a:prstGeom prst="rect">
                      <a:avLst/>
                    </a:prstGeom>
                    <a:noFill/>
                    <a:ln>
                      <a:noFill/>
                    </a:ln>
                  </pic:spPr>
                </pic:pic>
              </a:graphicData>
            </a:graphic>
          </wp:inline>
        </w:drawing>
      </w:r>
    </w:p>
    <w:p w14:paraId="7D37AB37" w14:textId="581A5962" w:rsidR="00156BB4" w:rsidRPr="00156BB4" w:rsidRDefault="00156BB4" w:rsidP="005179AB">
      <w:pPr>
        <w:pStyle w:val="Heading4"/>
        <w:rPr>
          <w:rFonts w:asciiTheme="minorHAnsi" w:hAnsiTheme="minorHAnsi" w:cstheme="minorHAnsi"/>
          <w:color w:val="auto"/>
        </w:rPr>
      </w:pPr>
      <w:bookmarkStart w:id="32" w:name="_Toc6909348"/>
      <w:r w:rsidRPr="00156BB4">
        <w:rPr>
          <w:rFonts w:asciiTheme="minorHAnsi" w:hAnsiTheme="minorHAnsi" w:cstheme="minorHAnsi"/>
          <w:color w:val="auto"/>
        </w:rPr>
        <w:lastRenderedPageBreak/>
        <w:t>2.3.3. Capture Destruction</w:t>
      </w:r>
      <w:bookmarkEnd w:id="32"/>
    </w:p>
    <w:p w14:paraId="5BB05564" w14:textId="6AD24BB5" w:rsidR="00156BB4" w:rsidRDefault="00156BB4" w:rsidP="005179AB">
      <w:pPr>
        <w:pStyle w:val="ListParagraph"/>
        <w:jc w:val="center"/>
        <w:rPr>
          <w:rFonts w:ascii="Arial" w:hAnsi="Arial" w:cs="Arial"/>
        </w:rPr>
      </w:pPr>
      <w:r>
        <w:rPr>
          <w:noProof/>
          <w:lang w:eastAsia="ja-JP"/>
        </w:rPr>
        <w:drawing>
          <wp:inline distT="0" distB="0" distL="0" distR="0" wp14:anchorId="314734A9" wp14:editId="11259BAF">
            <wp:extent cx="5645150" cy="4572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150" cy="4572000"/>
                    </a:xfrm>
                    <a:prstGeom prst="rect">
                      <a:avLst/>
                    </a:prstGeom>
                    <a:noFill/>
                    <a:ln>
                      <a:noFill/>
                    </a:ln>
                  </pic:spPr>
                </pic:pic>
              </a:graphicData>
            </a:graphic>
          </wp:inline>
        </w:drawing>
      </w:r>
    </w:p>
    <w:p w14:paraId="4D849DFC" w14:textId="59AB5158" w:rsidR="00156BB4" w:rsidRPr="00156BB4" w:rsidRDefault="00156BB4" w:rsidP="005179AB">
      <w:pPr>
        <w:pStyle w:val="Heading3"/>
        <w:rPr>
          <w:rFonts w:asciiTheme="minorHAnsi" w:hAnsiTheme="minorHAnsi" w:cstheme="minorHAnsi"/>
          <w:color w:val="auto"/>
          <w:sz w:val="22"/>
          <w:szCs w:val="22"/>
        </w:rPr>
      </w:pPr>
      <w:r>
        <w:br w:type="page"/>
      </w:r>
      <w:bookmarkStart w:id="33" w:name="_Toc6909349"/>
      <w:r w:rsidRPr="00156BB4">
        <w:rPr>
          <w:rFonts w:asciiTheme="minorHAnsi" w:hAnsiTheme="minorHAnsi" w:cstheme="minorHAnsi"/>
          <w:color w:val="auto"/>
          <w:sz w:val="22"/>
          <w:szCs w:val="22"/>
        </w:rPr>
        <w:lastRenderedPageBreak/>
        <w:t>2.4. Equalizer Flow</w:t>
      </w:r>
      <w:bookmarkEnd w:id="33"/>
    </w:p>
    <w:p w14:paraId="73ADB5D1" w14:textId="3F405E82" w:rsidR="00156BB4" w:rsidRPr="00156BB4" w:rsidRDefault="00156BB4" w:rsidP="005179AB">
      <w:pPr>
        <w:pStyle w:val="Heading4"/>
        <w:rPr>
          <w:rFonts w:asciiTheme="minorHAnsi" w:hAnsiTheme="minorHAnsi" w:cstheme="minorHAnsi"/>
          <w:color w:val="auto"/>
        </w:rPr>
      </w:pPr>
      <w:bookmarkStart w:id="34" w:name="_Toc6909350"/>
      <w:r w:rsidRPr="00156BB4">
        <w:rPr>
          <w:rFonts w:asciiTheme="minorHAnsi" w:hAnsiTheme="minorHAnsi" w:cstheme="minorHAnsi"/>
          <w:color w:val="auto"/>
        </w:rPr>
        <w:t>2.4.1. Equalizer Creation</w:t>
      </w:r>
      <w:bookmarkEnd w:id="34"/>
    </w:p>
    <w:p w14:paraId="6A251AFE" w14:textId="56AE622F" w:rsidR="00156BB4" w:rsidRDefault="00156BB4" w:rsidP="005179AB">
      <w:pPr>
        <w:pStyle w:val="ListParagraph"/>
        <w:ind w:left="630"/>
        <w:jc w:val="center"/>
        <w:rPr>
          <w:rFonts w:ascii="Arial" w:hAnsi="Arial" w:cs="Arial"/>
        </w:rPr>
      </w:pPr>
      <w:r>
        <w:rPr>
          <w:noProof/>
          <w:lang w:eastAsia="ja-JP"/>
        </w:rPr>
        <w:drawing>
          <wp:inline distT="0" distB="0" distL="0" distR="0" wp14:anchorId="7BAD6CEB" wp14:editId="09F35271">
            <wp:extent cx="5915660" cy="7044690"/>
            <wp:effectExtent l="0" t="0" r="889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660" cy="7044690"/>
                    </a:xfrm>
                    <a:prstGeom prst="rect">
                      <a:avLst/>
                    </a:prstGeom>
                    <a:noFill/>
                    <a:ln>
                      <a:noFill/>
                    </a:ln>
                  </pic:spPr>
                </pic:pic>
              </a:graphicData>
            </a:graphic>
          </wp:inline>
        </w:drawing>
      </w:r>
    </w:p>
    <w:p w14:paraId="31905D4E" w14:textId="575CAF13" w:rsidR="00156BB4" w:rsidRPr="00156BB4" w:rsidRDefault="00156BB4" w:rsidP="005179AB">
      <w:pPr>
        <w:pStyle w:val="Heading4"/>
        <w:rPr>
          <w:rFonts w:asciiTheme="minorHAnsi" w:hAnsiTheme="minorHAnsi" w:cstheme="minorHAnsi"/>
          <w:color w:val="auto"/>
        </w:rPr>
      </w:pPr>
      <w:bookmarkStart w:id="35" w:name="_Toc6909351"/>
      <w:r w:rsidRPr="00156BB4">
        <w:rPr>
          <w:rFonts w:asciiTheme="minorHAnsi" w:hAnsiTheme="minorHAnsi" w:cstheme="minorHAnsi"/>
          <w:color w:val="auto"/>
        </w:rPr>
        <w:lastRenderedPageBreak/>
        <w:t>2.4.2. Equalizer Execution</w:t>
      </w:r>
      <w:bookmarkEnd w:id="35"/>
    </w:p>
    <w:p w14:paraId="0A58488A" w14:textId="3B6D5221" w:rsidR="00156BB4" w:rsidRDefault="00156BB4" w:rsidP="005179AB">
      <w:pPr>
        <w:pStyle w:val="ListParagraph"/>
        <w:ind w:left="540"/>
        <w:jc w:val="center"/>
        <w:rPr>
          <w:rFonts w:ascii="Arial" w:hAnsi="Arial" w:cs="Arial"/>
        </w:rPr>
      </w:pPr>
      <w:r>
        <w:rPr>
          <w:rFonts w:ascii="Arial" w:hAnsi="Arial" w:cs="Arial"/>
          <w:noProof/>
          <w:lang w:eastAsia="ja-JP"/>
        </w:rPr>
        <w:drawing>
          <wp:inline distT="0" distB="0" distL="0" distR="0" wp14:anchorId="473861F7" wp14:editId="580B0FE3">
            <wp:extent cx="6055360" cy="7138035"/>
            <wp:effectExtent l="0" t="0" r="254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5360" cy="7138035"/>
                    </a:xfrm>
                    <a:prstGeom prst="rect">
                      <a:avLst/>
                    </a:prstGeom>
                    <a:noFill/>
                    <a:ln>
                      <a:noFill/>
                    </a:ln>
                  </pic:spPr>
                </pic:pic>
              </a:graphicData>
            </a:graphic>
          </wp:inline>
        </w:drawing>
      </w:r>
    </w:p>
    <w:p w14:paraId="6F1A57BB" w14:textId="64E6FD83" w:rsidR="00156BB4" w:rsidRPr="00156BB4" w:rsidRDefault="00156BB4" w:rsidP="005179AB">
      <w:pPr>
        <w:pStyle w:val="Heading4"/>
        <w:rPr>
          <w:rFonts w:asciiTheme="minorHAnsi" w:hAnsiTheme="minorHAnsi" w:cstheme="minorHAnsi"/>
          <w:color w:val="auto"/>
        </w:rPr>
      </w:pPr>
      <w:bookmarkStart w:id="36" w:name="_Toc6909352"/>
      <w:r w:rsidRPr="00156BB4">
        <w:rPr>
          <w:rFonts w:asciiTheme="minorHAnsi" w:hAnsiTheme="minorHAnsi" w:cstheme="minorHAnsi"/>
          <w:color w:val="auto"/>
        </w:rPr>
        <w:lastRenderedPageBreak/>
        <w:t>2.4.3. Equalizer Destruction</w:t>
      </w:r>
      <w:bookmarkEnd w:id="36"/>
    </w:p>
    <w:p w14:paraId="60A486C2" w14:textId="07322D81" w:rsidR="00156BB4" w:rsidRDefault="00156BB4" w:rsidP="005179AB">
      <w:pPr>
        <w:pStyle w:val="ListParagraph"/>
        <w:jc w:val="center"/>
        <w:rPr>
          <w:rFonts w:ascii="Arial" w:hAnsi="Arial" w:cs="Arial"/>
        </w:rPr>
      </w:pPr>
      <w:r>
        <w:rPr>
          <w:noProof/>
          <w:lang w:eastAsia="ja-JP"/>
        </w:rPr>
        <w:drawing>
          <wp:inline distT="0" distB="0" distL="0" distR="0" wp14:anchorId="59131E77" wp14:editId="05E04134">
            <wp:extent cx="5645150" cy="4572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5150" cy="4572000"/>
                    </a:xfrm>
                    <a:prstGeom prst="rect">
                      <a:avLst/>
                    </a:prstGeom>
                    <a:noFill/>
                    <a:ln>
                      <a:noFill/>
                    </a:ln>
                  </pic:spPr>
                </pic:pic>
              </a:graphicData>
            </a:graphic>
          </wp:inline>
        </w:drawing>
      </w:r>
    </w:p>
    <w:p w14:paraId="4C596429" w14:textId="4F068387" w:rsidR="00156BB4" w:rsidRPr="00156BB4" w:rsidRDefault="00156BB4" w:rsidP="005179AB">
      <w:pPr>
        <w:pStyle w:val="Heading3"/>
        <w:rPr>
          <w:rFonts w:asciiTheme="minorHAnsi" w:hAnsiTheme="minorHAnsi" w:cstheme="minorHAnsi"/>
          <w:color w:val="auto"/>
          <w:sz w:val="22"/>
          <w:szCs w:val="22"/>
        </w:rPr>
      </w:pPr>
      <w:r>
        <w:br w:type="page"/>
      </w:r>
      <w:bookmarkStart w:id="37" w:name="_Toc6909353"/>
      <w:r w:rsidRPr="00156BB4">
        <w:rPr>
          <w:rFonts w:asciiTheme="minorHAnsi" w:hAnsiTheme="minorHAnsi" w:cstheme="minorHAnsi"/>
          <w:color w:val="auto"/>
          <w:sz w:val="22"/>
          <w:szCs w:val="22"/>
        </w:rPr>
        <w:lastRenderedPageBreak/>
        <w:t>2.5. TDM Renderer Flow</w:t>
      </w:r>
      <w:bookmarkEnd w:id="37"/>
    </w:p>
    <w:p w14:paraId="1C64652B" w14:textId="17F1537E" w:rsidR="00156BB4" w:rsidRPr="00156BB4" w:rsidRDefault="00156BB4" w:rsidP="005179AB">
      <w:pPr>
        <w:pStyle w:val="Heading4"/>
        <w:rPr>
          <w:rFonts w:asciiTheme="minorHAnsi" w:hAnsiTheme="minorHAnsi" w:cstheme="minorHAnsi"/>
          <w:color w:val="auto"/>
        </w:rPr>
      </w:pPr>
      <w:bookmarkStart w:id="38" w:name="_Toc6909354"/>
      <w:r w:rsidRPr="00156BB4">
        <w:rPr>
          <w:rFonts w:asciiTheme="minorHAnsi" w:hAnsiTheme="minorHAnsi" w:cstheme="minorHAnsi"/>
          <w:color w:val="auto"/>
        </w:rPr>
        <w:t>2.5.1. TDM Renderer Creation</w:t>
      </w:r>
      <w:bookmarkEnd w:id="38"/>
    </w:p>
    <w:p w14:paraId="5289E827" w14:textId="64BC230F" w:rsidR="00156BB4" w:rsidRDefault="00156BB4" w:rsidP="005179AB">
      <w:pPr>
        <w:jc w:val="center"/>
      </w:pPr>
      <w:r>
        <w:rPr>
          <w:noProof/>
          <w:lang w:eastAsia="ja-JP"/>
        </w:rPr>
        <w:drawing>
          <wp:inline distT="0" distB="0" distL="0" distR="0" wp14:anchorId="367FEF99" wp14:editId="79163A01">
            <wp:extent cx="6055360" cy="602742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5360" cy="6027420"/>
                    </a:xfrm>
                    <a:prstGeom prst="rect">
                      <a:avLst/>
                    </a:prstGeom>
                    <a:noFill/>
                    <a:ln>
                      <a:noFill/>
                    </a:ln>
                  </pic:spPr>
                </pic:pic>
              </a:graphicData>
            </a:graphic>
          </wp:inline>
        </w:drawing>
      </w:r>
    </w:p>
    <w:p w14:paraId="710ECB26" w14:textId="097FF426" w:rsidR="00156BB4" w:rsidRPr="00156BB4" w:rsidRDefault="00156BB4" w:rsidP="005179AB">
      <w:pPr>
        <w:pStyle w:val="Heading4"/>
        <w:rPr>
          <w:rFonts w:asciiTheme="minorHAnsi" w:hAnsiTheme="minorHAnsi" w:cstheme="minorHAnsi"/>
          <w:color w:val="auto"/>
        </w:rPr>
      </w:pPr>
      <w:r>
        <w:rPr>
          <w:rFonts w:ascii="Arial" w:hAnsi="Arial"/>
          <w:sz w:val="24"/>
          <w:szCs w:val="24"/>
        </w:rPr>
        <w:br w:type="page"/>
      </w:r>
      <w:bookmarkStart w:id="39" w:name="_Toc6909355"/>
      <w:r w:rsidRPr="00156BB4">
        <w:rPr>
          <w:rFonts w:asciiTheme="minorHAnsi" w:hAnsiTheme="minorHAnsi" w:cstheme="minorHAnsi"/>
          <w:color w:val="auto"/>
        </w:rPr>
        <w:lastRenderedPageBreak/>
        <w:t>2.5.2. TDM Renderer Execution</w:t>
      </w:r>
      <w:bookmarkEnd w:id="39"/>
    </w:p>
    <w:p w14:paraId="5F9472F4" w14:textId="2E4B5FF2" w:rsidR="00156BB4" w:rsidRDefault="00156BB4" w:rsidP="005179AB">
      <w:pPr>
        <w:keepNext/>
        <w:jc w:val="center"/>
      </w:pPr>
      <w:r>
        <w:rPr>
          <w:noProof/>
          <w:lang w:eastAsia="ja-JP"/>
        </w:rPr>
        <w:drawing>
          <wp:inline distT="0" distB="0" distL="0" distR="0" wp14:anchorId="65178A29" wp14:editId="455378BA">
            <wp:extent cx="6055360" cy="7212330"/>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5360" cy="7212330"/>
                    </a:xfrm>
                    <a:prstGeom prst="rect">
                      <a:avLst/>
                    </a:prstGeom>
                    <a:noFill/>
                    <a:ln>
                      <a:noFill/>
                    </a:ln>
                  </pic:spPr>
                </pic:pic>
              </a:graphicData>
            </a:graphic>
          </wp:inline>
        </w:drawing>
      </w:r>
    </w:p>
    <w:p w14:paraId="11F493B8" w14:textId="77777777" w:rsidR="00156BB4" w:rsidRDefault="00156BB4" w:rsidP="005179AB">
      <w:pPr>
        <w:rPr>
          <w:rFonts w:eastAsiaTheme="majorEastAsia" w:cstheme="minorHAnsi"/>
          <w:i/>
          <w:iCs/>
        </w:rPr>
      </w:pPr>
      <w:bookmarkStart w:id="40" w:name="_Toc6909356"/>
      <w:r>
        <w:rPr>
          <w:rFonts w:cstheme="minorHAnsi"/>
        </w:rPr>
        <w:br w:type="page"/>
      </w:r>
    </w:p>
    <w:p w14:paraId="0677627A" w14:textId="6ED3AE24" w:rsidR="00156BB4" w:rsidRPr="00156BB4" w:rsidRDefault="00156BB4" w:rsidP="005179AB">
      <w:pPr>
        <w:pStyle w:val="Heading4"/>
        <w:rPr>
          <w:rFonts w:asciiTheme="minorHAnsi" w:hAnsiTheme="minorHAnsi" w:cstheme="minorHAnsi"/>
          <w:color w:val="auto"/>
        </w:rPr>
      </w:pPr>
      <w:r w:rsidRPr="00156BB4">
        <w:rPr>
          <w:rFonts w:asciiTheme="minorHAnsi" w:hAnsiTheme="minorHAnsi" w:cstheme="minorHAnsi"/>
          <w:color w:val="auto"/>
        </w:rPr>
        <w:lastRenderedPageBreak/>
        <w:t>2.5.3. TDM Renderer Destruction</w:t>
      </w:r>
      <w:bookmarkEnd w:id="40"/>
    </w:p>
    <w:p w14:paraId="2D098FCE" w14:textId="683C68C8" w:rsidR="00156BB4" w:rsidRDefault="00156BB4" w:rsidP="005179AB">
      <w:pPr>
        <w:keepNext/>
      </w:pPr>
      <w:r>
        <w:rPr>
          <w:noProof/>
          <w:lang w:eastAsia="ja-JP"/>
        </w:rPr>
        <w:drawing>
          <wp:inline distT="0" distB="0" distL="0" distR="0" wp14:anchorId="531C2EF8" wp14:editId="00481438">
            <wp:extent cx="6055360" cy="455358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5360" cy="4553585"/>
                    </a:xfrm>
                    <a:prstGeom prst="rect">
                      <a:avLst/>
                    </a:prstGeom>
                    <a:noFill/>
                    <a:ln>
                      <a:noFill/>
                    </a:ln>
                  </pic:spPr>
                </pic:pic>
              </a:graphicData>
            </a:graphic>
          </wp:inline>
        </w:drawing>
      </w:r>
    </w:p>
    <w:p w14:paraId="0F25AECC" w14:textId="77777777" w:rsidR="00156BB4" w:rsidRDefault="00156BB4" w:rsidP="005179AB">
      <w:pPr>
        <w:rPr>
          <w:rFonts w:ascii="Arial" w:hAnsi="Arial"/>
          <w:szCs w:val="18"/>
        </w:rPr>
      </w:pPr>
      <w:r>
        <w:br w:type="page"/>
      </w:r>
    </w:p>
    <w:p w14:paraId="33AF785D" w14:textId="2E6C7D62" w:rsidR="00156BB4" w:rsidRPr="00156BB4" w:rsidRDefault="00156BB4" w:rsidP="005179AB">
      <w:pPr>
        <w:pStyle w:val="Heading3"/>
        <w:rPr>
          <w:rFonts w:asciiTheme="minorHAnsi" w:hAnsiTheme="minorHAnsi" w:cstheme="minorHAnsi"/>
          <w:color w:val="auto"/>
          <w:sz w:val="22"/>
          <w:szCs w:val="22"/>
        </w:rPr>
      </w:pPr>
      <w:bookmarkStart w:id="41" w:name="_Toc6909357"/>
      <w:r w:rsidRPr="00156BB4">
        <w:rPr>
          <w:rFonts w:asciiTheme="minorHAnsi" w:hAnsiTheme="minorHAnsi" w:cstheme="minorHAnsi"/>
          <w:color w:val="auto"/>
          <w:sz w:val="22"/>
          <w:szCs w:val="22"/>
        </w:rPr>
        <w:lastRenderedPageBreak/>
        <w:t>2.6. TDM Capture Flow</w:t>
      </w:r>
      <w:bookmarkEnd w:id="41"/>
    </w:p>
    <w:p w14:paraId="6DA960B9" w14:textId="0CC61679" w:rsidR="00156BB4" w:rsidRPr="00156BB4" w:rsidRDefault="00156BB4" w:rsidP="005179AB">
      <w:pPr>
        <w:pStyle w:val="Heading4"/>
        <w:rPr>
          <w:rFonts w:asciiTheme="minorHAnsi" w:hAnsiTheme="minorHAnsi" w:cstheme="minorHAnsi"/>
          <w:color w:val="auto"/>
        </w:rPr>
      </w:pPr>
      <w:bookmarkStart w:id="42" w:name="_Toc6909358"/>
      <w:r w:rsidRPr="00156BB4">
        <w:rPr>
          <w:rFonts w:asciiTheme="minorHAnsi" w:hAnsiTheme="minorHAnsi" w:cstheme="minorHAnsi"/>
          <w:color w:val="auto"/>
        </w:rPr>
        <w:t>2.6.1. TDM Capture Creation</w:t>
      </w:r>
      <w:bookmarkEnd w:id="42"/>
    </w:p>
    <w:p w14:paraId="15F08A5A" w14:textId="6C3EF319" w:rsidR="00156BB4" w:rsidRDefault="00156BB4" w:rsidP="005179AB">
      <w:pPr>
        <w:rPr>
          <w:rFonts w:ascii="Arial" w:hAnsi="Arial"/>
          <w:szCs w:val="18"/>
        </w:rPr>
      </w:pPr>
      <w:r>
        <w:rPr>
          <w:rFonts w:ascii="Arial" w:hAnsi="Arial"/>
          <w:noProof/>
          <w:szCs w:val="18"/>
          <w:lang w:eastAsia="ja-JP"/>
        </w:rPr>
        <w:drawing>
          <wp:inline distT="0" distB="0" distL="0" distR="0" wp14:anchorId="7B42C565" wp14:editId="4C657B7B">
            <wp:extent cx="6055360" cy="620458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5360" cy="6204585"/>
                    </a:xfrm>
                    <a:prstGeom prst="rect">
                      <a:avLst/>
                    </a:prstGeom>
                    <a:noFill/>
                    <a:ln>
                      <a:noFill/>
                    </a:ln>
                  </pic:spPr>
                </pic:pic>
              </a:graphicData>
            </a:graphic>
          </wp:inline>
        </w:drawing>
      </w:r>
    </w:p>
    <w:p w14:paraId="1E132109" w14:textId="77777777" w:rsidR="00156BB4" w:rsidRDefault="00156BB4" w:rsidP="005179AB">
      <w:pPr>
        <w:rPr>
          <w:rFonts w:ascii="Arial" w:hAnsi="Arial"/>
          <w:szCs w:val="18"/>
        </w:rPr>
      </w:pPr>
      <w:r>
        <w:br w:type="page"/>
      </w:r>
    </w:p>
    <w:p w14:paraId="5EE71DAD" w14:textId="181ACDB2" w:rsidR="00156BB4" w:rsidRPr="00156BB4" w:rsidRDefault="00156BB4" w:rsidP="005179AB">
      <w:pPr>
        <w:pStyle w:val="Heading4"/>
        <w:rPr>
          <w:rFonts w:asciiTheme="minorHAnsi" w:hAnsiTheme="minorHAnsi" w:cstheme="minorHAnsi"/>
          <w:color w:val="auto"/>
        </w:rPr>
      </w:pPr>
      <w:bookmarkStart w:id="43" w:name="_Toc6909359"/>
      <w:r w:rsidRPr="00156BB4">
        <w:rPr>
          <w:rFonts w:asciiTheme="minorHAnsi" w:hAnsiTheme="minorHAnsi" w:cstheme="minorHAnsi"/>
          <w:color w:val="auto"/>
        </w:rPr>
        <w:lastRenderedPageBreak/>
        <w:t>2.6.2. TDM Capture Execution</w:t>
      </w:r>
      <w:bookmarkEnd w:id="43"/>
    </w:p>
    <w:p w14:paraId="636A53A8" w14:textId="70E2BA53" w:rsidR="00156BB4" w:rsidRDefault="00156BB4" w:rsidP="005179AB">
      <w:pPr>
        <w:pStyle w:val="Caption"/>
        <w:keepNext/>
      </w:pPr>
      <w:r>
        <w:rPr>
          <w:noProof/>
          <w:lang w:eastAsia="ja-JP"/>
        </w:rPr>
        <w:drawing>
          <wp:inline distT="0" distB="0" distL="0" distR="0" wp14:anchorId="4B9BA3B5" wp14:editId="78BC7508">
            <wp:extent cx="6055360" cy="711009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5360" cy="7110095"/>
                    </a:xfrm>
                    <a:prstGeom prst="rect">
                      <a:avLst/>
                    </a:prstGeom>
                    <a:noFill/>
                    <a:ln>
                      <a:noFill/>
                    </a:ln>
                  </pic:spPr>
                </pic:pic>
              </a:graphicData>
            </a:graphic>
          </wp:inline>
        </w:drawing>
      </w:r>
    </w:p>
    <w:p w14:paraId="00507799" w14:textId="77777777" w:rsidR="00156BB4" w:rsidRDefault="00156BB4" w:rsidP="005179AB">
      <w:pPr>
        <w:rPr>
          <w:rFonts w:eastAsiaTheme="majorEastAsia" w:cstheme="minorHAnsi"/>
          <w:i/>
          <w:iCs/>
        </w:rPr>
      </w:pPr>
      <w:bookmarkStart w:id="44" w:name="_Toc6909360"/>
      <w:r>
        <w:rPr>
          <w:rFonts w:cstheme="minorHAnsi"/>
        </w:rPr>
        <w:br w:type="page"/>
      </w:r>
    </w:p>
    <w:p w14:paraId="725EE4C8" w14:textId="3698004E" w:rsidR="00156BB4" w:rsidRPr="00156BB4" w:rsidRDefault="00156BB4" w:rsidP="005179AB">
      <w:pPr>
        <w:pStyle w:val="Heading4"/>
        <w:rPr>
          <w:rFonts w:asciiTheme="minorHAnsi" w:hAnsiTheme="minorHAnsi" w:cstheme="minorHAnsi"/>
          <w:color w:val="auto"/>
        </w:rPr>
      </w:pPr>
      <w:r w:rsidRPr="00156BB4">
        <w:rPr>
          <w:rFonts w:asciiTheme="minorHAnsi" w:hAnsiTheme="minorHAnsi" w:cstheme="minorHAnsi"/>
          <w:color w:val="auto"/>
        </w:rPr>
        <w:lastRenderedPageBreak/>
        <w:t>2.6.3. TDM Capture Destruction</w:t>
      </w:r>
      <w:bookmarkEnd w:id="44"/>
    </w:p>
    <w:p w14:paraId="3D7BCF72" w14:textId="3F9A48F6" w:rsidR="00156BB4" w:rsidRDefault="00156BB4" w:rsidP="005179AB">
      <w:r>
        <w:rPr>
          <w:noProof/>
          <w:lang w:eastAsia="ja-JP"/>
        </w:rPr>
        <w:drawing>
          <wp:inline distT="0" distB="0" distL="0" distR="0" wp14:anchorId="2CE445E0" wp14:editId="120AB3A4">
            <wp:extent cx="5794375" cy="46374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4375" cy="4637405"/>
                    </a:xfrm>
                    <a:prstGeom prst="rect">
                      <a:avLst/>
                    </a:prstGeom>
                    <a:noFill/>
                    <a:ln>
                      <a:noFill/>
                    </a:ln>
                  </pic:spPr>
                </pic:pic>
              </a:graphicData>
            </a:graphic>
          </wp:inline>
        </w:drawing>
      </w:r>
    </w:p>
    <w:p w14:paraId="095C2EB7" w14:textId="2A08D218" w:rsidR="00156BB4" w:rsidRDefault="00156BB4" w:rsidP="005179AB">
      <w:pPr>
        <w:rPr>
          <w:rFonts w:ascii="Arial" w:hAnsi="Arial"/>
          <w:szCs w:val="18"/>
        </w:rPr>
      </w:pPr>
      <w:r>
        <w:rPr>
          <w:rFonts w:ascii="Arial" w:hAnsi="Arial"/>
          <w:szCs w:val="18"/>
        </w:rPr>
        <w:br w:type="page"/>
      </w:r>
    </w:p>
    <w:p w14:paraId="2D10BB52" w14:textId="58FFB96B" w:rsidR="006E5396" w:rsidRPr="006E5396" w:rsidRDefault="006E5396" w:rsidP="00E25FEE">
      <w:pPr>
        <w:pStyle w:val="Heading2"/>
        <w:jc w:val="both"/>
        <w:rPr>
          <w:rFonts w:asciiTheme="minorHAnsi" w:hAnsiTheme="minorHAnsi" w:cstheme="minorHAnsi"/>
          <w:b/>
          <w:i/>
          <w:color w:val="auto"/>
          <w:sz w:val="22"/>
          <w:szCs w:val="22"/>
          <w:u w:val="single"/>
        </w:rPr>
      </w:pPr>
      <w:r w:rsidRPr="006E5396">
        <w:rPr>
          <w:rFonts w:asciiTheme="minorHAnsi" w:hAnsiTheme="minorHAnsi" w:cstheme="minorHAnsi"/>
          <w:b/>
          <w:i/>
          <w:color w:val="auto"/>
          <w:sz w:val="22"/>
          <w:szCs w:val="22"/>
          <w:u w:val="single"/>
        </w:rPr>
        <w:lastRenderedPageBreak/>
        <w:t>C. ADSP Framework</w:t>
      </w:r>
    </w:p>
    <w:p w14:paraId="5C02B99A" w14:textId="34113229" w:rsidR="006E5396" w:rsidRPr="006E5396" w:rsidRDefault="006E5396" w:rsidP="00E25FEE">
      <w:pPr>
        <w:pStyle w:val="Heading3"/>
        <w:jc w:val="both"/>
        <w:rPr>
          <w:rFonts w:asciiTheme="minorHAnsi" w:hAnsiTheme="minorHAnsi" w:cstheme="minorHAnsi"/>
          <w:b/>
          <w:i/>
          <w:color w:val="auto"/>
          <w:sz w:val="22"/>
          <w:szCs w:val="22"/>
        </w:rPr>
      </w:pPr>
      <w:bookmarkStart w:id="45" w:name="_Toc6909598"/>
      <w:r w:rsidRPr="006E5396">
        <w:rPr>
          <w:rFonts w:asciiTheme="minorHAnsi" w:hAnsiTheme="minorHAnsi" w:cstheme="minorHAnsi"/>
          <w:b/>
          <w:i/>
          <w:color w:val="auto"/>
          <w:sz w:val="22"/>
          <w:szCs w:val="22"/>
        </w:rPr>
        <w:t xml:space="preserve">1. Overview </w:t>
      </w:r>
    </w:p>
    <w:p w14:paraId="6C016651" w14:textId="2450046B" w:rsidR="006E5396" w:rsidRPr="006E5396" w:rsidRDefault="006E5396" w:rsidP="00E25FEE">
      <w:pPr>
        <w:pStyle w:val="Heading4"/>
        <w:jc w:val="both"/>
        <w:rPr>
          <w:rFonts w:asciiTheme="minorHAnsi" w:hAnsiTheme="minorHAnsi" w:cstheme="minorHAnsi"/>
          <w:i w:val="0"/>
          <w:color w:val="auto"/>
        </w:rPr>
      </w:pPr>
      <w:r w:rsidRPr="006E5396">
        <w:rPr>
          <w:rFonts w:asciiTheme="minorHAnsi" w:hAnsiTheme="minorHAnsi" w:cstheme="minorHAnsi"/>
          <w:i w:val="0"/>
          <w:color w:val="auto"/>
        </w:rPr>
        <w:t>1.1. Overview</w:t>
      </w:r>
      <w:bookmarkEnd w:id="45"/>
    </w:p>
    <w:p w14:paraId="64D1E8B7" w14:textId="13930E9A" w:rsidR="006E5396" w:rsidRDefault="006E5396" w:rsidP="00E25FEE">
      <w:pPr>
        <w:jc w:val="both"/>
      </w:pPr>
      <w:r>
        <w:t xml:space="preserve">In this chapter, overview of </w:t>
      </w:r>
      <w:fldSimple w:instr=" DOCPROPERTY  Title  \* MERGEFORMAT ">
        <w:r>
          <w:t>ADSP Framework</w:t>
        </w:r>
      </w:fldSimple>
      <w:r>
        <w:t xml:space="preserve"> is explained. All expression in this manual is based on default parameters. If the software is customized from original source code, make the appropriate change according to the customization.</w:t>
      </w:r>
    </w:p>
    <w:p w14:paraId="2FD347D2" w14:textId="10D7A3E8" w:rsidR="006E5396" w:rsidRPr="006E5396" w:rsidRDefault="006E5396" w:rsidP="00E25FEE">
      <w:pPr>
        <w:pStyle w:val="Heading4"/>
        <w:jc w:val="both"/>
        <w:rPr>
          <w:rFonts w:asciiTheme="minorHAnsi" w:hAnsiTheme="minorHAnsi" w:cstheme="minorHAnsi"/>
          <w:i w:val="0"/>
          <w:color w:val="auto"/>
        </w:rPr>
      </w:pPr>
      <w:bookmarkStart w:id="46" w:name="_Toc6909599"/>
      <w:bookmarkStart w:id="47" w:name="_Toc444868431"/>
      <w:bookmarkStart w:id="48" w:name="_Toc361132553"/>
      <w:r w:rsidRPr="006E5396">
        <w:rPr>
          <w:rFonts w:asciiTheme="minorHAnsi" w:hAnsiTheme="minorHAnsi" w:cstheme="minorHAnsi"/>
          <w:i w:val="0"/>
          <w:color w:val="auto"/>
        </w:rPr>
        <w:t xml:space="preserve">1.2. The architecture of the </w:t>
      </w:r>
      <w:r w:rsidRPr="006E5396">
        <w:rPr>
          <w:rFonts w:asciiTheme="minorHAnsi" w:hAnsiTheme="minorHAnsi" w:cstheme="minorHAnsi"/>
          <w:i w:val="0"/>
          <w:color w:val="auto"/>
        </w:rPr>
        <w:fldChar w:fldCharType="begin"/>
      </w:r>
      <w:r w:rsidRPr="006E5396">
        <w:rPr>
          <w:rFonts w:asciiTheme="minorHAnsi" w:hAnsiTheme="minorHAnsi" w:cstheme="minorHAnsi"/>
          <w:i w:val="0"/>
          <w:color w:val="auto"/>
        </w:rPr>
        <w:instrText xml:space="preserve"> DOCPROPERTY  Software  \* MERGEFORMAT </w:instrText>
      </w:r>
      <w:r w:rsidRPr="006E5396">
        <w:rPr>
          <w:rFonts w:asciiTheme="minorHAnsi" w:hAnsiTheme="minorHAnsi" w:cstheme="minorHAnsi"/>
          <w:i w:val="0"/>
          <w:color w:val="auto"/>
        </w:rPr>
        <w:fldChar w:fldCharType="separate"/>
      </w:r>
      <w:r w:rsidRPr="006E5396">
        <w:rPr>
          <w:rFonts w:asciiTheme="minorHAnsi" w:hAnsiTheme="minorHAnsi" w:cstheme="minorHAnsi"/>
          <w:i w:val="0"/>
          <w:color w:val="auto"/>
        </w:rPr>
        <w:t>Software</w:t>
      </w:r>
      <w:r w:rsidRPr="006E5396">
        <w:rPr>
          <w:rFonts w:asciiTheme="minorHAnsi" w:hAnsiTheme="minorHAnsi" w:cstheme="minorHAnsi"/>
          <w:i w:val="0"/>
          <w:color w:val="auto"/>
        </w:rPr>
        <w:fldChar w:fldCharType="end"/>
      </w:r>
      <w:r w:rsidRPr="006E5396">
        <w:rPr>
          <w:rFonts w:asciiTheme="minorHAnsi" w:hAnsiTheme="minorHAnsi" w:cstheme="minorHAnsi"/>
          <w:i w:val="0"/>
          <w:color w:val="auto"/>
        </w:rPr>
        <w:t xml:space="preserve"> and scope of this document</w:t>
      </w:r>
      <w:bookmarkEnd w:id="46"/>
      <w:bookmarkEnd w:id="47"/>
      <w:bookmarkEnd w:id="48"/>
      <w:r w:rsidRPr="006E5396">
        <w:rPr>
          <w:rFonts w:asciiTheme="minorHAnsi" w:hAnsiTheme="minorHAnsi" w:cstheme="minorHAnsi"/>
          <w:i w:val="0"/>
          <w:color w:val="auto"/>
        </w:rPr>
        <w:t xml:space="preserve"> </w:t>
      </w:r>
    </w:p>
    <w:p w14:paraId="26C36276" w14:textId="56AC7634" w:rsidR="006E5396" w:rsidRDefault="006E5396" w:rsidP="00E25FEE">
      <w:pPr>
        <w:pStyle w:val="Caption"/>
        <w:jc w:val="both"/>
      </w:pPr>
      <w:r>
        <w:t xml:space="preserve">The architecture of </w:t>
      </w:r>
      <w:fldSimple w:instr=" DOCPROPERTY  Title  \* MERGEFORMAT ">
        <w:r>
          <w:t>ADSP Framework</w:t>
        </w:r>
      </w:fldSimple>
      <w:r>
        <w:t xml:space="preserve"> is shown in </w:t>
      </w:r>
      <w:r w:rsidR="00E25FEE">
        <w:t>below figure</w:t>
      </w:r>
      <w:r>
        <w:t xml:space="preserve">. </w:t>
      </w:r>
      <w:fldSimple w:instr=" DOCPROPERTY  Title  \* MERGEFORMAT ">
        <w:r>
          <w:t>ADSP Framework</w:t>
        </w:r>
      </w:fldSimple>
      <w:r>
        <w:t xml:space="preserve"> is a software which operates on ADSP and control </w:t>
      </w:r>
      <w:fldSimple w:instr=" DOCPROPERTY  ADSPPlugin  \* MERGEFORMAT ">
        <w:r>
          <w:t>ADSP Plugin</w:t>
        </w:r>
      </w:fldSimple>
      <w:r>
        <w:t xml:space="preserve"> according to messages from </w:t>
      </w:r>
      <w:fldSimple w:instr=" DOCPROPERTY  APIName  \* MERGEFORMAT ">
        <w:r>
          <w:t>ADSP Interface</w:t>
        </w:r>
      </w:fldSimple>
      <w:r>
        <w:t>.</w:t>
      </w:r>
      <w:bookmarkStart w:id="49" w:name="_Ref441066853"/>
      <w:bookmarkStart w:id="50" w:name="_Ref441066827"/>
      <w:bookmarkStart w:id="51" w:name="_Ref441066814"/>
      <w:bookmarkStart w:id="52" w:name="_Ref437886856"/>
    </w:p>
    <w:p w14:paraId="30A516CB" w14:textId="4D574E73" w:rsidR="006E5396" w:rsidRDefault="006E5396" w:rsidP="003C1B73">
      <w:pPr>
        <w:pStyle w:val="Caption"/>
      </w:pPr>
      <w:bookmarkStart w:id="53" w:name="_Ref441138346"/>
      <w:r>
        <w:rPr>
          <w:noProof/>
        </w:rPr>
        <mc:AlternateContent>
          <mc:Choice Requires="wpc">
            <w:drawing>
              <wp:inline distT="0" distB="0" distL="0" distR="0" wp14:anchorId="384169A5" wp14:editId="1D2FC9A4">
                <wp:extent cx="5934075" cy="4051935"/>
                <wp:effectExtent l="19050" t="19050" r="9525" b="5715"/>
                <wp:docPr id="148" name="Canvas 1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91" name="Rectangle 5"/>
                        <wps:cNvSpPr>
                          <a:spLocks noChangeArrowheads="1"/>
                        </wps:cNvSpPr>
                        <wps:spPr bwMode="auto">
                          <a:xfrm>
                            <a:off x="1108014" y="103501"/>
                            <a:ext cx="3759248" cy="159251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5819471D" w14:textId="77777777" w:rsidR="00CA5115" w:rsidRDefault="00CA5115" w:rsidP="006E5396">
                              <w:pPr>
                                <w:pStyle w:val="NormalWeb"/>
                                <w:rPr>
                                  <w:rFonts w:eastAsia="Meiryo" w:cs="Meiryo"/>
                                  <w:color w:val="000000"/>
                                  <w:sz w:val="36"/>
                                  <w:szCs w:val="36"/>
                                </w:rPr>
                              </w:pPr>
                            </w:p>
                            <w:p w14:paraId="5CC9FBF3" w14:textId="77777777" w:rsidR="00CA5115" w:rsidRDefault="00CA5115" w:rsidP="006E5396">
                              <w:pPr>
                                <w:pStyle w:val="NormalWeb"/>
                                <w:rPr>
                                  <w:rFonts w:eastAsia="Meiryo" w:cs="Meiryo"/>
                                  <w:color w:val="000000"/>
                                  <w:sz w:val="36"/>
                                  <w:szCs w:val="36"/>
                                </w:rPr>
                              </w:pPr>
                            </w:p>
                            <w:p w14:paraId="4BD38001" w14:textId="77777777" w:rsidR="00CA5115" w:rsidRDefault="00CA5115" w:rsidP="006E5396">
                              <w:pPr>
                                <w:pStyle w:val="NormalWeb"/>
                                <w:rPr>
                                  <w:rFonts w:eastAsia="Meiryo" w:cs="Meiryo"/>
                                  <w:color w:val="000000"/>
                                  <w:sz w:val="36"/>
                                  <w:szCs w:val="36"/>
                                </w:rPr>
                              </w:pPr>
                            </w:p>
                            <w:p w14:paraId="0BE28154" w14:textId="77777777" w:rsidR="00CA5115" w:rsidRDefault="00CA5115" w:rsidP="006E5396">
                              <w:pPr>
                                <w:pStyle w:val="NormalWeb"/>
                                <w:rPr>
                                  <w:rFonts w:eastAsia="Meiryo" w:cs="Meiryo"/>
                                  <w:color w:val="000000"/>
                                  <w:sz w:val="36"/>
                                  <w:szCs w:val="36"/>
                                </w:rPr>
                              </w:pPr>
                            </w:p>
                            <w:p w14:paraId="0B883AA0" w14:textId="77777777" w:rsidR="00CA5115" w:rsidRDefault="00CA5115" w:rsidP="006E5396">
                              <w:pPr>
                                <w:pStyle w:val="NormalWeb"/>
                                <w:rPr>
                                  <w:rFonts w:eastAsia="Meiryo" w:cs="Meiryo"/>
                                  <w:color w:val="000000"/>
                                  <w:sz w:val="36"/>
                                  <w:szCs w:val="36"/>
                                </w:rPr>
                              </w:pPr>
                            </w:p>
                            <w:p w14:paraId="043DCE11" w14:textId="77777777" w:rsidR="00CA5115" w:rsidRDefault="00CA5115" w:rsidP="006E5396">
                              <w:pPr>
                                <w:pStyle w:val="NormalWeb"/>
                                <w:rPr>
                                  <w:rFonts w:eastAsia="Meiryo" w:cs="Meiryo"/>
                                  <w:color w:val="000000"/>
                                  <w:sz w:val="36"/>
                                  <w:szCs w:val="36"/>
                                </w:rPr>
                              </w:pPr>
                            </w:p>
                            <w:p w14:paraId="52170FA8" w14:textId="77777777" w:rsidR="00CA5115" w:rsidRDefault="00CA5115" w:rsidP="006E5396">
                              <w:pPr>
                                <w:pStyle w:val="NormalWeb"/>
                                <w:rPr>
                                  <w:rFonts w:eastAsia="Meiryo" w:cs="Meiryo"/>
                                </w:rPr>
                              </w:pPr>
                              <w:r>
                                <w:rPr>
                                  <w:rFonts w:eastAsia="Meiryo" w:cs="Meiryo"/>
                                  <w:color w:val="000000"/>
                                  <w:sz w:val="36"/>
                                  <w:szCs w:val="36"/>
                                </w:rPr>
                                <w:t>ARM</w:t>
                              </w:r>
                            </w:p>
                          </w:txbxContent>
                        </wps:txbx>
                        <wps:bodyPr rot="0" vert="horz" wrap="square" lIns="91440" tIns="45720" rIns="91440" bIns="45720" anchor="b" anchorCtr="0" upright="1">
                          <a:noAutofit/>
                        </wps:bodyPr>
                      </wps:wsp>
                      <wps:wsp>
                        <wps:cNvPr id="92" name="Rectangle 7"/>
                        <wps:cNvSpPr>
                          <a:spLocks noChangeArrowheads="1"/>
                        </wps:cNvSpPr>
                        <wps:spPr bwMode="auto">
                          <a:xfrm>
                            <a:off x="1352517" y="209502"/>
                            <a:ext cx="3114039" cy="416604"/>
                          </a:xfrm>
                          <a:prstGeom prst="rect">
                            <a:avLst/>
                          </a:prstGeom>
                          <a:solidFill>
                            <a:srgbClr val="D9D9D9"/>
                          </a:solidFill>
                          <a:ln w="9525">
                            <a:solidFill>
                              <a:srgbClr val="000000"/>
                            </a:solidFill>
                            <a:miter lim="800000"/>
                            <a:headEnd/>
                            <a:tailEnd/>
                          </a:ln>
                        </wps:spPr>
                        <wps:txbx>
                          <w:txbxContent>
                            <w:p w14:paraId="59C083AF" w14:textId="77777777" w:rsidR="00CA5115" w:rsidRDefault="00CA5115" w:rsidP="006E5396">
                              <w:pPr>
                                <w:pStyle w:val="NormalWeb"/>
                                <w:jc w:val="center"/>
                              </w:pPr>
                              <w:r>
                                <w:rPr>
                                  <w:sz w:val="32"/>
                                  <w:szCs w:val="32"/>
                                </w:rPr>
                                <w:t>User Application</w:t>
                              </w:r>
                            </w:p>
                          </w:txbxContent>
                        </wps:txbx>
                        <wps:bodyPr rot="0" vert="horz" wrap="square" lIns="91440" tIns="45720" rIns="91440" bIns="45720" anchor="t" anchorCtr="0" upright="1">
                          <a:noAutofit/>
                        </wps:bodyPr>
                      </wps:wsp>
                      <wps:wsp>
                        <wps:cNvPr id="93" name="Rectangle 13"/>
                        <wps:cNvSpPr>
                          <a:spLocks noChangeArrowheads="1"/>
                        </wps:cNvSpPr>
                        <wps:spPr bwMode="auto">
                          <a:xfrm>
                            <a:off x="1108714" y="1968517"/>
                            <a:ext cx="3759248" cy="11880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1E570FA5" w14:textId="77777777" w:rsidR="00CA5115" w:rsidRDefault="00CA5115" w:rsidP="006E5396">
                              <w:pPr>
                                <w:pStyle w:val="NormalWeb"/>
                                <w:rPr>
                                  <w:rFonts w:eastAsia="Meiryo" w:cs="Meiryo"/>
                                  <w:sz w:val="32"/>
                                  <w:szCs w:val="32"/>
                                </w:rPr>
                              </w:pPr>
                              <w:r>
                                <w:rPr>
                                  <w:rFonts w:eastAsia="Meiryo" w:cs="Meiryo"/>
                                  <w:color w:val="000000"/>
                                  <w:sz w:val="32"/>
                                  <w:szCs w:val="32"/>
                                </w:rPr>
                                <w:t>ADSP</w:t>
                              </w:r>
                            </w:p>
                          </w:txbxContent>
                        </wps:txbx>
                        <wps:bodyPr rot="0" vert="horz" wrap="square" lIns="91440" tIns="45720" rIns="91440" bIns="45720" anchor="t" anchorCtr="0" upright="1">
                          <a:noAutofit/>
                        </wps:bodyPr>
                      </wps:wsp>
                      <wps:wsp>
                        <wps:cNvPr id="94" name="Rectangle 17"/>
                        <wps:cNvSpPr>
                          <a:spLocks noChangeArrowheads="1"/>
                        </wps:cNvSpPr>
                        <wps:spPr bwMode="auto">
                          <a:xfrm>
                            <a:off x="1221715" y="2729224"/>
                            <a:ext cx="885811" cy="327003"/>
                          </a:xfrm>
                          <a:prstGeom prst="rect">
                            <a:avLst/>
                          </a:prstGeom>
                          <a:solidFill>
                            <a:srgbClr val="D9D9D9"/>
                          </a:solidFill>
                          <a:ln w="9525">
                            <a:solidFill>
                              <a:srgbClr val="000000"/>
                            </a:solidFill>
                            <a:miter lim="800000"/>
                            <a:headEnd/>
                            <a:tailEnd/>
                          </a:ln>
                        </wps:spPr>
                        <wps:txbx>
                          <w:txbxContent>
                            <w:p w14:paraId="4F2EBC18" w14:textId="77777777" w:rsidR="00CA5115" w:rsidRDefault="00CA5115" w:rsidP="006E5396">
                              <w:pPr>
                                <w:pStyle w:val="NormalWeb"/>
                                <w:jc w:val="center"/>
                                <w:rPr>
                                  <w:rFonts w:ascii="Meiryo" w:eastAsia="Meiryo" w:hAnsi="Meiryo" w:cs="Meiryo"/>
                                </w:rPr>
                              </w:pPr>
                              <w:r>
                                <w:rPr>
                                  <w:rFonts w:ascii="Meiryo" w:eastAsia="Meiryo" w:hAnsi="Meiryo" w:cs="Meiryo" w:hint="eastAsia"/>
                                  <w:color w:val="000000"/>
                                  <w:sz w:val="18"/>
                                  <w:szCs w:val="18"/>
                                </w:rPr>
                                <w:t>Codec</w:t>
                              </w:r>
                            </w:p>
                          </w:txbxContent>
                        </wps:txbx>
                        <wps:bodyPr rot="0" vert="horz" wrap="square" lIns="91440" tIns="45720" rIns="91440" bIns="45720" anchor="ctr" anchorCtr="0" upright="1">
                          <a:noAutofit/>
                        </wps:bodyPr>
                      </wps:wsp>
                      <wps:wsp>
                        <wps:cNvPr id="95" name="Rectangle 23"/>
                        <wps:cNvSpPr>
                          <a:spLocks noChangeArrowheads="1"/>
                        </wps:cNvSpPr>
                        <wps:spPr bwMode="auto">
                          <a:xfrm>
                            <a:off x="4485057" y="3232728"/>
                            <a:ext cx="641308" cy="602705"/>
                          </a:xfrm>
                          <a:prstGeom prst="rect">
                            <a:avLst/>
                          </a:prstGeom>
                          <a:solidFill>
                            <a:srgbClr val="D9D9D9"/>
                          </a:solidFill>
                          <a:ln w="9525">
                            <a:solidFill>
                              <a:srgbClr val="000000"/>
                            </a:solidFill>
                            <a:miter lim="800000"/>
                            <a:headEnd/>
                            <a:tailEnd/>
                          </a:ln>
                        </wps:spPr>
                        <wps:txbx>
                          <w:txbxContent>
                            <w:p w14:paraId="531D7342" w14:textId="77777777" w:rsidR="00CA5115" w:rsidRDefault="00CA5115" w:rsidP="006E5396">
                              <w:pPr>
                                <w:pStyle w:val="NormalWeb"/>
                                <w:jc w:val="center"/>
                              </w:pPr>
                              <w:r>
                                <w:rPr>
                                  <w:color w:val="000000"/>
                                </w:rPr>
                                <w:t>DAC/ADC</w:t>
                              </w:r>
                            </w:p>
                          </w:txbxContent>
                        </wps:txbx>
                        <wps:bodyPr rot="0" vert="horz" wrap="square" lIns="91440" tIns="45720" rIns="91440" bIns="45720" anchor="ctr" anchorCtr="0" upright="1">
                          <a:noAutofit/>
                        </wps:bodyPr>
                      </wps:wsp>
                      <wps:wsp>
                        <wps:cNvPr id="128" name="テキスト ボックス 11"/>
                        <wps:cNvSpPr txBox="1">
                          <a:spLocks noChangeArrowheads="1"/>
                        </wps:cNvSpPr>
                        <wps:spPr bwMode="auto">
                          <a:xfrm>
                            <a:off x="179702" y="1523313"/>
                            <a:ext cx="55943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C2930" w14:textId="77777777" w:rsidR="00CA5115" w:rsidRDefault="00CA5115" w:rsidP="006E5396">
                              <w:pPr>
                                <w:pStyle w:val="NormalWeb"/>
                                <w:rPr>
                                  <w:rFonts w:eastAsia="Meiryo" w:cs="Meiryo"/>
                                </w:rPr>
                              </w:pPr>
                              <w:r>
                                <w:rPr>
                                  <w:rFonts w:eastAsia="Meiryo" w:cs="Meiryo"/>
                                  <w:color w:val="000000"/>
                                  <w:kern w:val="24"/>
                                </w:rPr>
                                <w:t>ARM</w:t>
                              </w:r>
                            </w:p>
                          </w:txbxContent>
                        </wps:txbx>
                        <wps:bodyPr rot="0" vert="horz" wrap="square" lIns="91440" tIns="45720" rIns="91440" bIns="45720" anchor="t" anchorCtr="0" upright="1">
                          <a:spAutoFit/>
                        </wps:bodyPr>
                      </wps:wsp>
                      <wps:wsp>
                        <wps:cNvPr id="129" name="テキスト ボックス 12"/>
                        <wps:cNvSpPr txBox="1">
                          <a:spLocks noChangeArrowheads="1"/>
                        </wps:cNvSpPr>
                        <wps:spPr bwMode="auto">
                          <a:xfrm>
                            <a:off x="179702" y="1829416"/>
                            <a:ext cx="104013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801B" w14:textId="77777777" w:rsidR="00CA5115" w:rsidRDefault="00CA5115" w:rsidP="006E5396">
                              <w:pPr>
                                <w:pStyle w:val="NormalWeb"/>
                                <w:rPr>
                                  <w:rFonts w:eastAsia="Meiryo" w:cs="Meiryo"/>
                                </w:rPr>
                              </w:pPr>
                              <w:r>
                                <w:rPr>
                                  <w:rFonts w:eastAsia="Meiryo" w:cs="Meiryo"/>
                                  <w:color w:val="000000"/>
                                  <w:kern w:val="24"/>
                                </w:rPr>
                                <w:t>Audio HW</w:t>
                              </w:r>
                            </w:p>
                          </w:txbxContent>
                        </wps:txbx>
                        <wps:bodyPr rot="0" vert="horz" wrap="square" lIns="91440" tIns="45720" rIns="91440" bIns="45720" anchor="t" anchorCtr="0" upright="1">
                          <a:spAutoFit/>
                        </wps:bodyPr>
                      </wps:wsp>
                      <wps:wsp>
                        <wps:cNvPr id="130" name="Rectangle 13"/>
                        <wps:cNvSpPr>
                          <a:spLocks noChangeArrowheads="1"/>
                        </wps:cNvSpPr>
                        <wps:spPr bwMode="auto">
                          <a:xfrm>
                            <a:off x="3635346" y="3232728"/>
                            <a:ext cx="670008" cy="736606"/>
                          </a:xfrm>
                          <a:prstGeom prst="rect">
                            <a:avLst/>
                          </a:prstGeom>
                          <a:solidFill>
                            <a:srgbClr val="D9D9D9"/>
                          </a:solidFill>
                          <a:ln w="9525">
                            <a:solidFill>
                              <a:srgbClr val="000000"/>
                            </a:solidFill>
                            <a:miter lim="800000"/>
                            <a:headEnd/>
                            <a:tailEnd/>
                          </a:ln>
                        </wps:spPr>
                        <wps:txbx>
                          <w:txbxContent>
                            <w:p w14:paraId="0DD9DB38" w14:textId="77777777" w:rsidR="00CA5115" w:rsidRDefault="00CA5115" w:rsidP="006E5396">
                              <w:pPr>
                                <w:pStyle w:val="NormalWeb"/>
                                <w:jc w:val="center"/>
                                <w:rPr>
                                  <w:rFonts w:eastAsia="Meiryo" w:cs="Meiryo"/>
                                </w:rPr>
                              </w:pPr>
                              <w:r>
                                <w:rPr>
                                  <w:rFonts w:eastAsia="Meiryo" w:cs="Meiryo"/>
                                  <w:color w:val="000000"/>
                                  <w:sz w:val="18"/>
                                  <w:szCs w:val="18"/>
                                </w:rPr>
                                <w:t>SCU/ SSI/</w:t>
                              </w:r>
                            </w:p>
                            <w:p w14:paraId="79BBBBA5" w14:textId="77777777" w:rsidR="00CA5115" w:rsidRDefault="00CA5115" w:rsidP="006E5396">
                              <w:pPr>
                                <w:pStyle w:val="NormalWeb"/>
                                <w:jc w:val="center"/>
                                <w:rPr>
                                  <w:rFonts w:eastAsia="Meiryo" w:cs="Meiryo"/>
                                </w:rPr>
                              </w:pPr>
                              <w:r>
                                <w:rPr>
                                  <w:rFonts w:eastAsia="Meiryo" w:cs="Meiryo"/>
                                  <w:color w:val="000000"/>
                                  <w:sz w:val="18"/>
                                  <w:szCs w:val="18"/>
                                </w:rPr>
                                <w:t>ADMA</w:t>
                              </w:r>
                            </w:p>
                          </w:txbxContent>
                        </wps:txbx>
                        <wps:bodyPr rot="0" vert="horz" wrap="square" lIns="91440" tIns="45720" rIns="91440" bIns="45720" anchor="ctr" anchorCtr="0" upright="1">
                          <a:noAutofit/>
                        </wps:bodyPr>
                      </wps:wsp>
                      <wps:wsp>
                        <wps:cNvPr id="131" name="Straight Arrow Connector 28"/>
                        <wps:cNvCnPr>
                          <a:cxnSpLocks noChangeShapeType="1"/>
                        </wps:cNvCnPr>
                        <wps:spPr bwMode="auto">
                          <a:xfrm>
                            <a:off x="4209453" y="3535631"/>
                            <a:ext cx="386005" cy="700"/>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32" name="Rectangle 12"/>
                        <wps:cNvSpPr>
                          <a:spLocks noChangeArrowheads="1"/>
                        </wps:cNvSpPr>
                        <wps:spPr bwMode="auto">
                          <a:xfrm>
                            <a:off x="2308229" y="1892916"/>
                            <a:ext cx="2273329" cy="532805"/>
                          </a:xfrm>
                          <a:prstGeom prst="rect">
                            <a:avLst/>
                          </a:prstGeom>
                          <a:noFill/>
                          <a:ln w="762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 name="Rectangle 10"/>
                        <wps:cNvSpPr>
                          <a:spLocks noChangeArrowheads="1"/>
                        </wps:cNvSpPr>
                        <wps:spPr bwMode="auto">
                          <a:xfrm>
                            <a:off x="2445331" y="807007"/>
                            <a:ext cx="2021926" cy="289603"/>
                          </a:xfrm>
                          <a:prstGeom prst="rect">
                            <a:avLst/>
                          </a:prstGeom>
                          <a:solidFill>
                            <a:srgbClr val="BDD6EE"/>
                          </a:solidFill>
                          <a:ln w="12700">
                            <a:solidFill>
                              <a:srgbClr val="1F4D78"/>
                            </a:solidFill>
                            <a:miter lim="800000"/>
                            <a:headEnd/>
                            <a:tailEnd/>
                          </a:ln>
                        </wps:spPr>
                        <wps:txbx>
                          <w:txbxContent>
                            <w:p w14:paraId="45788F5C" w14:textId="77777777" w:rsidR="00CA5115" w:rsidRDefault="00CA5115" w:rsidP="006E5396">
                              <w:pPr>
                                <w:pStyle w:val="NormalWeb"/>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wps:txbx>
                        <wps:bodyPr rot="0" vert="horz" wrap="square" lIns="91440" tIns="45720" rIns="91440" bIns="45720" anchor="ctr" anchorCtr="0" upright="1">
                          <a:noAutofit/>
                        </wps:bodyPr>
                      </wps:wsp>
                      <wps:wsp>
                        <wps:cNvPr id="134" name="Rectangle 17"/>
                        <wps:cNvSpPr>
                          <a:spLocks noChangeArrowheads="1"/>
                        </wps:cNvSpPr>
                        <wps:spPr bwMode="auto">
                          <a:xfrm>
                            <a:off x="1219215" y="2294820"/>
                            <a:ext cx="888311" cy="322003"/>
                          </a:xfrm>
                          <a:prstGeom prst="rect">
                            <a:avLst/>
                          </a:prstGeom>
                          <a:solidFill>
                            <a:srgbClr val="D9D9D9"/>
                          </a:solidFill>
                          <a:ln w="9525">
                            <a:solidFill>
                              <a:srgbClr val="000000"/>
                            </a:solidFill>
                            <a:miter lim="800000"/>
                            <a:headEnd/>
                            <a:tailEnd/>
                          </a:ln>
                        </wps:spPr>
                        <wps:txbx>
                          <w:txbxContent>
                            <w:p w14:paraId="288FDEBA" w14:textId="77777777" w:rsidR="00CA5115" w:rsidRDefault="00CA5115" w:rsidP="006E5396">
                              <w:pPr>
                                <w:pStyle w:val="NormalWeb"/>
                                <w:jc w:val="center"/>
                                <w:rPr>
                                  <w:rFonts w:ascii="Meiryo" w:eastAsia="Meiryo" w:hAnsi="Meiryo" w:cs="Meiryo"/>
                                </w:rPr>
                              </w:pPr>
                              <w:r>
                                <w:rPr>
                                  <w:rFonts w:ascii="Meiryo" w:eastAsia="Meiryo" w:hAnsi="Meiryo" w:cs="Meiryo" w:hint="eastAsia"/>
                                  <w:color w:val="000000"/>
                                  <w:sz w:val="18"/>
                                  <w:szCs w:val="18"/>
                                </w:rPr>
                                <w:t>NC/EC</w:t>
                              </w:r>
                            </w:p>
                          </w:txbxContent>
                        </wps:txbx>
                        <wps:bodyPr rot="0" vert="horz" wrap="square" lIns="91440" tIns="45720" rIns="91440" bIns="45720" anchor="ctr" anchorCtr="0" upright="1">
                          <a:noAutofit/>
                        </wps:bodyPr>
                      </wps:wsp>
                      <wps:wsp>
                        <wps:cNvPr id="135" name="Rectangle 12"/>
                        <wps:cNvSpPr>
                          <a:spLocks noChangeArrowheads="1"/>
                        </wps:cNvSpPr>
                        <wps:spPr bwMode="auto">
                          <a:xfrm>
                            <a:off x="2456131" y="1402012"/>
                            <a:ext cx="2011125" cy="289603"/>
                          </a:xfrm>
                          <a:prstGeom prst="rect">
                            <a:avLst/>
                          </a:prstGeom>
                          <a:solidFill>
                            <a:srgbClr val="F7CAAC"/>
                          </a:solidFill>
                          <a:ln w="12700">
                            <a:solidFill>
                              <a:srgbClr val="823B0B"/>
                            </a:solidFill>
                            <a:miter lim="800000"/>
                            <a:headEnd/>
                            <a:tailEnd/>
                          </a:ln>
                        </wps:spPr>
                        <wps:txbx>
                          <w:txbxContent>
                            <w:p w14:paraId="32539DB2" w14:textId="77777777" w:rsidR="00CA5115" w:rsidRDefault="00CA5115" w:rsidP="006E5396">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wps:txbx>
                        <wps:bodyPr rot="0" vert="horz" wrap="square" lIns="91440" tIns="45720" rIns="91440" bIns="45720" anchor="ctr" anchorCtr="0" upright="1">
                          <a:noAutofit/>
                        </wps:bodyPr>
                      </wps:wsp>
                      <wps:wsp>
                        <wps:cNvPr id="136" name="Rectangle 12"/>
                        <wps:cNvSpPr>
                          <a:spLocks noChangeArrowheads="1"/>
                        </wps:cNvSpPr>
                        <wps:spPr bwMode="auto">
                          <a:xfrm>
                            <a:off x="2445331" y="2061818"/>
                            <a:ext cx="2022526" cy="289603"/>
                          </a:xfrm>
                          <a:prstGeom prst="rect">
                            <a:avLst/>
                          </a:prstGeom>
                          <a:solidFill>
                            <a:srgbClr val="BDD6EE"/>
                          </a:solidFill>
                          <a:ln w="12700">
                            <a:solidFill>
                              <a:srgbClr val="1F4D78"/>
                            </a:solidFill>
                            <a:miter lim="800000"/>
                            <a:headEnd/>
                            <a:tailEnd/>
                          </a:ln>
                        </wps:spPr>
                        <wps:txbx>
                          <w:txbxContent>
                            <w:p w14:paraId="33B36A4B" w14:textId="77777777" w:rsidR="00CA5115" w:rsidRDefault="00CA5115" w:rsidP="006E5396">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wps:txbx>
                        <wps:bodyPr rot="0" vert="horz" wrap="square" lIns="91440" tIns="45720" rIns="91440" bIns="45720" anchor="ctr" anchorCtr="0" upright="1">
                          <a:noAutofit/>
                        </wps:bodyPr>
                      </wps:wsp>
                      <wps:wsp>
                        <wps:cNvPr id="137" name="Rectangle 12"/>
                        <wps:cNvSpPr>
                          <a:spLocks noChangeArrowheads="1"/>
                        </wps:cNvSpPr>
                        <wps:spPr bwMode="auto">
                          <a:xfrm>
                            <a:off x="3503944" y="2484121"/>
                            <a:ext cx="980412" cy="423504"/>
                          </a:xfrm>
                          <a:prstGeom prst="rect">
                            <a:avLst/>
                          </a:prstGeom>
                          <a:solidFill>
                            <a:srgbClr val="BDD6EE"/>
                          </a:solidFill>
                          <a:ln w="12700">
                            <a:solidFill>
                              <a:srgbClr val="1F4D78"/>
                            </a:solidFill>
                            <a:miter lim="800000"/>
                            <a:headEnd/>
                            <a:tailEnd/>
                          </a:ln>
                        </wps:spPr>
                        <wps:txbx>
                          <w:txbxContent>
                            <w:p w14:paraId="2666B4AE" w14:textId="77777777" w:rsidR="00CA5115" w:rsidRDefault="00CA5115" w:rsidP="006E5396">
                              <w:pPr>
                                <w:pStyle w:val="NormalWeb"/>
                                <w:jc w:val="center"/>
                                <w:rPr>
                                  <w:color w:val="000000"/>
                                  <w:sz w:val="14"/>
                                  <w:szCs w:val="16"/>
                                </w:rPr>
                              </w:pPr>
                              <w:r>
                                <w:rPr>
                                  <w:color w:val="000000"/>
                                  <w:sz w:val="14"/>
                                  <w:szCs w:val="16"/>
                                </w:rPr>
                                <w:t>ADSP Reference Renderer Plugin</w:t>
                              </w:r>
                            </w:p>
                          </w:txbxContent>
                        </wps:txbx>
                        <wps:bodyPr rot="0" vert="horz" wrap="square" lIns="91440" tIns="45720" rIns="91440" bIns="45720" anchor="ctr" anchorCtr="0" upright="1">
                          <a:noAutofit/>
                        </wps:bodyPr>
                      </wps:wsp>
                      <wps:wsp>
                        <wps:cNvPr id="138" name="Straight Arrow Connector 28"/>
                        <wps:cNvCnPr>
                          <a:cxnSpLocks noChangeShapeType="1"/>
                        </wps:cNvCnPr>
                        <wps:spPr bwMode="auto">
                          <a:xfrm>
                            <a:off x="2541932" y="474304"/>
                            <a:ext cx="600" cy="1733515"/>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39" name="Straight Arrow Connector 28"/>
                        <wps:cNvCnPr>
                          <a:cxnSpLocks noChangeShapeType="1"/>
                        </wps:cNvCnPr>
                        <wps:spPr bwMode="auto">
                          <a:xfrm>
                            <a:off x="3820748" y="2255519"/>
                            <a:ext cx="700" cy="1083309"/>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40" name="Rectangle 12"/>
                        <wps:cNvSpPr>
                          <a:spLocks noChangeArrowheads="1"/>
                        </wps:cNvSpPr>
                        <wps:spPr bwMode="auto">
                          <a:xfrm>
                            <a:off x="2452331" y="2489822"/>
                            <a:ext cx="967812" cy="400703"/>
                          </a:xfrm>
                          <a:prstGeom prst="rect">
                            <a:avLst/>
                          </a:prstGeom>
                          <a:solidFill>
                            <a:srgbClr val="BDD6EE"/>
                          </a:solidFill>
                          <a:ln w="12700">
                            <a:solidFill>
                              <a:srgbClr val="1F4D78"/>
                            </a:solidFill>
                            <a:miter lim="800000"/>
                            <a:headEnd/>
                            <a:tailEnd/>
                          </a:ln>
                        </wps:spPr>
                        <wps:txbx>
                          <w:txbxContent>
                            <w:p w14:paraId="008A03B5" w14:textId="77777777" w:rsidR="00CA5115" w:rsidRDefault="00CA5115" w:rsidP="006E5396">
                              <w:pPr>
                                <w:pStyle w:val="NormalWeb"/>
                                <w:jc w:val="center"/>
                                <w:rPr>
                                  <w:color w:val="000000"/>
                                  <w:sz w:val="14"/>
                                  <w:szCs w:val="16"/>
                                </w:rPr>
                              </w:pPr>
                              <w:r>
                                <w:rPr>
                                  <w:color w:val="000000"/>
                                  <w:sz w:val="14"/>
                                  <w:szCs w:val="16"/>
                                </w:rPr>
                                <w:t>ADSP Reference Equalizer Plugin</w:t>
                              </w:r>
                            </w:p>
                          </w:txbxContent>
                        </wps:txbx>
                        <wps:bodyPr rot="0" vert="horz" wrap="square" lIns="91440" tIns="45720" rIns="91440" bIns="45720" anchor="ctr" anchorCtr="0" upright="1">
                          <a:noAutofit/>
                        </wps:bodyPr>
                      </wps:wsp>
                      <wps:wsp>
                        <wps:cNvPr id="142" name="Straight Arrow Connector 28"/>
                        <wps:cNvCnPr>
                          <a:cxnSpLocks noChangeShapeType="1"/>
                        </wps:cNvCnPr>
                        <wps:spPr bwMode="auto">
                          <a:xfrm>
                            <a:off x="3265841" y="2252319"/>
                            <a:ext cx="600" cy="382903"/>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43" name="AutoShape 270"/>
                        <wps:cNvCnPr>
                          <a:cxnSpLocks noChangeShapeType="1"/>
                        </wps:cNvCnPr>
                        <wps:spPr bwMode="auto">
                          <a:xfrm>
                            <a:off x="215903" y="1829416"/>
                            <a:ext cx="4857761" cy="600"/>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4" name="テキスト ボックス 11"/>
                        <wps:cNvSpPr txBox="1">
                          <a:spLocks noChangeArrowheads="1"/>
                        </wps:cNvSpPr>
                        <wps:spPr bwMode="auto">
                          <a:xfrm>
                            <a:off x="377105" y="955008"/>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819FA" w14:textId="77777777" w:rsidR="00CA5115" w:rsidRDefault="00CA5115" w:rsidP="006E5396">
                              <w:pPr>
                                <w:pStyle w:val="NormalWeb"/>
                                <w:rPr>
                                  <w:rFonts w:eastAsia="Meiryo" w:cs="Meiryo"/>
                                  <w:sz w:val="16"/>
                                  <w:szCs w:val="16"/>
                                </w:rPr>
                              </w:pPr>
                              <w:r>
                                <w:rPr>
                                  <w:rFonts w:eastAsia="Meiryo" w:cs="Meiryo"/>
                                  <w:color w:val="000000"/>
                                  <w:kern w:val="24"/>
                                  <w:sz w:val="16"/>
                                  <w:szCs w:val="16"/>
                                </w:rPr>
                                <w:t>User Space</w:t>
                              </w:r>
                            </w:p>
                          </w:txbxContent>
                        </wps:txbx>
                        <wps:bodyPr rot="0" vert="horz" wrap="square" lIns="91440" tIns="45720" rIns="91440" bIns="45720" anchor="t" anchorCtr="0" upright="1">
                          <a:spAutoFit/>
                        </wps:bodyPr>
                      </wps:wsp>
                      <wps:wsp>
                        <wps:cNvPr id="145" name="AutoShape 272"/>
                        <wps:cNvCnPr>
                          <a:cxnSpLocks noChangeShapeType="1"/>
                        </wps:cNvCnPr>
                        <wps:spPr bwMode="auto">
                          <a:xfrm>
                            <a:off x="596908" y="1275711"/>
                            <a:ext cx="4462156" cy="60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6" name="テキスト ボックス 11"/>
                        <wps:cNvSpPr txBox="1">
                          <a:spLocks noChangeArrowheads="1"/>
                        </wps:cNvSpPr>
                        <wps:spPr bwMode="auto">
                          <a:xfrm>
                            <a:off x="294604" y="1230611"/>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CABB9" w14:textId="77777777" w:rsidR="00CA5115" w:rsidRDefault="00CA5115" w:rsidP="006E5396">
                              <w:pPr>
                                <w:pStyle w:val="NormalWeb"/>
                                <w:rPr>
                                  <w:rFonts w:eastAsia="Meiryo" w:cs="Meiryo"/>
                                  <w:sz w:val="16"/>
                                  <w:szCs w:val="16"/>
                                </w:rPr>
                              </w:pPr>
                              <w:r>
                                <w:rPr>
                                  <w:rFonts w:eastAsia="Meiryo" w:cs="Meiryo"/>
                                  <w:color w:val="000000"/>
                                  <w:kern w:val="24"/>
                                  <w:sz w:val="16"/>
                                  <w:szCs w:val="16"/>
                                </w:rPr>
                                <w:t>Kernel Space</w:t>
                              </w:r>
                            </w:p>
                          </w:txbxContent>
                        </wps:txbx>
                        <wps:bodyPr rot="0" vert="horz" wrap="square" lIns="91440" tIns="45720" rIns="91440" bIns="45720" anchor="t" anchorCtr="0" upright="1">
                          <a:spAutoFit/>
                        </wps:bodyPr>
                      </wps:wsp>
                      <wps:wsp>
                        <wps:cNvPr id="147" name="Text Box 274"/>
                        <wps:cNvSpPr txBox="1">
                          <a:spLocks noChangeArrowheads="1"/>
                        </wps:cNvSpPr>
                        <wps:spPr bwMode="auto">
                          <a:xfrm>
                            <a:off x="118101" y="3633431"/>
                            <a:ext cx="2794035" cy="3359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506C4C" w14:textId="77777777" w:rsidR="00CA5115" w:rsidRDefault="00CA5115" w:rsidP="006E5396">
                              <w:pPr>
                                <w:rPr>
                                  <w:color w:val="FF0000"/>
                                </w:rPr>
                              </w:pPr>
                              <w:r>
                                <w:rPr>
                                  <w:color w:val="FF0000"/>
                                </w:rPr>
                                <w:t>This document’s target is in side of red square.</w:t>
                              </w:r>
                            </w:p>
                          </w:txbxContent>
                        </wps:txbx>
                        <wps:bodyPr rot="0" vert="horz" wrap="square" lIns="74295" tIns="8890" rIns="74295" bIns="8890" anchor="t" anchorCtr="0" upright="1">
                          <a:noAutofit/>
                        </wps:bodyPr>
                      </wps:wsp>
                    </wpc:wpc>
                  </a:graphicData>
                </a:graphic>
              </wp:inline>
            </w:drawing>
          </mc:Choice>
          <mc:Fallback>
            <w:pict>
              <v:group w14:anchorId="384169A5" id="Canvas 148" o:spid="_x0000_s1129" editas="canvas" style="width:467.25pt;height:319.05pt;mso-position-horizontal-relative:char;mso-position-vertical-relative:line" coordsize="59340,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">
                <v:shape id="_x0000_s1130" type="#_x0000_t75" style="position:absolute;width:59340;height:40519;visibility:visible;mso-wrap-style:square" stroked="t">
                  <v:fill o:detectmouseclick="t"/>
                  <v:path o:connecttype="none"/>
                </v:shape>
                <v:rect id="Rectangle 5" o:spid="_x0000_s1131" style="position:absolute;left:11080;top:1035;width:37592;height:159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" filled="f" fillcolor="#d8d8d8" strokeweight=".5pt">
                  <v:textbox>
                    <w:txbxContent>
                      <w:p w14:paraId="5819471D" w14:textId="77777777" w:rsidR="00CA5115" w:rsidRDefault="00CA5115" w:rsidP="006E5396">
                        <w:pPr>
                          <w:pStyle w:val="NormalWeb"/>
                          <w:rPr>
                            <w:rFonts w:eastAsia="Meiryo" w:cs="Meiryo"/>
                            <w:color w:val="000000"/>
                            <w:sz w:val="36"/>
                            <w:szCs w:val="36"/>
                          </w:rPr>
                        </w:pPr>
                      </w:p>
                      <w:p w14:paraId="5CC9FBF3" w14:textId="77777777" w:rsidR="00CA5115" w:rsidRDefault="00CA5115" w:rsidP="006E5396">
                        <w:pPr>
                          <w:pStyle w:val="NormalWeb"/>
                          <w:rPr>
                            <w:rFonts w:eastAsia="Meiryo" w:cs="Meiryo"/>
                            <w:color w:val="000000"/>
                            <w:sz w:val="36"/>
                            <w:szCs w:val="36"/>
                          </w:rPr>
                        </w:pPr>
                      </w:p>
                      <w:p w14:paraId="4BD38001" w14:textId="77777777" w:rsidR="00CA5115" w:rsidRDefault="00CA5115" w:rsidP="006E5396">
                        <w:pPr>
                          <w:pStyle w:val="NormalWeb"/>
                          <w:rPr>
                            <w:rFonts w:eastAsia="Meiryo" w:cs="Meiryo"/>
                            <w:color w:val="000000"/>
                            <w:sz w:val="36"/>
                            <w:szCs w:val="36"/>
                          </w:rPr>
                        </w:pPr>
                      </w:p>
                      <w:p w14:paraId="0BE28154" w14:textId="77777777" w:rsidR="00CA5115" w:rsidRDefault="00CA5115" w:rsidP="006E5396">
                        <w:pPr>
                          <w:pStyle w:val="NormalWeb"/>
                          <w:rPr>
                            <w:rFonts w:eastAsia="Meiryo" w:cs="Meiryo"/>
                            <w:color w:val="000000"/>
                            <w:sz w:val="36"/>
                            <w:szCs w:val="36"/>
                          </w:rPr>
                        </w:pPr>
                      </w:p>
                      <w:p w14:paraId="0B883AA0" w14:textId="77777777" w:rsidR="00CA5115" w:rsidRDefault="00CA5115" w:rsidP="006E5396">
                        <w:pPr>
                          <w:pStyle w:val="NormalWeb"/>
                          <w:rPr>
                            <w:rFonts w:eastAsia="Meiryo" w:cs="Meiryo"/>
                            <w:color w:val="000000"/>
                            <w:sz w:val="36"/>
                            <w:szCs w:val="36"/>
                          </w:rPr>
                        </w:pPr>
                      </w:p>
                      <w:p w14:paraId="043DCE11" w14:textId="77777777" w:rsidR="00CA5115" w:rsidRDefault="00CA5115" w:rsidP="006E5396">
                        <w:pPr>
                          <w:pStyle w:val="NormalWeb"/>
                          <w:rPr>
                            <w:rFonts w:eastAsia="Meiryo" w:cs="Meiryo"/>
                            <w:color w:val="000000"/>
                            <w:sz w:val="36"/>
                            <w:szCs w:val="36"/>
                          </w:rPr>
                        </w:pPr>
                      </w:p>
                      <w:p w14:paraId="52170FA8" w14:textId="77777777" w:rsidR="00CA5115" w:rsidRDefault="00CA5115" w:rsidP="006E5396">
                        <w:pPr>
                          <w:pStyle w:val="NormalWeb"/>
                          <w:rPr>
                            <w:rFonts w:eastAsia="Meiryo" w:cs="Meiryo"/>
                          </w:rPr>
                        </w:pPr>
                        <w:r>
                          <w:rPr>
                            <w:rFonts w:eastAsia="Meiryo" w:cs="Meiryo"/>
                            <w:color w:val="000000"/>
                            <w:sz w:val="36"/>
                            <w:szCs w:val="36"/>
                          </w:rPr>
                          <w:t>ARM</w:t>
                        </w:r>
                      </w:p>
                    </w:txbxContent>
                  </v:textbox>
                </v:rect>
                <v:rect id="Rectangle 7" o:spid="_x0000_s1132" style="position:absolute;left:13525;top:2095;width:3114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" fillcolor="#d9d9d9">
                  <v:textbox>
                    <w:txbxContent>
                      <w:p w14:paraId="59C083AF" w14:textId="77777777" w:rsidR="00CA5115" w:rsidRDefault="00CA5115" w:rsidP="006E5396">
                        <w:pPr>
                          <w:pStyle w:val="NormalWeb"/>
                          <w:jc w:val="center"/>
                        </w:pPr>
                        <w:r>
                          <w:rPr>
                            <w:sz w:val="32"/>
                            <w:szCs w:val="32"/>
                          </w:rPr>
                          <w:t>User Application</w:t>
                        </w:r>
                      </w:p>
                    </w:txbxContent>
                  </v:textbox>
                </v:rect>
                <v:rect id="Rectangle 13" o:spid="_x0000_s1133" style="position:absolute;left:11087;top:19685;width:37592;height:1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" filled="f" fillcolor="#d8d8d8" strokeweight=".5pt">
                  <v:textbox>
                    <w:txbxContent>
                      <w:p w14:paraId="1E570FA5" w14:textId="77777777" w:rsidR="00CA5115" w:rsidRDefault="00CA5115" w:rsidP="006E5396">
                        <w:pPr>
                          <w:pStyle w:val="NormalWeb"/>
                          <w:rPr>
                            <w:rFonts w:eastAsia="Meiryo" w:cs="Meiryo"/>
                            <w:sz w:val="32"/>
                            <w:szCs w:val="32"/>
                          </w:rPr>
                        </w:pPr>
                        <w:r>
                          <w:rPr>
                            <w:rFonts w:eastAsia="Meiryo" w:cs="Meiryo"/>
                            <w:color w:val="000000"/>
                            <w:sz w:val="32"/>
                            <w:szCs w:val="32"/>
                          </w:rPr>
                          <w:t>ADSP</w:t>
                        </w:r>
                      </w:p>
                    </w:txbxContent>
                  </v:textbox>
                </v:rect>
                <v:rect id="Rectangle 17" o:spid="_x0000_s1134" style="position:absolute;left:12217;top:27292;width:8858;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" fillcolor="#d9d9d9">
                  <v:textbox>
                    <w:txbxContent>
                      <w:p w14:paraId="4F2EBC18" w14:textId="77777777" w:rsidR="00CA5115" w:rsidRDefault="00CA5115" w:rsidP="006E5396">
                        <w:pPr>
                          <w:pStyle w:val="NormalWeb"/>
                          <w:jc w:val="center"/>
                          <w:rPr>
                            <w:rFonts w:ascii="Meiryo" w:eastAsia="Meiryo" w:hAnsi="Meiryo" w:cs="Meiryo"/>
                          </w:rPr>
                        </w:pPr>
                        <w:r>
                          <w:rPr>
                            <w:rFonts w:ascii="Meiryo" w:eastAsia="Meiryo" w:hAnsi="Meiryo" w:cs="Meiryo" w:hint="eastAsia"/>
                            <w:color w:val="000000"/>
                            <w:sz w:val="18"/>
                            <w:szCs w:val="18"/>
                          </w:rPr>
                          <w:t>Codec</w:t>
                        </w:r>
                      </w:p>
                    </w:txbxContent>
                  </v:textbox>
                </v:rect>
                <v:rect id="Rectangle 23" o:spid="_x0000_s1135" style="position:absolute;left:44850;top:32327;width:6413;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" fillcolor="#d9d9d9">
                  <v:textbox>
                    <w:txbxContent>
                      <w:p w14:paraId="531D7342" w14:textId="77777777" w:rsidR="00CA5115" w:rsidRDefault="00CA5115" w:rsidP="006E5396">
                        <w:pPr>
                          <w:pStyle w:val="NormalWeb"/>
                          <w:jc w:val="center"/>
                        </w:pPr>
                        <w:r>
                          <w:rPr>
                            <w:color w:val="000000"/>
                          </w:rPr>
                          <w:t>DAC/ADC</w:t>
                        </w:r>
                      </w:p>
                    </w:txbxContent>
                  </v:textbox>
                </v:rect>
                <v:shape id="テキスト ボックス 11" o:spid="_x0000_s1136" type="#_x0000_t202" style="position:absolute;left:1797;top:15233;width:559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" filled="f" stroked="f">
                  <v:textbox style="mso-fit-shape-to-text:t">
                    <w:txbxContent>
                      <w:p w14:paraId="1DFC2930" w14:textId="77777777" w:rsidR="00CA5115" w:rsidRDefault="00CA5115" w:rsidP="006E5396">
                        <w:pPr>
                          <w:pStyle w:val="NormalWeb"/>
                          <w:rPr>
                            <w:rFonts w:eastAsia="Meiryo" w:cs="Meiryo"/>
                          </w:rPr>
                        </w:pPr>
                        <w:r>
                          <w:rPr>
                            <w:rFonts w:eastAsia="Meiryo" w:cs="Meiryo"/>
                            <w:color w:val="000000"/>
                            <w:kern w:val="24"/>
                          </w:rPr>
                          <w:t>ARM</w:t>
                        </w:r>
                      </w:p>
                    </w:txbxContent>
                  </v:textbox>
                </v:shape>
                <v:shape id="テキスト ボックス 12" o:spid="_x0000_s1137" type="#_x0000_t202" style="position:absolute;left:1797;top:18294;width:10401;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34F2801B" w14:textId="77777777" w:rsidR="00CA5115" w:rsidRDefault="00CA5115" w:rsidP="006E5396">
                        <w:pPr>
                          <w:pStyle w:val="NormalWeb"/>
                          <w:rPr>
                            <w:rFonts w:eastAsia="Meiryo" w:cs="Meiryo"/>
                          </w:rPr>
                        </w:pPr>
                        <w:r>
                          <w:rPr>
                            <w:rFonts w:eastAsia="Meiryo" w:cs="Meiryo"/>
                            <w:color w:val="000000"/>
                            <w:kern w:val="24"/>
                          </w:rPr>
                          <w:t>Audio HW</w:t>
                        </w:r>
                      </w:p>
                    </w:txbxContent>
                  </v:textbox>
                </v:shape>
                <v:rect id="Rectangle 13" o:spid="_x0000_s1138" style="position:absolute;left:36353;top:32327;width:6700;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" fillcolor="#d9d9d9">
                  <v:textbox>
                    <w:txbxContent>
                      <w:p w14:paraId="0DD9DB38" w14:textId="77777777" w:rsidR="00CA5115" w:rsidRDefault="00CA5115" w:rsidP="006E5396">
                        <w:pPr>
                          <w:pStyle w:val="NormalWeb"/>
                          <w:jc w:val="center"/>
                          <w:rPr>
                            <w:rFonts w:eastAsia="Meiryo" w:cs="Meiryo"/>
                          </w:rPr>
                        </w:pPr>
                        <w:r>
                          <w:rPr>
                            <w:rFonts w:eastAsia="Meiryo" w:cs="Meiryo"/>
                            <w:color w:val="000000"/>
                            <w:sz w:val="18"/>
                            <w:szCs w:val="18"/>
                          </w:rPr>
                          <w:t>SCU/ SSI/</w:t>
                        </w:r>
                      </w:p>
                      <w:p w14:paraId="79BBBBA5" w14:textId="77777777" w:rsidR="00CA5115" w:rsidRDefault="00CA5115" w:rsidP="006E5396">
                        <w:pPr>
                          <w:pStyle w:val="NormalWeb"/>
                          <w:jc w:val="center"/>
                          <w:rPr>
                            <w:rFonts w:eastAsia="Meiryo" w:cs="Meiryo"/>
                          </w:rPr>
                        </w:pPr>
                        <w:r>
                          <w:rPr>
                            <w:rFonts w:eastAsia="Meiryo" w:cs="Meiryo"/>
                            <w:color w:val="000000"/>
                            <w:sz w:val="18"/>
                            <w:szCs w:val="18"/>
                          </w:rPr>
                          <w:t>ADMA</w:t>
                        </w:r>
                      </w:p>
                    </w:txbxContent>
                  </v:textbox>
                </v:rect>
                <v:shape id="Straight Arrow Connector 28" o:spid="_x0000_s1139" type="#_x0000_t32" style="position:absolute;left:42094;top:35356;width:38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" strokeweight="1.5pt">
                  <v:stroke dashstyle="dash" startarrow="block" endarrow="block"/>
                </v:shape>
                <v:rect id="Rectangle 12" o:spid="_x0000_s1140" style="position:absolute;left:23082;top:18929;width:22733;height: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" filled="f" strokecolor="red" strokeweight="6pt"/>
                <v:rect id="Rectangle 10" o:spid="_x0000_s1141" style="position:absolute;left:24453;top:8070;width:2021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" fillcolor="#bdd6ee" strokecolor="#1f4d78" strokeweight="1pt">
                  <v:textbox>
                    <w:txbxContent>
                      <w:p w14:paraId="45788F5C" w14:textId="77777777" w:rsidR="00CA5115" w:rsidRDefault="00CA5115" w:rsidP="006E5396">
                        <w:pPr>
                          <w:pStyle w:val="NormalWeb"/>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v:textbox>
                </v:rect>
                <v:rect id="Rectangle 17" o:spid="_x0000_s1142" style="position:absolute;left:12192;top:22948;width:8883;height:3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" fillcolor="#d9d9d9">
                  <v:textbox>
                    <w:txbxContent>
                      <w:p w14:paraId="288FDEBA" w14:textId="77777777" w:rsidR="00CA5115" w:rsidRDefault="00CA5115" w:rsidP="006E5396">
                        <w:pPr>
                          <w:pStyle w:val="NormalWeb"/>
                          <w:jc w:val="center"/>
                          <w:rPr>
                            <w:rFonts w:ascii="Meiryo" w:eastAsia="Meiryo" w:hAnsi="Meiryo" w:cs="Meiryo"/>
                          </w:rPr>
                        </w:pPr>
                        <w:r>
                          <w:rPr>
                            <w:rFonts w:ascii="Meiryo" w:eastAsia="Meiryo" w:hAnsi="Meiryo" w:cs="Meiryo" w:hint="eastAsia"/>
                            <w:color w:val="000000"/>
                            <w:sz w:val="18"/>
                            <w:szCs w:val="18"/>
                          </w:rPr>
                          <w:t>NC/EC</w:t>
                        </w:r>
                      </w:p>
                    </w:txbxContent>
                  </v:textbox>
                </v:rect>
                <v:rect id="Rectangle 12" o:spid="_x0000_s1143" style="position:absolute;left:24561;top:14020;width:20111;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" fillcolor="#f7caac" strokecolor="#823b0b" strokeweight="1pt">
                  <v:textbox>
                    <w:txbxContent>
                      <w:p w14:paraId="32539DB2" w14:textId="77777777" w:rsidR="00CA5115" w:rsidRDefault="00CA5115" w:rsidP="006E5396">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v:textbox>
                </v:rect>
                <v:rect id="Rectangle 12" o:spid="_x0000_s1144" style="position:absolute;left:24453;top:20618;width:2022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" fillcolor="#bdd6ee" strokecolor="#1f4d78" strokeweight="1pt">
                  <v:textbox>
                    <w:txbxContent>
                      <w:p w14:paraId="33B36A4B" w14:textId="77777777" w:rsidR="00CA5115" w:rsidRDefault="00CA5115" w:rsidP="006E5396">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v:textbox>
                </v:rect>
                <v:rect id="Rectangle 12" o:spid="_x0000_s1145" style="position:absolute;left:35039;top:24841;width:9804;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" fillcolor="#bdd6ee" strokecolor="#1f4d78" strokeweight="1pt">
                  <v:textbox>
                    <w:txbxContent>
                      <w:p w14:paraId="2666B4AE" w14:textId="77777777" w:rsidR="00CA5115" w:rsidRDefault="00CA5115" w:rsidP="006E5396">
                        <w:pPr>
                          <w:pStyle w:val="NormalWeb"/>
                          <w:jc w:val="center"/>
                          <w:rPr>
                            <w:color w:val="000000"/>
                            <w:sz w:val="14"/>
                            <w:szCs w:val="16"/>
                          </w:rPr>
                        </w:pPr>
                        <w:r>
                          <w:rPr>
                            <w:color w:val="000000"/>
                            <w:sz w:val="14"/>
                            <w:szCs w:val="16"/>
                          </w:rPr>
                          <w:t>ADSP Reference Renderer Plugin</w:t>
                        </w:r>
                      </w:p>
                    </w:txbxContent>
                  </v:textbox>
                </v:rect>
                <v:shape id="Straight Arrow Connector 28" o:spid="_x0000_s1146" type="#_x0000_t32" style="position:absolute;left:25419;top:4743;width:6;height:1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" strokeweight="1.5pt">
                  <v:stroke dashstyle="dash" startarrow="block" endarrow="block"/>
                </v:shape>
                <v:shape id="Straight Arrow Connector 28" o:spid="_x0000_s1147" type="#_x0000_t32" style="position:absolute;left:38207;top:22555;width:7;height:108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" strokeweight="1.5pt">
                  <v:stroke dashstyle="dash" startarrow="block" endarrow="block"/>
                </v:shape>
                <v:rect id="Rectangle 12" o:spid="_x0000_s1148" style="position:absolute;left:24523;top:24898;width:9678;height:4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" fillcolor="#bdd6ee" strokecolor="#1f4d78" strokeweight="1pt">
                  <v:textbox>
                    <w:txbxContent>
                      <w:p w14:paraId="008A03B5" w14:textId="77777777" w:rsidR="00CA5115" w:rsidRDefault="00CA5115" w:rsidP="006E5396">
                        <w:pPr>
                          <w:pStyle w:val="NormalWeb"/>
                          <w:jc w:val="center"/>
                          <w:rPr>
                            <w:color w:val="000000"/>
                            <w:sz w:val="14"/>
                            <w:szCs w:val="16"/>
                          </w:rPr>
                        </w:pPr>
                        <w:r>
                          <w:rPr>
                            <w:color w:val="000000"/>
                            <w:sz w:val="14"/>
                            <w:szCs w:val="16"/>
                          </w:rPr>
                          <w:t>ADSP Reference Equalizer Plugin</w:t>
                        </w:r>
                      </w:p>
                    </w:txbxContent>
                  </v:textbox>
                </v:rect>
                <v:shape id="Straight Arrow Connector 28" o:spid="_x0000_s1149" type="#_x0000_t32" style="position:absolute;left:32658;top:22523;width:6;height:3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" strokeweight="1.5pt">
                  <v:stroke dashstyle="dash" startarrow="block" endarrow="block"/>
                </v:shape>
                <v:shape id="AutoShape 270" o:spid="_x0000_s1150" type="#_x0000_t32" style="position:absolute;left:2159;top:18294;width:485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" strokeweight="1pt">
                  <v:stroke dashstyle="dash"/>
                </v:shape>
                <v:shape id="テキスト ボックス 11" o:spid="_x0000_s1151" type="#_x0000_t202" style="position:absolute;left:3771;top:9550;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6E2819FA" w14:textId="77777777" w:rsidR="00CA5115" w:rsidRDefault="00CA5115" w:rsidP="006E5396">
                        <w:pPr>
                          <w:pStyle w:val="NormalWeb"/>
                          <w:rPr>
                            <w:rFonts w:eastAsia="Meiryo" w:cs="Meiryo"/>
                            <w:sz w:val="16"/>
                            <w:szCs w:val="16"/>
                          </w:rPr>
                        </w:pPr>
                        <w:r>
                          <w:rPr>
                            <w:rFonts w:eastAsia="Meiryo" w:cs="Meiryo"/>
                            <w:color w:val="000000"/>
                            <w:kern w:val="24"/>
                            <w:sz w:val="16"/>
                            <w:szCs w:val="16"/>
                          </w:rPr>
                          <w:t>User Space</w:t>
                        </w:r>
                      </w:p>
                    </w:txbxContent>
                  </v:textbox>
                </v:shape>
                <v:shape id="AutoShape 272" o:spid="_x0000_s1152" type="#_x0000_t32" style="position:absolute;left:5969;top:12757;width:446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" strokeweight="1pt">
                  <v:stroke dashstyle="1 1"/>
                </v:shape>
                <v:shape id="テキスト ボックス 11" o:spid="_x0000_s1153" type="#_x0000_t202" style="position:absolute;left:2946;top:12306;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36ECABB9" w14:textId="77777777" w:rsidR="00CA5115" w:rsidRDefault="00CA5115" w:rsidP="006E5396">
                        <w:pPr>
                          <w:pStyle w:val="NormalWeb"/>
                          <w:rPr>
                            <w:rFonts w:eastAsia="Meiryo" w:cs="Meiryo"/>
                            <w:sz w:val="16"/>
                            <w:szCs w:val="16"/>
                          </w:rPr>
                        </w:pPr>
                        <w:r>
                          <w:rPr>
                            <w:rFonts w:eastAsia="Meiryo" w:cs="Meiryo"/>
                            <w:color w:val="000000"/>
                            <w:kern w:val="24"/>
                            <w:sz w:val="16"/>
                            <w:szCs w:val="16"/>
                          </w:rPr>
                          <w:t>Kernel Space</w:t>
                        </w:r>
                      </w:p>
                    </w:txbxContent>
                  </v:textbox>
                </v:shape>
                <v:shape id="Text Box 274" o:spid="_x0000_s1154" type="#_x0000_t202" style="position:absolute;left:1181;top:36334;width:27940;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" stroked="f">
                  <v:textbox inset="5.85pt,.7pt,5.85pt,.7pt">
                    <w:txbxContent>
                      <w:p w14:paraId="6D506C4C" w14:textId="77777777" w:rsidR="00CA5115" w:rsidRDefault="00CA5115" w:rsidP="006E5396">
                        <w:pPr>
                          <w:rPr>
                            <w:color w:val="FF0000"/>
                          </w:rPr>
                        </w:pPr>
                        <w:r>
                          <w:rPr>
                            <w:color w:val="FF0000"/>
                          </w:rPr>
                          <w:t>This document’s target is in side of red square.</w:t>
                        </w:r>
                      </w:p>
                    </w:txbxContent>
                  </v:textbox>
                </v:shape>
                <w10:anchorlock/>
              </v:group>
            </w:pict>
          </mc:Fallback>
        </mc:AlternateContent>
      </w:r>
      <w:bookmarkEnd w:id="49"/>
      <w:bookmarkEnd w:id="50"/>
      <w:bookmarkEnd w:id="51"/>
      <w:bookmarkEnd w:id="52"/>
    </w:p>
    <w:p w14:paraId="35689667" w14:textId="7F781289" w:rsidR="006E5396" w:rsidRPr="006E5396" w:rsidRDefault="006E5396" w:rsidP="003C1B73">
      <w:pPr>
        <w:pStyle w:val="Heading4"/>
        <w:rPr>
          <w:rFonts w:asciiTheme="minorHAnsi" w:hAnsiTheme="minorHAnsi" w:cstheme="minorHAnsi"/>
          <w:i w:val="0"/>
          <w:color w:val="auto"/>
        </w:rPr>
      </w:pPr>
      <w:bookmarkStart w:id="54" w:name="_Toc6909600"/>
      <w:bookmarkEnd w:id="53"/>
      <w:r w:rsidRPr="006E5396">
        <w:rPr>
          <w:rFonts w:asciiTheme="minorHAnsi" w:hAnsiTheme="minorHAnsi" w:cstheme="minorHAnsi"/>
          <w:i w:val="0"/>
          <w:color w:val="auto"/>
        </w:rPr>
        <w:t>1.3. Specification overview</w:t>
      </w:r>
      <w:bookmarkEnd w:id="54"/>
    </w:p>
    <w:p w14:paraId="35E40E19" w14:textId="3819701E" w:rsidR="006E5396" w:rsidRPr="006E5396" w:rsidRDefault="00CC0666" w:rsidP="003C1B73">
      <w:pPr>
        <w:rPr>
          <w:rFonts w:ascii="Verdana" w:hAnsi="Verdana"/>
        </w:rPr>
      </w:pPr>
      <w:r w:rsidRPr="00CC0666">
        <w:rPr>
          <w:rFonts w:cstheme="minorHAnsi"/>
        </w:rPr>
        <w:t>Table 1-1</w:t>
      </w:r>
      <w:r>
        <w:rPr>
          <w:rFonts w:ascii="Verdana" w:hAnsi="Verdana" w:cs="Verdana"/>
          <w:sz w:val="20"/>
          <w:szCs w:val="20"/>
        </w:rPr>
        <w:t xml:space="preserve">. </w:t>
      </w:r>
      <w:r w:rsidR="006E5396">
        <w:t xml:space="preserve">shows the specification overview of </w:t>
      </w:r>
      <w:fldSimple w:instr=" DOCPROPERTY  Title  \* MERGEFORMAT ">
        <w:r w:rsidR="006E5396">
          <w:t>ADSP Framework</w:t>
        </w:r>
      </w:fldSimple>
      <w:r w:rsidR="006E5396">
        <w:t>.</w:t>
      </w:r>
    </w:p>
    <w:p w14:paraId="54F9F531" w14:textId="77777777" w:rsidR="006E5396" w:rsidRDefault="006E5396" w:rsidP="003C1B73">
      <w:pPr>
        <w:rPr>
          <w:rFonts w:ascii="Verdana" w:hAnsi="Verdana"/>
          <w:iCs/>
          <w:color w:val="000000" w:themeColor="text1"/>
          <w:sz w:val="20"/>
          <w:szCs w:val="18"/>
        </w:rPr>
      </w:pPr>
      <w:bookmarkStart w:id="55" w:name="_Toc6909643"/>
      <w:r>
        <w:br w:type="page"/>
      </w:r>
    </w:p>
    <w:p w14:paraId="08FDB512" w14:textId="7EA2A5F7" w:rsidR="006E5396" w:rsidRDefault="00CC0666" w:rsidP="003C1B73">
      <w:pPr>
        <w:pStyle w:val="Caption"/>
      </w:pPr>
      <w:r w:rsidRPr="00CC0666">
        <w:rPr>
          <w:rFonts w:asciiTheme="minorHAnsi" w:hAnsiTheme="minorHAnsi" w:cstheme="minorHAnsi"/>
          <w:sz w:val="22"/>
          <w:szCs w:val="22"/>
        </w:rPr>
        <w:lastRenderedPageBreak/>
        <w:t>Table 1-1</w:t>
      </w:r>
      <w:r>
        <w:rPr>
          <w:rFonts w:asciiTheme="minorHAnsi" w:hAnsiTheme="minorHAnsi" w:cstheme="minorHAnsi"/>
          <w:sz w:val="22"/>
          <w:szCs w:val="22"/>
        </w:rPr>
        <w:t xml:space="preserve">. </w:t>
      </w:r>
      <w:r w:rsidR="006E5396">
        <w:t>Specification overview</w:t>
      </w:r>
      <w:bookmarkEnd w:id="55"/>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2732"/>
        <w:gridCol w:w="6808"/>
      </w:tblGrid>
      <w:tr w:rsidR="006E5396" w14:paraId="7EBFB6D5" w14:textId="77777777" w:rsidTr="006E5396">
        <w:trPr>
          <w:trHeight w:val="170"/>
        </w:trPr>
        <w:tc>
          <w:tcPr>
            <w:tcW w:w="2731" w:type="dxa"/>
            <w:tcBorders>
              <w:top w:val="single" w:sz="4" w:space="0" w:color="auto"/>
              <w:left w:val="single" w:sz="4" w:space="0" w:color="auto"/>
              <w:bottom w:val="double" w:sz="4" w:space="0" w:color="auto"/>
              <w:right w:val="single" w:sz="4" w:space="0" w:color="auto"/>
            </w:tcBorders>
            <w:vAlign w:val="center"/>
            <w:hideMark/>
          </w:tcPr>
          <w:p w14:paraId="08181ACE" w14:textId="77777777" w:rsidR="006E5396" w:rsidRDefault="006E5396" w:rsidP="003C1B73">
            <w:pPr>
              <w:jc w:val="center"/>
              <w:rPr>
                <w:rFonts w:eastAsia="MS PGothic"/>
                <w:szCs w:val="20"/>
              </w:rPr>
            </w:pPr>
            <w:r>
              <w:rPr>
                <w:rFonts w:eastAsia="MS PGothic"/>
                <w:szCs w:val="20"/>
              </w:rPr>
              <w:t>Item</w:t>
            </w:r>
          </w:p>
        </w:tc>
        <w:tc>
          <w:tcPr>
            <w:tcW w:w="6804" w:type="dxa"/>
            <w:tcBorders>
              <w:top w:val="single" w:sz="4" w:space="0" w:color="auto"/>
              <w:left w:val="single" w:sz="4" w:space="0" w:color="auto"/>
              <w:bottom w:val="double" w:sz="4" w:space="0" w:color="auto"/>
              <w:right w:val="single" w:sz="4" w:space="0" w:color="auto"/>
            </w:tcBorders>
            <w:vAlign w:val="center"/>
            <w:hideMark/>
          </w:tcPr>
          <w:p w14:paraId="1FC90B35" w14:textId="77777777" w:rsidR="006E5396" w:rsidRDefault="006E5396" w:rsidP="003C1B73">
            <w:pPr>
              <w:jc w:val="center"/>
              <w:rPr>
                <w:rFonts w:eastAsia="MS PGothic"/>
                <w:szCs w:val="20"/>
              </w:rPr>
            </w:pPr>
            <w:r>
              <w:rPr>
                <w:rFonts w:eastAsia="MS PGothic"/>
                <w:szCs w:val="20"/>
              </w:rPr>
              <w:t>Outline</w:t>
            </w:r>
          </w:p>
        </w:tc>
      </w:tr>
      <w:tr w:rsidR="006E5396" w14:paraId="07FD49D5" w14:textId="77777777" w:rsidTr="006E5396">
        <w:trPr>
          <w:trHeight w:val="170"/>
        </w:trPr>
        <w:tc>
          <w:tcPr>
            <w:tcW w:w="2731" w:type="dxa"/>
            <w:tcBorders>
              <w:top w:val="double" w:sz="4" w:space="0" w:color="auto"/>
              <w:left w:val="single" w:sz="4" w:space="0" w:color="auto"/>
              <w:bottom w:val="single" w:sz="4" w:space="0" w:color="auto"/>
              <w:right w:val="single" w:sz="4" w:space="0" w:color="auto"/>
            </w:tcBorders>
            <w:vAlign w:val="center"/>
            <w:hideMark/>
          </w:tcPr>
          <w:p w14:paraId="1BD60DA1" w14:textId="77777777" w:rsidR="006E5396" w:rsidRDefault="006E5396" w:rsidP="003C1B73">
            <w:pPr>
              <w:rPr>
                <w:rFonts w:eastAsia="MS Mincho"/>
                <w:szCs w:val="21"/>
              </w:rPr>
            </w:pPr>
            <w:r>
              <w:t>DSP</w:t>
            </w:r>
          </w:p>
        </w:tc>
        <w:tc>
          <w:tcPr>
            <w:tcW w:w="6804" w:type="dxa"/>
            <w:tcBorders>
              <w:top w:val="double" w:sz="4" w:space="0" w:color="auto"/>
              <w:left w:val="single" w:sz="4" w:space="0" w:color="auto"/>
              <w:bottom w:val="single" w:sz="4" w:space="0" w:color="auto"/>
              <w:right w:val="single" w:sz="4" w:space="0" w:color="auto"/>
            </w:tcBorders>
            <w:vAlign w:val="center"/>
            <w:hideMark/>
          </w:tcPr>
          <w:p w14:paraId="7DD5A3E3" w14:textId="77777777" w:rsidR="006E5396" w:rsidRDefault="006E5396" w:rsidP="003C1B73">
            <w:r>
              <w:t>HiFi2 by Cadence Design Systems, Inc.</w:t>
            </w:r>
          </w:p>
        </w:tc>
      </w:tr>
      <w:tr w:rsidR="006E5396" w14:paraId="76053443"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1B06285A" w14:textId="77777777" w:rsidR="006E5396" w:rsidRDefault="006E5396" w:rsidP="003C1B73">
            <w:r>
              <w:t>IDE</w:t>
            </w:r>
          </w:p>
        </w:tc>
        <w:tc>
          <w:tcPr>
            <w:tcW w:w="6804" w:type="dxa"/>
            <w:tcBorders>
              <w:top w:val="single" w:sz="4" w:space="0" w:color="auto"/>
              <w:left w:val="single" w:sz="4" w:space="0" w:color="auto"/>
              <w:bottom w:val="single" w:sz="4" w:space="0" w:color="auto"/>
              <w:right w:val="single" w:sz="4" w:space="0" w:color="auto"/>
            </w:tcBorders>
            <w:vAlign w:val="center"/>
            <w:hideMark/>
          </w:tcPr>
          <w:p w14:paraId="5646D278" w14:textId="77777777" w:rsidR="006E5396" w:rsidRDefault="006E5396" w:rsidP="003C1B73">
            <w:r>
              <w:t>Xtensa Xplorer 7.0.4 (RG-2016.4)</w:t>
            </w:r>
          </w:p>
        </w:tc>
      </w:tr>
      <w:tr w:rsidR="006E5396" w14:paraId="5631A923"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40B2D30B" w14:textId="77777777" w:rsidR="006E5396" w:rsidRDefault="006E5396" w:rsidP="003C1B73">
            <w:pPr>
              <w:pStyle w:val="ReqText"/>
            </w:pPr>
            <w:r>
              <w:t>Configuration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27572BA2" w14:textId="77777777" w:rsidR="006E5396" w:rsidRDefault="006E5396" w:rsidP="003C1B73">
            <w:pPr>
              <w:pStyle w:val="ReqText"/>
            </w:pPr>
            <w:r>
              <w:t>hifi2_rcar_rg20164c</w:t>
            </w:r>
          </w:p>
        </w:tc>
      </w:tr>
      <w:tr w:rsidR="006E5396" w14:paraId="4D10F506"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4A3281E6" w14:textId="77777777" w:rsidR="006E5396" w:rsidRDefault="006E5396" w:rsidP="003C1B73">
            <w:r>
              <w:t>Memory map</w:t>
            </w:r>
          </w:p>
        </w:tc>
        <w:tc>
          <w:tcPr>
            <w:tcW w:w="6804" w:type="dxa"/>
            <w:tcBorders>
              <w:top w:val="single" w:sz="4" w:space="0" w:color="auto"/>
              <w:left w:val="single" w:sz="4" w:space="0" w:color="auto"/>
              <w:bottom w:val="single" w:sz="4" w:space="0" w:color="auto"/>
              <w:right w:val="single" w:sz="4" w:space="0" w:color="auto"/>
            </w:tcBorders>
            <w:vAlign w:val="center"/>
            <w:hideMark/>
          </w:tcPr>
          <w:p w14:paraId="0EAE3AC3" w14:textId="77777777" w:rsidR="006E5396" w:rsidRDefault="006E5396" w:rsidP="003C1B73">
            <w:r>
              <w:rPr>
                <w:rStyle w:val="ReqTextChar"/>
              </w:rPr>
              <w:t>adspfwk_r001c</w:t>
            </w:r>
          </w:p>
        </w:tc>
      </w:tr>
      <w:tr w:rsidR="006E5396" w14:paraId="6DFDA209"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1E94CB23" w14:textId="77777777" w:rsidR="006E5396" w:rsidRDefault="006E5396" w:rsidP="003C1B73">
            <w:r>
              <w:t>Interrupt</w:t>
            </w:r>
          </w:p>
        </w:tc>
        <w:tc>
          <w:tcPr>
            <w:tcW w:w="6804" w:type="dxa"/>
            <w:tcBorders>
              <w:top w:val="single" w:sz="4" w:space="0" w:color="auto"/>
              <w:left w:val="single" w:sz="4" w:space="0" w:color="auto"/>
              <w:bottom w:val="single" w:sz="4" w:space="0" w:color="auto"/>
              <w:right w:val="single" w:sz="4" w:space="0" w:color="auto"/>
            </w:tcBorders>
            <w:vAlign w:val="center"/>
            <w:hideMark/>
          </w:tcPr>
          <w:p w14:paraId="4D41BD07" w14:textId="77777777" w:rsidR="006E5396" w:rsidRDefault="006E5396" w:rsidP="003C1B73">
            <w:r>
              <w:t>call0 ABI</w:t>
            </w:r>
          </w:p>
        </w:tc>
      </w:tr>
      <w:tr w:rsidR="006E5396" w14:paraId="0F287AE1"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363E3412" w14:textId="77777777" w:rsidR="006E5396" w:rsidRDefault="006E5396" w:rsidP="003C1B73">
            <w:pPr>
              <w:pStyle w:val="ReqText"/>
            </w:pPr>
            <w:r>
              <w:t>Compiler</w:t>
            </w:r>
          </w:p>
        </w:tc>
        <w:tc>
          <w:tcPr>
            <w:tcW w:w="6804" w:type="dxa"/>
            <w:tcBorders>
              <w:top w:val="single" w:sz="4" w:space="0" w:color="auto"/>
              <w:left w:val="single" w:sz="4" w:space="0" w:color="auto"/>
              <w:bottom w:val="single" w:sz="4" w:space="0" w:color="auto"/>
              <w:right w:val="single" w:sz="4" w:space="0" w:color="auto"/>
            </w:tcBorders>
            <w:vAlign w:val="center"/>
            <w:hideMark/>
          </w:tcPr>
          <w:p w14:paraId="0B6079AC" w14:textId="77777777" w:rsidR="006E5396" w:rsidRDefault="006E5396" w:rsidP="003C1B73">
            <w:pPr>
              <w:pStyle w:val="ReqText"/>
            </w:pPr>
            <w:r>
              <w:t>Xtensa C and C++ Compiler (Version 12.0.4)</w:t>
            </w:r>
          </w:p>
        </w:tc>
      </w:tr>
      <w:tr w:rsidR="006E5396" w14:paraId="41CF66A5"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1EFEB07B" w14:textId="77777777" w:rsidR="006E5396" w:rsidRDefault="006E5396" w:rsidP="003C1B73">
            <w:r>
              <w:t>Endian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2BC50EA4" w14:textId="77777777" w:rsidR="006E5396" w:rsidRDefault="006E5396" w:rsidP="003C1B73">
            <w:r>
              <w:t>Little endian</w:t>
            </w:r>
          </w:p>
        </w:tc>
      </w:tr>
      <w:tr w:rsidR="006E5396" w14:paraId="209F16D4"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4CA1A334" w14:textId="77777777" w:rsidR="006E5396" w:rsidRDefault="006E5396" w:rsidP="003C1B73">
            <w:pPr>
              <w:pStyle w:val="ReqText"/>
            </w:pPr>
            <w:r>
              <w:t>OS</w:t>
            </w:r>
          </w:p>
        </w:tc>
        <w:tc>
          <w:tcPr>
            <w:tcW w:w="6804" w:type="dxa"/>
            <w:tcBorders>
              <w:top w:val="single" w:sz="4" w:space="0" w:color="auto"/>
              <w:left w:val="single" w:sz="4" w:space="0" w:color="auto"/>
              <w:bottom w:val="single" w:sz="4" w:space="0" w:color="auto"/>
              <w:right w:val="single" w:sz="4" w:space="0" w:color="auto"/>
            </w:tcBorders>
            <w:vAlign w:val="center"/>
            <w:hideMark/>
          </w:tcPr>
          <w:p w14:paraId="6FFEE4DE" w14:textId="77777777" w:rsidR="006E5396" w:rsidRDefault="006E5396" w:rsidP="003C1B73">
            <w:pPr>
              <w:pStyle w:val="ReqText"/>
            </w:pPr>
            <w:r>
              <w:t>XOS by Cadence Design Systems, Inc.</w:t>
            </w:r>
          </w:p>
        </w:tc>
      </w:tr>
    </w:tbl>
    <w:p w14:paraId="123B985D" w14:textId="77777777" w:rsidR="006E5396" w:rsidRDefault="006E5396" w:rsidP="003C1B73">
      <w:pPr>
        <w:rPr>
          <w:rFonts w:ascii="Verdana" w:hAnsi="Verdana"/>
          <w:kern w:val="2"/>
          <w:sz w:val="20"/>
          <w:szCs w:val="21"/>
          <w:lang w:eastAsia="ja-JP"/>
        </w:rPr>
      </w:pPr>
      <w:r>
        <w:t>[note1] This software adopts call0 ABI. Windowed ABI is not supported.</w:t>
      </w:r>
    </w:p>
    <w:p w14:paraId="1F549263" w14:textId="14403006" w:rsidR="006E5396" w:rsidRDefault="006E5396" w:rsidP="003C1B73">
      <w:r>
        <w:t>[note2] This software adopts XOS. XTOS is not supported. XTHAL can also be used.</w:t>
      </w:r>
    </w:p>
    <w:p w14:paraId="0249005B" w14:textId="52EC0B72" w:rsidR="006E5396" w:rsidRPr="006E5396" w:rsidRDefault="006E5396" w:rsidP="003C1B73">
      <w:pPr>
        <w:pStyle w:val="Heading4"/>
        <w:rPr>
          <w:rFonts w:asciiTheme="minorHAnsi" w:hAnsiTheme="minorHAnsi" w:cstheme="minorHAnsi"/>
          <w:i w:val="0"/>
          <w:color w:val="auto"/>
        </w:rPr>
      </w:pPr>
      <w:bookmarkStart w:id="56" w:name="_Toc6909601"/>
      <w:r w:rsidRPr="006E5396">
        <w:rPr>
          <w:rFonts w:asciiTheme="minorHAnsi" w:hAnsiTheme="minorHAnsi" w:cstheme="minorHAnsi"/>
          <w:i w:val="0"/>
          <w:color w:val="auto"/>
        </w:rPr>
        <w:t>1.4. Memory specification</w:t>
      </w:r>
      <w:bookmarkEnd w:id="56"/>
    </w:p>
    <w:p w14:paraId="0C01405F" w14:textId="2B2AC5D9" w:rsidR="006E5396" w:rsidRPr="00AD6217" w:rsidRDefault="006E5396" w:rsidP="003C1B73">
      <w:r>
        <w:rPr>
          <w:rFonts w:eastAsia="MS Gothic"/>
        </w:rPr>
        <w:fldChar w:fldCharType="begin"/>
      </w:r>
      <w:r>
        <w:rPr>
          <w:rFonts w:eastAsia="MS Gothic"/>
        </w:rPr>
        <w:instrText xml:space="preserve"> REF _Ref442471759 \h  \* MERGEFORMAT </w:instrText>
      </w:r>
      <w:r>
        <w:rPr>
          <w:rFonts w:eastAsia="MS Gothic"/>
        </w:rPr>
      </w:r>
      <w:r>
        <w:rPr>
          <w:rFonts w:eastAsia="MS Gothic"/>
        </w:rPr>
        <w:fldChar w:fldCharType="separate"/>
      </w:r>
      <w:r w:rsidR="00CA5115">
        <w:t xml:space="preserve">Table </w:t>
      </w:r>
      <w:r w:rsidR="00CA5115">
        <w:rPr>
          <w:noProof/>
        </w:rPr>
        <w:t>1</w:t>
      </w:r>
      <w:r w:rsidR="00CA5115">
        <w:rPr>
          <w:noProof/>
        </w:rPr>
        <w:noBreakHyphen/>
      </w:r>
      <w:r>
        <w:rPr>
          <w:rFonts w:eastAsia="MS Gothic"/>
        </w:rPr>
        <w:fldChar w:fldCharType="end"/>
      </w:r>
      <w:r>
        <w:t xml:space="preserve"> Memory specification of </w:t>
      </w:r>
      <w:fldSimple w:instr=" DOCPROPERTY  Title  \* MERGEFORMAT ">
        <w:r>
          <w:t>ADSP Framework</w:t>
        </w:r>
      </w:fldSimple>
      <w:r>
        <w:t xml:space="preserve">. </w:t>
      </w:r>
    </w:p>
    <w:p w14:paraId="270F2FFD" w14:textId="3D6405EB" w:rsidR="006E5396" w:rsidRDefault="006E5396" w:rsidP="003C1B73">
      <w:pPr>
        <w:pStyle w:val="Caption"/>
      </w:pPr>
      <w:bookmarkStart w:id="57" w:name="_Ref442471759"/>
      <w:bookmarkStart w:id="58" w:name="_Toc6909644"/>
      <w:r>
        <w:t xml:space="preserve">Table </w:t>
      </w:r>
      <w:r w:rsidR="00CC0666">
        <w:t>1</w:t>
      </w:r>
      <w:r>
        <w:noBreakHyphen/>
      </w:r>
      <w:bookmarkEnd w:id="57"/>
      <w:r w:rsidR="00CC0666">
        <w:t>2</w:t>
      </w:r>
      <w:r>
        <w:t xml:space="preserve"> Memory map</w:t>
      </w:r>
      <w:bookmarkEnd w:id="58"/>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314"/>
        <w:gridCol w:w="1844"/>
        <w:gridCol w:w="2978"/>
        <w:gridCol w:w="1702"/>
        <w:gridCol w:w="1702"/>
      </w:tblGrid>
      <w:tr w:rsidR="006E5396" w14:paraId="5DBD47F3" w14:textId="77777777" w:rsidTr="006E5396">
        <w:trPr>
          <w:trHeight w:val="170"/>
        </w:trPr>
        <w:tc>
          <w:tcPr>
            <w:tcW w:w="1314" w:type="dxa"/>
            <w:tcBorders>
              <w:top w:val="single" w:sz="4" w:space="0" w:color="auto"/>
              <w:left w:val="single" w:sz="4" w:space="0" w:color="auto"/>
              <w:bottom w:val="double" w:sz="4" w:space="0" w:color="auto"/>
              <w:right w:val="single" w:sz="4" w:space="0" w:color="auto"/>
            </w:tcBorders>
            <w:vAlign w:val="center"/>
            <w:hideMark/>
          </w:tcPr>
          <w:p w14:paraId="0CB0CE96" w14:textId="77777777" w:rsidR="006E5396" w:rsidRDefault="006E5396" w:rsidP="003C1B73">
            <w:pPr>
              <w:jc w:val="center"/>
              <w:rPr>
                <w:rFonts w:eastAsia="MS PGothic"/>
                <w:szCs w:val="20"/>
              </w:rPr>
            </w:pPr>
            <w:r>
              <w:rPr>
                <w:rFonts w:eastAsia="MS PGothic"/>
                <w:szCs w:val="20"/>
              </w:rPr>
              <w:t>Allocation</w:t>
            </w:r>
          </w:p>
        </w:tc>
        <w:tc>
          <w:tcPr>
            <w:tcW w:w="1843" w:type="dxa"/>
            <w:tcBorders>
              <w:top w:val="single" w:sz="4" w:space="0" w:color="auto"/>
              <w:left w:val="single" w:sz="4" w:space="0" w:color="auto"/>
              <w:bottom w:val="double" w:sz="4" w:space="0" w:color="auto"/>
              <w:right w:val="single" w:sz="4" w:space="0" w:color="auto"/>
            </w:tcBorders>
            <w:vAlign w:val="center"/>
            <w:hideMark/>
          </w:tcPr>
          <w:p w14:paraId="75F20384" w14:textId="77777777" w:rsidR="006E5396" w:rsidRDefault="006E5396" w:rsidP="003C1B73">
            <w:pPr>
              <w:jc w:val="center"/>
              <w:rPr>
                <w:rFonts w:eastAsia="MS PGothic"/>
                <w:szCs w:val="20"/>
              </w:rPr>
            </w:pPr>
            <w:r>
              <w:rPr>
                <w:rFonts w:eastAsia="MS PGothic"/>
                <w:szCs w:val="20"/>
              </w:rPr>
              <w:t>Item</w:t>
            </w:r>
          </w:p>
        </w:tc>
        <w:tc>
          <w:tcPr>
            <w:tcW w:w="2976" w:type="dxa"/>
            <w:tcBorders>
              <w:top w:val="single" w:sz="4" w:space="0" w:color="auto"/>
              <w:left w:val="single" w:sz="4" w:space="0" w:color="auto"/>
              <w:bottom w:val="double" w:sz="4" w:space="0" w:color="auto"/>
              <w:right w:val="single" w:sz="4" w:space="0" w:color="auto"/>
            </w:tcBorders>
            <w:vAlign w:val="center"/>
            <w:hideMark/>
          </w:tcPr>
          <w:p w14:paraId="607DD38A" w14:textId="77777777" w:rsidR="006E5396" w:rsidRDefault="006E5396" w:rsidP="003C1B73">
            <w:pPr>
              <w:jc w:val="center"/>
              <w:rPr>
                <w:rFonts w:eastAsia="MS PGothic"/>
                <w:szCs w:val="20"/>
              </w:rPr>
            </w:pPr>
            <w:r>
              <w:rPr>
                <w:rFonts w:eastAsia="MS PGothic"/>
                <w:szCs w:val="20"/>
              </w:rPr>
              <w:t>Cache type</w:t>
            </w:r>
          </w:p>
        </w:tc>
        <w:tc>
          <w:tcPr>
            <w:tcW w:w="1701" w:type="dxa"/>
            <w:tcBorders>
              <w:top w:val="single" w:sz="4" w:space="0" w:color="auto"/>
              <w:left w:val="single" w:sz="4" w:space="0" w:color="auto"/>
              <w:bottom w:val="double" w:sz="4" w:space="0" w:color="auto"/>
              <w:right w:val="single" w:sz="4" w:space="0" w:color="auto"/>
            </w:tcBorders>
            <w:vAlign w:val="center"/>
            <w:hideMark/>
          </w:tcPr>
          <w:p w14:paraId="5629473F" w14:textId="77777777" w:rsidR="006E5396" w:rsidRDefault="006E5396" w:rsidP="003C1B73">
            <w:pPr>
              <w:jc w:val="center"/>
              <w:rPr>
                <w:rFonts w:eastAsia="MS PGothic"/>
                <w:szCs w:val="20"/>
              </w:rPr>
            </w:pPr>
            <w:r>
              <w:rPr>
                <w:rFonts w:eastAsia="MS PGothic"/>
                <w:szCs w:val="20"/>
              </w:rPr>
              <w:t>start address</w:t>
            </w:r>
          </w:p>
        </w:tc>
        <w:tc>
          <w:tcPr>
            <w:tcW w:w="1701" w:type="dxa"/>
            <w:tcBorders>
              <w:top w:val="single" w:sz="4" w:space="0" w:color="auto"/>
              <w:left w:val="single" w:sz="4" w:space="0" w:color="auto"/>
              <w:bottom w:val="double" w:sz="4" w:space="0" w:color="auto"/>
              <w:right w:val="single" w:sz="4" w:space="0" w:color="auto"/>
            </w:tcBorders>
            <w:vAlign w:val="center"/>
            <w:hideMark/>
          </w:tcPr>
          <w:p w14:paraId="089F2E3B" w14:textId="77777777" w:rsidR="006E5396" w:rsidRDefault="006E5396" w:rsidP="003C1B73">
            <w:pPr>
              <w:jc w:val="center"/>
              <w:rPr>
                <w:rFonts w:eastAsia="MS PGothic"/>
                <w:szCs w:val="20"/>
              </w:rPr>
            </w:pPr>
            <w:r>
              <w:rPr>
                <w:rFonts w:eastAsia="MS PGothic"/>
                <w:szCs w:val="20"/>
              </w:rPr>
              <w:t>size</w:t>
            </w:r>
          </w:p>
        </w:tc>
      </w:tr>
      <w:tr w:rsidR="006E5396" w14:paraId="2EB73D85" w14:textId="77777777" w:rsidTr="006E5396">
        <w:trPr>
          <w:trHeight w:val="170"/>
        </w:trPr>
        <w:tc>
          <w:tcPr>
            <w:tcW w:w="1314" w:type="dxa"/>
            <w:vMerge w:val="restart"/>
            <w:tcBorders>
              <w:top w:val="double" w:sz="4" w:space="0" w:color="auto"/>
              <w:left w:val="single" w:sz="4" w:space="0" w:color="auto"/>
              <w:bottom w:val="single" w:sz="4" w:space="0" w:color="auto"/>
              <w:right w:val="single" w:sz="4" w:space="0" w:color="auto"/>
            </w:tcBorders>
            <w:vAlign w:val="center"/>
            <w:hideMark/>
          </w:tcPr>
          <w:p w14:paraId="417E3029" w14:textId="77777777" w:rsidR="006E5396" w:rsidRDefault="006E5396" w:rsidP="003C1B73">
            <w:pPr>
              <w:rPr>
                <w:rFonts w:eastAsia="MS Mincho"/>
                <w:szCs w:val="21"/>
              </w:rPr>
            </w:pPr>
            <w:r>
              <w:t>Internal memory</w:t>
            </w:r>
          </w:p>
        </w:tc>
        <w:tc>
          <w:tcPr>
            <w:tcW w:w="1843" w:type="dxa"/>
            <w:tcBorders>
              <w:top w:val="double" w:sz="4" w:space="0" w:color="auto"/>
              <w:left w:val="single" w:sz="4" w:space="0" w:color="auto"/>
              <w:bottom w:val="single" w:sz="4" w:space="0" w:color="auto"/>
              <w:right w:val="single" w:sz="4" w:space="0" w:color="auto"/>
            </w:tcBorders>
            <w:vAlign w:val="center"/>
            <w:hideMark/>
          </w:tcPr>
          <w:p w14:paraId="210A6A8A" w14:textId="77777777" w:rsidR="006E5396" w:rsidRDefault="006E5396" w:rsidP="003C1B73">
            <w:r>
              <w:t>I-TCM0</w:t>
            </w:r>
          </w:p>
        </w:tc>
        <w:tc>
          <w:tcPr>
            <w:tcW w:w="2976" w:type="dxa"/>
            <w:tcBorders>
              <w:top w:val="double" w:sz="4" w:space="0" w:color="auto"/>
              <w:left w:val="single" w:sz="4" w:space="0" w:color="auto"/>
              <w:bottom w:val="single" w:sz="4" w:space="0" w:color="auto"/>
              <w:right w:val="single" w:sz="4" w:space="0" w:color="auto"/>
            </w:tcBorders>
            <w:vAlign w:val="center"/>
            <w:hideMark/>
          </w:tcPr>
          <w:p w14:paraId="27A5FB36"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double" w:sz="4" w:space="0" w:color="auto"/>
              <w:left w:val="single" w:sz="4" w:space="0" w:color="auto"/>
              <w:bottom w:val="single" w:sz="4" w:space="0" w:color="auto"/>
              <w:right w:val="single" w:sz="4" w:space="0" w:color="auto"/>
            </w:tcBorders>
            <w:vAlign w:val="center"/>
            <w:hideMark/>
          </w:tcPr>
          <w:p w14:paraId="25A3209C" w14:textId="77777777" w:rsidR="006E5396" w:rsidRDefault="006E5396" w:rsidP="003C1B73">
            <w:pPr>
              <w:jc w:val="right"/>
              <w:rPr>
                <w:rFonts w:eastAsia="MS PGothic"/>
                <w:szCs w:val="20"/>
              </w:rPr>
            </w:pPr>
            <w:r>
              <w:rPr>
                <w:rFonts w:eastAsia="MS PGothic"/>
                <w:szCs w:val="20"/>
              </w:rPr>
              <w:t>0xECE8_0000</w:t>
            </w:r>
          </w:p>
        </w:tc>
        <w:tc>
          <w:tcPr>
            <w:tcW w:w="1701" w:type="dxa"/>
            <w:tcBorders>
              <w:top w:val="double" w:sz="4" w:space="0" w:color="auto"/>
              <w:left w:val="single" w:sz="4" w:space="0" w:color="auto"/>
              <w:bottom w:val="single" w:sz="4" w:space="0" w:color="auto"/>
              <w:right w:val="single" w:sz="4" w:space="0" w:color="auto"/>
            </w:tcBorders>
            <w:vAlign w:val="center"/>
            <w:hideMark/>
          </w:tcPr>
          <w:p w14:paraId="7E26B9EA" w14:textId="77777777" w:rsidR="006E5396" w:rsidRDefault="006E5396" w:rsidP="003C1B73">
            <w:pPr>
              <w:jc w:val="right"/>
              <w:rPr>
                <w:rFonts w:eastAsia="MS PGothic"/>
                <w:szCs w:val="20"/>
              </w:rPr>
            </w:pPr>
            <w:r>
              <w:rPr>
                <w:rFonts w:eastAsia="MS PGothic"/>
                <w:szCs w:val="20"/>
              </w:rPr>
              <w:t>0x0001_0000</w:t>
            </w:r>
          </w:p>
        </w:tc>
      </w:tr>
      <w:tr w:rsidR="006E5396" w14:paraId="29D1F496" w14:textId="77777777" w:rsidTr="006E5396">
        <w:trPr>
          <w:trHeight w:val="170"/>
        </w:trPr>
        <w:tc>
          <w:tcPr>
            <w:tcW w:w="1314" w:type="dxa"/>
            <w:vMerge/>
            <w:tcBorders>
              <w:top w:val="double" w:sz="4" w:space="0" w:color="auto"/>
              <w:left w:val="single" w:sz="4" w:space="0" w:color="auto"/>
              <w:bottom w:val="single" w:sz="4" w:space="0" w:color="auto"/>
              <w:right w:val="single" w:sz="4" w:space="0" w:color="auto"/>
            </w:tcBorders>
            <w:vAlign w:val="center"/>
            <w:hideMark/>
          </w:tcPr>
          <w:p w14:paraId="46BFE65E"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4AF56FD3" w14:textId="77777777" w:rsidR="006E5396" w:rsidRDefault="006E5396" w:rsidP="003C1B73">
            <w:pPr>
              <w:rPr>
                <w:rFonts w:eastAsia="MS Mincho"/>
                <w:szCs w:val="21"/>
              </w:rPr>
            </w:pPr>
            <w:r>
              <w:t>I-TCM1</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4CFDD06"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55F142E" w14:textId="77777777" w:rsidR="006E5396" w:rsidRDefault="006E5396" w:rsidP="003C1B73">
            <w:pPr>
              <w:jc w:val="right"/>
              <w:rPr>
                <w:rFonts w:eastAsia="MS PGothic"/>
                <w:szCs w:val="20"/>
              </w:rPr>
            </w:pPr>
            <w:r>
              <w:rPr>
                <w:rFonts w:eastAsia="MS PGothic"/>
                <w:szCs w:val="20"/>
              </w:rPr>
              <w:t>0xECE9_0000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B962338" w14:textId="77777777" w:rsidR="006E5396" w:rsidRDefault="006E5396" w:rsidP="003C1B73">
            <w:pPr>
              <w:jc w:val="right"/>
              <w:rPr>
                <w:rFonts w:eastAsia="MS PGothic"/>
                <w:szCs w:val="20"/>
              </w:rPr>
            </w:pPr>
            <w:r>
              <w:rPr>
                <w:rFonts w:eastAsia="MS PGothic"/>
                <w:szCs w:val="20"/>
              </w:rPr>
              <w:t>0x0001_0000</w:t>
            </w:r>
          </w:p>
        </w:tc>
      </w:tr>
      <w:tr w:rsidR="006E5396" w14:paraId="589B78CD" w14:textId="77777777" w:rsidTr="006E5396">
        <w:trPr>
          <w:trHeight w:val="170"/>
        </w:trPr>
        <w:tc>
          <w:tcPr>
            <w:tcW w:w="1314" w:type="dxa"/>
            <w:vMerge/>
            <w:tcBorders>
              <w:top w:val="double" w:sz="4" w:space="0" w:color="auto"/>
              <w:left w:val="single" w:sz="4" w:space="0" w:color="auto"/>
              <w:bottom w:val="single" w:sz="4" w:space="0" w:color="auto"/>
              <w:right w:val="single" w:sz="4" w:space="0" w:color="auto"/>
            </w:tcBorders>
            <w:vAlign w:val="center"/>
            <w:hideMark/>
          </w:tcPr>
          <w:p w14:paraId="76A0DEC7"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148F72A7" w14:textId="77777777" w:rsidR="006E5396" w:rsidRDefault="006E5396" w:rsidP="003C1B73">
            <w:pPr>
              <w:rPr>
                <w:rFonts w:eastAsia="MS Mincho"/>
                <w:szCs w:val="21"/>
              </w:rPr>
            </w:pPr>
            <w:r>
              <w:t>D-TCM0</w:t>
            </w:r>
          </w:p>
        </w:tc>
        <w:tc>
          <w:tcPr>
            <w:tcW w:w="2976" w:type="dxa"/>
            <w:tcBorders>
              <w:top w:val="single" w:sz="4" w:space="0" w:color="auto"/>
              <w:left w:val="single" w:sz="4" w:space="0" w:color="auto"/>
              <w:bottom w:val="single" w:sz="4" w:space="0" w:color="auto"/>
              <w:right w:val="single" w:sz="4" w:space="0" w:color="auto"/>
            </w:tcBorders>
            <w:vAlign w:val="center"/>
            <w:hideMark/>
          </w:tcPr>
          <w:p w14:paraId="5E2E3BF8"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BF87FD" w14:textId="77777777" w:rsidR="006E5396" w:rsidRDefault="006E5396" w:rsidP="003C1B73">
            <w:pPr>
              <w:jc w:val="right"/>
              <w:rPr>
                <w:rFonts w:eastAsia="MS PGothic"/>
                <w:szCs w:val="20"/>
              </w:rPr>
            </w:pPr>
            <w:r>
              <w:rPr>
                <w:rFonts w:eastAsia="MS PGothic"/>
                <w:szCs w:val="20"/>
              </w:rPr>
              <w:t>0xECE7_8000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D0C829" w14:textId="77777777" w:rsidR="006E5396" w:rsidRDefault="006E5396" w:rsidP="003C1B73">
            <w:pPr>
              <w:jc w:val="right"/>
              <w:rPr>
                <w:rFonts w:eastAsia="MS PGothic"/>
                <w:szCs w:val="20"/>
              </w:rPr>
            </w:pPr>
            <w:r>
              <w:rPr>
                <w:rFonts w:eastAsia="MS PGothic"/>
                <w:szCs w:val="20"/>
              </w:rPr>
              <w:t>0x0000_8000</w:t>
            </w:r>
          </w:p>
        </w:tc>
      </w:tr>
      <w:tr w:rsidR="006E5396" w14:paraId="017B08EE" w14:textId="77777777" w:rsidTr="006E5396">
        <w:trPr>
          <w:trHeight w:val="170"/>
        </w:trPr>
        <w:tc>
          <w:tcPr>
            <w:tcW w:w="1314" w:type="dxa"/>
            <w:vMerge/>
            <w:tcBorders>
              <w:top w:val="double" w:sz="4" w:space="0" w:color="auto"/>
              <w:left w:val="single" w:sz="4" w:space="0" w:color="auto"/>
              <w:bottom w:val="single" w:sz="4" w:space="0" w:color="auto"/>
              <w:right w:val="single" w:sz="4" w:space="0" w:color="auto"/>
            </w:tcBorders>
            <w:vAlign w:val="center"/>
            <w:hideMark/>
          </w:tcPr>
          <w:p w14:paraId="5F763B3E"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55CBB381" w14:textId="77777777" w:rsidR="006E5396" w:rsidRDefault="006E5396" w:rsidP="003C1B73">
            <w:pPr>
              <w:rPr>
                <w:rFonts w:eastAsia="MS Mincho"/>
                <w:szCs w:val="21"/>
              </w:rPr>
            </w:pPr>
            <w:r>
              <w:t>D-TCM1</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2B250FB"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DD95CFE" w14:textId="77777777" w:rsidR="006E5396" w:rsidRDefault="006E5396" w:rsidP="003C1B73">
            <w:pPr>
              <w:jc w:val="right"/>
              <w:rPr>
                <w:rFonts w:eastAsia="MS PGothic"/>
                <w:szCs w:val="20"/>
              </w:rPr>
            </w:pPr>
            <w:r>
              <w:rPr>
                <w:rFonts w:eastAsia="MS PGothic"/>
                <w:szCs w:val="20"/>
              </w:rPr>
              <w:t>0xECE6_0000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D12B67" w14:textId="77777777" w:rsidR="006E5396" w:rsidRDefault="006E5396" w:rsidP="003C1B73">
            <w:pPr>
              <w:jc w:val="right"/>
              <w:rPr>
                <w:rFonts w:eastAsia="MS PGothic"/>
                <w:szCs w:val="20"/>
              </w:rPr>
            </w:pPr>
            <w:r>
              <w:rPr>
                <w:rFonts w:eastAsia="MS PGothic"/>
                <w:szCs w:val="20"/>
              </w:rPr>
              <w:t>0x0001_0000</w:t>
            </w:r>
          </w:p>
        </w:tc>
      </w:tr>
      <w:tr w:rsidR="006E5396" w14:paraId="07C68923" w14:textId="77777777" w:rsidTr="006E5396">
        <w:trPr>
          <w:trHeight w:val="170"/>
        </w:trPr>
        <w:tc>
          <w:tcPr>
            <w:tcW w:w="1314" w:type="dxa"/>
            <w:vMerge w:val="restart"/>
            <w:tcBorders>
              <w:top w:val="single" w:sz="4" w:space="0" w:color="auto"/>
              <w:left w:val="single" w:sz="4" w:space="0" w:color="auto"/>
              <w:bottom w:val="single" w:sz="4" w:space="0" w:color="auto"/>
              <w:right w:val="single" w:sz="4" w:space="0" w:color="auto"/>
            </w:tcBorders>
            <w:vAlign w:val="center"/>
            <w:hideMark/>
          </w:tcPr>
          <w:p w14:paraId="68124543" w14:textId="77777777" w:rsidR="006E5396" w:rsidRDefault="006E5396" w:rsidP="003C1B73">
            <w:pPr>
              <w:rPr>
                <w:rFonts w:eastAsia="MS Mincho"/>
                <w:szCs w:val="21"/>
              </w:rPr>
            </w:pPr>
            <w:r>
              <w:t>External memory</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FF7FB07" w14:textId="77777777" w:rsidR="006E5396" w:rsidRDefault="006E5396" w:rsidP="003C1B73">
            <w:r>
              <w:t>Debug area</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765F8C3" w14:textId="77777777" w:rsidR="006E5396" w:rsidRDefault="006E5396" w:rsidP="003C1B73">
            <w:pPr>
              <w:jc w:val="center"/>
              <w:rPr>
                <w:rFonts w:eastAsia="MS PGothic"/>
                <w:szCs w:val="20"/>
              </w:rPr>
            </w:pPr>
            <w:r>
              <w:rPr>
                <w:rFonts w:eastAsia="MS PGothic"/>
                <w:szCs w:val="20"/>
              </w:rPr>
              <w:t>Read Cache / Writeback Cache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0513AC" w14:textId="77777777" w:rsidR="006E5396" w:rsidRDefault="006E5396" w:rsidP="003C1B73">
            <w:pPr>
              <w:jc w:val="right"/>
              <w:rPr>
                <w:rFonts w:eastAsia="MS PGothic"/>
                <w:szCs w:val="20"/>
              </w:rPr>
            </w:pPr>
            <w:r>
              <w:rPr>
                <w:rFonts w:eastAsia="MS PGothic"/>
                <w:szCs w:val="20"/>
              </w:rPr>
              <w:t>0x5700_0000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D0AE96" w14:textId="77777777" w:rsidR="006E5396" w:rsidRDefault="006E5396" w:rsidP="003C1B73">
            <w:pPr>
              <w:jc w:val="right"/>
              <w:rPr>
                <w:rFonts w:eastAsia="MS PGothic"/>
                <w:szCs w:val="20"/>
              </w:rPr>
            </w:pPr>
            <w:r>
              <w:rPr>
                <w:rFonts w:eastAsia="MS PGothic"/>
                <w:szCs w:val="20"/>
              </w:rPr>
              <w:t>0x0010_0000</w:t>
            </w:r>
          </w:p>
        </w:tc>
      </w:tr>
      <w:tr w:rsidR="006E5396" w14:paraId="27789814" w14:textId="77777777" w:rsidTr="006E5396">
        <w:trPr>
          <w:trHeight w:val="170"/>
        </w:trPr>
        <w:tc>
          <w:tcPr>
            <w:tcW w:w="1314" w:type="dxa"/>
            <w:vMerge/>
            <w:tcBorders>
              <w:top w:val="single" w:sz="4" w:space="0" w:color="auto"/>
              <w:left w:val="single" w:sz="4" w:space="0" w:color="auto"/>
              <w:bottom w:val="single" w:sz="4" w:space="0" w:color="auto"/>
              <w:right w:val="single" w:sz="4" w:space="0" w:color="auto"/>
            </w:tcBorders>
            <w:vAlign w:val="center"/>
            <w:hideMark/>
          </w:tcPr>
          <w:p w14:paraId="6687B29E"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7EDC4C5C" w14:textId="77777777" w:rsidR="006E5396" w:rsidRDefault="006E5396" w:rsidP="003C1B73">
            <w:pPr>
              <w:rPr>
                <w:rFonts w:eastAsia="MS Mincho"/>
                <w:szCs w:val="21"/>
              </w:rPr>
            </w:pPr>
            <w:r>
              <w:t>Code area</w:t>
            </w:r>
          </w:p>
        </w:tc>
        <w:tc>
          <w:tcPr>
            <w:tcW w:w="2976" w:type="dxa"/>
            <w:tcBorders>
              <w:top w:val="single" w:sz="4" w:space="0" w:color="auto"/>
              <w:left w:val="single" w:sz="4" w:space="0" w:color="auto"/>
              <w:bottom w:val="single" w:sz="4" w:space="0" w:color="auto"/>
              <w:right w:val="single" w:sz="4" w:space="0" w:color="auto"/>
            </w:tcBorders>
            <w:vAlign w:val="center"/>
            <w:hideMark/>
          </w:tcPr>
          <w:p w14:paraId="646A5404" w14:textId="77777777" w:rsidR="006E5396" w:rsidRDefault="006E5396" w:rsidP="003C1B73">
            <w:pPr>
              <w:jc w:val="center"/>
              <w:rPr>
                <w:rFonts w:eastAsia="MS PGothic"/>
                <w:szCs w:val="20"/>
              </w:rPr>
            </w:pPr>
            <w:r>
              <w:rPr>
                <w:rFonts w:eastAsia="MS PGothic"/>
                <w:szCs w:val="20"/>
              </w:rPr>
              <w:t>Read Cache / Writeback Cache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E25FB30" w14:textId="77777777" w:rsidR="006E5396" w:rsidRDefault="006E5396" w:rsidP="003C1B73">
            <w:pPr>
              <w:jc w:val="right"/>
              <w:rPr>
                <w:rFonts w:eastAsia="MS PGothic"/>
                <w:szCs w:val="20"/>
              </w:rPr>
            </w:pPr>
            <w:r>
              <w:rPr>
                <w:rFonts w:eastAsia="MS PGothic"/>
                <w:szCs w:val="20"/>
              </w:rPr>
              <w:t>0x5710_0000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2224331" w14:textId="77777777" w:rsidR="006E5396" w:rsidRDefault="006E5396" w:rsidP="003C1B73">
            <w:pPr>
              <w:jc w:val="right"/>
              <w:rPr>
                <w:rFonts w:eastAsia="MS PGothic"/>
                <w:szCs w:val="20"/>
              </w:rPr>
            </w:pPr>
            <w:r>
              <w:rPr>
                <w:rFonts w:eastAsia="MS PGothic"/>
                <w:szCs w:val="20"/>
              </w:rPr>
              <w:t>0x0030_0000</w:t>
            </w:r>
          </w:p>
        </w:tc>
      </w:tr>
      <w:tr w:rsidR="006E5396" w14:paraId="75EA830F" w14:textId="77777777" w:rsidTr="006E5396">
        <w:trPr>
          <w:trHeight w:val="170"/>
        </w:trPr>
        <w:tc>
          <w:tcPr>
            <w:tcW w:w="1314" w:type="dxa"/>
            <w:vMerge/>
            <w:tcBorders>
              <w:top w:val="single" w:sz="4" w:space="0" w:color="auto"/>
              <w:left w:val="single" w:sz="4" w:space="0" w:color="auto"/>
              <w:bottom w:val="single" w:sz="4" w:space="0" w:color="auto"/>
              <w:right w:val="single" w:sz="4" w:space="0" w:color="auto"/>
            </w:tcBorders>
            <w:vAlign w:val="center"/>
            <w:hideMark/>
          </w:tcPr>
          <w:p w14:paraId="586EF2AF"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3360FEFD" w14:textId="77777777" w:rsidR="006E5396" w:rsidRDefault="006E5396" w:rsidP="003C1B73">
            <w:pPr>
              <w:rPr>
                <w:rFonts w:eastAsia="MS Mincho"/>
                <w:szCs w:val="21"/>
              </w:rPr>
            </w:pPr>
            <w:r>
              <w:t>Shared buffer area</w:t>
            </w:r>
          </w:p>
        </w:tc>
        <w:tc>
          <w:tcPr>
            <w:tcW w:w="2976" w:type="dxa"/>
            <w:tcBorders>
              <w:top w:val="single" w:sz="4" w:space="0" w:color="auto"/>
              <w:left w:val="single" w:sz="4" w:space="0" w:color="auto"/>
              <w:bottom w:val="single" w:sz="4" w:space="0" w:color="auto"/>
              <w:right w:val="single" w:sz="4" w:space="0" w:color="auto"/>
            </w:tcBorders>
            <w:vAlign w:val="center"/>
            <w:hideMark/>
          </w:tcPr>
          <w:p w14:paraId="2B22FA77" w14:textId="77777777" w:rsidR="006E5396" w:rsidRDefault="006E5396" w:rsidP="003C1B73">
            <w:pPr>
              <w:jc w:val="center"/>
              <w:rPr>
                <w:rFonts w:eastAsia="MS PGothic"/>
                <w:szCs w:val="20"/>
              </w:rPr>
            </w:pPr>
            <w:r>
              <w:rPr>
                <w:rFonts w:eastAsia="MS PGothic"/>
                <w:szCs w:val="20"/>
              </w:rPr>
              <w:t>Read Cache / Writeback Cache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EF76CD" w14:textId="77777777" w:rsidR="006E5396" w:rsidRDefault="006E5396" w:rsidP="003C1B73">
            <w:pPr>
              <w:jc w:val="right"/>
              <w:rPr>
                <w:rFonts w:eastAsia="MS PGothic"/>
                <w:szCs w:val="20"/>
              </w:rPr>
            </w:pPr>
            <w:r>
              <w:rPr>
                <w:rFonts w:eastAsia="MS PGothic"/>
                <w:szCs w:val="20"/>
              </w:rPr>
              <w:t>0x5740_0000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AD92EE" w14:textId="77777777" w:rsidR="006E5396" w:rsidRDefault="006E5396" w:rsidP="003C1B73">
            <w:pPr>
              <w:jc w:val="right"/>
              <w:rPr>
                <w:rFonts w:eastAsia="MS PGothic"/>
                <w:szCs w:val="20"/>
              </w:rPr>
            </w:pPr>
            <w:r>
              <w:rPr>
                <w:rFonts w:eastAsia="MS PGothic"/>
                <w:szCs w:val="20"/>
              </w:rPr>
              <w:t>0x00C0_0000</w:t>
            </w:r>
          </w:p>
        </w:tc>
      </w:tr>
    </w:tbl>
    <w:p w14:paraId="350B06CD" w14:textId="77777777" w:rsidR="006E5396" w:rsidRDefault="006E5396" w:rsidP="003C1B73">
      <w:pPr>
        <w:rPr>
          <w:lang w:eastAsia="ja-JP"/>
        </w:rPr>
      </w:pPr>
      <w:bookmarkStart w:id="59" w:name="_Toc6909602"/>
    </w:p>
    <w:p w14:paraId="09F54537" w14:textId="463067F4" w:rsidR="006E5396" w:rsidRPr="006E5396" w:rsidRDefault="006E5396" w:rsidP="003C1B73">
      <w:pPr>
        <w:pStyle w:val="Heading4"/>
        <w:rPr>
          <w:rFonts w:asciiTheme="minorHAnsi" w:hAnsiTheme="minorHAnsi" w:cstheme="minorHAnsi"/>
          <w:i w:val="0"/>
          <w:color w:val="auto"/>
        </w:rPr>
      </w:pPr>
      <w:r w:rsidRPr="006E5396">
        <w:rPr>
          <w:rFonts w:asciiTheme="minorHAnsi" w:hAnsiTheme="minorHAnsi" w:cstheme="minorHAnsi"/>
          <w:i w:val="0"/>
          <w:color w:val="auto"/>
        </w:rPr>
        <w:t>1.5. Interrupt specification</w:t>
      </w:r>
      <w:bookmarkEnd w:id="59"/>
    </w:p>
    <w:p w14:paraId="6F31E698" w14:textId="340046A4" w:rsidR="006E5396" w:rsidRDefault="006E5396" w:rsidP="003C1B73">
      <w:r>
        <w:fldChar w:fldCharType="begin"/>
      </w:r>
      <w:r>
        <w:instrText xml:space="preserve"> REF _Ref444875321 \h </w:instrText>
      </w:r>
      <w:r>
        <w:fldChar w:fldCharType="separate"/>
      </w:r>
      <w:r w:rsidR="00CA5115">
        <w:t>Table 1-3 Interrupt specification</w:t>
      </w:r>
      <w:r>
        <w:fldChar w:fldCharType="end"/>
      </w:r>
      <w:r>
        <w:t xml:space="preserve"> shows the interrupts used by </w:t>
      </w:r>
      <w:fldSimple w:instr=" DOCPROPERTY  Title  \* MERGEFORMAT ">
        <w:r>
          <w:t>ADSP Framework</w:t>
        </w:r>
      </w:fldSimple>
      <w:r>
        <w:t>.</w:t>
      </w:r>
    </w:p>
    <w:p w14:paraId="5B9B80DD" w14:textId="77777777" w:rsidR="006E5396" w:rsidRDefault="006E5396" w:rsidP="003C1B73">
      <w:r>
        <w:br w:type="page"/>
      </w:r>
    </w:p>
    <w:p w14:paraId="580A73C3" w14:textId="77777777" w:rsidR="006E5396" w:rsidRDefault="006E5396" w:rsidP="003C1B73"/>
    <w:p w14:paraId="68684A41" w14:textId="2E48DC38" w:rsidR="006E5396" w:rsidRDefault="006E5396" w:rsidP="003C1B73">
      <w:pPr>
        <w:pStyle w:val="Caption"/>
      </w:pPr>
      <w:bookmarkStart w:id="60" w:name="_Toc6909645"/>
      <w:bookmarkStart w:id="61" w:name="_Ref444875321"/>
      <w:r>
        <w:t xml:space="preserve">Table </w:t>
      </w:r>
      <w:r w:rsidR="00CC0666">
        <w:t>1-3</w:t>
      </w:r>
      <w:r>
        <w:t xml:space="preserve"> Interrupt specification</w:t>
      </w:r>
      <w:bookmarkEnd w:id="60"/>
      <w:bookmarkEnd w:id="61"/>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456"/>
        <w:gridCol w:w="1418"/>
        <w:gridCol w:w="1702"/>
        <w:gridCol w:w="1844"/>
        <w:gridCol w:w="3120"/>
      </w:tblGrid>
      <w:tr w:rsidR="006E5396" w14:paraId="7086387B" w14:textId="77777777" w:rsidTr="006E5396">
        <w:trPr>
          <w:trHeight w:val="170"/>
        </w:trPr>
        <w:tc>
          <w:tcPr>
            <w:tcW w:w="1456" w:type="dxa"/>
            <w:tcBorders>
              <w:top w:val="single" w:sz="4" w:space="0" w:color="auto"/>
              <w:left w:val="single" w:sz="4" w:space="0" w:color="auto"/>
              <w:bottom w:val="double" w:sz="4" w:space="0" w:color="auto"/>
              <w:right w:val="single" w:sz="4" w:space="0" w:color="auto"/>
            </w:tcBorders>
            <w:vAlign w:val="center"/>
            <w:hideMark/>
          </w:tcPr>
          <w:p w14:paraId="03F59554" w14:textId="77777777" w:rsidR="006E5396" w:rsidRDefault="006E5396" w:rsidP="003C1B73">
            <w:pPr>
              <w:jc w:val="center"/>
              <w:rPr>
                <w:rFonts w:eastAsia="MS PGothic"/>
                <w:szCs w:val="20"/>
              </w:rPr>
            </w:pPr>
            <w:r>
              <w:rPr>
                <w:rFonts w:eastAsia="MS PGothic"/>
                <w:szCs w:val="20"/>
              </w:rPr>
              <w:t>No.</w:t>
            </w:r>
          </w:p>
        </w:tc>
        <w:tc>
          <w:tcPr>
            <w:tcW w:w="1417" w:type="dxa"/>
            <w:tcBorders>
              <w:top w:val="single" w:sz="4" w:space="0" w:color="auto"/>
              <w:left w:val="single" w:sz="4" w:space="0" w:color="auto"/>
              <w:bottom w:val="double" w:sz="4" w:space="0" w:color="auto"/>
              <w:right w:val="single" w:sz="4" w:space="0" w:color="auto"/>
            </w:tcBorders>
            <w:vAlign w:val="center"/>
            <w:hideMark/>
          </w:tcPr>
          <w:p w14:paraId="7F6E78B3" w14:textId="77777777" w:rsidR="006E5396" w:rsidRDefault="006E5396" w:rsidP="003C1B73">
            <w:pPr>
              <w:jc w:val="center"/>
              <w:rPr>
                <w:rFonts w:eastAsia="MS PGothic"/>
                <w:szCs w:val="20"/>
              </w:rPr>
            </w:pPr>
            <w:r>
              <w:rPr>
                <w:rFonts w:eastAsia="MS PGothic"/>
                <w:szCs w:val="20"/>
              </w:rPr>
              <w:t>type</w:t>
            </w:r>
          </w:p>
        </w:tc>
        <w:tc>
          <w:tcPr>
            <w:tcW w:w="1701" w:type="dxa"/>
            <w:tcBorders>
              <w:top w:val="single" w:sz="4" w:space="0" w:color="auto"/>
              <w:left w:val="single" w:sz="4" w:space="0" w:color="auto"/>
              <w:bottom w:val="double" w:sz="4" w:space="0" w:color="auto"/>
              <w:right w:val="single" w:sz="4" w:space="0" w:color="auto"/>
            </w:tcBorders>
            <w:vAlign w:val="center"/>
            <w:hideMark/>
          </w:tcPr>
          <w:p w14:paraId="4C196C47" w14:textId="77777777" w:rsidR="006E5396" w:rsidRDefault="006E5396" w:rsidP="003C1B73">
            <w:pPr>
              <w:jc w:val="center"/>
              <w:rPr>
                <w:rFonts w:eastAsia="MS PGothic"/>
                <w:szCs w:val="20"/>
              </w:rPr>
            </w:pPr>
            <w:r>
              <w:rPr>
                <w:rFonts w:eastAsia="MS PGothic"/>
                <w:szCs w:val="20"/>
              </w:rPr>
              <w:t>source</w:t>
            </w:r>
          </w:p>
        </w:tc>
        <w:tc>
          <w:tcPr>
            <w:tcW w:w="1843" w:type="dxa"/>
            <w:tcBorders>
              <w:top w:val="single" w:sz="4" w:space="0" w:color="auto"/>
              <w:left w:val="single" w:sz="4" w:space="0" w:color="auto"/>
              <w:bottom w:val="double" w:sz="4" w:space="0" w:color="auto"/>
              <w:right w:val="single" w:sz="4" w:space="0" w:color="auto"/>
            </w:tcBorders>
            <w:hideMark/>
          </w:tcPr>
          <w:p w14:paraId="065BC660" w14:textId="77777777" w:rsidR="006E5396" w:rsidRDefault="006E5396" w:rsidP="003C1B73">
            <w:pPr>
              <w:jc w:val="center"/>
              <w:rPr>
                <w:rFonts w:eastAsia="MS PGothic"/>
                <w:szCs w:val="20"/>
              </w:rPr>
            </w:pPr>
            <w:r>
              <w:rPr>
                <w:rFonts w:eastAsia="MS PGothic"/>
                <w:szCs w:val="20"/>
              </w:rPr>
              <w:t>direction</w:t>
            </w:r>
          </w:p>
        </w:tc>
        <w:tc>
          <w:tcPr>
            <w:tcW w:w="3118" w:type="dxa"/>
            <w:tcBorders>
              <w:top w:val="single" w:sz="4" w:space="0" w:color="auto"/>
              <w:left w:val="single" w:sz="4" w:space="0" w:color="auto"/>
              <w:bottom w:val="double" w:sz="4" w:space="0" w:color="auto"/>
              <w:right w:val="single" w:sz="4" w:space="0" w:color="auto"/>
            </w:tcBorders>
            <w:hideMark/>
          </w:tcPr>
          <w:p w14:paraId="09D5F78B" w14:textId="77777777" w:rsidR="006E5396" w:rsidRDefault="006E5396" w:rsidP="003C1B73">
            <w:pPr>
              <w:jc w:val="center"/>
              <w:rPr>
                <w:rFonts w:eastAsia="MS PGothic"/>
                <w:szCs w:val="20"/>
              </w:rPr>
            </w:pPr>
            <w:r>
              <w:rPr>
                <w:rFonts w:eastAsia="MS PGothic"/>
                <w:szCs w:val="20"/>
              </w:rPr>
              <w:t>usage</w:t>
            </w:r>
          </w:p>
        </w:tc>
      </w:tr>
      <w:tr w:rsidR="006E5396" w14:paraId="34A25B9F" w14:textId="77777777" w:rsidTr="006E5396">
        <w:trPr>
          <w:trHeight w:val="170"/>
        </w:trPr>
        <w:tc>
          <w:tcPr>
            <w:tcW w:w="1456" w:type="dxa"/>
            <w:tcBorders>
              <w:top w:val="double" w:sz="4" w:space="0" w:color="auto"/>
              <w:left w:val="single" w:sz="4" w:space="0" w:color="auto"/>
              <w:bottom w:val="single" w:sz="4" w:space="0" w:color="auto"/>
              <w:right w:val="single" w:sz="4" w:space="0" w:color="auto"/>
            </w:tcBorders>
            <w:vAlign w:val="center"/>
            <w:hideMark/>
          </w:tcPr>
          <w:p w14:paraId="6831AE3B" w14:textId="77777777" w:rsidR="006E5396" w:rsidRDefault="006E5396" w:rsidP="003C1B73">
            <w:pPr>
              <w:jc w:val="center"/>
              <w:rPr>
                <w:rFonts w:eastAsia="MS PGothic"/>
                <w:szCs w:val="20"/>
              </w:rPr>
            </w:pPr>
            <w:r>
              <w:rPr>
                <w:rFonts w:eastAsia="MS PGothic"/>
                <w:szCs w:val="20"/>
              </w:rPr>
              <w:t>15</w:t>
            </w:r>
          </w:p>
        </w:tc>
        <w:tc>
          <w:tcPr>
            <w:tcW w:w="1417" w:type="dxa"/>
            <w:tcBorders>
              <w:top w:val="double" w:sz="4" w:space="0" w:color="auto"/>
              <w:left w:val="single" w:sz="4" w:space="0" w:color="auto"/>
              <w:bottom w:val="single" w:sz="4" w:space="0" w:color="auto"/>
              <w:right w:val="single" w:sz="4" w:space="0" w:color="auto"/>
            </w:tcBorders>
            <w:vAlign w:val="center"/>
            <w:hideMark/>
          </w:tcPr>
          <w:p w14:paraId="54F60ED5" w14:textId="77777777" w:rsidR="006E5396" w:rsidRDefault="006E5396" w:rsidP="003C1B73">
            <w:pPr>
              <w:jc w:val="center"/>
              <w:rPr>
                <w:rFonts w:eastAsia="MS PGothic"/>
                <w:szCs w:val="20"/>
              </w:rPr>
            </w:pPr>
            <w:r>
              <w:rPr>
                <w:rFonts w:eastAsia="MS PGothic"/>
                <w:szCs w:val="20"/>
              </w:rPr>
              <w:t>edge</w:t>
            </w:r>
          </w:p>
        </w:tc>
        <w:tc>
          <w:tcPr>
            <w:tcW w:w="1701" w:type="dxa"/>
            <w:tcBorders>
              <w:top w:val="double" w:sz="4" w:space="0" w:color="auto"/>
              <w:left w:val="single" w:sz="4" w:space="0" w:color="auto"/>
              <w:bottom w:val="single" w:sz="4" w:space="0" w:color="auto"/>
              <w:right w:val="single" w:sz="4" w:space="0" w:color="auto"/>
            </w:tcBorders>
            <w:vAlign w:val="center"/>
            <w:hideMark/>
          </w:tcPr>
          <w:p w14:paraId="7EA3F5D0" w14:textId="77777777" w:rsidR="006E5396" w:rsidRDefault="006E5396" w:rsidP="003C1B73">
            <w:pPr>
              <w:jc w:val="center"/>
              <w:rPr>
                <w:rFonts w:eastAsia="MS PGothic"/>
                <w:szCs w:val="20"/>
              </w:rPr>
            </w:pPr>
            <w:r>
              <w:rPr>
                <w:rFonts w:eastAsia="MS PGothic"/>
                <w:szCs w:val="20"/>
              </w:rPr>
              <w:t>IRQIN_</w:t>
            </w:r>
            <w:proofErr w:type="gramStart"/>
            <w:r>
              <w:rPr>
                <w:rFonts w:eastAsia="MS PGothic"/>
                <w:szCs w:val="20"/>
              </w:rPr>
              <w:t>SET[</w:t>
            </w:r>
            <w:proofErr w:type="gramEnd"/>
            <w:r>
              <w:rPr>
                <w:rFonts w:eastAsia="MS PGothic"/>
                <w:szCs w:val="20"/>
              </w:rPr>
              <w:t>0]</w:t>
            </w:r>
          </w:p>
        </w:tc>
        <w:tc>
          <w:tcPr>
            <w:tcW w:w="1843" w:type="dxa"/>
            <w:tcBorders>
              <w:top w:val="double" w:sz="4" w:space="0" w:color="auto"/>
              <w:left w:val="single" w:sz="4" w:space="0" w:color="auto"/>
              <w:bottom w:val="single" w:sz="4" w:space="0" w:color="auto"/>
              <w:right w:val="single" w:sz="4" w:space="0" w:color="auto"/>
            </w:tcBorders>
            <w:hideMark/>
          </w:tcPr>
          <w:p w14:paraId="731A371A" w14:textId="77777777" w:rsidR="006E5396" w:rsidRDefault="006E5396" w:rsidP="003C1B73">
            <w:pPr>
              <w:jc w:val="center"/>
              <w:rPr>
                <w:rFonts w:eastAsia="MS PGothic"/>
                <w:szCs w:val="20"/>
              </w:rPr>
            </w:pPr>
            <w:r>
              <w:rPr>
                <w:rFonts w:eastAsia="MS PGothic"/>
                <w:szCs w:val="20"/>
              </w:rPr>
              <w:t>CPU to ADSP</w:t>
            </w:r>
          </w:p>
        </w:tc>
        <w:tc>
          <w:tcPr>
            <w:tcW w:w="3118" w:type="dxa"/>
            <w:tcBorders>
              <w:top w:val="double" w:sz="4" w:space="0" w:color="auto"/>
              <w:left w:val="single" w:sz="4" w:space="0" w:color="auto"/>
              <w:bottom w:val="single" w:sz="4" w:space="0" w:color="auto"/>
              <w:right w:val="single" w:sz="4" w:space="0" w:color="auto"/>
            </w:tcBorders>
            <w:hideMark/>
          </w:tcPr>
          <w:p w14:paraId="4FC0DB1A" w14:textId="77777777" w:rsidR="006E5396" w:rsidRDefault="006E5396" w:rsidP="003C1B73">
            <w:pPr>
              <w:jc w:val="center"/>
              <w:rPr>
                <w:rFonts w:eastAsia="MS PGothic"/>
                <w:szCs w:val="20"/>
              </w:rPr>
            </w:pPr>
            <w:r>
              <w:rPr>
                <w:rFonts w:eastAsia="MS PGothic"/>
                <w:szCs w:val="20"/>
              </w:rPr>
              <w:t>send command</w:t>
            </w:r>
          </w:p>
        </w:tc>
      </w:tr>
      <w:tr w:rsidR="006E5396" w14:paraId="782F6CA5"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53A1C12C" w14:textId="77777777" w:rsidR="006E5396" w:rsidRDefault="006E5396" w:rsidP="003C1B73">
            <w:pPr>
              <w:jc w:val="center"/>
              <w:rPr>
                <w:rFonts w:eastAsia="MS PGothic"/>
                <w:szCs w:val="20"/>
              </w:rPr>
            </w:pPr>
            <w:r>
              <w:rPr>
                <w:rFonts w:eastAsia="MS PGothic" w:hint="eastAsia"/>
                <w:szCs w:val="20"/>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7C89BA"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7BC8F1E" w14:textId="77777777" w:rsidR="006E5396" w:rsidRDefault="006E5396" w:rsidP="003C1B73">
            <w:pPr>
              <w:jc w:val="center"/>
              <w:rPr>
                <w:rFonts w:eastAsia="MS PGothic"/>
                <w:szCs w:val="20"/>
              </w:rPr>
            </w:pPr>
            <w:r>
              <w:rPr>
                <w:rFonts w:eastAsia="MS PGothic"/>
                <w:szCs w:val="20"/>
              </w:rPr>
              <w:t>IRQOUT_SET</w:t>
            </w:r>
          </w:p>
        </w:tc>
        <w:tc>
          <w:tcPr>
            <w:tcW w:w="1843" w:type="dxa"/>
            <w:tcBorders>
              <w:top w:val="single" w:sz="4" w:space="0" w:color="auto"/>
              <w:left w:val="single" w:sz="4" w:space="0" w:color="auto"/>
              <w:bottom w:val="single" w:sz="4" w:space="0" w:color="auto"/>
              <w:right w:val="single" w:sz="4" w:space="0" w:color="auto"/>
            </w:tcBorders>
            <w:hideMark/>
          </w:tcPr>
          <w:p w14:paraId="47CB5720" w14:textId="77777777" w:rsidR="006E5396" w:rsidRDefault="006E5396" w:rsidP="003C1B73">
            <w:pPr>
              <w:jc w:val="center"/>
              <w:rPr>
                <w:rFonts w:eastAsia="MS PGothic"/>
                <w:szCs w:val="20"/>
              </w:rPr>
            </w:pPr>
            <w:r>
              <w:rPr>
                <w:rFonts w:eastAsia="MS PGothic"/>
                <w:szCs w:val="20"/>
              </w:rPr>
              <w:t>ADSP to CPU</w:t>
            </w:r>
          </w:p>
        </w:tc>
        <w:tc>
          <w:tcPr>
            <w:tcW w:w="3118" w:type="dxa"/>
            <w:tcBorders>
              <w:top w:val="single" w:sz="4" w:space="0" w:color="auto"/>
              <w:left w:val="single" w:sz="4" w:space="0" w:color="auto"/>
              <w:bottom w:val="single" w:sz="4" w:space="0" w:color="auto"/>
              <w:right w:val="single" w:sz="4" w:space="0" w:color="auto"/>
            </w:tcBorders>
            <w:hideMark/>
          </w:tcPr>
          <w:p w14:paraId="5EDA4FAC" w14:textId="77777777" w:rsidR="006E5396" w:rsidRDefault="006E5396" w:rsidP="003C1B73">
            <w:pPr>
              <w:jc w:val="center"/>
              <w:rPr>
                <w:rFonts w:eastAsia="MS PGothic"/>
                <w:szCs w:val="20"/>
              </w:rPr>
            </w:pPr>
            <w:r>
              <w:rPr>
                <w:rFonts w:eastAsia="MS PGothic"/>
                <w:szCs w:val="20"/>
              </w:rPr>
              <w:t>send response</w:t>
            </w:r>
          </w:p>
        </w:tc>
      </w:tr>
      <w:tr w:rsidR="006E5396" w14:paraId="4BAA4F8F"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4E67FD1D" w14:textId="77777777" w:rsidR="006E5396" w:rsidRDefault="006E5396" w:rsidP="003C1B73">
            <w:pPr>
              <w:jc w:val="center"/>
              <w:rPr>
                <w:rFonts w:eastAsia="MS PGothic"/>
                <w:szCs w:val="20"/>
              </w:rPr>
            </w:pPr>
            <w:r>
              <w:rPr>
                <w:rFonts w:eastAsia="MS PGothic"/>
                <w:szCs w:val="20"/>
              </w:rPr>
              <w:t>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6660F17"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45D98C2" w14:textId="77777777" w:rsidR="006E5396" w:rsidRDefault="006E5396" w:rsidP="003C1B73">
            <w:pPr>
              <w:jc w:val="center"/>
              <w:rPr>
                <w:rFonts w:eastAsia="MS PGothic"/>
                <w:szCs w:val="20"/>
              </w:rPr>
            </w:pPr>
            <w:r>
              <w:rPr>
                <w:rFonts w:eastAsia="MS PGothic"/>
                <w:szCs w:val="20"/>
              </w:rPr>
              <w:t>Output FIFO 0</w:t>
            </w:r>
          </w:p>
        </w:tc>
        <w:tc>
          <w:tcPr>
            <w:tcW w:w="1843" w:type="dxa"/>
            <w:tcBorders>
              <w:top w:val="single" w:sz="4" w:space="0" w:color="auto"/>
              <w:left w:val="single" w:sz="4" w:space="0" w:color="auto"/>
              <w:bottom w:val="single" w:sz="4" w:space="0" w:color="auto"/>
              <w:right w:val="single" w:sz="4" w:space="0" w:color="auto"/>
            </w:tcBorders>
            <w:hideMark/>
          </w:tcPr>
          <w:p w14:paraId="65BA152E"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2ECB6339" w14:textId="77777777" w:rsidR="006E5396" w:rsidRDefault="006E5396" w:rsidP="003C1B73">
            <w:pPr>
              <w:jc w:val="center"/>
              <w:rPr>
                <w:rFonts w:eastAsia="MS PGothic"/>
                <w:szCs w:val="20"/>
              </w:rPr>
            </w:pPr>
            <w:r>
              <w:rPr>
                <w:rFonts w:eastAsia="MS PGothic"/>
                <w:szCs w:val="20"/>
              </w:rPr>
              <w:t>Output FIFO 0 Interrupt</w:t>
            </w:r>
          </w:p>
        </w:tc>
      </w:tr>
      <w:tr w:rsidR="006E5396" w14:paraId="2C9BA035"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5FBAF039" w14:textId="77777777" w:rsidR="006E5396" w:rsidRDefault="006E5396" w:rsidP="003C1B73">
            <w:pPr>
              <w:jc w:val="center"/>
              <w:rPr>
                <w:rFonts w:eastAsia="MS PGothic"/>
                <w:szCs w:val="20"/>
              </w:rPr>
            </w:pPr>
            <w:r>
              <w:rPr>
                <w:rFonts w:eastAsia="MS PGothic"/>
                <w:szCs w:val="20"/>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19E9B4B"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B844E4" w14:textId="77777777" w:rsidR="006E5396" w:rsidRDefault="006E5396" w:rsidP="003C1B73">
            <w:pPr>
              <w:jc w:val="center"/>
              <w:rPr>
                <w:rFonts w:eastAsia="MS PGothic"/>
                <w:szCs w:val="20"/>
              </w:rPr>
            </w:pPr>
            <w:r>
              <w:rPr>
                <w:rFonts w:eastAsia="MS PGothic"/>
                <w:szCs w:val="20"/>
              </w:rPr>
              <w:t>Input FIFO 0</w:t>
            </w:r>
          </w:p>
        </w:tc>
        <w:tc>
          <w:tcPr>
            <w:tcW w:w="1843" w:type="dxa"/>
            <w:tcBorders>
              <w:top w:val="single" w:sz="4" w:space="0" w:color="auto"/>
              <w:left w:val="single" w:sz="4" w:space="0" w:color="auto"/>
              <w:bottom w:val="single" w:sz="4" w:space="0" w:color="auto"/>
              <w:right w:val="single" w:sz="4" w:space="0" w:color="auto"/>
            </w:tcBorders>
            <w:hideMark/>
          </w:tcPr>
          <w:p w14:paraId="2437C4F5"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0A8BB496" w14:textId="77777777" w:rsidR="006E5396" w:rsidRDefault="006E5396" w:rsidP="003C1B73">
            <w:pPr>
              <w:jc w:val="center"/>
              <w:rPr>
                <w:rFonts w:eastAsia="MS PGothic"/>
                <w:szCs w:val="20"/>
              </w:rPr>
            </w:pPr>
            <w:r>
              <w:rPr>
                <w:rFonts w:eastAsia="MS PGothic"/>
                <w:szCs w:val="20"/>
              </w:rPr>
              <w:t>Input FIFO 0 Interrupt</w:t>
            </w:r>
          </w:p>
        </w:tc>
      </w:tr>
      <w:tr w:rsidR="006E5396" w14:paraId="3CDC66D0"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695DD031" w14:textId="77777777" w:rsidR="006E5396" w:rsidRDefault="006E5396" w:rsidP="003C1B73">
            <w:pPr>
              <w:jc w:val="center"/>
              <w:rPr>
                <w:rFonts w:eastAsia="MS PGothic"/>
                <w:szCs w:val="20"/>
              </w:rPr>
            </w:pPr>
            <w:r>
              <w:rPr>
                <w:rFonts w:eastAsia="MS PGothic"/>
                <w:szCs w:val="20"/>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08D7D1"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14C5BF9" w14:textId="77777777" w:rsidR="006E5396" w:rsidRDefault="006E5396" w:rsidP="003C1B73">
            <w:pPr>
              <w:jc w:val="center"/>
              <w:rPr>
                <w:rFonts w:eastAsia="MS PGothic"/>
                <w:szCs w:val="20"/>
              </w:rPr>
            </w:pPr>
            <w:r>
              <w:rPr>
                <w:rFonts w:eastAsia="MS PGothic"/>
                <w:szCs w:val="20"/>
              </w:rPr>
              <w:t>Output FIFO 1</w:t>
            </w:r>
          </w:p>
        </w:tc>
        <w:tc>
          <w:tcPr>
            <w:tcW w:w="1843" w:type="dxa"/>
            <w:tcBorders>
              <w:top w:val="single" w:sz="4" w:space="0" w:color="auto"/>
              <w:left w:val="single" w:sz="4" w:space="0" w:color="auto"/>
              <w:bottom w:val="single" w:sz="4" w:space="0" w:color="auto"/>
              <w:right w:val="single" w:sz="4" w:space="0" w:color="auto"/>
            </w:tcBorders>
            <w:hideMark/>
          </w:tcPr>
          <w:p w14:paraId="09711A48"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5309DFD2" w14:textId="77777777" w:rsidR="006E5396" w:rsidRDefault="006E5396" w:rsidP="003C1B73">
            <w:pPr>
              <w:jc w:val="center"/>
              <w:rPr>
                <w:rFonts w:eastAsia="MS PGothic"/>
                <w:szCs w:val="20"/>
              </w:rPr>
            </w:pPr>
            <w:r>
              <w:rPr>
                <w:rFonts w:eastAsia="MS PGothic"/>
                <w:szCs w:val="20"/>
              </w:rPr>
              <w:t>Output FIFO 1 Interrupt</w:t>
            </w:r>
          </w:p>
        </w:tc>
      </w:tr>
      <w:tr w:rsidR="006E5396" w14:paraId="23149D20"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6E610623" w14:textId="77777777" w:rsidR="006E5396" w:rsidRDefault="006E5396" w:rsidP="003C1B73">
            <w:pPr>
              <w:jc w:val="center"/>
              <w:rPr>
                <w:rFonts w:eastAsia="MS PGothic"/>
                <w:szCs w:val="20"/>
              </w:rPr>
            </w:pPr>
            <w:r>
              <w:rPr>
                <w:rFonts w:eastAsia="MS PGothic"/>
                <w:szCs w:val="20"/>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355EFC"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9899D2C" w14:textId="77777777" w:rsidR="006E5396" w:rsidRDefault="006E5396" w:rsidP="003C1B73">
            <w:pPr>
              <w:jc w:val="center"/>
              <w:rPr>
                <w:rFonts w:eastAsia="MS PGothic"/>
                <w:szCs w:val="20"/>
              </w:rPr>
            </w:pPr>
            <w:r>
              <w:rPr>
                <w:rFonts w:eastAsia="MS PGothic"/>
                <w:szCs w:val="20"/>
              </w:rPr>
              <w:t>Input FIFO 1</w:t>
            </w:r>
          </w:p>
        </w:tc>
        <w:tc>
          <w:tcPr>
            <w:tcW w:w="1843" w:type="dxa"/>
            <w:tcBorders>
              <w:top w:val="single" w:sz="4" w:space="0" w:color="auto"/>
              <w:left w:val="single" w:sz="4" w:space="0" w:color="auto"/>
              <w:bottom w:val="single" w:sz="4" w:space="0" w:color="auto"/>
              <w:right w:val="single" w:sz="4" w:space="0" w:color="auto"/>
            </w:tcBorders>
            <w:hideMark/>
          </w:tcPr>
          <w:p w14:paraId="5F5F8097"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6DD5185D" w14:textId="77777777" w:rsidR="006E5396" w:rsidRDefault="006E5396" w:rsidP="003C1B73">
            <w:pPr>
              <w:jc w:val="center"/>
              <w:rPr>
                <w:rFonts w:eastAsia="MS PGothic"/>
                <w:szCs w:val="20"/>
              </w:rPr>
            </w:pPr>
            <w:r>
              <w:rPr>
                <w:rFonts w:eastAsia="MS PGothic"/>
                <w:szCs w:val="20"/>
              </w:rPr>
              <w:t>Input FIFO 1 Interrupt</w:t>
            </w:r>
          </w:p>
        </w:tc>
      </w:tr>
      <w:tr w:rsidR="006E5396" w14:paraId="0C1AF922"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68DC997B" w14:textId="77777777" w:rsidR="006E5396" w:rsidRDefault="006E5396" w:rsidP="003C1B73">
            <w:pPr>
              <w:jc w:val="center"/>
              <w:rPr>
                <w:rFonts w:eastAsia="MS PGothic"/>
                <w:szCs w:val="20"/>
              </w:rPr>
            </w:pPr>
            <w:r>
              <w:rPr>
                <w:rFonts w:eastAsia="MS PGothic"/>
                <w:szCs w:val="20"/>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1F9011C"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AC91EB" w14:textId="77777777" w:rsidR="006E5396" w:rsidRDefault="006E5396" w:rsidP="003C1B73">
            <w:pPr>
              <w:jc w:val="center"/>
              <w:rPr>
                <w:rFonts w:eastAsia="MS PGothic"/>
                <w:szCs w:val="20"/>
              </w:rPr>
            </w:pPr>
            <w:r>
              <w:rPr>
                <w:rFonts w:eastAsia="MS PGothic"/>
                <w:szCs w:val="20"/>
              </w:rPr>
              <w:t>Output FIFO 2</w:t>
            </w:r>
          </w:p>
        </w:tc>
        <w:tc>
          <w:tcPr>
            <w:tcW w:w="1843" w:type="dxa"/>
            <w:tcBorders>
              <w:top w:val="single" w:sz="4" w:space="0" w:color="auto"/>
              <w:left w:val="single" w:sz="4" w:space="0" w:color="auto"/>
              <w:bottom w:val="single" w:sz="4" w:space="0" w:color="auto"/>
              <w:right w:val="single" w:sz="4" w:space="0" w:color="auto"/>
            </w:tcBorders>
            <w:hideMark/>
          </w:tcPr>
          <w:p w14:paraId="0F66E33A"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7927EF79" w14:textId="77777777" w:rsidR="006E5396" w:rsidRDefault="006E5396" w:rsidP="003C1B73">
            <w:pPr>
              <w:jc w:val="center"/>
              <w:rPr>
                <w:rFonts w:eastAsia="MS PGothic"/>
                <w:szCs w:val="20"/>
              </w:rPr>
            </w:pPr>
            <w:r>
              <w:rPr>
                <w:rFonts w:eastAsia="MS PGothic"/>
                <w:szCs w:val="20"/>
              </w:rPr>
              <w:t>Output FIFO2 Interrupt</w:t>
            </w:r>
          </w:p>
        </w:tc>
      </w:tr>
      <w:tr w:rsidR="006E5396" w14:paraId="05B00DE0"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01D450B7" w14:textId="77777777" w:rsidR="006E5396" w:rsidRDefault="006E5396" w:rsidP="003C1B73">
            <w:pPr>
              <w:jc w:val="center"/>
              <w:rPr>
                <w:rFonts w:eastAsia="MS PGothic"/>
                <w:szCs w:val="20"/>
              </w:rPr>
            </w:pPr>
            <w:r>
              <w:rPr>
                <w:rFonts w:eastAsia="MS PGothic"/>
                <w:szCs w:val="20"/>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9293B45"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D3A826" w14:textId="77777777" w:rsidR="006E5396" w:rsidRDefault="006E5396" w:rsidP="003C1B73">
            <w:pPr>
              <w:jc w:val="center"/>
              <w:rPr>
                <w:rFonts w:eastAsia="MS PGothic"/>
                <w:szCs w:val="20"/>
              </w:rPr>
            </w:pPr>
            <w:r>
              <w:rPr>
                <w:rFonts w:eastAsia="MS PGothic"/>
                <w:szCs w:val="20"/>
              </w:rPr>
              <w:t>Input FIFO 2</w:t>
            </w:r>
          </w:p>
        </w:tc>
        <w:tc>
          <w:tcPr>
            <w:tcW w:w="1843" w:type="dxa"/>
            <w:tcBorders>
              <w:top w:val="single" w:sz="4" w:space="0" w:color="auto"/>
              <w:left w:val="single" w:sz="4" w:space="0" w:color="auto"/>
              <w:bottom w:val="single" w:sz="4" w:space="0" w:color="auto"/>
              <w:right w:val="single" w:sz="4" w:space="0" w:color="auto"/>
            </w:tcBorders>
            <w:hideMark/>
          </w:tcPr>
          <w:p w14:paraId="4BE6A1BB"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69D75A4C" w14:textId="77777777" w:rsidR="006E5396" w:rsidRDefault="006E5396" w:rsidP="003C1B73">
            <w:pPr>
              <w:jc w:val="center"/>
              <w:rPr>
                <w:rFonts w:eastAsia="MS PGothic"/>
                <w:szCs w:val="20"/>
              </w:rPr>
            </w:pPr>
            <w:r>
              <w:rPr>
                <w:rFonts w:eastAsia="MS PGothic"/>
                <w:szCs w:val="20"/>
              </w:rPr>
              <w:t>Input FIFO 2 Interrupt</w:t>
            </w:r>
          </w:p>
        </w:tc>
      </w:tr>
      <w:tr w:rsidR="006E5396" w14:paraId="46C36CF8"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4E10EBF1" w14:textId="77777777" w:rsidR="006E5396" w:rsidRDefault="006E5396" w:rsidP="003C1B73">
            <w:pPr>
              <w:jc w:val="center"/>
              <w:rPr>
                <w:rFonts w:eastAsia="MS PGothic"/>
                <w:szCs w:val="20"/>
              </w:rPr>
            </w:pPr>
            <w:r>
              <w:rPr>
                <w:rFonts w:eastAsia="MS PGothic"/>
                <w:szCs w:val="20"/>
              </w:rPr>
              <w:t>8</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A3864C6"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07EF32B" w14:textId="77777777" w:rsidR="006E5396" w:rsidRDefault="006E5396" w:rsidP="003C1B73">
            <w:pPr>
              <w:jc w:val="center"/>
              <w:rPr>
                <w:rFonts w:eastAsia="MS PGothic"/>
                <w:szCs w:val="20"/>
              </w:rPr>
            </w:pPr>
            <w:r>
              <w:rPr>
                <w:rFonts w:eastAsia="MS PGothic"/>
                <w:szCs w:val="20"/>
              </w:rPr>
              <w:t>Output FIFO 3</w:t>
            </w:r>
          </w:p>
        </w:tc>
        <w:tc>
          <w:tcPr>
            <w:tcW w:w="1843" w:type="dxa"/>
            <w:tcBorders>
              <w:top w:val="single" w:sz="4" w:space="0" w:color="auto"/>
              <w:left w:val="single" w:sz="4" w:space="0" w:color="auto"/>
              <w:bottom w:val="single" w:sz="4" w:space="0" w:color="auto"/>
              <w:right w:val="single" w:sz="4" w:space="0" w:color="auto"/>
            </w:tcBorders>
            <w:hideMark/>
          </w:tcPr>
          <w:p w14:paraId="0143A08D"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1A72F23A" w14:textId="77777777" w:rsidR="006E5396" w:rsidRDefault="006E5396" w:rsidP="003C1B73">
            <w:pPr>
              <w:jc w:val="center"/>
              <w:rPr>
                <w:rFonts w:eastAsia="MS PGothic"/>
                <w:szCs w:val="20"/>
              </w:rPr>
            </w:pPr>
            <w:r>
              <w:rPr>
                <w:rFonts w:eastAsia="MS PGothic"/>
                <w:szCs w:val="20"/>
              </w:rPr>
              <w:t>Output FIFO 3 Interrupt</w:t>
            </w:r>
          </w:p>
        </w:tc>
      </w:tr>
      <w:tr w:rsidR="006E5396" w14:paraId="3C5CE515"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52383987" w14:textId="77777777" w:rsidR="006E5396" w:rsidRDefault="006E5396" w:rsidP="003C1B73">
            <w:pPr>
              <w:jc w:val="center"/>
              <w:rPr>
                <w:rFonts w:eastAsia="MS PGothic"/>
                <w:szCs w:val="20"/>
              </w:rPr>
            </w:pPr>
            <w:r>
              <w:rPr>
                <w:rFonts w:eastAsia="MS PGothic"/>
                <w:szCs w:val="20"/>
              </w:rPr>
              <w:t>9</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03C084"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4FD64F0" w14:textId="77777777" w:rsidR="006E5396" w:rsidRDefault="006E5396" w:rsidP="003C1B73">
            <w:pPr>
              <w:jc w:val="center"/>
              <w:rPr>
                <w:rFonts w:eastAsia="MS PGothic"/>
                <w:szCs w:val="20"/>
              </w:rPr>
            </w:pPr>
            <w:r>
              <w:rPr>
                <w:rFonts w:eastAsia="MS PGothic"/>
                <w:szCs w:val="20"/>
              </w:rPr>
              <w:t>Input FIFO 3</w:t>
            </w:r>
          </w:p>
        </w:tc>
        <w:tc>
          <w:tcPr>
            <w:tcW w:w="1843" w:type="dxa"/>
            <w:tcBorders>
              <w:top w:val="single" w:sz="4" w:space="0" w:color="auto"/>
              <w:left w:val="single" w:sz="4" w:space="0" w:color="auto"/>
              <w:bottom w:val="single" w:sz="4" w:space="0" w:color="auto"/>
              <w:right w:val="single" w:sz="4" w:space="0" w:color="auto"/>
            </w:tcBorders>
            <w:hideMark/>
          </w:tcPr>
          <w:p w14:paraId="381634FD"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46FB93AB" w14:textId="77777777" w:rsidR="006E5396" w:rsidRDefault="006E5396" w:rsidP="003C1B73">
            <w:pPr>
              <w:jc w:val="center"/>
              <w:rPr>
                <w:rFonts w:eastAsia="MS PGothic"/>
                <w:szCs w:val="20"/>
              </w:rPr>
            </w:pPr>
            <w:r>
              <w:rPr>
                <w:rFonts w:eastAsia="MS PGothic"/>
                <w:szCs w:val="20"/>
              </w:rPr>
              <w:t>Input FIFO3 Interrupt</w:t>
            </w:r>
          </w:p>
        </w:tc>
      </w:tr>
    </w:tbl>
    <w:p w14:paraId="52CD27ED" w14:textId="77777777" w:rsidR="006E5396" w:rsidRDefault="006E5396" w:rsidP="003C1B73">
      <w:pPr>
        <w:rPr>
          <w:rFonts w:ascii="Verdana" w:eastAsia="MS Mincho" w:hAnsi="Verdana"/>
          <w:kern w:val="2"/>
          <w:sz w:val="20"/>
          <w:szCs w:val="21"/>
          <w:lang w:eastAsia="ja-JP"/>
        </w:rPr>
      </w:pPr>
    </w:p>
    <w:p w14:paraId="3BE50B8F" w14:textId="1FA8DC61" w:rsidR="006E5396" w:rsidRPr="006E5396" w:rsidRDefault="006E5396" w:rsidP="003C1B73">
      <w:pPr>
        <w:pStyle w:val="Heading4"/>
        <w:rPr>
          <w:rFonts w:asciiTheme="minorHAnsi" w:hAnsiTheme="minorHAnsi" w:cstheme="minorHAnsi"/>
          <w:i w:val="0"/>
          <w:color w:val="auto"/>
        </w:rPr>
      </w:pPr>
      <w:bookmarkStart w:id="62" w:name="_Toc6909603"/>
      <w:bookmarkStart w:id="63" w:name="_Ref228329248"/>
      <w:r w:rsidRPr="006E5396">
        <w:rPr>
          <w:rFonts w:asciiTheme="minorHAnsi" w:hAnsiTheme="minorHAnsi" w:cstheme="minorHAnsi"/>
          <w:i w:val="0"/>
          <w:color w:val="auto"/>
        </w:rPr>
        <w:t>1.6. Related documents</w:t>
      </w:r>
      <w:bookmarkEnd w:id="62"/>
      <w:bookmarkEnd w:id="63"/>
    </w:p>
    <w:p w14:paraId="5FB94099" w14:textId="57A9A80B" w:rsidR="006E5396" w:rsidRDefault="006E5396" w:rsidP="003C1B73">
      <w:r>
        <w:fldChar w:fldCharType="begin"/>
      </w:r>
      <w:r>
        <w:instrText xml:space="preserve"> REF _Ref162959278 \h  \* MERGEFORMAT </w:instrText>
      </w:r>
      <w:r>
        <w:fldChar w:fldCharType="separate"/>
      </w:r>
      <w:r w:rsidR="00CA5115">
        <w:t xml:space="preserve">Table </w:t>
      </w:r>
      <w:r>
        <w:fldChar w:fldCharType="end"/>
      </w:r>
      <w:r>
        <w:t xml:space="preserve"> shows related documents and references.</w:t>
      </w:r>
    </w:p>
    <w:p w14:paraId="60F028C3" w14:textId="15FD7609" w:rsidR="006E5396" w:rsidRDefault="006E5396" w:rsidP="003C1B73">
      <w:pPr>
        <w:pStyle w:val="Caption"/>
      </w:pPr>
      <w:bookmarkStart w:id="64" w:name="_Ref162959278"/>
      <w:bookmarkStart w:id="65" w:name="_Toc6909646"/>
      <w:r>
        <w:t xml:space="preserve">Table </w:t>
      </w:r>
      <w:bookmarkEnd w:id="64"/>
      <w:r w:rsidR="00CC0666">
        <w:t>1-4</w:t>
      </w:r>
      <w:r>
        <w:t xml:space="preserve"> Related documents</w:t>
      </w:r>
      <w:bookmarkEnd w:id="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617"/>
        <w:gridCol w:w="5229"/>
        <w:gridCol w:w="3504"/>
      </w:tblGrid>
      <w:tr w:rsidR="006E5396" w14:paraId="2062F0E4" w14:textId="77777777" w:rsidTr="006E5396">
        <w:trPr>
          <w:jc w:val="center"/>
        </w:trPr>
        <w:tc>
          <w:tcPr>
            <w:tcW w:w="330" w:type="pct"/>
            <w:tcBorders>
              <w:top w:val="single" w:sz="4" w:space="0" w:color="auto"/>
              <w:left w:val="single" w:sz="4" w:space="0" w:color="auto"/>
              <w:bottom w:val="double" w:sz="4" w:space="0" w:color="auto"/>
              <w:right w:val="single" w:sz="4" w:space="0" w:color="auto"/>
            </w:tcBorders>
            <w:vAlign w:val="center"/>
            <w:hideMark/>
          </w:tcPr>
          <w:p w14:paraId="7858B25A" w14:textId="77777777" w:rsidR="006E5396" w:rsidRDefault="006E5396" w:rsidP="003C1B73">
            <w:pPr>
              <w:jc w:val="center"/>
              <w:rPr>
                <w:rFonts w:eastAsia="MS PGothic"/>
                <w:szCs w:val="20"/>
              </w:rPr>
            </w:pPr>
            <w:r>
              <w:rPr>
                <w:rFonts w:eastAsia="MS PGothic"/>
                <w:szCs w:val="20"/>
              </w:rPr>
              <w:t>No.</w:t>
            </w:r>
          </w:p>
        </w:tc>
        <w:tc>
          <w:tcPr>
            <w:tcW w:w="2796" w:type="pct"/>
            <w:tcBorders>
              <w:top w:val="single" w:sz="4" w:space="0" w:color="auto"/>
              <w:left w:val="single" w:sz="4" w:space="0" w:color="auto"/>
              <w:bottom w:val="double" w:sz="4" w:space="0" w:color="auto"/>
              <w:right w:val="single" w:sz="4" w:space="0" w:color="auto"/>
            </w:tcBorders>
            <w:vAlign w:val="center"/>
            <w:hideMark/>
          </w:tcPr>
          <w:p w14:paraId="7DBF2E03" w14:textId="77777777" w:rsidR="006E5396" w:rsidRDefault="006E5396" w:rsidP="003C1B73">
            <w:pPr>
              <w:jc w:val="center"/>
              <w:rPr>
                <w:rFonts w:eastAsia="MS PGothic"/>
                <w:szCs w:val="20"/>
              </w:rPr>
            </w:pPr>
            <w:r>
              <w:rPr>
                <w:rFonts w:eastAsia="MS PGothic"/>
                <w:szCs w:val="20"/>
              </w:rPr>
              <w:t>Name</w:t>
            </w:r>
          </w:p>
        </w:tc>
        <w:tc>
          <w:tcPr>
            <w:tcW w:w="1874" w:type="pct"/>
            <w:tcBorders>
              <w:top w:val="single" w:sz="4" w:space="0" w:color="auto"/>
              <w:left w:val="single" w:sz="4" w:space="0" w:color="auto"/>
              <w:bottom w:val="double" w:sz="4" w:space="0" w:color="auto"/>
              <w:right w:val="single" w:sz="4" w:space="0" w:color="auto"/>
            </w:tcBorders>
            <w:vAlign w:val="center"/>
            <w:hideMark/>
          </w:tcPr>
          <w:p w14:paraId="2A552B18" w14:textId="77777777" w:rsidR="006E5396" w:rsidRDefault="006E5396" w:rsidP="003C1B73">
            <w:pPr>
              <w:jc w:val="center"/>
              <w:rPr>
                <w:rFonts w:eastAsia="MS PGothic"/>
                <w:szCs w:val="20"/>
              </w:rPr>
            </w:pPr>
            <w:r>
              <w:rPr>
                <w:rFonts w:eastAsia="MS PGothic"/>
                <w:szCs w:val="20"/>
              </w:rPr>
              <w:t>Published by</w:t>
            </w:r>
          </w:p>
        </w:tc>
      </w:tr>
      <w:tr w:rsidR="006E5396" w14:paraId="04B76091" w14:textId="77777777" w:rsidTr="006E5396">
        <w:trPr>
          <w:jc w:val="center"/>
        </w:trPr>
        <w:tc>
          <w:tcPr>
            <w:tcW w:w="330" w:type="pct"/>
            <w:tcBorders>
              <w:top w:val="double" w:sz="4" w:space="0" w:color="auto"/>
              <w:left w:val="single" w:sz="4" w:space="0" w:color="auto"/>
              <w:bottom w:val="single" w:sz="4" w:space="0" w:color="auto"/>
              <w:right w:val="single" w:sz="4" w:space="0" w:color="auto"/>
            </w:tcBorders>
            <w:vAlign w:val="center"/>
            <w:hideMark/>
          </w:tcPr>
          <w:p w14:paraId="0EC02503" w14:textId="77777777" w:rsidR="006E5396" w:rsidRDefault="006E5396" w:rsidP="003C1B73">
            <w:pPr>
              <w:jc w:val="center"/>
              <w:rPr>
                <w:rFonts w:eastAsia="MS PGothic"/>
                <w:szCs w:val="20"/>
              </w:rPr>
            </w:pPr>
            <w:r>
              <w:rPr>
                <w:rFonts w:eastAsia="MS PGothic"/>
                <w:szCs w:val="20"/>
              </w:rPr>
              <w:t>[1]</w:t>
            </w:r>
          </w:p>
        </w:tc>
        <w:tc>
          <w:tcPr>
            <w:tcW w:w="2796" w:type="pct"/>
            <w:tcBorders>
              <w:top w:val="double" w:sz="4" w:space="0" w:color="auto"/>
              <w:left w:val="single" w:sz="4" w:space="0" w:color="auto"/>
              <w:bottom w:val="single" w:sz="4" w:space="0" w:color="auto"/>
              <w:right w:val="single" w:sz="4" w:space="0" w:color="auto"/>
            </w:tcBorders>
            <w:vAlign w:val="center"/>
            <w:hideMark/>
          </w:tcPr>
          <w:p w14:paraId="7C5890D2" w14:textId="77777777" w:rsidR="006E5396" w:rsidRDefault="006E5396" w:rsidP="003C1B73">
            <w:pPr>
              <w:rPr>
                <w:rFonts w:eastAsia="MS Mincho"/>
                <w:szCs w:val="21"/>
              </w:rPr>
            </w:pPr>
            <w:r>
              <w:t>R-Car Series, 3rd Generation User’s Manual: Hardware</w:t>
            </w:r>
          </w:p>
        </w:tc>
        <w:tc>
          <w:tcPr>
            <w:tcW w:w="1874" w:type="pct"/>
            <w:tcBorders>
              <w:top w:val="double" w:sz="4" w:space="0" w:color="auto"/>
              <w:left w:val="single" w:sz="4" w:space="0" w:color="auto"/>
              <w:bottom w:val="single" w:sz="4" w:space="0" w:color="auto"/>
              <w:right w:val="single" w:sz="4" w:space="0" w:color="auto"/>
            </w:tcBorders>
            <w:vAlign w:val="center"/>
            <w:hideMark/>
          </w:tcPr>
          <w:p w14:paraId="6CB8B2FC" w14:textId="77777777" w:rsidR="006E5396" w:rsidRDefault="006E5396" w:rsidP="003C1B73">
            <w:r>
              <w:t>Renesas Electronics Corporation</w:t>
            </w:r>
          </w:p>
        </w:tc>
      </w:tr>
      <w:tr w:rsidR="006E5396" w14:paraId="53F567B5" w14:textId="77777777" w:rsidTr="006E5396">
        <w:trPr>
          <w:jc w:val="center"/>
        </w:trPr>
        <w:tc>
          <w:tcPr>
            <w:tcW w:w="330" w:type="pct"/>
            <w:tcBorders>
              <w:top w:val="single" w:sz="4" w:space="0" w:color="auto"/>
              <w:left w:val="single" w:sz="4" w:space="0" w:color="auto"/>
              <w:bottom w:val="single" w:sz="4" w:space="0" w:color="auto"/>
              <w:right w:val="single" w:sz="4" w:space="0" w:color="auto"/>
            </w:tcBorders>
            <w:vAlign w:val="center"/>
            <w:hideMark/>
          </w:tcPr>
          <w:p w14:paraId="0A004743" w14:textId="77777777" w:rsidR="006E5396" w:rsidRDefault="006E5396" w:rsidP="003C1B73">
            <w:pPr>
              <w:jc w:val="center"/>
              <w:rPr>
                <w:rFonts w:eastAsia="MS PGothic"/>
                <w:szCs w:val="20"/>
              </w:rPr>
            </w:pPr>
            <w:r>
              <w:rPr>
                <w:rFonts w:eastAsia="MS PGothic"/>
                <w:szCs w:val="20"/>
              </w:rPr>
              <w:t>[2]</w:t>
            </w:r>
          </w:p>
        </w:tc>
        <w:tc>
          <w:tcPr>
            <w:tcW w:w="2796" w:type="pct"/>
            <w:tcBorders>
              <w:top w:val="single" w:sz="4" w:space="0" w:color="auto"/>
              <w:left w:val="single" w:sz="4" w:space="0" w:color="auto"/>
              <w:bottom w:val="single" w:sz="4" w:space="0" w:color="auto"/>
              <w:right w:val="single" w:sz="4" w:space="0" w:color="auto"/>
            </w:tcBorders>
            <w:vAlign w:val="center"/>
            <w:hideMark/>
          </w:tcPr>
          <w:p w14:paraId="47BA8BBD" w14:textId="77777777" w:rsidR="006E5396" w:rsidRDefault="006E5396" w:rsidP="003C1B73">
            <w:pPr>
              <w:rPr>
                <w:rFonts w:eastAsia="MS Mincho"/>
                <w:szCs w:val="21"/>
              </w:rPr>
            </w:pPr>
            <w:r>
              <w:t>Xtensa® LX4 Microprocessor Data Book</w:t>
            </w:r>
          </w:p>
        </w:tc>
        <w:tc>
          <w:tcPr>
            <w:tcW w:w="1874" w:type="pct"/>
            <w:tcBorders>
              <w:top w:val="single" w:sz="4" w:space="0" w:color="auto"/>
              <w:left w:val="single" w:sz="4" w:space="0" w:color="auto"/>
              <w:bottom w:val="single" w:sz="4" w:space="0" w:color="auto"/>
              <w:right w:val="single" w:sz="4" w:space="0" w:color="auto"/>
            </w:tcBorders>
            <w:vAlign w:val="center"/>
            <w:hideMark/>
          </w:tcPr>
          <w:p w14:paraId="5A8FA68D" w14:textId="77777777" w:rsidR="006E5396" w:rsidRDefault="006E5396" w:rsidP="003C1B73">
            <w:r>
              <w:t>Tensilica, Inc.</w:t>
            </w:r>
          </w:p>
        </w:tc>
      </w:tr>
      <w:tr w:rsidR="006E5396" w14:paraId="1CF27AAF" w14:textId="77777777" w:rsidTr="006E5396">
        <w:trPr>
          <w:jc w:val="center"/>
        </w:trPr>
        <w:tc>
          <w:tcPr>
            <w:tcW w:w="330" w:type="pct"/>
            <w:tcBorders>
              <w:top w:val="single" w:sz="4" w:space="0" w:color="auto"/>
              <w:left w:val="single" w:sz="4" w:space="0" w:color="auto"/>
              <w:bottom w:val="single" w:sz="4" w:space="0" w:color="auto"/>
              <w:right w:val="single" w:sz="4" w:space="0" w:color="auto"/>
            </w:tcBorders>
            <w:vAlign w:val="center"/>
            <w:hideMark/>
          </w:tcPr>
          <w:p w14:paraId="08986798" w14:textId="77777777" w:rsidR="006E5396" w:rsidRDefault="006E5396" w:rsidP="003C1B73">
            <w:pPr>
              <w:jc w:val="center"/>
              <w:rPr>
                <w:rFonts w:eastAsia="MS PGothic"/>
                <w:szCs w:val="20"/>
              </w:rPr>
            </w:pPr>
            <w:r>
              <w:rPr>
                <w:rFonts w:eastAsia="MS PGothic"/>
                <w:szCs w:val="20"/>
              </w:rPr>
              <w:t>[3]</w:t>
            </w:r>
          </w:p>
        </w:tc>
        <w:tc>
          <w:tcPr>
            <w:tcW w:w="2796" w:type="pct"/>
            <w:tcBorders>
              <w:top w:val="single" w:sz="4" w:space="0" w:color="auto"/>
              <w:left w:val="single" w:sz="4" w:space="0" w:color="auto"/>
              <w:bottom w:val="single" w:sz="4" w:space="0" w:color="auto"/>
              <w:right w:val="single" w:sz="4" w:space="0" w:color="auto"/>
            </w:tcBorders>
            <w:vAlign w:val="center"/>
            <w:hideMark/>
          </w:tcPr>
          <w:p w14:paraId="59CAE7B7" w14:textId="77777777" w:rsidR="006E5396" w:rsidRDefault="006E5396" w:rsidP="003C1B73">
            <w:pPr>
              <w:rPr>
                <w:rFonts w:eastAsia="MS Mincho"/>
                <w:szCs w:val="21"/>
              </w:rPr>
            </w:pPr>
            <w:r>
              <w:t>Xtensa® XOS Reference Manual</w:t>
            </w:r>
          </w:p>
        </w:tc>
        <w:tc>
          <w:tcPr>
            <w:tcW w:w="1874" w:type="pct"/>
            <w:tcBorders>
              <w:top w:val="single" w:sz="4" w:space="0" w:color="auto"/>
              <w:left w:val="single" w:sz="4" w:space="0" w:color="auto"/>
              <w:bottom w:val="single" w:sz="4" w:space="0" w:color="auto"/>
              <w:right w:val="single" w:sz="4" w:space="0" w:color="auto"/>
            </w:tcBorders>
            <w:vAlign w:val="center"/>
            <w:hideMark/>
          </w:tcPr>
          <w:p w14:paraId="58284BD8" w14:textId="77777777" w:rsidR="006E5396" w:rsidRDefault="006E5396" w:rsidP="003C1B73">
            <w:r>
              <w:t>Cadence Design Systems, Inc.</w:t>
            </w:r>
          </w:p>
        </w:tc>
      </w:tr>
      <w:tr w:rsidR="006E5396" w14:paraId="73EE5ACC" w14:textId="77777777" w:rsidTr="006E5396">
        <w:trPr>
          <w:jc w:val="center"/>
        </w:trPr>
        <w:tc>
          <w:tcPr>
            <w:tcW w:w="330" w:type="pct"/>
            <w:tcBorders>
              <w:top w:val="single" w:sz="4" w:space="0" w:color="auto"/>
              <w:left w:val="single" w:sz="4" w:space="0" w:color="auto"/>
              <w:bottom w:val="single" w:sz="4" w:space="0" w:color="auto"/>
              <w:right w:val="single" w:sz="4" w:space="0" w:color="auto"/>
            </w:tcBorders>
            <w:vAlign w:val="center"/>
            <w:hideMark/>
          </w:tcPr>
          <w:p w14:paraId="1D593D8E" w14:textId="77777777" w:rsidR="006E5396" w:rsidRDefault="006E5396" w:rsidP="003C1B73">
            <w:pPr>
              <w:jc w:val="center"/>
              <w:rPr>
                <w:rFonts w:eastAsia="MS PGothic"/>
                <w:szCs w:val="20"/>
              </w:rPr>
            </w:pPr>
            <w:r>
              <w:rPr>
                <w:rFonts w:eastAsia="MS PGothic"/>
                <w:szCs w:val="20"/>
              </w:rPr>
              <w:t>[4]</w:t>
            </w:r>
          </w:p>
        </w:tc>
        <w:tc>
          <w:tcPr>
            <w:tcW w:w="2796" w:type="pct"/>
            <w:tcBorders>
              <w:top w:val="single" w:sz="4" w:space="0" w:color="auto"/>
              <w:left w:val="single" w:sz="4" w:space="0" w:color="auto"/>
              <w:bottom w:val="single" w:sz="4" w:space="0" w:color="auto"/>
              <w:right w:val="single" w:sz="4" w:space="0" w:color="auto"/>
            </w:tcBorders>
            <w:vAlign w:val="center"/>
            <w:hideMark/>
          </w:tcPr>
          <w:p w14:paraId="039B29FC" w14:textId="77777777" w:rsidR="006E5396" w:rsidRDefault="006E5396" w:rsidP="003C1B73">
            <w:pPr>
              <w:rPr>
                <w:rFonts w:eastAsia="MS Mincho"/>
                <w:szCs w:val="21"/>
              </w:rPr>
            </w:pPr>
            <w:r>
              <w:t>Xtensa® System Software Reference Manual</w:t>
            </w:r>
          </w:p>
        </w:tc>
        <w:tc>
          <w:tcPr>
            <w:tcW w:w="1874" w:type="pct"/>
            <w:tcBorders>
              <w:top w:val="single" w:sz="4" w:space="0" w:color="auto"/>
              <w:left w:val="single" w:sz="4" w:space="0" w:color="auto"/>
              <w:bottom w:val="single" w:sz="4" w:space="0" w:color="auto"/>
              <w:right w:val="single" w:sz="4" w:space="0" w:color="auto"/>
            </w:tcBorders>
            <w:vAlign w:val="center"/>
            <w:hideMark/>
          </w:tcPr>
          <w:p w14:paraId="72A66144" w14:textId="77777777" w:rsidR="006E5396" w:rsidRDefault="006E5396" w:rsidP="003C1B73">
            <w:r>
              <w:t>Cadence Design Systems, Inc.</w:t>
            </w:r>
          </w:p>
        </w:tc>
      </w:tr>
    </w:tbl>
    <w:p w14:paraId="1321A5FD" w14:textId="77777777" w:rsidR="006E5396" w:rsidRDefault="006E5396" w:rsidP="003C1B73"/>
    <w:p w14:paraId="1EFF36A1" w14:textId="77777777" w:rsidR="006E5396" w:rsidRDefault="006E5396" w:rsidP="003C1B73">
      <w:pPr>
        <w:rPr>
          <w:rFonts w:asciiTheme="majorHAnsi" w:eastAsiaTheme="majorEastAsia" w:hAnsiTheme="majorHAnsi" w:cstheme="majorBidi"/>
          <w:color w:val="1F3763" w:themeColor="accent1" w:themeShade="7F"/>
          <w:sz w:val="24"/>
          <w:szCs w:val="24"/>
          <w:lang w:eastAsia="ja-JP"/>
        </w:rPr>
      </w:pPr>
      <w:bookmarkStart w:id="66" w:name="_Toc6909604"/>
      <w:bookmarkStart w:id="67" w:name="_Toc439088997"/>
      <w:r>
        <w:rPr>
          <w:lang w:eastAsia="ja-JP"/>
        </w:rPr>
        <w:br w:type="page"/>
      </w:r>
    </w:p>
    <w:p w14:paraId="794443E6" w14:textId="7CE1D556" w:rsidR="006E5396" w:rsidRPr="006E5396" w:rsidRDefault="006E5396" w:rsidP="003C1B73">
      <w:pPr>
        <w:pStyle w:val="Heading4"/>
        <w:rPr>
          <w:rFonts w:asciiTheme="minorHAnsi" w:hAnsiTheme="minorHAnsi" w:cstheme="minorHAnsi"/>
          <w:i w:val="0"/>
          <w:color w:val="auto"/>
        </w:rPr>
      </w:pPr>
      <w:r w:rsidRPr="006E5396">
        <w:rPr>
          <w:rFonts w:asciiTheme="minorHAnsi" w:hAnsiTheme="minorHAnsi" w:cstheme="minorHAnsi"/>
          <w:i w:val="0"/>
          <w:color w:val="auto"/>
        </w:rPr>
        <w:lastRenderedPageBreak/>
        <w:t>1.7. Type definitions</w:t>
      </w:r>
      <w:bookmarkEnd w:id="66"/>
      <w:bookmarkEnd w:id="67"/>
    </w:p>
    <w:p w14:paraId="1DE5B3E3" w14:textId="29F005E1" w:rsidR="006E5396" w:rsidRDefault="006E5396" w:rsidP="003C1B73">
      <w:r>
        <w:fldChar w:fldCharType="begin"/>
      </w:r>
      <w:r>
        <w:instrText xml:space="preserve"> REF _Ref441142373 \h </w:instrText>
      </w:r>
      <w:r>
        <w:fldChar w:fldCharType="separate"/>
      </w:r>
      <w:r w:rsidR="00CA5115">
        <w:t xml:space="preserve">Table </w:t>
      </w:r>
      <w:r>
        <w:fldChar w:fldCharType="end"/>
      </w:r>
      <w:r>
        <w:t xml:space="preserve"> shows the type definitions used by </w:t>
      </w:r>
      <w:fldSimple w:instr=" DOCPROPERTY  Title  \* MERGEFORMAT ">
        <w:r>
          <w:t>ADSP Framework</w:t>
        </w:r>
      </w:fldSimple>
      <w:r>
        <w:t>.</w:t>
      </w:r>
    </w:p>
    <w:p w14:paraId="1032CCF5" w14:textId="217C1285" w:rsidR="006E5396" w:rsidRDefault="006E5396" w:rsidP="003C1B73">
      <w:pPr>
        <w:pStyle w:val="Caption"/>
        <w:rPr>
          <w:color w:val="auto"/>
        </w:rPr>
      </w:pPr>
      <w:bookmarkStart w:id="68" w:name="_Ref441142373"/>
      <w:bookmarkStart w:id="69" w:name="_Toc6909647"/>
      <w:r>
        <w:t xml:space="preserve">Table </w:t>
      </w:r>
      <w:bookmarkEnd w:id="68"/>
      <w:r w:rsidR="00CC0666">
        <w:t>1-5</w:t>
      </w:r>
      <w:r>
        <w:t xml:space="preserve"> Type definitions</w:t>
      </w:r>
      <w:bookmarkEnd w:id="69"/>
    </w:p>
    <w:tbl>
      <w:tblPr>
        <w:tblW w:w="939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08"/>
        <w:gridCol w:w="1468"/>
        <w:gridCol w:w="2884"/>
        <w:gridCol w:w="1546"/>
        <w:gridCol w:w="425"/>
        <w:gridCol w:w="1559"/>
      </w:tblGrid>
      <w:tr w:rsidR="006E5396" w14:paraId="0AB27A75" w14:textId="77777777" w:rsidTr="006E5396">
        <w:trPr>
          <w:trHeight w:val="170"/>
        </w:trPr>
        <w:tc>
          <w:tcPr>
            <w:tcW w:w="1508" w:type="dxa"/>
            <w:tcBorders>
              <w:top w:val="single" w:sz="4" w:space="0" w:color="auto"/>
              <w:left w:val="single" w:sz="4" w:space="0" w:color="auto"/>
              <w:bottom w:val="double" w:sz="4" w:space="0" w:color="auto"/>
              <w:right w:val="single" w:sz="4" w:space="0" w:color="auto"/>
            </w:tcBorders>
            <w:hideMark/>
          </w:tcPr>
          <w:p w14:paraId="07ED7D0B" w14:textId="77777777" w:rsidR="006E5396" w:rsidRDefault="006E5396" w:rsidP="003C1B73">
            <w:pPr>
              <w:jc w:val="center"/>
              <w:rPr>
                <w:rFonts w:eastAsia="MS PGothic"/>
                <w:szCs w:val="20"/>
              </w:rPr>
            </w:pPr>
            <w:r>
              <w:rPr>
                <w:rFonts w:eastAsia="MS PGothic"/>
                <w:szCs w:val="20"/>
              </w:rPr>
              <w:t>Type</w:t>
            </w:r>
          </w:p>
        </w:tc>
        <w:tc>
          <w:tcPr>
            <w:tcW w:w="1469" w:type="dxa"/>
            <w:tcBorders>
              <w:top w:val="single" w:sz="4" w:space="0" w:color="auto"/>
              <w:left w:val="single" w:sz="4" w:space="0" w:color="auto"/>
              <w:bottom w:val="double" w:sz="4" w:space="0" w:color="auto"/>
              <w:right w:val="single" w:sz="4" w:space="0" w:color="auto"/>
            </w:tcBorders>
            <w:hideMark/>
          </w:tcPr>
          <w:p w14:paraId="3CE2BEA7" w14:textId="77777777" w:rsidR="006E5396" w:rsidRDefault="006E5396" w:rsidP="003C1B73">
            <w:pPr>
              <w:jc w:val="center"/>
              <w:rPr>
                <w:rFonts w:eastAsia="MS PGothic"/>
                <w:szCs w:val="20"/>
              </w:rPr>
            </w:pPr>
            <w:r>
              <w:rPr>
                <w:rFonts w:eastAsia="MS PGothic"/>
                <w:szCs w:val="20"/>
              </w:rPr>
              <w:t>Size [byte]</w:t>
            </w:r>
          </w:p>
        </w:tc>
        <w:tc>
          <w:tcPr>
            <w:tcW w:w="6417" w:type="dxa"/>
            <w:gridSpan w:val="4"/>
            <w:tcBorders>
              <w:top w:val="single" w:sz="4" w:space="0" w:color="auto"/>
              <w:left w:val="single" w:sz="4" w:space="0" w:color="auto"/>
              <w:bottom w:val="double" w:sz="4" w:space="0" w:color="auto"/>
              <w:right w:val="single" w:sz="4" w:space="0" w:color="auto"/>
            </w:tcBorders>
            <w:hideMark/>
          </w:tcPr>
          <w:p w14:paraId="61B8D439" w14:textId="77777777" w:rsidR="006E5396" w:rsidRDefault="006E5396" w:rsidP="003C1B73">
            <w:pPr>
              <w:jc w:val="center"/>
              <w:rPr>
                <w:rFonts w:eastAsia="MS PGothic"/>
                <w:szCs w:val="20"/>
              </w:rPr>
            </w:pPr>
            <w:r>
              <w:rPr>
                <w:rFonts w:eastAsia="MS PGothic"/>
                <w:szCs w:val="20"/>
              </w:rPr>
              <w:t>Description</w:t>
            </w:r>
          </w:p>
        </w:tc>
      </w:tr>
      <w:tr w:rsidR="006E5396" w14:paraId="0E786584" w14:textId="77777777" w:rsidTr="006E5396">
        <w:trPr>
          <w:trHeight w:val="170"/>
        </w:trPr>
        <w:tc>
          <w:tcPr>
            <w:tcW w:w="1508" w:type="dxa"/>
            <w:tcBorders>
              <w:top w:val="double" w:sz="4" w:space="0" w:color="auto"/>
              <w:left w:val="single" w:sz="4" w:space="0" w:color="auto"/>
              <w:bottom w:val="single" w:sz="4" w:space="0" w:color="auto"/>
              <w:right w:val="single" w:sz="4" w:space="0" w:color="auto"/>
            </w:tcBorders>
            <w:vAlign w:val="center"/>
            <w:hideMark/>
          </w:tcPr>
          <w:p w14:paraId="7C10959E" w14:textId="77777777" w:rsidR="006E5396" w:rsidRDefault="006E5396" w:rsidP="003C1B73">
            <w:pPr>
              <w:jc w:val="center"/>
              <w:rPr>
                <w:rFonts w:eastAsia="MS PGothic"/>
                <w:szCs w:val="20"/>
              </w:rPr>
            </w:pPr>
            <w:r>
              <w:rPr>
                <w:rFonts w:eastAsia="MS PGothic"/>
                <w:szCs w:val="20"/>
              </w:rPr>
              <w:t>s8</w:t>
            </w:r>
          </w:p>
        </w:tc>
        <w:tc>
          <w:tcPr>
            <w:tcW w:w="1469" w:type="dxa"/>
            <w:tcBorders>
              <w:top w:val="double" w:sz="4" w:space="0" w:color="auto"/>
              <w:left w:val="single" w:sz="4" w:space="0" w:color="auto"/>
              <w:bottom w:val="single" w:sz="4" w:space="0" w:color="auto"/>
              <w:right w:val="single" w:sz="4" w:space="0" w:color="auto"/>
            </w:tcBorders>
            <w:vAlign w:val="center"/>
            <w:hideMark/>
          </w:tcPr>
          <w:p w14:paraId="2348DAAB" w14:textId="77777777" w:rsidR="006E5396" w:rsidRDefault="006E5396" w:rsidP="003C1B73">
            <w:pPr>
              <w:jc w:val="center"/>
              <w:rPr>
                <w:rFonts w:eastAsia="MS PGothic"/>
                <w:szCs w:val="20"/>
              </w:rPr>
            </w:pPr>
            <w:r>
              <w:rPr>
                <w:rFonts w:eastAsia="MS PGothic"/>
                <w:szCs w:val="20"/>
              </w:rPr>
              <w:t>1</w:t>
            </w:r>
          </w:p>
        </w:tc>
        <w:tc>
          <w:tcPr>
            <w:tcW w:w="2885" w:type="dxa"/>
            <w:tcBorders>
              <w:top w:val="double" w:sz="4" w:space="0" w:color="auto"/>
              <w:left w:val="single" w:sz="4" w:space="0" w:color="auto"/>
              <w:bottom w:val="single" w:sz="4" w:space="0" w:color="auto"/>
              <w:right w:val="nil"/>
            </w:tcBorders>
            <w:vAlign w:val="center"/>
            <w:hideMark/>
          </w:tcPr>
          <w:p w14:paraId="3CF986CC" w14:textId="77777777" w:rsidR="006E5396" w:rsidRDefault="006E5396" w:rsidP="003C1B73">
            <w:pPr>
              <w:rPr>
                <w:rFonts w:eastAsia="MS Mincho"/>
                <w:szCs w:val="21"/>
              </w:rPr>
            </w:pPr>
            <w:r>
              <w:t>signed 8bit integer</w:t>
            </w:r>
          </w:p>
        </w:tc>
        <w:tc>
          <w:tcPr>
            <w:tcW w:w="1547" w:type="dxa"/>
            <w:tcBorders>
              <w:top w:val="double" w:sz="4" w:space="0" w:color="auto"/>
              <w:left w:val="nil"/>
              <w:bottom w:val="single" w:sz="4" w:space="0" w:color="auto"/>
              <w:right w:val="nil"/>
            </w:tcBorders>
            <w:vAlign w:val="center"/>
            <w:hideMark/>
          </w:tcPr>
          <w:p w14:paraId="4BB50E2F" w14:textId="77777777" w:rsidR="006E5396" w:rsidRDefault="006E5396" w:rsidP="003C1B73">
            <w:pPr>
              <w:jc w:val="center"/>
              <w:rPr>
                <w:rFonts w:eastAsia="MS PGothic"/>
                <w:szCs w:val="20"/>
              </w:rPr>
            </w:pPr>
            <w:r>
              <w:rPr>
                <w:rFonts w:eastAsia="MS PGothic"/>
                <w:szCs w:val="20"/>
              </w:rPr>
              <w:t>-128</w:t>
            </w:r>
          </w:p>
        </w:tc>
        <w:tc>
          <w:tcPr>
            <w:tcW w:w="425" w:type="dxa"/>
            <w:tcBorders>
              <w:top w:val="double" w:sz="4" w:space="0" w:color="auto"/>
              <w:left w:val="nil"/>
              <w:bottom w:val="single" w:sz="4" w:space="0" w:color="auto"/>
              <w:right w:val="nil"/>
            </w:tcBorders>
            <w:vAlign w:val="center"/>
            <w:hideMark/>
          </w:tcPr>
          <w:p w14:paraId="7BEE0540" w14:textId="77777777" w:rsidR="006E5396" w:rsidRDefault="006E5396" w:rsidP="003C1B73">
            <w:pPr>
              <w:jc w:val="center"/>
              <w:rPr>
                <w:rFonts w:eastAsia="MS PGothic"/>
                <w:szCs w:val="20"/>
              </w:rPr>
            </w:pPr>
            <w:r>
              <w:rPr>
                <w:rFonts w:eastAsia="MS PGothic"/>
                <w:szCs w:val="20"/>
              </w:rPr>
              <w:t>to</w:t>
            </w:r>
          </w:p>
        </w:tc>
        <w:tc>
          <w:tcPr>
            <w:tcW w:w="1560" w:type="dxa"/>
            <w:tcBorders>
              <w:top w:val="double" w:sz="4" w:space="0" w:color="auto"/>
              <w:left w:val="nil"/>
              <w:bottom w:val="single" w:sz="4" w:space="0" w:color="auto"/>
              <w:right w:val="single" w:sz="4" w:space="0" w:color="auto"/>
            </w:tcBorders>
            <w:vAlign w:val="center"/>
            <w:hideMark/>
          </w:tcPr>
          <w:p w14:paraId="754C62D4" w14:textId="77777777" w:rsidR="006E5396" w:rsidRDefault="006E5396" w:rsidP="003C1B73">
            <w:pPr>
              <w:jc w:val="center"/>
              <w:rPr>
                <w:rFonts w:eastAsia="MS PGothic"/>
                <w:szCs w:val="20"/>
              </w:rPr>
            </w:pPr>
            <w:r>
              <w:rPr>
                <w:rFonts w:eastAsia="MS PGothic"/>
                <w:szCs w:val="20"/>
              </w:rPr>
              <w:t>127</w:t>
            </w:r>
          </w:p>
        </w:tc>
      </w:tr>
      <w:tr w:rsidR="006E5396" w14:paraId="5F6BC2B1"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3BDB2E3A" w14:textId="77777777" w:rsidR="006E5396" w:rsidRDefault="006E5396" w:rsidP="003C1B73">
            <w:pPr>
              <w:jc w:val="center"/>
              <w:rPr>
                <w:rFonts w:eastAsia="MS PGothic"/>
                <w:szCs w:val="20"/>
              </w:rPr>
            </w:pPr>
            <w:r>
              <w:rPr>
                <w:rFonts w:eastAsia="MS PGothic"/>
                <w:szCs w:val="20"/>
              </w:rPr>
              <w:t>s16</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2894687" w14:textId="77777777" w:rsidR="006E5396" w:rsidRDefault="006E5396" w:rsidP="003C1B73">
            <w:pPr>
              <w:jc w:val="center"/>
              <w:rPr>
                <w:rFonts w:eastAsia="MS PGothic"/>
                <w:szCs w:val="20"/>
              </w:rPr>
            </w:pPr>
            <w:r>
              <w:rPr>
                <w:rFonts w:eastAsia="MS PGothic"/>
                <w:szCs w:val="20"/>
              </w:rPr>
              <w:t>2</w:t>
            </w:r>
          </w:p>
        </w:tc>
        <w:tc>
          <w:tcPr>
            <w:tcW w:w="2885" w:type="dxa"/>
            <w:tcBorders>
              <w:top w:val="single" w:sz="4" w:space="0" w:color="auto"/>
              <w:left w:val="single" w:sz="4" w:space="0" w:color="auto"/>
              <w:bottom w:val="single" w:sz="4" w:space="0" w:color="auto"/>
              <w:right w:val="nil"/>
            </w:tcBorders>
            <w:vAlign w:val="center"/>
            <w:hideMark/>
          </w:tcPr>
          <w:p w14:paraId="4763929E" w14:textId="77777777" w:rsidR="006E5396" w:rsidRDefault="006E5396" w:rsidP="003C1B73">
            <w:pPr>
              <w:rPr>
                <w:rFonts w:eastAsia="MS Mincho"/>
                <w:szCs w:val="21"/>
              </w:rPr>
            </w:pPr>
            <w:r>
              <w:t>signed 16bit integer</w:t>
            </w:r>
          </w:p>
        </w:tc>
        <w:tc>
          <w:tcPr>
            <w:tcW w:w="1547" w:type="dxa"/>
            <w:tcBorders>
              <w:top w:val="single" w:sz="4" w:space="0" w:color="auto"/>
              <w:left w:val="nil"/>
              <w:bottom w:val="single" w:sz="4" w:space="0" w:color="auto"/>
              <w:right w:val="nil"/>
            </w:tcBorders>
            <w:vAlign w:val="center"/>
            <w:hideMark/>
          </w:tcPr>
          <w:p w14:paraId="51FC8E9D" w14:textId="77777777" w:rsidR="006E5396" w:rsidRDefault="006E5396" w:rsidP="003C1B73">
            <w:pPr>
              <w:jc w:val="center"/>
              <w:rPr>
                <w:rFonts w:eastAsia="MS PGothic"/>
                <w:szCs w:val="20"/>
              </w:rPr>
            </w:pPr>
            <w:r>
              <w:rPr>
                <w:rFonts w:eastAsia="MS PGothic"/>
                <w:szCs w:val="20"/>
              </w:rPr>
              <w:t>-32768</w:t>
            </w:r>
          </w:p>
        </w:tc>
        <w:tc>
          <w:tcPr>
            <w:tcW w:w="425" w:type="dxa"/>
            <w:tcBorders>
              <w:top w:val="single" w:sz="4" w:space="0" w:color="auto"/>
              <w:left w:val="nil"/>
              <w:bottom w:val="single" w:sz="4" w:space="0" w:color="auto"/>
              <w:right w:val="nil"/>
            </w:tcBorders>
            <w:vAlign w:val="center"/>
            <w:hideMark/>
          </w:tcPr>
          <w:p w14:paraId="60F8075B"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263F2499" w14:textId="77777777" w:rsidR="006E5396" w:rsidRDefault="006E5396" w:rsidP="003C1B73">
            <w:pPr>
              <w:jc w:val="center"/>
              <w:rPr>
                <w:rFonts w:eastAsia="MS PGothic"/>
                <w:szCs w:val="20"/>
              </w:rPr>
            </w:pPr>
            <w:r>
              <w:rPr>
                <w:rFonts w:eastAsia="MS PGothic"/>
                <w:szCs w:val="20"/>
              </w:rPr>
              <w:t>32767</w:t>
            </w:r>
          </w:p>
        </w:tc>
      </w:tr>
      <w:tr w:rsidR="006E5396" w14:paraId="364A98A4"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4418FA95" w14:textId="77777777" w:rsidR="006E5396" w:rsidRDefault="006E5396" w:rsidP="003C1B73">
            <w:pPr>
              <w:jc w:val="center"/>
              <w:rPr>
                <w:rFonts w:eastAsia="MS PGothic"/>
                <w:szCs w:val="20"/>
              </w:rPr>
            </w:pPr>
            <w:r>
              <w:rPr>
                <w:rFonts w:eastAsia="MS PGothic"/>
                <w:szCs w:val="20"/>
              </w:rPr>
              <w:t>s32</w:t>
            </w:r>
          </w:p>
        </w:tc>
        <w:tc>
          <w:tcPr>
            <w:tcW w:w="1469" w:type="dxa"/>
            <w:tcBorders>
              <w:top w:val="single" w:sz="4" w:space="0" w:color="auto"/>
              <w:left w:val="single" w:sz="4" w:space="0" w:color="auto"/>
              <w:bottom w:val="single" w:sz="4" w:space="0" w:color="auto"/>
              <w:right w:val="single" w:sz="4" w:space="0" w:color="auto"/>
            </w:tcBorders>
            <w:vAlign w:val="center"/>
            <w:hideMark/>
          </w:tcPr>
          <w:p w14:paraId="0D5210C1" w14:textId="77777777" w:rsidR="006E5396" w:rsidRDefault="006E5396" w:rsidP="003C1B73">
            <w:pPr>
              <w:jc w:val="center"/>
              <w:rPr>
                <w:rFonts w:eastAsia="MS PGothic"/>
                <w:szCs w:val="20"/>
              </w:rPr>
            </w:pPr>
            <w:r>
              <w:rPr>
                <w:rFonts w:eastAsia="MS PGothic"/>
                <w:szCs w:val="20"/>
              </w:rPr>
              <w:t>4</w:t>
            </w:r>
          </w:p>
        </w:tc>
        <w:tc>
          <w:tcPr>
            <w:tcW w:w="2885" w:type="dxa"/>
            <w:tcBorders>
              <w:top w:val="single" w:sz="4" w:space="0" w:color="auto"/>
              <w:left w:val="single" w:sz="4" w:space="0" w:color="auto"/>
              <w:bottom w:val="single" w:sz="4" w:space="0" w:color="auto"/>
              <w:right w:val="nil"/>
            </w:tcBorders>
            <w:vAlign w:val="center"/>
            <w:hideMark/>
          </w:tcPr>
          <w:p w14:paraId="205981CD" w14:textId="77777777" w:rsidR="006E5396" w:rsidRDefault="006E5396" w:rsidP="003C1B73">
            <w:pPr>
              <w:rPr>
                <w:rFonts w:eastAsia="MS Mincho"/>
                <w:szCs w:val="21"/>
              </w:rPr>
            </w:pPr>
            <w:r>
              <w:t>signed 32bit integer</w:t>
            </w:r>
          </w:p>
        </w:tc>
        <w:tc>
          <w:tcPr>
            <w:tcW w:w="1547" w:type="dxa"/>
            <w:tcBorders>
              <w:top w:val="single" w:sz="4" w:space="0" w:color="auto"/>
              <w:left w:val="nil"/>
              <w:bottom w:val="single" w:sz="4" w:space="0" w:color="auto"/>
              <w:right w:val="nil"/>
            </w:tcBorders>
            <w:vAlign w:val="center"/>
            <w:hideMark/>
          </w:tcPr>
          <w:p w14:paraId="24D5461A" w14:textId="77777777" w:rsidR="006E5396" w:rsidRDefault="006E5396" w:rsidP="003C1B73">
            <w:pPr>
              <w:jc w:val="center"/>
              <w:rPr>
                <w:rFonts w:eastAsia="MS PGothic"/>
                <w:szCs w:val="20"/>
              </w:rPr>
            </w:pPr>
            <w:r>
              <w:rPr>
                <w:rFonts w:eastAsia="MS PGothic"/>
                <w:szCs w:val="20"/>
              </w:rPr>
              <w:t>-2147483648</w:t>
            </w:r>
          </w:p>
        </w:tc>
        <w:tc>
          <w:tcPr>
            <w:tcW w:w="425" w:type="dxa"/>
            <w:tcBorders>
              <w:top w:val="single" w:sz="4" w:space="0" w:color="auto"/>
              <w:left w:val="nil"/>
              <w:bottom w:val="single" w:sz="4" w:space="0" w:color="auto"/>
              <w:right w:val="nil"/>
            </w:tcBorders>
            <w:vAlign w:val="center"/>
            <w:hideMark/>
          </w:tcPr>
          <w:p w14:paraId="24EF28DE"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05FF82D3" w14:textId="77777777" w:rsidR="006E5396" w:rsidRDefault="006E5396" w:rsidP="003C1B73">
            <w:pPr>
              <w:jc w:val="center"/>
              <w:rPr>
                <w:rFonts w:eastAsia="MS PGothic"/>
                <w:szCs w:val="20"/>
              </w:rPr>
            </w:pPr>
            <w:r>
              <w:rPr>
                <w:rFonts w:eastAsia="MS PGothic"/>
                <w:szCs w:val="20"/>
              </w:rPr>
              <w:t>2147483647</w:t>
            </w:r>
          </w:p>
        </w:tc>
      </w:tr>
      <w:tr w:rsidR="006E5396" w14:paraId="20088925"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66CEAA10" w14:textId="77777777" w:rsidR="006E5396" w:rsidRDefault="006E5396" w:rsidP="003C1B73">
            <w:pPr>
              <w:jc w:val="center"/>
              <w:rPr>
                <w:rFonts w:eastAsia="MS PGothic"/>
                <w:szCs w:val="20"/>
              </w:rPr>
            </w:pPr>
            <w:r>
              <w:rPr>
                <w:rFonts w:eastAsia="MS PGothic"/>
                <w:szCs w:val="20"/>
              </w:rPr>
              <w:t>u8</w:t>
            </w:r>
          </w:p>
        </w:tc>
        <w:tc>
          <w:tcPr>
            <w:tcW w:w="1469" w:type="dxa"/>
            <w:tcBorders>
              <w:top w:val="single" w:sz="4" w:space="0" w:color="auto"/>
              <w:left w:val="single" w:sz="4" w:space="0" w:color="auto"/>
              <w:bottom w:val="single" w:sz="4" w:space="0" w:color="auto"/>
              <w:right w:val="single" w:sz="4" w:space="0" w:color="auto"/>
            </w:tcBorders>
            <w:vAlign w:val="center"/>
            <w:hideMark/>
          </w:tcPr>
          <w:p w14:paraId="215F0387" w14:textId="77777777" w:rsidR="006E5396" w:rsidRDefault="006E5396" w:rsidP="003C1B73">
            <w:pPr>
              <w:jc w:val="center"/>
              <w:rPr>
                <w:rFonts w:eastAsia="MS PGothic"/>
                <w:szCs w:val="20"/>
              </w:rPr>
            </w:pPr>
            <w:r>
              <w:rPr>
                <w:rFonts w:eastAsia="MS PGothic"/>
                <w:szCs w:val="20"/>
              </w:rPr>
              <w:t>1</w:t>
            </w:r>
          </w:p>
        </w:tc>
        <w:tc>
          <w:tcPr>
            <w:tcW w:w="2885" w:type="dxa"/>
            <w:tcBorders>
              <w:top w:val="single" w:sz="4" w:space="0" w:color="auto"/>
              <w:left w:val="single" w:sz="4" w:space="0" w:color="auto"/>
              <w:bottom w:val="single" w:sz="4" w:space="0" w:color="auto"/>
              <w:right w:val="nil"/>
            </w:tcBorders>
            <w:vAlign w:val="center"/>
            <w:hideMark/>
          </w:tcPr>
          <w:p w14:paraId="5517121B" w14:textId="77777777" w:rsidR="006E5396" w:rsidRDefault="006E5396" w:rsidP="003C1B73">
            <w:pPr>
              <w:rPr>
                <w:rFonts w:eastAsia="MS Mincho"/>
                <w:szCs w:val="21"/>
              </w:rPr>
            </w:pPr>
            <w:r>
              <w:t>unsigned 8bit integer</w:t>
            </w:r>
          </w:p>
        </w:tc>
        <w:tc>
          <w:tcPr>
            <w:tcW w:w="1547" w:type="dxa"/>
            <w:tcBorders>
              <w:top w:val="single" w:sz="4" w:space="0" w:color="auto"/>
              <w:left w:val="nil"/>
              <w:bottom w:val="single" w:sz="4" w:space="0" w:color="auto"/>
              <w:right w:val="nil"/>
            </w:tcBorders>
            <w:vAlign w:val="center"/>
            <w:hideMark/>
          </w:tcPr>
          <w:p w14:paraId="711E7B42" w14:textId="77777777" w:rsidR="006E5396" w:rsidRDefault="006E5396" w:rsidP="003C1B73">
            <w:pPr>
              <w:jc w:val="center"/>
              <w:rPr>
                <w:rFonts w:eastAsia="MS PGothic"/>
                <w:szCs w:val="20"/>
              </w:rPr>
            </w:pPr>
            <w:r>
              <w:rPr>
                <w:rFonts w:eastAsia="MS PGothic"/>
                <w:szCs w:val="20"/>
              </w:rPr>
              <w:t>0</w:t>
            </w:r>
          </w:p>
        </w:tc>
        <w:tc>
          <w:tcPr>
            <w:tcW w:w="425" w:type="dxa"/>
            <w:tcBorders>
              <w:top w:val="single" w:sz="4" w:space="0" w:color="auto"/>
              <w:left w:val="nil"/>
              <w:bottom w:val="single" w:sz="4" w:space="0" w:color="auto"/>
              <w:right w:val="nil"/>
            </w:tcBorders>
            <w:vAlign w:val="center"/>
            <w:hideMark/>
          </w:tcPr>
          <w:p w14:paraId="396B90EF"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6EA3E156" w14:textId="77777777" w:rsidR="006E5396" w:rsidRDefault="006E5396" w:rsidP="003C1B73">
            <w:pPr>
              <w:jc w:val="center"/>
              <w:rPr>
                <w:rFonts w:eastAsia="MS PGothic"/>
                <w:szCs w:val="20"/>
              </w:rPr>
            </w:pPr>
            <w:r>
              <w:rPr>
                <w:rFonts w:eastAsia="MS PGothic"/>
                <w:szCs w:val="20"/>
              </w:rPr>
              <w:t>255</w:t>
            </w:r>
          </w:p>
        </w:tc>
      </w:tr>
      <w:tr w:rsidR="006E5396" w14:paraId="63A19FEB"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02820F4F" w14:textId="77777777" w:rsidR="006E5396" w:rsidRDefault="006E5396" w:rsidP="003C1B73">
            <w:pPr>
              <w:jc w:val="center"/>
              <w:rPr>
                <w:rFonts w:eastAsia="MS PGothic"/>
                <w:szCs w:val="20"/>
              </w:rPr>
            </w:pPr>
            <w:r>
              <w:rPr>
                <w:rFonts w:eastAsia="MS PGothic"/>
                <w:szCs w:val="20"/>
              </w:rPr>
              <w:t>u16</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2920C62" w14:textId="77777777" w:rsidR="006E5396" w:rsidRDefault="006E5396" w:rsidP="003C1B73">
            <w:pPr>
              <w:jc w:val="center"/>
              <w:rPr>
                <w:rFonts w:eastAsia="MS PGothic"/>
                <w:szCs w:val="20"/>
              </w:rPr>
            </w:pPr>
            <w:r>
              <w:rPr>
                <w:rFonts w:eastAsia="MS PGothic"/>
                <w:szCs w:val="20"/>
              </w:rPr>
              <w:t>2</w:t>
            </w:r>
          </w:p>
        </w:tc>
        <w:tc>
          <w:tcPr>
            <w:tcW w:w="2885" w:type="dxa"/>
            <w:tcBorders>
              <w:top w:val="single" w:sz="4" w:space="0" w:color="auto"/>
              <w:left w:val="single" w:sz="4" w:space="0" w:color="auto"/>
              <w:bottom w:val="single" w:sz="4" w:space="0" w:color="auto"/>
              <w:right w:val="nil"/>
            </w:tcBorders>
            <w:vAlign w:val="center"/>
            <w:hideMark/>
          </w:tcPr>
          <w:p w14:paraId="47F1FEC5" w14:textId="77777777" w:rsidR="006E5396" w:rsidRDefault="006E5396" w:rsidP="003C1B73">
            <w:pPr>
              <w:rPr>
                <w:rFonts w:eastAsia="MS Mincho"/>
                <w:szCs w:val="21"/>
              </w:rPr>
            </w:pPr>
            <w:r>
              <w:t>unsigned 16bit integer</w:t>
            </w:r>
          </w:p>
        </w:tc>
        <w:tc>
          <w:tcPr>
            <w:tcW w:w="1547" w:type="dxa"/>
            <w:tcBorders>
              <w:top w:val="single" w:sz="4" w:space="0" w:color="auto"/>
              <w:left w:val="nil"/>
              <w:bottom w:val="single" w:sz="4" w:space="0" w:color="auto"/>
              <w:right w:val="nil"/>
            </w:tcBorders>
            <w:vAlign w:val="center"/>
            <w:hideMark/>
          </w:tcPr>
          <w:p w14:paraId="29C79D04" w14:textId="77777777" w:rsidR="006E5396" w:rsidRDefault="006E5396" w:rsidP="003C1B73">
            <w:pPr>
              <w:jc w:val="center"/>
              <w:rPr>
                <w:rFonts w:eastAsia="MS PGothic"/>
                <w:szCs w:val="20"/>
              </w:rPr>
            </w:pPr>
            <w:r>
              <w:rPr>
                <w:rFonts w:eastAsia="MS PGothic"/>
                <w:szCs w:val="20"/>
              </w:rPr>
              <w:t>0</w:t>
            </w:r>
          </w:p>
        </w:tc>
        <w:tc>
          <w:tcPr>
            <w:tcW w:w="425" w:type="dxa"/>
            <w:tcBorders>
              <w:top w:val="single" w:sz="4" w:space="0" w:color="auto"/>
              <w:left w:val="nil"/>
              <w:bottom w:val="single" w:sz="4" w:space="0" w:color="auto"/>
              <w:right w:val="nil"/>
            </w:tcBorders>
            <w:vAlign w:val="center"/>
            <w:hideMark/>
          </w:tcPr>
          <w:p w14:paraId="69DF66EF"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3A7CDFC7" w14:textId="77777777" w:rsidR="006E5396" w:rsidRDefault="006E5396" w:rsidP="003C1B73">
            <w:pPr>
              <w:jc w:val="center"/>
              <w:rPr>
                <w:rFonts w:eastAsia="MS PGothic"/>
                <w:szCs w:val="20"/>
              </w:rPr>
            </w:pPr>
            <w:r>
              <w:rPr>
                <w:rFonts w:eastAsia="MS PGothic"/>
                <w:szCs w:val="20"/>
              </w:rPr>
              <w:t>65535</w:t>
            </w:r>
          </w:p>
        </w:tc>
      </w:tr>
      <w:tr w:rsidR="006E5396" w14:paraId="68D0E9CE"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4A80F747" w14:textId="77777777" w:rsidR="006E5396" w:rsidRDefault="006E5396" w:rsidP="003C1B73">
            <w:pPr>
              <w:jc w:val="center"/>
              <w:rPr>
                <w:rFonts w:eastAsia="MS PGothic"/>
                <w:szCs w:val="20"/>
              </w:rPr>
            </w:pPr>
            <w:r>
              <w:rPr>
                <w:rFonts w:eastAsia="MS PGothic"/>
                <w:szCs w:val="20"/>
              </w:rPr>
              <w:t>u32</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09B30C4" w14:textId="77777777" w:rsidR="006E5396" w:rsidRDefault="006E5396" w:rsidP="003C1B73">
            <w:pPr>
              <w:jc w:val="center"/>
              <w:rPr>
                <w:rFonts w:eastAsia="MS PGothic"/>
                <w:szCs w:val="20"/>
              </w:rPr>
            </w:pPr>
            <w:r>
              <w:rPr>
                <w:rFonts w:eastAsia="MS PGothic"/>
                <w:szCs w:val="20"/>
              </w:rPr>
              <w:t>4</w:t>
            </w:r>
          </w:p>
        </w:tc>
        <w:tc>
          <w:tcPr>
            <w:tcW w:w="2885" w:type="dxa"/>
            <w:tcBorders>
              <w:top w:val="single" w:sz="4" w:space="0" w:color="auto"/>
              <w:left w:val="single" w:sz="4" w:space="0" w:color="auto"/>
              <w:bottom w:val="single" w:sz="4" w:space="0" w:color="auto"/>
              <w:right w:val="nil"/>
            </w:tcBorders>
            <w:vAlign w:val="center"/>
            <w:hideMark/>
          </w:tcPr>
          <w:p w14:paraId="6CAA9E1A" w14:textId="77777777" w:rsidR="006E5396" w:rsidRDefault="006E5396" w:rsidP="003C1B73">
            <w:pPr>
              <w:rPr>
                <w:rFonts w:eastAsia="MS Mincho"/>
                <w:szCs w:val="21"/>
              </w:rPr>
            </w:pPr>
            <w:r>
              <w:t>unsigned 32bit integer</w:t>
            </w:r>
          </w:p>
        </w:tc>
        <w:tc>
          <w:tcPr>
            <w:tcW w:w="1547" w:type="dxa"/>
            <w:tcBorders>
              <w:top w:val="single" w:sz="4" w:space="0" w:color="auto"/>
              <w:left w:val="nil"/>
              <w:bottom w:val="single" w:sz="4" w:space="0" w:color="auto"/>
              <w:right w:val="nil"/>
            </w:tcBorders>
            <w:vAlign w:val="center"/>
            <w:hideMark/>
          </w:tcPr>
          <w:p w14:paraId="68802F8C" w14:textId="77777777" w:rsidR="006E5396" w:rsidRDefault="006E5396" w:rsidP="003C1B73">
            <w:pPr>
              <w:jc w:val="center"/>
              <w:rPr>
                <w:rFonts w:eastAsia="MS PGothic"/>
                <w:szCs w:val="20"/>
              </w:rPr>
            </w:pPr>
            <w:r>
              <w:rPr>
                <w:rFonts w:eastAsia="MS PGothic"/>
                <w:szCs w:val="20"/>
              </w:rPr>
              <w:t>0</w:t>
            </w:r>
          </w:p>
        </w:tc>
        <w:tc>
          <w:tcPr>
            <w:tcW w:w="425" w:type="dxa"/>
            <w:tcBorders>
              <w:top w:val="single" w:sz="4" w:space="0" w:color="auto"/>
              <w:left w:val="nil"/>
              <w:bottom w:val="single" w:sz="4" w:space="0" w:color="auto"/>
              <w:right w:val="nil"/>
            </w:tcBorders>
            <w:vAlign w:val="center"/>
            <w:hideMark/>
          </w:tcPr>
          <w:p w14:paraId="18AD017A"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401E6336" w14:textId="77777777" w:rsidR="006E5396" w:rsidRDefault="006E5396" w:rsidP="003C1B73">
            <w:pPr>
              <w:jc w:val="center"/>
              <w:rPr>
                <w:rFonts w:eastAsia="MS PGothic"/>
                <w:szCs w:val="20"/>
              </w:rPr>
            </w:pPr>
            <w:r>
              <w:rPr>
                <w:rFonts w:eastAsia="MS PGothic"/>
                <w:szCs w:val="20"/>
              </w:rPr>
              <w:t>4294967295</w:t>
            </w:r>
          </w:p>
        </w:tc>
      </w:tr>
    </w:tbl>
    <w:p w14:paraId="31A65FD9" w14:textId="77777777" w:rsidR="006E5396" w:rsidRDefault="006E5396" w:rsidP="003C1B73">
      <w:pPr>
        <w:rPr>
          <w:rFonts w:ascii="Verdana" w:eastAsia="MS Mincho" w:hAnsi="Verdana"/>
          <w:kern w:val="2"/>
          <w:sz w:val="20"/>
          <w:szCs w:val="21"/>
          <w:lang w:eastAsia="ja-JP"/>
        </w:rPr>
      </w:pPr>
      <w:r>
        <w:t>[note] The size of pointer depends on the architecture this software is used.</w:t>
      </w:r>
    </w:p>
    <w:p w14:paraId="706F7490" w14:textId="301DCB34" w:rsidR="006E5396" w:rsidRPr="00D17F1B" w:rsidRDefault="006E5396" w:rsidP="003C1B73">
      <w:pPr>
        <w:pStyle w:val="Heading3"/>
        <w:rPr>
          <w:rFonts w:asciiTheme="minorHAnsi" w:hAnsiTheme="minorHAnsi" w:cstheme="minorHAnsi"/>
          <w:b/>
          <w:i/>
          <w:color w:val="auto"/>
          <w:sz w:val="22"/>
          <w:szCs w:val="22"/>
        </w:rPr>
      </w:pPr>
      <w:r w:rsidRPr="00D17F1B">
        <w:rPr>
          <w:rFonts w:asciiTheme="minorHAnsi" w:hAnsiTheme="minorHAnsi" w:cstheme="minorHAnsi"/>
          <w:b/>
          <w:i/>
          <w:color w:val="auto"/>
          <w:sz w:val="22"/>
          <w:szCs w:val="22"/>
        </w:rPr>
        <w:t xml:space="preserve">2. </w:t>
      </w:r>
      <w:r w:rsidR="00D17F1B" w:rsidRPr="00D17F1B">
        <w:rPr>
          <w:rFonts w:asciiTheme="minorHAnsi" w:hAnsiTheme="minorHAnsi" w:cstheme="minorHAnsi"/>
          <w:b/>
          <w:i/>
          <w:color w:val="auto"/>
          <w:sz w:val="22"/>
          <w:szCs w:val="22"/>
        </w:rPr>
        <w:t>Software specification</w:t>
      </w:r>
    </w:p>
    <w:p w14:paraId="7B7FE94C" w14:textId="5A8F067A" w:rsidR="00D17F1B" w:rsidRPr="00D17F1B" w:rsidRDefault="00D17F1B" w:rsidP="003C1B73">
      <w:pPr>
        <w:pStyle w:val="Heading4"/>
        <w:rPr>
          <w:rFonts w:asciiTheme="minorHAnsi" w:hAnsiTheme="minorHAnsi" w:cstheme="minorHAnsi"/>
          <w:i w:val="0"/>
          <w:color w:val="auto"/>
        </w:rPr>
      </w:pPr>
      <w:r w:rsidRPr="00D17F1B">
        <w:rPr>
          <w:rFonts w:asciiTheme="minorHAnsi" w:hAnsiTheme="minorHAnsi" w:cstheme="minorHAnsi"/>
          <w:i w:val="0"/>
          <w:color w:val="auto"/>
        </w:rPr>
        <w:t>2.1. State transition</w:t>
      </w:r>
    </w:p>
    <w:p w14:paraId="1DD9CD54" w14:textId="16CFA061" w:rsidR="00D17F1B" w:rsidRDefault="00CC0666" w:rsidP="003C1B73">
      <w:r>
        <w:t xml:space="preserve">Figure 2.1 </w:t>
      </w:r>
      <w:r w:rsidR="00D17F1B">
        <w:t xml:space="preserve">shows state transition of each </w:t>
      </w:r>
      <w:r w:rsidR="00D17F1B">
        <w:rPr>
          <w:lang w:val="x-none"/>
        </w:rPr>
        <w:fldChar w:fldCharType="begin"/>
      </w:r>
      <w:r w:rsidR="00D17F1B">
        <w:rPr>
          <w:lang w:val="x-none"/>
        </w:rPr>
        <w:instrText xml:space="preserve"> DOCPROPERTY  ADSPPlugin  \* MERGEFORMAT </w:instrText>
      </w:r>
      <w:r w:rsidR="00D17F1B">
        <w:rPr>
          <w:lang w:val="x-none"/>
        </w:rPr>
        <w:fldChar w:fldCharType="separate"/>
      </w:r>
      <w:r w:rsidR="00D17F1B">
        <w:rPr>
          <w:lang w:val="x-none"/>
        </w:rPr>
        <w:t>ADSP Plugin</w:t>
      </w:r>
      <w:r w:rsidR="00D17F1B">
        <w:rPr>
          <w:lang w:val="x-none"/>
        </w:rPr>
        <w:fldChar w:fldCharType="end"/>
      </w:r>
      <w:r w:rsidR="00D17F1B">
        <w:t xml:space="preserve">. See </w:t>
      </w:r>
      <w:r w:rsidR="00D17F1B">
        <w:fldChar w:fldCharType="begin"/>
      </w:r>
      <w:r w:rsidR="00D17F1B">
        <w:instrText xml:space="preserve"> REF _Ref443063833 \r \h </w:instrText>
      </w:r>
      <w:r w:rsidR="00D17F1B">
        <w:fldChar w:fldCharType="separate"/>
      </w:r>
      <w:r w:rsidR="00CA5115">
        <w:t>0</w:t>
      </w:r>
      <w:r w:rsidR="00D17F1B">
        <w:fldChar w:fldCharType="end"/>
      </w:r>
      <w:r w:rsidR="00D17F1B">
        <w:t xml:space="preserve">, </w:t>
      </w:r>
      <w:r w:rsidR="00D17F1B">
        <w:fldChar w:fldCharType="begin"/>
      </w:r>
      <w:r w:rsidR="00D17F1B">
        <w:instrText xml:space="preserve"> REF _Ref443063854 \r \h </w:instrText>
      </w:r>
      <w:r w:rsidR="00D17F1B">
        <w:fldChar w:fldCharType="separate"/>
      </w:r>
      <w:r w:rsidR="00CA5115">
        <w:t>0</w:t>
      </w:r>
      <w:r w:rsidR="00D17F1B">
        <w:fldChar w:fldCharType="end"/>
      </w:r>
      <w:r w:rsidR="00D17F1B">
        <w:t xml:space="preserve"> or </w:t>
      </w:r>
      <w:r w:rsidR="00D17F1B">
        <w:fldChar w:fldCharType="begin"/>
      </w:r>
      <w:r w:rsidR="00D17F1B">
        <w:instrText xml:space="preserve"> REF _Ref443063957 \r \h </w:instrText>
      </w:r>
      <w:r w:rsidR="00D17F1B">
        <w:fldChar w:fldCharType="separate"/>
      </w:r>
      <w:r w:rsidR="00CA5115">
        <w:t>0</w:t>
      </w:r>
      <w:r w:rsidR="00D17F1B">
        <w:fldChar w:fldCharType="end"/>
      </w:r>
      <w:r w:rsidR="00D17F1B">
        <w:t xml:space="preserve"> for the flows in each stage.</w:t>
      </w:r>
      <w:r w:rsidR="00681CA4" w:rsidRPr="00681CA4">
        <w:t xml:space="preserve"> </w:t>
      </w:r>
      <w:r w:rsidR="00681CA4">
        <w:rPr>
          <w:noProof/>
        </w:rPr>
        <mc:AlternateContent>
          <mc:Choice Requires="wpc">
            <w:drawing>
              <wp:inline distT="0" distB="0" distL="0" distR="0" wp14:anchorId="4C1A783F" wp14:editId="43E6EABD">
                <wp:extent cx="5943600" cy="2381530"/>
                <wp:effectExtent l="0" t="0" r="19050" b="19050"/>
                <wp:docPr id="123" name="Canvas 1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114" name="円/楕円 47"/>
                        <wps:cNvSpPr>
                          <a:spLocks noChangeArrowheads="1"/>
                        </wps:cNvSpPr>
                        <wps:spPr bwMode="auto">
                          <a:xfrm>
                            <a:off x="2924929" y="94800"/>
                            <a:ext cx="172519" cy="172600"/>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115" name="フローチャート: 定義済み処理 48"/>
                        <wps:cNvSpPr>
                          <a:spLocks noChangeArrowheads="1"/>
                        </wps:cNvSpPr>
                        <wps:spPr bwMode="auto">
                          <a:xfrm>
                            <a:off x="1992924" y="482801"/>
                            <a:ext cx="2044530" cy="336701"/>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398CCFB7" w14:textId="65BC725D" w:rsidR="00CA5115" w:rsidRPr="006E6C56" w:rsidRDefault="00CA5115" w:rsidP="00681CA4">
                              <w:pPr>
                                <w:jc w:val="center"/>
                                <w:rPr>
                                  <w:sz w:val="20"/>
                                  <w:szCs w:val="20"/>
                                </w:rPr>
                              </w:pPr>
                              <w:r w:rsidRPr="006E6C56">
                                <w:rPr>
                                  <w:sz w:val="20"/>
                                  <w:szCs w:val="20"/>
                                </w:rPr>
                                <w:fldChar w:fldCharType="begin"/>
                              </w:r>
                              <w:r w:rsidRPr="006E6C56">
                                <w:rPr>
                                  <w:sz w:val="20"/>
                                  <w:szCs w:val="20"/>
                                </w:rPr>
                                <w:instrText xml:space="preserve"> REF _Ref443325829 \h  \* MERGEFORMAT </w:instrText>
                              </w:r>
                              <w:r w:rsidRPr="006E6C56">
                                <w:rPr>
                                  <w:sz w:val="20"/>
                                  <w:szCs w:val="20"/>
                                </w:rPr>
                              </w:r>
                              <w:r w:rsidRPr="006E6C56">
                                <w:rPr>
                                  <w:sz w:val="20"/>
                                  <w:szCs w:val="20"/>
                                </w:rPr>
                                <w:fldChar w:fldCharType="separate"/>
                              </w:r>
                              <w:r w:rsidRPr="00CA5115">
                                <w:rPr>
                                  <w:rFonts w:cstheme="minorHAnsi"/>
                                  <w:i/>
                                  <w:sz w:val="20"/>
                                </w:rPr>
                                <w:t>2.1.1. Initialization Stage</w:t>
                              </w:r>
                              <w:r w:rsidRPr="006E6C56">
                                <w:rPr>
                                  <w:sz w:val="20"/>
                                  <w:szCs w:val="20"/>
                                </w:rPr>
                                <w:fldChar w:fldCharType="end"/>
                              </w:r>
                            </w:p>
                            <w:p w14:paraId="1807A3EE" w14:textId="537E90FB" w:rsidR="00CA5115" w:rsidRPr="00681CA4" w:rsidRDefault="00CA5115" w:rsidP="00681CA4">
                              <w:pPr>
                                <w:spacing w:after="0"/>
                                <w:jc w:val="center"/>
                                <w:rPr>
                                  <w:sz w:val="20"/>
                                  <w:szCs w:val="20"/>
                                </w:rPr>
                              </w:pPr>
                            </w:p>
                          </w:txbxContent>
                        </wps:txbx>
                        <wps:bodyPr rot="0" vert="horz" wrap="square" lIns="91440" tIns="45720" rIns="91440" bIns="45720" anchor="ctr" anchorCtr="0" upright="1">
                          <a:noAutofit/>
                        </wps:bodyPr>
                      </wps:wsp>
                      <wps:wsp>
                        <wps:cNvPr id="116" name="フローチャート: 定義済み処理 77"/>
                        <wps:cNvSpPr>
                          <a:spLocks noChangeArrowheads="1"/>
                        </wps:cNvSpPr>
                        <wps:spPr bwMode="auto">
                          <a:xfrm>
                            <a:off x="1993324" y="1077102"/>
                            <a:ext cx="2044130" cy="336501"/>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0001B5FB" w14:textId="18FF652B" w:rsidR="00CA5115" w:rsidRDefault="00CA5115" w:rsidP="00681CA4">
                              <w:pPr>
                                <w:pStyle w:val="NormalWeb"/>
                                <w:spacing w:after="0"/>
                                <w:jc w:val="center"/>
                                <w:rPr>
                                  <w:sz w:val="14"/>
                                  <w:szCs w:val="16"/>
                                </w:rPr>
                              </w:pPr>
                              <w:r>
                                <w:rPr>
                                  <w:rFonts w:cs="Times New Roman"/>
                                  <w:kern w:val="2"/>
                                  <w:sz w:val="14"/>
                                  <w:szCs w:val="16"/>
                                </w:rPr>
                                <w:fldChar w:fldCharType="begin"/>
                              </w:r>
                              <w:r>
                                <w:rPr>
                                  <w:sz w:val="14"/>
                                  <w:szCs w:val="16"/>
                                </w:rPr>
                                <w:instrText xml:space="preserve"> REF _Ref443325845 \h </w:instrText>
                              </w:r>
                              <w:r>
                                <w:rPr>
                                  <w:rFonts w:cs="Times New Roman"/>
                                  <w:kern w:val="2"/>
                                  <w:sz w:val="14"/>
                                  <w:szCs w:val="16"/>
                                </w:rPr>
                                <w:instrText xml:space="preserve"> \* MERGEFORMAT </w:instrText>
                              </w:r>
                              <w:r>
                                <w:rPr>
                                  <w:rFonts w:cs="Times New Roman"/>
                                  <w:kern w:val="2"/>
                                  <w:sz w:val="14"/>
                                  <w:szCs w:val="16"/>
                                </w:rPr>
                              </w:r>
                              <w:r>
                                <w:rPr>
                                  <w:rFonts w:cs="Times New Roman"/>
                                  <w:kern w:val="2"/>
                                  <w:sz w:val="14"/>
                                  <w:szCs w:val="16"/>
                                </w:rPr>
                                <w:fldChar w:fldCharType="separate"/>
                              </w:r>
                              <w:r w:rsidRPr="00CA5115">
                                <w:rPr>
                                  <w:sz w:val="14"/>
                                  <w:szCs w:val="16"/>
                                </w:rPr>
                                <w:t>2.1.2. Runtime Initialization</w:t>
                              </w:r>
                              <w:r w:rsidRPr="00D17F1B">
                                <w:rPr>
                                  <w:rFonts w:asciiTheme="minorHAnsi" w:hAnsiTheme="minorHAnsi" w:cstheme="minorHAnsi"/>
                                  <w:i/>
                                </w:rPr>
                                <w:t xml:space="preserve"> Stage</w:t>
                              </w:r>
                              <w:r>
                                <w:rPr>
                                  <w:rFonts w:cs="Times New Roman"/>
                                  <w:kern w:val="2"/>
                                  <w:sz w:val="14"/>
                                  <w:szCs w:val="16"/>
                                </w:rPr>
                                <w:fldChar w:fldCharType="end"/>
                              </w:r>
                            </w:p>
                            <w:p w14:paraId="7828A1AC" w14:textId="1FCC69C0" w:rsidR="00CA5115" w:rsidRDefault="00CA5115" w:rsidP="00681CA4">
                              <w:pPr>
                                <w:pStyle w:val="NormalWeb"/>
                                <w:spacing w:after="0"/>
                                <w:jc w:val="center"/>
                                <w:rPr>
                                  <w:sz w:val="14"/>
                                  <w:szCs w:val="16"/>
                                </w:rPr>
                              </w:pPr>
                            </w:p>
                          </w:txbxContent>
                        </wps:txbx>
                        <wps:bodyPr rot="0" vert="horz" wrap="square" lIns="91440" tIns="45720" rIns="91440" bIns="45720" anchor="ctr" anchorCtr="0" upright="1">
                          <a:noAutofit/>
                        </wps:bodyPr>
                      </wps:wsp>
                      <wps:wsp>
                        <wps:cNvPr id="117" name="フローチャート: 定義済み処理 78"/>
                        <wps:cNvSpPr>
                          <a:spLocks noChangeArrowheads="1"/>
                        </wps:cNvSpPr>
                        <wps:spPr bwMode="auto">
                          <a:xfrm>
                            <a:off x="1992924" y="1671703"/>
                            <a:ext cx="2044130" cy="335901"/>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7D8AD20C" w14:textId="309C6EE2" w:rsidR="00CA5115" w:rsidRDefault="00CA5115" w:rsidP="00681CA4">
                              <w:pPr>
                                <w:pStyle w:val="NormalWeb"/>
                                <w:spacing w:after="0"/>
                                <w:jc w:val="center"/>
                                <w:rPr>
                                  <w:sz w:val="20"/>
                                  <w:szCs w:val="20"/>
                                </w:rPr>
                              </w:pPr>
                              <w:r>
                                <w:rPr>
                                  <w:rFonts w:cs="Times New Roman"/>
                                  <w:kern w:val="2"/>
                                  <w:sz w:val="20"/>
                                  <w:szCs w:val="20"/>
                                </w:rPr>
                                <w:fldChar w:fldCharType="begin"/>
                              </w:r>
                              <w:r>
                                <w:rPr>
                                  <w:sz w:val="20"/>
                                  <w:szCs w:val="20"/>
                                </w:rPr>
                                <w:instrText xml:space="preserve"> REF _Ref443063957 \h </w:instrText>
                              </w:r>
                              <w:r>
                                <w:rPr>
                                  <w:rFonts w:cs="Times New Roman"/>
                                  <w:kern w:val="2"/>
                                  <w:sz w:val="20"/>
                                  <w:szCs w:val="20"/>
                                </w:rPr>
                                <w:instrText xml:space="preserve"> \* MERGEFORMAT </w:instrText>
                              </w:r>
                              <w:r>
                                <w:rPr>
                                  <w:rFonts w:cs="Times New Roman"/>
                                  <w:kern w:val="2"/>
                                  <w:sz w:val="20"/>
                                  <w:szCs w:val="20"/>
                                </w:rPr>
                              </w:r>
                              <w:r>
                                <w:rPr>
                                  <w:rFonts w:cs="Times New Roman"/>
                                  <w:kern w:val="2"/>
                                  <w:sz w:val="20"/>
                                  <w:szCs w:val="20"/>
                                </w:rPr>
                                <w:fldChar w:fldCharType="separate"/>
                              </w:r>
                              <w:r w:rsidRPr="00CA5115">
                                <w:rPr>
                                  <w:sz w:val="20"/>
                                  <w:szCs w:val="20"/>
                                </w:rPr>
                                <w:t>2.1.3. Execution</w:t>
                              </w:r>
                              <w:r w:rsidRPr="00D17F1B">
                                <w:rPr>
                                  <w:rFonts w:asciiTheme="minorHAnsi" w:hAnsiTheme="minorHAnsi" w:cstheme="minorHAnsi"/>
                                  <w:i/>
                                </w:rPr>
                                <w:t xml:space="preserve"> Stage</w:t>
                              </w:r>
                              <w:r>
                                <w:rPr>
                                  <w:rFonts w:cs="Times New Roman"/>
                                  <w:kern w:val="2"/>
                                  <w:sz w:val="20"/>
                                  <w:szCs w:val="20"/>
                                </w:rPr>
                                <w:fldChar w:fldCharType="end"/>
                              </w:r>
                            </w:p>
                            <w:p w14:paraId="49CF36E0" w14:textId="33848263" w:rsidR="00CA5115" w:rsidRDefault="00CA5115" w:rsidP="00681CA4">
                              <w:pPr>
                                <w:pStyle w:val="NormalWeb"/>
                                <w:spacing w:after="0"/>
                                <w:jc w:val="center"/>
                                <w:rPr>
                                  <w:sz w:val="20"/>
                                  <w:szCs w:val="20"/>
                                </w:rPr>
                              </w:pPr>
                            </w:p>
                          </w:txbxContent>
                        </wps:txbx>
                        <wps:bodyPr rot="0" vert="horz" wrap="square" lIns="91440" tIns="45720" rIns="91440" bIns="45720" anchor="ctr" anchorCtr="0" upright="1">
                          <a:noAutofit/>
                        </wps:bodyPr>
                      </wps:wsp>
                      <wps:wsp>
                        <wps:cNvPr id="118" name="直線矢印コネクタ 49"/>
                        <wps:cNvCnPr>
                          <a:cxnSpLocks noChangeShapeType="1"/>
                          <a:stCxn id="114" idx="4"/>
                          <a:endCxn id="115" idx="0"/>
                        </wps:cNvCnPr>
                        <wps:spPr bwMode="auto">
                          <a:xfrm>
                            <a:off x="3011239" y="267401"/>
                            <a:ext cx="3900" cy="2154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9" name="直線矢印コネクタ 80"/>
                        <wps:cNvCnPr>
                          <a:cxnSpLocks noChangeShapeType="1"/>
                          <a:stCxn id="115" idx="2"/>
                          <a:endCxn id="116" idx="0"/>
                        </wps:cNvCnPr>
                        <wps:spPr bwMode="auto">
                          <a:xfrm>
                            <a:off x="3015139" y="819502"/>
                            <a:ext cx="200" cy="2576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0" name="直線矢印コネクタ 81"/>
                        <wps:cNvCnPr>
                          <a:cxnSpLocks noChangeShapeType="1"/>
                          <a:stCxn id="116" idx="2"/>
                          <a:endCxn id="117" idx="0"/>
                        </wps:cNvCnPr>
                        <wps:spPr bwMode="auto">
                          <a:xfrm flipH="1">
                            <a:off x="3014939" y="1413603"/>
                            <a:ext cx="400" cy="2581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1" name="円/楕円 50"/>
                        <wps:cNvSpPr>
                          <a:spLocks noChangeArrowheads="1"/>
                        </wps:cNvSpPr>
                        <wps:spPr bwMode="auto">
                          <a:xfrm>
                            <a:off x="2881824" y="862002"/>
                            <a:ext cx="129415" cy="1293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22" name="カギ線コネクタ 51"/>
                        <wps:cNvCnPr>
                          <a:cxnSpLocks noChangeShapeType="1"/>
                          <a:stCxn id="117" idx="2"/>
                          <a:endCxn id="121" idx="6"/>
                        </wps:cNvCnPr>
                        <wps:spPr bwMode="auto">
                          <a:xfrm rot="5400000" flipH="1">
                            <a:off x="2472638" y="1465203"/>
                            <a:ext cx="1081002" cy="3700"/>
                          </a:xfrm>
                          <a:prstGeom prst="bentConnector4">
                            <a:avLst>
                              <a:gd name="adj1" fmla="val -21148"/>
                              <a:gd name="adj2" fmla="val -33330463"/>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1A783F" id="Canvas 123" o:spid="_x0000_s1155" editas="canvas" style="width:468pt;height:187.5pt;mso-position-horizontal-relative:char;mso-position-vertical-relative:line" coordsize="59436,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">
                <v:shape id="_x0000_s1156" type="#_x0000_t75" style="position:absolute;width:59436;height:23812;visibility:visible;mso-wrap-style:square" stroked="t" strokecolor="black [3213]">
                  <v:fill o:detectmouseclick="t"/>
                  <v:path o:connecttype="none"/>
                </v:shape>
                <v:oval id="円/楕円 47" o:spid="_x0000_s1157" style="position:absolute;left:29249;top:948;width:1725;height:1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" fillcolor="white [3201]" strokecolor="black [3200]" strokeweight="1pt">
                  <v:stroke joinstyle="miter"/>
                </v:oval>
                <v:shape id="フローチャート: 定義済み処理 48" o:spid="_x0000_s1158" type="#_x0000_t112" style="position:absolute;left:19929;top:4828;width:20445;height:3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" fillcolor="white [3201]" strokecolor="black [3213]" strokeweight="1pt">
                  <v:textbox>
                    <w:txbxContent>
                      <w:p w14:paraId="398CCFB7" w14:textId="65BC725D" w:rsidR="00CA5115" w:rsidRPr="006E6C56" w:rsidRDefault="00CA5115" w:rsidP="00681CA4">
                        <w:pPr>
                          <w:jc w:val="center"/>
                          <w:rPr>
                            <w:sz w:val="20"/>
                            <w:szCs w:val="20"/>
                          </w:rPr>
                        </w:pPr>
                        <w:r w:rsidRPr="006E6C56">
                          <w:rPr>
                            <w:sz w:val="20"/>
                            <w:szCs w:val="20"/>
                          </w:rPr>
                          <w:fldChar w:fldCharType="begin"/>
                        </w:r>
                        <w:r w:rsidRPr="006E6C56">
                          <w:rPr>
                            <w:sz w:val="20"/>
                            <w:szCs w:val="20"/>
                          </w:rPr>
                          <w:instrText xml:space="preserve"> REF _Ref443325829 \h  \* MERGEFORMAT </w:instrText>
                        </w:r>
                        <w:r w:rsidRPr="006E6C56">
                          <w:rPr>
                            <w:sz w:val="20"/>
                            <w:szCs w:val="20"/>
                          </w:rPr>
                        </w:r>
                        <w:r w:rsidRPr="006E6C56">
                          <w:rPr>
                            <w:sz w:val="20"/>
                            <w:szCs w:val="20"/>
                          </w:rPr>
                          <w:fldChar w:fldCharType="separate"/>
                        </w:r>
                        <w:r w:rsidRPr="00CA5115">
                          <w:rPr>
                            <w:rFonts w:cstheme="minorHAnsi"/>
                            <w:i/>
                            <w:sz w:val="20"/>
                          </w:rPr>
                          <w:t>2.1.1. Initialization Stage</w:t>
                        </w:r>
                        <w:r w:rsidRPr="006E6C56">
                          <w:rPr>
                            <w:sz w:val="20"/>
                            <w:szCs w:val="20"/>
                          </w:rPr>
                          <w:fldChar w:fldCharType="end"/>
                        </w:r>
                      </w:p>
                      <w:p w14:paraId="1807A3EE" w14:textId="537E90FB" w:rsidR="00CA5115" w:rsidRPr="00681CA4" w:rsidRDefault="00CA5115" w:rsidP="00681CA4">
                        <w:pPr>
                          <w:spacing w:after="0"/>
                          <w:jc w:val="center"/>
                          <w:rPr>
                            <w:sz w:val="20"/>
                            <w:szCs w:val="20"/>
                          </w:rPr>
                        </w:pPr>
                      </w:p>
                    </w:txbxContent>
                  </v:textbox>
                </v:shape>
                <v:shape id="フローチャート: 定義済み処理 77" o:spid="_x0000_s1159" type="#_x0000_t112" style="position:absolute;left:19933;top:10771;width:20441;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" fillcolor="white [3201]" strokecolor="black [3213]" strokeweight="1pt">
                  <v:textbox>
                    <w:txbxContent>
                      <w:p w14:paraId="0001B5FB" w14:textId="18FF652B" w:rsidR="00CA5115" w:rsidRDefault="00CA5115" w:rsidP="00681CA4">
                        <w:pPr>
                          <w:pStyle w:val="NormalWeb"/>
                          <w:spacing w:after="0"/>
                          <w:jc w:val="center"/>
                          <w:rPr>
                            <w:sz w:val="14"/>
                            <w:szCs w:val="16"/>
                          </w:rPr>
                        </w:pPr>
                        <w:r>
                          <w:rPr>
                            <w:rFonts w:cs="Times New Roman"/>
                            <w:kern w:val="2"/>
                            <w:sz w:val="14"/>
                            <w:szCs w:val="16"/>
                          </w:rPr>
                          <w:fldChar w:fldCharType="begin"/>
                        </w:r>
                        <w:r>
                          <w:rPr>
                            <w:sz w:val="14"/>
                            <w:szCs w:val="16"/>
                          </w:rPr>
                          <w:instrText xml:space="preserve"> REF _Ref443325845 \h </w:instrText>
                        </w:r>
                        <w:r>
                          <w:rPr>
                            <w:rFonts w:cs="Times New Roman"/>
                            <w:kern w:val="2"/>
                            <w:sz w:val="14"/>
                            <w:szCs w:val="16"/>
                          </w:rPr>
                          <w:instrText xml:space="preserve"> \* MERGEFORMAT </w:instrText>
                        </w:r>
                        <w:r>
                          <w:rPr>
                            <w:rFonts w:cs="Times New Roman"/>
                            <w:kern w:val="2"/>
                            <w:sz w:val="14"/>
                            <w:szCs w:val="16"/>
                          </w:rPr>
                        </w:r>
                        <w:r>
                          <w:rPr>
                            <w:rFonts w:cs="Times New Roman"/>
                            <w:kern w:val="2"/>
                            <w:sz w:val="14"/>
                            <w:szCs w:val="16"/>
                          </w:rPr>
                          <w:fldChar w:fldCharType="separate"/>
                        </w:r>
                        <w:r w:rsidRPr="00CA5115">
                          <w:rPr>
                            <w:sz w:val="14"/>
                            <w:szCs w:val="16"/>
                          </w:rPr>
                          <w:t>2.1.2. Runtime Initialization</w:t>
                        </w:r>
                        <w:r w:rsidRPr="00D17F1B">
                          <w:rPr>
                            <w:rFonts w:asciiTheme="minorHAnsi" w:hAnsiTheme="minorHAnsi" w:cstheme="minorHAnsi"/>
                            <w:i/>
                          </w:rPr>
                          <w:t xml:space="preserve"> Stage</w:t>
                        </w:r>
                        <w:r>
                          <w:rPr>
                            <w:rFonts w:cs="Times New Roman"/>
                            <w:kern w:val="2"/>
                            <w:sz w:val="14"/>
                            <w:szCs w:val="16"/>
                          </w:rPr>
                          <w:fldChar w:fldCharType="end"/>
                        </w:r>
                      </w:p>
                      <w:p w14:paraId="7828A1AC" w14:textId="1FCC69C0" w:rsidR="00CA5115" w:rsidRDefault="00CA5115" w:rsidP="00681CA4">
                        <w:pPr>
                          <w:pStyle w:val="NormalWeb"/>
                          <w:spacing w:after="0"/>
                          <w:jc w:val="center"/>
                          <w:rPr>
                            <w:sz w:val="14"/>
                            <w:szCs w:val="16"/>
                          </w:rPr>
                        </w:pPr>
                      </w:p>
                    </w:txbxContent>
                  </v:textbox>
                </v:shape>
                <v:shape id="フローチャート: 定義済み処理 78" o:spid="_x0000_s1160" type="#_x0000_t112" style="position:absolute;left:19929;top:16717;width:20441;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" fillcolor="white [3201]" strokecolor="black [3213]" strokeweight="1pt">
                  <v:textbox>
                    <w:txbxContent>
                      <w:p w14:paraId="7D8AD20C" w14:textId="309C6EE2" w:rsidR="00CA5115" w:rsidRDefault="00CA5115" w:rsidP="00681CA4">
                        <w:pPr>
                          <w:pStyle w:val="NormalWeb"/>
                          <w:spacing w:after="0"/>
                          <w:jc w:val="center"/>
                          <w:rPr>
                            <w:sz w:val="20"/>
                            <w:szCs w:val="20"/>
                          </w:rPr>
                        </w:pPr>
                        <w:r>
                          <w:rPr>
                            <w:rFonts w:cs="Times New Roman"/>
                            <w:kern w:val="2"/>
                            <w:sz w:val="20"/>
                            <w:szCs w:val="20"/>
                          </w:rPr>
                          <w:fldChar w:fldCharType="begin"/>
                        </w:r>
                        <w:r>
                          <w:rPr>
                            <w:sz w:val="20"/>
                            <w:szCs w:val="20"/>
                          </w:rPr>
                          <w:instrText xml:space="preserve"> REF _Ref443063957 \h </w:instrText>
                        </w:r>
                        <w:r>
                          <w:rPr>
                            <w:rFonts w:cs="Times New Roman"/>
                            <w:kern w:val="2"/>
                            <w:sz w:val="20"/>
                            <w:szCs w:val="20"/>
                          </w:rPr>
                          <w:instrText xml:space="preserve"> \* MERGEFORMAT </w:instrText>
                        </w:r>
                        <w:r>
                          <w:rPr>
                            <w:rFonts w:cs="Times New Roman"/>
                            <w:kern w:val="2"/>
                            <w:sz w:val="20"/>
                            <w:szCs w:val="20"/>
                          </w:rPr>
                        </w:r>
                        <w:r>
                          <w:rPr>
                            <w:rFonts w:cs="Times New Roman"/>
                            <w:kern w:val="2"/>
                            <w:sz w:val="20"/>
                            <w:szCs w:val="20"/>
                          </w:rPr>
                          <w:fldChar w:fldCharType="separate"/>
                        </w:r>
                        <w:r w:rsidRPr="00CA5115">
                          <w:rPr>
                            <w:sz w:val="20"/>
                            <w:szCs w:val="20"/>
                          </w:rPr>
                          <w:t>2.1.3. Execution</w:t>
                        </w:r>
                        <w:r w:rsidRPr="00D17F1B">
                          <w:rPr>
                            <w:rFonts w:asciiTheme="minorHAnsi" w:hAnsiTheme="minorHAnsi" w:cstheme="minorHAnsi"/>
                            <w:i/>
                          </w:rPr>
                          <w:t xml:space="preserve"> Stage</w:t>
                        </w:r>
                        <w:r>
                          <w:rPr>
                            <w:rFonts w:cs="Times New Roman"/>
                            <w:kern w:val="2"/>
                            <w:sz w:val="20"/>
                            <w:szCs w:val="20"/>
                          </w:rPr>
                          <w:fldChar w:fldCharType="end"/>
                        </w:r>
                      </w:p>
                      <w:p w14:paraId="49CF36E0" w14:textId="33848263" w:rsidR="00CA5115" w:rsidRDefault="00CA5115" w:rsidP="00681CA4">
                        <w:pPr>
                          <w:pStyle w:val="NormalWeb"/>
                          <w:spacing w:after="0"/>
                          <w:jc w:val="center"/>
                          <w:rPr>
                            <w:sz w:val="20"/>
                            <w:szCs w:val="20"/>
                          </w:rPr>
                        </w:pPr>
                      </w:p>
                    </w:txbxContent>
                  </v:textbox>
                </v:shape>
                <v:shape id="直線矢印コネクタ 49" o:spid="_x0000_s1161" type="#_x0000_t32" style="position:absolute;left:30112;top:2674;width:39;height:2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pQ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aeUYm0MsrAAAA//8DAFBLAQItABQABgAIAAAAIQDb4fbL7gAAAIUBAAATAAAAAAAA&#10;AAAAAAAAAAAAAABbQ29udGVudF9UeXBlc10ueG1sUEsBAi0AFAAGAAgAAAAhAFr0LFu/AAAAFQEA&#10;AAsAAAAAAAAAAAAAAAAAHwEAAF9yZWxzLy5yZWxzUEsBAi0AFAAGAAgAAAAhANmV6lDHAAAA3AAA&#10;AA8AAAAAAAAAAAAAAAAABwIAAGRycy9kb3ducmV2LnhtbFBLBQYAAAAAAwADALcAAAD7AgAAAAA=&#10;" strokecolor="black [3213]" strokeweight=".5pt">
                  <v:stroke endarrow="block" joinstyle="miter"/>
                </v:shape>
                <v:shape id="直線矢印コネクタ 80" o:spid="_x0000_s1162" type="#_x0000_t32" style="position:absolute;left:30151;top:8195;width:2;height: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" strokecolor="black [3213]" strokeweight=".5pt">
                  <v:stroke endarrow="block" joinstyle="miter"/>
                </v:shape>
                <v:shape id="直線矢印コネクタ 81" o:spid="_x0000_s1163" type="#_x0000_t32" style="position:absolute;left:30149;top:14136;width:4;height:2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" strokecolor="black [3213]" strokeweight=".5pt">
                  <v:stroke endarrow="block" joinstyle="miter"/>
                </v:shape>
                <v:oval id="円/楕円 50" o:spid="_x0000_s1164" style="position:absolute;left:28818;top:8620;width:1294;height:1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" filled="f" stroked="f" strokeweight="1pt">
                  <v:stroke joinstyle="miter"/>
                </v:oval>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51" o:spid="_x0000_s1165" type="#_x0000_t35" style="position:absolute;left:24726;top:14651;width:10810;height: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" adj="-4568,-7199380" strokecolor="black [3213]" strokeweight=".5pt">
                  <v:stroke endarrow="block"/>
                </v:shape>
                <w10:anchorlock/>
              </v:group>
            </w:pict>
          </mc:Fallback>
        </mc:AlternateContent>
      </w:r>
    </w:p>
    <w:p w14:paraId="47A6D4F9" w14:textId="5C816E04" w:rsidR="00D17F1B" w:rsidRDefault="00D17F1B" w:rsidP="003C1B73">
      <w:pPr>
        <w:jc w:val="center"/>
      </w:pPr>
    </w:p>
    <w:p w14:paraId="66453CE8" w14:textId="0D5CCEE8" w:rsidR="00D17F1B" w:rsidRDefault="00D17F1B" w:rsidP="003C1B73">
      <w:pPr>
        <w:pStyle w:val="Caption"/>
      </w:pPr>
      <w:bookmarkStart w:id="70" w:name="_Ref443047689"/>
      <w:bookmarkStart w:id="71" w:name="_Toc6909637"/>
      <w:r>
        <w:t xml:space="preserve">Figure </w:t>
      </w:r>
      <w:bookmarkEnd w:id="70"/>
      <w:r w:rsidR="00CC0666">
        <w:t>2.1</w:t>
      </w:r>
      <w:r>
        <w:t xml:space="preserve"> </w:t>
      </w:r>
      <w:fldSimple w:instr=" DOCPROPERTY  ADSPPlugin  \* MERGEFORMAT ">
        <w:r>
          <w:t>ADSP Plugin</w:t>
        </w:r>
      </w:fldSimple>
      <w:r>
        <w:rPr>
          <w:rFonts w:eastAsia="MS PGothic"/>
        </w:rPr>
        <w:t xml:space="preserve"> state transition</w:t>
      </w:r>
      <w:bookmarkEnd w:id="71"/>
    </w:p>
    <w:p w14:paraId="093E7211" w14:textId="77777777" w:rsidR="00D17F1B" w:rsidRDefault="00D17F1B" w:rsidP="003C1B73">
      <w:pPr>
        <w:rPr>
          <w:lang w:val="x-none"/>
        </w:rPr>
      </w:pPr>
    </w:p>
    <w:p w14:paraId="3BAAAB3A" w14:textId="77777777" w:rsidR="00D17F1B" w:rsidRDefault="00D17F1B" w:rsidP="003C1B73">
      <w:pPr>
        <w:rPr>
          <w:rFonts w:eastAsia="MS PGothic"/>
        </w:rPr>
      </w:pPr>
      <w:r>
        <w:rPr>
          <w:rFonts w:eastAsia="MS PGothic"/>
        </w:rPr>
        <w:br w:type="page"/>
      </w:r>
    </w:p>
    <w:p w14:paraId="1D779AA0" w14:textId="77777777" w:rsidR="00D17F1B" w:rsidRDefault="00D17F1B" w:rsidP="003C1B73">
      <w:pPr>
        <w:rPr>
          <w:rFonts w:eastAsia="MS Mincho"/>
          <w:lang w:val="x-none"/>
        </w:rPr>
      </w:pPr>
    </w:p>
    <w:p w14:paraId="1073BBB4" w14:textId="5890AB8F" w:rsidR="00D17F1B" w:rsidRPr="00D17F1B" w:rsidRDefault="00D17F1B" w:rsidP="003C1B73">
      <w:pPr>
        <w:pStyle w:val="Heading5"/>
        <w:rPr>
          <w:rFonts w:asciiTheme="minorHAnsi" w:hAnsiTheme="minorHAnsi" w:cstheme="minorHAnsi"/>
          <w:i/>
          <w:color w:val="auto"/>
        </w:rPr>
      </w:pPr>
      <w:bookmarkStart w:id="72" w:name="_Ref443063833"/>
      <w:bookmarkStart w:id="73" w:name="_Toc6909607"/>
      <w:bookmarkStart w:id="74" w:name="_Ref443325881"/>
      <w:bookmarkStart w:id="75" w:name="_Ref443325872"/>
      <w:bookmarkStart w:id="76" w:name="_Ref443325829"/>
      <w:r>
        <w:rPr>
          <w:rFonts w:asciiTheme="minorHAnsi" w:hAnsiTheme="minorHAnsi" w:cstheme="minorHAnsi"/>
          <w:i/>
          <w:color w:val="auto"/>
        </w:rPr>
        <w:t xml:space="preserve">2.1.1. </w:t>
      </w:r>
      <w:r w:rsidRPr="00D17F1B">
        <w:rPr>
          <w:rFonts w:asciiTheme="minorHAnsi" w:hAnsiTheme="minorHAnsi" w:cstheme="minorHAnsi"/>
          <w:i/>
          <w:color w:val="auto"/>
        </w:rPr>
        <w:t>Initialization</w:t>
      </w:r>
      <w:bookmarkEnd w:id="72"/>
      <w:r w:rsidRPr="00D17F1B">
        <w:rPr>
          <w:rFonts w:asciiTheme="minorHAnsi" w:hAnsiTheme="minorHAnsi" w:cstheme="minorHAnsi"/>
          <w:i/>
          <w:color w:val="auto"/>
        </w:rPr>
        <w:t xml:space="preserve"> Stage</w:t>
      </w:r>
      <w:bookmarkEnd w:id="73"/>
      <w:bookmarkEnd w:id="74"/>
      <w:bookmarkEnd w:id="75"/>
      <w:bookmarkEnd w:id="76"/>
    </w:p>
    <w:p w14:paraId="42F4981F" w14:textId="77777777" w:rsidR="00D17F1B" w:rsidRDefault="00D17F1B" w:rsidP="003C1B73">
      <w:pPr>
        <w:pStyle w:val="ReqID"/>
      </w:pPr>
      <w:r>
        <w:t>FD_FWK_CMN_001</w:t>
      </w:r>
    </w:p>
    <w:p w14:paraId="3C7CABCA" w14:textId="77777777" w:rsidR="00D17F1B" w:rsidRDefault="00D17F1B" w:rsidP="003C1B73">
      <w:pPr>
        <w:rPr>
          <w:lang w:val="x-none"/>
        </w:rPr>
      </w:pPr>
    </w:p>
    <w:p w14:paraId="15D725A6" w14:textId="185C5E5A" w:rsidR="00D17F1B" w:rsidRDefault="00681CA4" w:rsidP="003C1B73">
      <w:pPr>
        <w:jc w:val="center"/>
      </w:pPr>
      <w:r>
        <w:rPr>
          <w:noProof/>
        </w:rPr>
        <mc:AlternateContent>
          <mc:Choice Requires="wpc">
            <w:drawing>
              <wp:inline distT="0" distB="0" distL="0" distR="0" wp14:anchorId="62386E84" wp14:editId="373ADEAB">
                <wp:extent cx="5943600" cy="4710257"/>
                <wp:effectExtent l="0" t="0" r="19050" b="33655"/>
                <wp:docPr id="649" name="Canvas 6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124" name="円/楕円 60"/>
                        <wps:cNvSpPr>
                          <a:spLocks noChangeArrowheads="1"/>
                        </wps:cNvSpPr>
                        <wps:spPr bwMode="auto">
                          <a:xfrm>
                            <a:off x="2931624" y="86900"/>
                            <a:ext cx="172501" cy="172500"/>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125" name="直線矢印コネクタ 73"/>
                        <wps:cNvCnPr>
                          <a:cxnSpLocks noChangeShapeType="1"/>
                          <a:stCxn id="124" idx="4"/>
                          <a:endCxn id="127" idx="0"/>
                        </wps:cNvCnPr>
                        <wps:spPr bwMode="auto">
                          <a:xfrm flipH="1">
                            <a:off x="3017625" y="259400"/>
                            <a:ext cx="200" cy="2016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6" name="直線矢印コネクタ 74"/>
                        <wps:cNvCnPr>
                          <a:cxnSpLocks noChangeShapeType="1"/>
                          <a:stCxn id="127" idx="2"/>
                          <a:endCxn id="640" idx="0"/>
                        </wps:cNvCnPr>
                        <wps:spPr bwMode="auto">
                          <a:xfrm flipH="1">
                            <a:off x="3017325" y="1094100"/>
                            <a:ext cx="300" cy="1753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7" name="フローチャート: 定義済み処理 65"/>
                        <wps:cNvSpPr>
                          <a:spLocks noChangeArrowheads="1"/>
                        </wps:cNvSpPr>
                        <wps:spPr bwMode="auto">
                          <a:xfrm>
                            <a:off x="1336711" y="461000"/>
                            <a:ext cx="3361828" cy="6331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4657B463" w14:textId="7DFD5F89" w:rsidR="00CA5115" w:rsidRPr="006E6C56"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E6C56">
                                <w:rPr>
                                  <w:rFonts w:ascii="Verdana" w:eastAsia="MS Mincho" w:hAnsi="Verdana" w:cs="Times New Roman"/>
                                  <w:kern w:val="2"/>
                                  <w:sz w:val="20"/>
                                  <w:szCs w:val="21"/>
                                  <w:lang w:eastAsia="ja-JP"/>
                                </w:rPr>
                                <w:fldChar w:fldCharType="begin"/>
                              </w:r>
                              <w:r w:rsidRPr="006E6C56">
                                <w:rPr>
                                  <w:rFonts w:ascii="Verdana" w:eastAsia="MS Mincho" w:hAnsi="Verdana" w:cs="Times New Roman"/>
                                  <w:kern w:val="2"/>
                                  <w:sz w:val="20"/>
                                  <w:szCs w:val="21"/>
                                  <w:lang w:eastAsia="ja-JP"/>
                                </w:rPr>
                                <w:instrText xml:space="preserve"> REF _Ref443067348 \h  \* MERGEFORMAT </w:instrText>
                              </w:r>
                              <w:r w:rsidRPr="006E6C56">
                                <w:rPr>
                                  <w:rFonts w:ascii="Verdana" w:eastAsia="MS Mincho" w:hAnsi="Verdana" w:cs="Times New Roman"/>
                                  <w:kern w:val="2"/>
                                  <w:sz w:val="20"/>
                                  <w:szCs w:val="21"/>
                                  <w:lang w:eastAsia="ja-JP"/>
                                </w:rPr>
                              </w:r>
                              <w:r w:rsidRPr="006E6C56">
                                <w:rPr>
                                  <w:rFonts w:ascii="Verdana" w:eastAsia="MS Mincho" w:hAnsi="Verdana" w:cs="Times New Roman"/>
                                  <w:kern w:val="2"/>
                                  <w:sz w:val="20"/>
                                  <w:szCs w:val="21"/>
                                  <w:lang w:eastAsia="ja-JP"/>
                                </w:rPr>
                                <w:fldChar w:fldCharType="separate"/>
                              </w:r>
                              <w:r>
                                <w:rPr>
                                  <w:lang w:val="x-none"/>
                                </w:rPr>
                                <w:t>API Handle Allocation</w:t>
                              </w:r>
                              <w:r w:rsidRPr="006E6C56">
                                <w:rPr>
                                  <w:rFonts w:ascii="Verdana" w:eastAsia="MS Mincho" w:hAnsi="Verdana" w:cs="Times New Roman"/>
                                  <w:kern w:val="2"/>
                                  <w:sz w:val="20"/>
                                  <w:szCs w:val="21"/>
                                  <w:lang w:eastAsia="ja-JP"/>
                                </w:rPr>
                                <w:fldChar w:fldCharType="end"/>
                              </w:r>
                            </w:p>
                            <w:p w14:paraId="2DB0123B" w14:textId="77777777" w:rsidR="00CA5115" w:rsidRPr="006E6C56"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56B83A39"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api = NULL</w:t>
                              </w:r>
                            </w:p>
                            <w:p w14:paraId="749E7FE9"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XA_API_CMD_GET_API_SIZE</w:t>
                              </w:r>
                            </w:p>
                            <w:p w14:paraId="7F9DFA5D"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param = &lt;output value ptr&gt;</w:t>
                              </w:r>
                            </w:p>
                            <w:p w14:paraId="7F480405" w14:textId="1CC4D623" w:rsidR="00CA5115" w:rsidRPr="006E6C56" w:rsidRDefault="00CA5115" w:rsidP="00681CA4">
                              <w:pPr>
                                <w:rPr>
                                  <w:sz w:val="12"/>
                                  <w:szCs w:val="12"/>
                                </w:rPr>
                              </w:pPr>
                            </w:p>
                          </w:txbxContent>
                        </wps:txbx>
                        <wps:bodyPr rot="0" vert="horz" wrap="square" lIns="91440" tIns="45720" rIns="91440" bIns="45720" anchor="ctr" anchorCtr="0" upright="1">
                          <a:noAutofit/>
                        </wps:bodyPr>
                      </wps:wsp>
                      <wps:wsp>
                        <wps:cNvPr id="640" name="フローチャート: 定義済み処理 97"/>
                        <wps:cNvSpPr>
                          <a:spLocks noChangeArrowheads="1"/>
                        </wps:cNvSpPr>
                        <wps:spPr bwMode="auto">
                          <a:xfrm>
                            <a:off x="1336811" y="1269400"/>
                            <a:ext cx="3361028" cy="6281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7592BA9E" w14:textId="65E5F4C7" w:rsidR="00CA5115" w:rsidRPr="006E6C56" w:rsidRDefault="00CA5115" w:rsidP="00681CA4">
                              <w:pPr>
                                <w:widowControl w:val="0"/>
                                <w:autoSpaceDE w:val="0"/>
                                <w:autoSpaceDN w:val="0"/>
                                <w:adjustRightInd w:val="0"/>
                                <w:snapToGrid w:val="0"/>
                                <w:spacing w:after="0" w:line="240" w:lineRule="auto"/>
                                <w:jc w:val="center"/>
                                <w:rPr>
                                  <w:lang w:val="x-none"/>
                                </w:rPr>
                              </w:pPr>
                              <w:r w:rsidRPr="006E6C56">
                                <w:rPr>
                                  <w:lang w:val="x-none"/>
                                </w:rPr>
                                <w:fldChar w:fldCharType="begin"/>
                              </w:r>
                              <w:r w:rsidRPr="006E6C56">
                                <w:rPr>
                                  <w:lang w:val="x-none"/>
                                </w:rPr>
                                <w:instrText xml:space="preserve"> REF _Ref443067363 \h  \* MERGEFORMAT </w:instrText>
                              </w:r>
                              <w:r w:rsidRPr="006E6C56">
                                <w:rPr>
                                  <w:lang w:val="x-none"/>
                                </w:rPr>
                              </w:r>
                              <w:r w:rsidRPr="006E6C56">
                                <w:rPr>
                                  <w:lang w:val="x-none"/>
                                </w:rPr>
                                <w:fldChar w:fldCharType="separate"/>
                              </w:r>
                              <w:r>
                                <w:rPr>
                                  <w:lang w:val="x-none"/>
                                </w:rPr>
                                <w:t>Pre-Initialization</w:t>
                              </w:r>
                              <w:r w:rsidRPr="006E6C56">
                                <w:rPr>
                                  <w:lang w:val="x-none"/>
                                </w:rPr>
                                <w:fldChar w:fldCharType="end"/>
                              </w:r>
                            </w:p>
                            <w:p w14:paraId="190E271A" w14:textId="77777777" w:rsidR="00CA5115" w:rsidRPr="006E6C56"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8"/>
                                  <w:szCs w:val="12"/>
                                  <w:lang w:eastAsia="ja-JP"/>
                                </w:rPr>
                              </w:pPr>
                            </w:p>
                            <w:p w14:paraId="4EFED2E8"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XA_API_CMD_INIT</w:t>
                              </w:r>
                            </w:p>
                            <w:p w14:paraId="20EDEC8B"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XA_CMD_TYPE_INIT_API_PRE_CONFIG_PARAMS</w:t>
                              </w:r>
                            </w:p>
                            <w:p w14:paraId="6298574D"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NULL</w:t>
                              </w:r>
                            </w:p>
                            <w:p w14:paraId="7FDB4FEC" w14:textId="77777777" w:rsidR="00CA5115" w:rsidRDefault="00CA5115"/>
                          </w:txbxContent>
                        </wps:txbx>
                        <wps:bodyPr rot="0" vert="horz" wrap="square" lIns="91440" tIns="45720" rIns="91440" bIns="45720" anchor="ctr" anchorCtr="0" upright="1">
                          <a:noAutofit/>
                        </wps:bodyPr>
                      </wps:wsp>
                      <wps:wsp>
                        <wps:cNvPr id="641" name="フローチャート: 定義済み処理 99"/>
                        <wps:cNvSpPr>
                          <a:spLocks noChangeArrowheads="1"/>
                        </wps:cNvSpPr>
                        <wps:spPr bwMode="auto">
                          <a:xfrm>
                            <a:off x="1337111" y="2076900"/>
                            <a:ext cx="3361128" cy="6451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0E48EA25" w14:textId="7CCDDDE2"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_Ref443067377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Configuration</w:t>
                              </w:r>
                              <w:r w:rsidRPr="00681CA4">
                                <w:rPr>
                                  <w:rFonts w:ascii="Verdana" w:eastAsia="MS Mincho" w:hAnsi="Verdana" w:cs="Times New Roman"/>
                                  <w:kern w:val="2"/>
                                  <w:sz w:val="20"/>
                                  <w:szCs w:val="21"/>
                                  <w:lang w:eastAsia="ja-JP"/>
                                </w:rPr>
                                <w:fldChar w:fldCharType="end"/>
                              </w:r>
                            </w:p>
                            <w:p w14:paraId="1E4B56A6"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4B47E38A"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XA_API_CMD_SET_CONFIG_PARAM</w:t>
                              </w:r>
                            </w:p>
                            <w:p w14:paraId="1FF0F8AE"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&lt;param-id&gt;</w:t>
                              </w:r>
                            </w:p>
                            <w:p w14:paraId="18B38BDC" w14:textId="6E42CF0D" w:rsidR="00CA5115" w:rsidRDefault="00CA5115" w:rsidP="006E6C56">
                              <w:pPr>
                                <w:widowControl w:val="0"/>
                                <w:autoSpaceDE w:val="0"/>
                                <w:autoSpaceDN w:val="0"/>
                                <w:adjustRightInd w:val="0"/>
                                <w:snapToGrid w:val="0"/>
                                <w:spacing w:after="0" w:line="240" w:lineRule="auto"/>
                                <w:jc w:val="both"/>
                                <w:rPr>
                                  <w:sz w:val="12"/>
                                  <w:szCs w:val="12"/>
                                </w:rPr>
                              </w:pPr>
                              <w:r w:rsidRPr="00681CA4">
                                <w:rPr>
                                  <w:rFonts w:ascii="Verdana" w:eastAsia="MS Mincho" w:hAnsi="Verdana" w:cs="Times New Roman"/>
                                  <w:kern w:val="2"/>
                                  <w:sz w:val="12"/>
                                  <w:szCs w:val="12"/>
                                  <w:lang w:eastAsia="ja-JP"/>
                                </w:rPr>
                                <w:t>param = &lt;param-value-ptr&gt;</w:t>
                              </w:r>
                            </w:p>
                            <w:p w14:paraId="3B093470" w14:textId="77777777" w:rsidR="00CA5115" w:rsidRDefault="00CA5115" w:rsidP="00681CA4">
                              <w:pPr>
                                <w:rPr>
                                  <w:sz w:val="12"/>
                                  <w:szCs w:val="12"/>
                                </w:rPr>
                              </w:pPr>
                              <w:r>
                                <w:rPr>
                                  <w:sz w:val="12"/>
                                  <w:szCs w:val="12"/>
                                </w:rPr>
                                <w:t>cmd = XA_API_CMD_SET_CONFIG_PARAM</w:t>
                              </w:r>
                            </w:p>
                            <w:p w14:paraId="6B2D8B65" w14:textId="77777777" w:rsidR="00CA5115" w:rsidRDefault="00CA5115" w:rsidP="00681CA4">
                              <w:pPr>
                                <w:rPr>
                                  <w:sz w:val="12"/>
                                  <w:szCs w:val="12"/>
                                </w:rPr>
                              </w:pPr>
                              <w:r>
                                <w:rPr>
                                  <w:sz w:val="12"/>
                                  <w:szCs w:val="12"/>
                                </w:rPr>
                                <w:t>idx = &lt;param-id&gt;</w:t>
                              </w:r>
                            </w:p>
                            <w:p w14:paraId="4D49924F" w14:textId="77777777" w:rsidR="00CA5115" w:rsidRDefault="00CA5115" w:rsidP="00681CA4">
                              <w:pPr>
                                <w:rPr>
                                  <w:sz w:val="12"/>
                                  <w:szCs w:val="12"/>
                                </w:rPr>
                              </w:pPr>
                              <w:r>
                                <w:rPr>
                                  <w:sz w:val="12"/>
                                  <w:szCs w:val="12"/>
                                </w:rPr>
                                <w:t>param = &lt;param-value-ptr&gt;</w:t>
                              </w:r>
                            </w:p>
                          </w:txbxContent>
                        </wps:txbx>
                        <wps:bodyPr rot="0" vert="horz" wrap="square" lIns="91440" tIns="45720" rIns="91440" bIns="45720" anchor="ctr" anchorCtr="0" upright="1">
                          <a:noAutofit/>
                        </wps:bodyPr>
                      </wps:wsp>
                      <wps:wsp>
                        <wps:cNvPr id="642" name="直線矢印コネクタ 100"/>
                        <wps:cNvCnPr>
                          <a:cxnSpLocks noChangeShapeType="1"/>
                          <a:stCxn id="640" idx="2"/>
                          <a:endCxn id="641" idx="0"/>
                        </wps:cNvCnPr>
                        <wps:spPr bwMode="auto">
                          <a:xfrm>
                            <a:off x="3017325" y="1897500"/>
                            <a:ext cx="300" cy="1794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3" name="フローチャート: 定義済み処理 101"/>
                        <wps:cNvSpPr>
                          <a:spLocks noChangeArrowheads="1"/>
                        </wps:cNvSpPr>
                        <wps:spPr bwMode="auto">
                          <a:xfrm>
                            <a:off x="1336911" y="2884400"/>
                            <a:ext cx="3361028" cy="6304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5EB87A9C" w14:textId="78D11AEE"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_Ref443067390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Post-Initialization</w:t>
                              </w:r>
                              <w:r w:rsidRPr="00681CA4">
                                <w:rPr>
                                  <w:rFonts w:ascii="Verdana" w:eastAsia="MS Mincho" w:hAnsi="Verdana" w:cs="Times New Roman"/>
                                  <w:kern w:val="2"/>
                                  <w:sz w:val="20"/>
                                  <w:szCs w:val="21"/>
                                  <w:lang w:eastAsia="ja-JP"/>
                                </w:rPr>
                                <w:fldChar w:fldCharType="end"/>
                              </w:r>
                            </w:p>
                            <w:p w14:paraId="66449AE5"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70F7366E"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XA_API_CMD_INIT</w:t>
                              </w:r>
                            </w:p>
                            <w:p w14:paraId="56F001BC"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XA_CMD_TYPE_INIT_API_POST_CONFIG_PARAMS</w:t>
                              </w:r>
                            </w:p>
                            <w:p w14:paraId="507F792A"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AD2914A" w14:textId="77777777" w:rsidR="00CA5115" w:rsidRDefault="00CA5115" w:rsidP="00681CA4">
                              <w:pPr>
                                <w:jc w:val="center"/>
                                <w:rPr>
                                  <w:sz w:val="12"/>
                                  <w:szCs w:val="12"/>
                                </w:rPr>
                              </w:pPr>
                            </w:p>
                            <w:p w14:paraId="4B1C8CCA" w14:textId="77777777" w:rsidR="00CA5115" w:rsidRDefault="00CA5115" w:rsidP="00681CA4">
                              <w:pPr>
                                <w:rPr>
                                  <w:sz w:val="12"/>
                                  <w:szCs w:val="12"/>
                                </w:rPr>
                              </w:pPr>
                              <w:r>
                                <w:rPr>
                                  <w:sz w:val="12"/>
                                  <w:szCs w:val="12"/>
                                </w:rPr>
                                <w:t>cmd = XA_API_CMD_INIT</w:t>
                              </w:r>
                            </w:p>
                            <w:p w14:paraId="2151F11C" w14:textId="77777777" w:rsidR="00CA5115" w:rsidRDefault="00CA5115" w:rsidP="00681CA4">
                              <w:pPr>
                                <w:rPr>
                                  <w:sz w:val="12"/>
                                  <w:szCs w:val="12"/>
                                </w:rPr>
                              </w:pPr>
                              <w:r>
                                <w:rPr>
                                  <w:sz w:val="12"/>
                                  <w:szCs w:val="12"/>
                                </w:rPr>
                                <w:t>idx = XA_CMD_TYPE_INIT_API_POST_CONFIG_PARAMS</w:t>
                              </w:r>
                            </w:p>
                            <w:p w14:paraId="5F9B7CD6" w14:textId="77777777" w:rsidR="00CA5115" w:rsidRDefault="00CA5115" w:rsidP="00681CA4">
                              <w:pPr>
                                <w:rPr>
                                  <w:sz w:val="12"/>
                                  <w:szCs w:val="12"/>
                                </w:rPr>
                              </w:pPr>
                              <w:r>
                                <w:rPr>
                                  <w:sz w:val="12"/>
                                  <w:szCs w:val="12"/>
                                </w:rPr>
                                <w:t>param = NULL</w:t>
                              </w:r>
                            </w:p>
                          </w:txbxContent>
                        </wps:txbx>
                        <wps:bodyPr rot="0" vert="horz" wrap="square" lIns="91440" tIns="45720" rIns="91440" bIns="45720" anchor="ctr" anchorCtr="0" upright="1">
                          <a:noAutofit/>
                        </wps:bodyPr>
                      </wps:wsp>
                      <wps:wsp>
                        <wps:cNvPr id="644" name="直線矢印コネクタ 102"/>
                        <wps:cNvCnPr>
                          <a:cxnSpLocks noChangeShapeType="1"/>
                          <a:stCxn id="641" idx="2"/>
                          <a:endCxn id="643" idx="0"/>
                        </wps:cNvCnPr>
                        <wps:spPr bwMode="auto">
                          <a:xfrm flipH="1">
                            <a:off x="3017425" y="2722000"/>
                            <a:ext cx="200" cy="1624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5" name="フローチャート: 定義済み処理 103"/>
                        <wps:cNvSpPr>
                          <a:spLocks noChangeArrowheads="1"/>
                        </wps:cNvSpPr>
                        <wps:spPr bwMode="auto">
                          <a:xfrm>
                            <a:off x="1336911" y="3692500"/>
                            <a:ext cx="3361028" cy="6416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559F3A4E" w14:textId="77777777" w:rsidR="00CA5115" w:rsidRPr="00CA5115" w:rsidRDefault="00CA5115" w:rsidP="00CA5115">
                              <w:pPr>
                                <w:jc w:val="center"/>
                                <w:rPr>
                                  <w:sz w:val="18"/>
                                  <w:lang w:val="x-none"/>
                                </w:rPr>
                              </w:pPr>
                              <w:r w:rsidRPr="006E6C56">
                                <w:rPr>
                                  <w:rFonts w:ascii="Verdana" w:eastAsia="MS Mincho" w:hAnsi="Verdana" w:cs="Times New Roman"/>
                                  <w:kern w:val="2"/>
                                  <w:sz w:val="16"/>
                                  <w:szCs w:val="21"/>
                                  <w:lang w:eastAsia="ja-JP"/>
                                </w:rPr>
                                <w:fldChar w:fldCharType="begin"/>
                              </w:r>
                              <w:r w:rsidRPr="006E6C56">
                                <w:rPr>
                                  <w:rFonts w:ascii="Verdana" w:eastAsia="MS Mincho" w:hAnsi="Verdana" w:cs="Times New Roman"/>
                                  <w:kern w:val="2"/>
                                  <w:sz w:val="16"/>
                                  <w:szCs w:val="21"/>
                                  <w:lang w:eastAsia="ja-JP"/>
                                </w:rPr>
                                <w:instrText xml:space="preserve"> REF _Ref443067404 \h  \* MERGEFORMAT </w:instrText>
                              </w:r>
                              <w:r w:rsidRPr="006E6C56">
                                <w:rPr>
                                  <w:rFonts w:ascii="Verdana" w:eastAsia="MS Mincho" w:hAnsi="Verdana" w:cs="Times New Roman"/>
                                  <w:kern w:val="2"/>
                                  <w:sz w:val="16"/>
                                  <w:szCs w:val="21"/>
                                  <w:lang w:eastAsia="ja-JP"/>
                                </w:rPr>
                              </w:r>
                              <w:r w:rsidRPr="006E6C56">
                                <w:rPr>
                                  <w:rFonts w:ascii="Verdana" w:eastAsia="MS Mincho" w:hAnsi="Verdana" w:cs="Times New Roman"/>
                                  <w:kern w:val="2"/>
                                  <w:sz w:val="16"/>
                                  <w:szCs w:val="21"/>
                                  <w:lang w:eastAsia="ja-JP"/>
                                </w:rPr>
                                <w:fldChar w:fldCharType="separate"/>
                              </w:r>
                              <w:r w:rsidRPr="00CA5115">
                                <w:rPr>
                                  <w:sz w:val="18"/>
                                  <w:lang w:val="x-none"/>
                                </w:rPr>
                                <w:br w:type="page"/>
                              </w:r>
                            </w:p>
                            <w:p w14:paraId="26D873B0" w14:textId="24CEE1D7" w:rsidR="00CA5115" w:rsidRPr="006E6C56" w:rsidRDefault="00CA5115" w:rsidP="006E6C56">
                              <w:pPr>
                                <w:jc w:val="center"/>
                                <w:rPr>
                                  <w:rFonts w:ascii="Verdana" w:eastAsia="MS Mincho" w:hAnsi="Verdana" w:cs="Times New Roman"/>
                                  <w:kern w:val="2"/>
                                  <w:sz w:val="8"/>
                                  <w:szCs w:val="12"/>
                                  <w:lang w:eastAsia="ja-JP"/>
                                </w:rPr>
                              </w:pPr>
                              <w:r w:rsidRPr="00CA5115">
                                <w:rPr>
                                  <w:sz w:val="18"/>
                                  <w:lang w:val="x-none"/>
                                </w:rPr>
                                <w:t>Memory</w:t>
                              </w:r>
                              <w:r w:rsidRPr="00D17F1B">
                                <w:rPr>
                                  <w:lang w:val="x-none"/>
                                </w:rPr>
                                <w:t xml:space="preserve"> Allocation</w:t>
                              </w:r>
                              <w:r w:rsidRPr="006E6C56">
                                <w:rPr>
                                  <w:rFonts w:ascii="Verdana" w:eastAsia="MS Mincho" w:hAnsi="Verdana" w:cs="Times New Roman"/>
                                  <w:kern w:val="2"/>
                                  <w:sz w:val="16"/>
                                  <w:szCs w:val="21"/>
                                  <w:lang w:eastAsia="ja-JP"/>
                                </w:rPr>
                                <w:fldChar w:fldCharType="end"/>
                              </w:r>
                            </w:p>
                            <w:p w14:paraId="58DAF3BD" w14:textId="77777777" w:rsidR="00CA5115" w:rsidRPr="006E6C56" w:rsidRDefault="00CA5115"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XA_API_CMD_SET_MEM_PTR</w:t>
                              </w:r>
                            </w:p>
                            <w:p w14:paraId="62C57A77" w14:textId="77777777" w:rsidR="00CA5115" w:rsidRPr="006E6C56" w:rsidRDefault="00CA5115"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&lt;index-of-memory-buffer&gt;</w:t>
                              </w:r>
                            </w:p>
                            <w:p w14:paraId="4CF81B25" w14:textId="77777777" w:rsidR="00CA5115" w:rsidRPr="006E6C56" w:rsidRDefault="00CA5115" w:rsidP="006E6C56">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&lt;memory-buffer-ptr&gt;</w:t>
                              </w:r>
                            </w:p>
                            <w:p w14:paraId="777F9A89" w14:textId="77777777" w:rsidR="00CA5115" w:rsidRDefault="00CA5115" w:rsidP="006E6C56">
                              <w:pPr>
                                <w:spacing w:after="0"/>
                                <w:rPr>
                                  <w:sz w:val="8"/>
                                  <w:szCs w:val="12"/>
                                </w:rPr>
                              </w:pPr>
                            </w:p>
                            <w:p w14:paraId="5FAAC76D" w14:textId="77777777" w:rsidR="00CA5115" w:rsidRDefault="00CA5115" w:rsidP="006E6C56">
                              <w:pPr>
                                <w:spacing w:after="0"/>
                                <w:rPr>
                                  <w:sz w:val="8"/>
                                  <w:szCs w:val="12"/>
                                </w:rPr>
                              </w:pPr>
                            </w:p>
                            <w:p w14:paraId="2D24C47F" w14:textId="7558831C" w:rsidR="00CA5115" w:rsidRPr="006E6C56" w:rsidRDefault="00CA5115" w:rsidP="006E6C56">
                              <w:pPr>
                                <w:spacing w:after="0"/>
                                <w:rPr>
                                  <w:sz w:val="8"/>
                                  <w:szCs w:val="12"/>
                                </w:rPr>
                              </w:pPr>
                              <w:r w:rsidRPr="006E6C56">
                                <w:rPr>
                                  <w:sz w:val="8"/>
                                  <w:szCs w:val="12"/>
                                </w:rPr>
                                <w:t>cmd = XA_API_CMD_SET_MEM_PTR</w:t>
                              </w:r>
                            </w:p>
                            <w:p w14:paraId="7692FC46" w14:textId="77777777" w:rsidR="00CA5115" w:rsidRPr="006E6C56" w:rsidRDefault="00CA5115" w:rsidP="006E6C56">
                              <w:pPr>
                                <w:spacing w:after="0"/>
                                <w:rPr>
                                  <w:sz w:val="8"/>
                                  <w:szCs w:val="12"/>
                                </w:rPr>
                              </w:pPr>
                              <w:r w:rsidRPr="006E6C56">
                                <w:rPr>
                                  <w:sz w:val="8"/>
                                  <w:szCs w:val="12"/>
                                </w:rPr>
                                <w:t>idx = &lt;index-of-memory-buffer&gt;</w:t>
                              </w:r>
                            </w:p>
                            <w:p w14:paraId="7FE4F5D9" w14:textId="77777777" w:rsidR="00CA5115" w:rsidRPr="006E6C56" w:rsidRDefault="00CA5115" w:rsidP="006E6C56">
                              <w:pPr>
                                <w:spacing w:after="0"/>
                                <w:rPr>
                                  <w:sz w:val="8"/>
                                  <w:szCs w:val="12"/>
                                </w:rPr>
                              </w:pPr>
                              <w:r w:rsidRPr="006E6C56">
                                <w:rPr>
                                  <w:sz w:val="8"/>
                                  <w:szCs w:val="12"/>
                                </w:rPr>
                                <w:t>param = &lt;memory-buffer-ptr&gt;</w:t>
                              </w:r>
                            </w:p>
                          </w:txbxContent>
                        </wps:txbx>
                        <wps:bodyPr rot="0" vert="horz" wrap="square" lIns="91440" tIns="45720" rIns="91440" bIns="45720" anchor="ctr" anchorCtr="0" upright="1">
                          <a:noAutofit/>
                        </wps:bodyPr>
                      </wps:wsp>
                      <wps:wsp>
                        <wps:cNvPr id="646" name="直線矢印コネクタ 104"/>
                        <wps:cNvCnPr>
                          <a:cxnSpLocks noChangeShapeType="1"/>
                          <a:stCxn id="643" idx="2"/>
                          <a:endCxn id="645" idx="0"/>
                        </wps:cNvCnPr>
                        <wps:spPr bwMode="auto">
                          <a:xfrm>
                            <a:off x="3017425" y="3514800"/>
                            <a:ext cx="0" cy="1777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7" name="フローチャート: 他ページ結合子 87"/>
                        <wps:cNvSpPr>
                          <a:spLocks noChangeArrowheads="1"/>
                        </wps:cNvSpPr>
                        <wps:spPr bwMode="auto">
                          <a:xfrm>
                            <a:off x="2910124" y="4500400"/>
                            <a:ext cx="214702" cy="206700"/>
                          </a:xfrm>
                          <a:prstGeom prst="flowChartOffpageConnector">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648" name="直線矢印コネクタ 106"/>
                        <wps:cNvCnPr>
                          <a:cxnSpLocks noChangeShapeType="1"/>
                          <a:stCxn id="645" idx="2"/>
                          <a:endCxn id="647" idx="0"/>
                        </wps:cNvCnPr>
                        <wps:spPr bwMode="auto">
                          <a:xfrm>
                            <a:off x="3017425" y="4334100"/>
                            <a:ext cx="100" cy="1663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2386E84" id="Canvas 649" o:spid="_x0000_s1166" editas="canvas" style="width:468pt;height:370.9pt;mso-position-horizontal-relative:char;mso-position-vertical-relative:line" coordsize="59436,47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">
                <v:shape id="_x0000_s1167" type="#_x0000_t75" style="position:absolute;width:59436;height:47097;visibility:visible;mso-wrap-style:square" stroked="t" strokecolor="black [3213]">
                  <v:fill o:detectmouseclick="t"/>
                  <v:path o:connecttype="none"/>
                </v:shape>
                <v:oval id="円/楕円 60" o:spid="_x0000_s1168" style="position:absolute;left:29316;top:869;width:1725;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" fillcolor="white [3201]" strokecolor="black [3200]" strokeweight="1pt">
                  <v:stroke joinstyle="miter"/>
                </v:oval>
                <v:shape id="直線矢印コネクタ 73" o:spid="_x0000_s1169" type="#_x0000_t32" style="position:absolute;left:30176;top:2594;width:2;height:20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" strokecolor="black [3213]" strokeweight=".5pt">
                  <v:stroke endarrow="block" joinstyle="miter"/>
                </v:shape>
                <v:shape id="直線矢印コネクタ 74" o:spid="_x0000_s1170" type="#_x0000_t32" style="position:absolute;left:30173;top:10941;width:3;height:1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フローチャート: 定義済み処理 65" o:spid="_x0000_s1171" type="#_x0000_t112" style="position:absolute;left:13367;top:4610;width:33618;height:6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" fillcolor="white [3201]" strokecolor="black [3213]" strokeweight="1pt">
                  <v:textbox>
                    <w:txbxContent>
                      <w:p w14:paraId="4657B463" w14:textId="7DFD5F89" w:rsidR="00CA5115" w:rsidRPr="006E6C56"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E6C56">
                          <w:rPr>
                            <w:rFonts w:ascii="Verdana" w:eastAsia="MS Mincho" w:hAnsi="Verdana" w:cs="Times New Roman"/>
                            <w:kern w:val="2"/>
                            <w:sz w:val="20"/>
                            <w:szCs w:val="21"/>
                            <w:lang w:eastAsia="ja-JP"/>
                          </w:rPr>
                          <w:fldChar w:fldCharType="begin"/>
                        </w:r>
                        <w:r w:rsidRPr="006E6C56">
                          <w:rPr>
                            <w:rFonts w:ascii="Verdana" w:eastAsia="MS Mincho" w:hAnsi="Verdana" w:cs="Times New Roman"/>
                            <w:kern w:val="2"/>
                            <w:sz w:val="20"/>
                            <w:szCs w:val="21"/>
                            <w:lang w:eastAsia="ja-JP"/>
                          </w:rPr>
                          <w:instrText xml:space="preserve"> REF _Ref443067348 \h  \* MERGEFORMAT </w:instrText>
                        </w:r>
                        <w:r w:rsidRPr="006E6C56">
                          <w:rPr>
                            <w:rFonts w:ascii="Verdana" w:eastAsia="MS Mincho" w:hAnsi="Verdana" w:cs="Times New Roman"/>
                            <w:kern w:val="2"/>
                            <w:sz w:val="20"/>
                            <w:szCs w:val="21"/>
                            <w:lang w:eastAsia="ja-JP"/>
                          </w:rPr>
                        </w:r>
                        <w:r w:rsidRPr="006E6C56">
                          <w:rPr>
                            <w:rFonts w:ascii="Verdana" w:eastAsia="MS Mincho" w:hAnsi="Verdana" w:cs="Times New Roman"/>
                            <w:kern w:val="2"/>
                            <w:sz w:val="20"/>
                            <w:szCs w:val="21"/>
                            <w:lang w:eastAsia="ja-JP"/>
                          </w:rPr>
                          <w:fldChar w:fldCharType="separate"/>
                        </w:r>
                        <w:r>
                          <w:rPr>
                            <w:lang w:val="x-none"/>
                          </w:rPr>
                          <w:t>API Handle Allocation</w:t>
                        </w:r>
                        <w:r w:rsidRPr="006E6C56">
                          <w:rPr>
                            <w:rFonts w:ascii="Verdana" w:eastAsia="MS Mincho" w:hAnsi="Verdana" w:cs="Times New Roman"/>
                            <w:kern w:val="2"/>
                            <w:sz w:val="20"/>
                            <w:szCs w:val="21"/>
                            <w:lang w:eastAsia="ja-JP"/>
                          </w:rPr>
                          <w:fldChar w:fldCharType="end"/>
                        </w:r>
                      </w:p>
                      <w:p w14:paraId="2DB0123B" w14:textId="77777777" w:rsidR="00CA5115" w:rsidRPr="006E6C56"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56B83A39"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api = NULL</w:t>
                        </w:r>
                      </w:p>
                      <w:p w14:paraId="749E7FE9"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XA_API_CMD_GET_API_SIZE</w:t>
                        </w:r>
                      </w:p>
                      <w:p w14:paraId="7F9DFA5D"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param = &lt;output value ptr&gt;</w:t>
                        </w:r>
                      </w:p>
                      <w:p w14:paraId="7F480405" w14:textId="1CC4D623" w:rsidR="00CA5115" w:rsidRPr="006E6C56" w:rsidRDefault="00CA5115" w:rsidP="00681CA4">
                        <w:pPr>
                          <w:rPr>
                            <w:sz w:val="12"/>
                            <w:szCs w:val="12"/>
                          </w:rPr>
                        </w:pPr>
                      </w:p>
                    </w:txbxContent>
                  </v:textbox>
                </v:shape>
                <v:shape id="フローチャート: 定義済み処理 97" o:spid="_x0000_s1172" type="#_x0000_t112" style="position:absolute;left:13368;top:12694;width:33610;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" fillcolor="white [3201]" strokecolor="black [3213]" strokeweight="1pt">
                  <v:textbox>
                    <w:txbxContent>
                      <w:p w14:paraId="7592BA9E" w14:textId="65E5F4C7" w:rsidR="00CA5115" w:rsidRPr="006E6C56" w:rsidRDefault="00CA5115" w:rsidP="00681CA4">
                        <w:pPr>
                          <w:widowControl w:val="0"/>
                          <w:autoSpaceDE w:val="0"/>
                          <w:autoSpaceDN w:val="0"/>
                          <w:adjustRightInd w:val="0"/>
                          <w:snapToGrid w:val="0"/>
                          <w:spacing w:after="0" w:line="240" w:lineRule="auto"/>
                          <w:jc w:val="center"/>
                          <w:rPr>
                            <w:lang w:val="x-none"/>
                          </w:rPr>
                        </w:pPr>
                        <w:r w:rsidRPr="006E6C56">
                          <w:rPr>
                            <w:lang w:val="x-none"/>
                          </w:rPr>
                          <w:fldChar w:fldCharType="begin"/>
                        </w:r>
                        <w:r w:rsidRPr="006E6C56">
                          <w:rPr>
                            <w:lang w:val="x-none"/>
                          </w:rPr>
                          <w:instrText xml:space="preserve"> REF _Ref443067363 \h  \* MERGEFORMAT </w:instrText>
                        </w:r>
                        <w:r w:rsidRPr="006E6C56">
                          <w:rPr>
                            <w:lang w:val="x-none"/>
                          </w:rPr>
                        </w:r>
                        <w:r w:rsidRPr="006E6C56">
                          <w:rPr>
                            <w:lang w:val="x-none"/>
                          </w:rPr>
                          <w:fldChar w:fldCharType="separate"/>
                        </w:r>
                        <w:r>
                          <w:rPr>
                            <w:lang w:val="x-none"/>
                          </w:rPr>
                          <w:t>Pre-Initialization</w:t>
                        </w:r>
                        <w:r w:rsidRPr="006E6C56">
                          <w:rPr>
                            <w:lang w:val="x-none"/>
                          </w:rPr>
                          <w:fldChar w:fldCharType="end"/>
                        </w:r>
                      </w:p>
                      <w:p w14:paraId="190E271A" w14:textId="77777777" w:rsidR="00CA5115" w:rsidRPr="006E6C56"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8"/>
                            <w:szCs w:val="12"/>
                            <w:lang w:eastAsia="ja-JP"/>
                          </w:rPr>
                        </w:pPr>
                      </w:p>
                      <w:p w14:paraId="4EFED2E8"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XA_API_CMD_INIT</w:t>
                        </w:r>
                      </w:p>
                      <w:p w14:paraId="20EDEC8B"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XA_CMD_TYPE_INIT_API_PRE_CONFIG_PARAMS</w:t>
                        </w:r>
                      </w:p>
                      <w:p w14:paraId="6298574D" w14:textId="77777777" w:rsidR="00CA5115" w:rsidRPr="006E6C56"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NULL</w:t>
                        </w:r>
                      </w:p>
                      <w:p w14:paraId="7FDB4FEC" w14:textId="77777777" w:rsidR="00CA5115" w:rsidRDefault="00CA5115"/>
                    </w:txbxContent>
                  </v:textbox>
                </v:shape>
                <v:shape id="フローチャート: 定義済み処理 99" o:spid="_x0000_s1173" type="#_x0000_t112" style="position:absolute;left:13371;top:20769;width:33611;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" fillcolor="white [3201]" strokecolor="black [3213]" strokeweight="1pt">
                  <v:textbox>
                    <w:txbxContent>
                      <w:p w14:paraId="0E48EA25" w14:textId="7CCDDDE2"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_Ref443067377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Configuration</w:t>
                        </w:r>
                        <w:r w:rsidRPr="00681CA4">
                          <w:rPr>
                            <w:rFonts w:ascii="Verdana" w:eastAsia="MS Mincho" w:hAnsi="Verdana" w:cs="Times New Roman"/>
                            <w:kern w:val="2"/>
                            <w:sz w:val="20"/>
                            <w:szCs w:val="21"/>
                            <w:lang w:eastAsia="ja-JP"/>
                          </w:rPr>
                          <w:fldChar w:fldCharType="end"/>
                        </w:r>
                      </w:p>
                      <w:p w14:paraId="1E4B56A6"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4B47E38A"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XA_API_CMD_SET_CONFIG_PARAM</w:t>
                        </w:r>
                      </w:p>
                      <w:p w14:paraId="1FF0F8AE"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&lt;param-id&gt;</w:t>
                        </w:r>
                      </w:p>
                      <w:p w14:paraId="18B38BDC" w14:textId="6E42CF0D" w:rsidR="00CA5115" w:rsidRDefault="00CA5115" w:rsidP="006E6C56">
                        <w:pPr>
                          <w:widowControl w:val="0"/>
                          <w:autoSpaceDE w:val="0"/>
                          <w:autoSpaceDN w:val="0"/>
                          <w:adjustRightInd w:val="0"/>
                          <w:snapToGrid w:val="0"/>
                          <w:spacing w:after="0" w:line="240" w:lineRule="auto"/>
                          <w:jc w:val="both"/>
                          <w:rPr>
                            <w:sz w:val="12"/>
                            <w:szCs w:val="12"/>
                          </w:rPr>
                        </w:pPr>
                        <w:r w:rsidRPr="00681CA4">
                          <w:rPr>
                            <w:rFonts w:ascii="Verdana" w:eastAsia="MS Mincho" w:hAnsi="Verdana" w:cs="Times New Roman"/>
                            <w:kern w:val="2"/>
                            <w:sz w:val="12"/>
                            <w:szCs w:val="12"/>
                            <w:lang w:eastAsia="ja-JP"/>
                          </w:rPr>
                          <w:t>param = &lt;param-value-ptr&gt;</w:t>
                        </w:r>
                      </w:p>
                      <w:p w14:paraId="3B093470" w14:textId="77777777" w:rsidR="00CA5115" w:rsidRDefault="00CA5115" w:rsidP="00681CA4">
                        <w:pPr>
                          <w:rPr>
                            <w:sz w:val="12"/>
                            <w:szCs w:val="12"/>
                          </w:rPr>
                        </w:pPr>
                        <w:r>
                          <w:rPr>
                            <w:sz w:val="12"/>
                            <w:szCs w:val="12"/>
                          </w:rPr>
                          <w:t>cmd = XA_API_CMD_SET_CONFIG_PARAM</w:t>
                        </w:r>
                      </w:p>
                      <w:p w14:paraId="6B2D8B65" w14:textId="77777777" w:rsidR="00CA5115" w:rsidRDefault="00CA5115" w:rsidP="00681CA4">
                        <w:pPr>
                          <w:rPr>
                            <w:sz w:val="12"/>
                            <w:szCs w:val="12"/>
                          </w:rPr>
                        </w:pPr>
                        <w:r>
                          <w:rPr>
                            <w:sz w:val="12"/>
                            <w:szCs w:val="12"/>
                          </w:rPr>
                          <w:t>idx = &lt;param-id&gt;</w:t>
                        </w:r>
                      </w:p>
                      <w:p w14:paraId="4D49924F" w14:textId="77777777" w:rsidR="00CA5115" w:rsidRDefault="00CA5115" w:rsidP="00681CA4">
                        <w:pPr>
                          <w:rPr>
                            <w:sz w:val="12"/>
                            <w:szCs w:val="12"/>
                          </w:rPr>
                        </w:pPr>
                        <w:r>
                          <w:rPr>
                            <w:sz w:val="12"/>
                            <w:szCs w:val="12"/>
                          </w:rPr>
                          <w:t>param = &lt;param-value-ptr&gt;</w:t>
                        </w:r>
                      </w:p>
                    </w:txbxContent>
                  </v:textbox>
                </v:shape>
                <v:shape id="直線矢印コネクタ 100" o:spid="_x0000_s1174" type="#_x0000_t32" style="position:absolute;left:30173;top:18975;width:3;height:1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C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6GcHfmXgE5PIXAAD//wMAUEsBAi0AFAAGAAgAAAAhANvh9svuAAAAhQEAABMAAAAAAAAA&#10;AAAAAAAAAAAAAFtDb250ZW50X1R5cGVzXS54bWxQSwECLQAUAAYACAAAACEAWvQsW78AAAAVAQAA&#10;CwAAAAAAAAAAAAAAAAAfAQAAX3JlbHMvLnJlbHNQSwECLQAUAAYACAAAACEAa2Q/wsYAAADcAAAA&#10;DwAAAAAAAAAAAAAAAAAHAgAAZHJzL2Rvd25yZXYueG1sUEsFBgAAAAADAAMAtwAAAPoCAAAAAA==&#10;" strokecolor="black [3213]" strokeweight=".5pt">
                  <v:stroke endarrow="block" joinstyle="miter"/>
                </v:shape>
                <v:shape id="フローチャート: 定義済み処理 101" o:spid="_x0000_s1175" type="#_x0000_t112" style="position:absolute;left:13369;top:28844;width:33610;height:6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" fillcolor="white [3201]" strokecolor="black [3213]" strokeweight="1pt">
                  <v:textbox>
                    <w:txbxContent>
                      <w:p w14:paraId="5EB87A9C" w14:textId="78D11AEE"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_Ref443067390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Post-Initialization</w:t>
                        </w:r>
                        <w:r w:rsidRPr="00681CA4">
                          <w:rPr>
                            <w:rFonts w:ascii="Verdana" w:eastAsia="MS Mincho" w:hAnsi="Verdana" w:cs="Times New Roman"/>
                            <w:kern w:val="2"/>
                            <w:sz w:val="20"/>
                            <w:szCs w:val="21"/>
                            <w:lang w:eastAsia="ja-JP"/>
                          </w:rPr>
                          <w:fldChar w:fldCharType="end"/>
                        </w:r>
                      </w:p>
                      <w:p w14:paraId="66449AE5"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70F7366E"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XA_API_CMD_INIT</w:t>
                        </w:r>
                      </w:p>
                      <w:p w14:paraId="56F001BC"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XA_CMD_TYPE_INIT_API_POST_CONFIG_PARAMS</w:t>
                        </w:r>
                      </w:p>
                      <w:p w14:paraId="507F792A"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AD2914A" w14:textId="77777777" w:rsidR="00CA5115" w:rsidRDefault="00CA5115" w:rsidP="00681CA4">
                        <w:pPr>
                          <w:jc w:val="center"/>
                          <w:rPr>
                            <w:sz w:val="12"/>
                            <w:szCs w:val="12"/>
                          </w:rPr>
                        </w:pPr>
                      </w:p>
                      <w:p w14:paraId="4B1C8CCA" w14:textId="77777777" w:rsidR="00CA5115" w:rsidRDefault="00CA5115" w:rsidP="00681CA4">
                        <w:pPr>
                          <w:rPr>
                            <w:sz w:val="12"/>
                            <w:szCs w:val="12"/>
                          </w:rPr>
                        </w:pPr>
                        <w:r>
                          <w:rPr>
                            <w:sz w:val="12"/>
                            <w:szCs w:val="12"/>
                          </w:rPr>
                          <w:t>cmd = XA_API_CMD_INIT</w:t>
                        </w:r>
                      </w:p>
                      <w:p w14:paraId="2151F11C" w14:textId="77777777" w:rsidR="00CA5115" w:rsidRDefault="00CA5115" w:rsidP="00681CA4">
                        <w:pPr>
                          <w:rPr>
                            <w:sz w:val="12"/>
                            <w:szCs w:val="12"/>
                          </w:rPr>
                        </w:pPr>
                        <w:r>
                          <w:rPr>
                            <w:sz w:val="12"/>
                            <w:szCs w:val="12"/>
                          </w:rPr>
                          <w:t>idx = XA_CMD_TYPE_INIT_API_POST_CONFIG_PARAMS</w:t>
                        </w:r>
                      </w:p>
                      <w:p w14:paraId="5F9B7CD6" w14:textId="77777777" w:rsidR="00CA5115" w:rsidRDefault="00CA5115" w:rsidP="00681CA4">
                        <w:pPr>
                          <w:rPr>
                            <w:sz w:val="12"/>
                            <w:szCs w:val="12"/>
                          </w:rPr>
                        </w:pPr>
                        <w:r>
                          <w:rPr>
                            <w:sz w:val="12"/>
                            <w:szCs w:val="12"/>
                          </w:rPr>
                          <w:t>param = NULL</w:t>
                        </w:r>
                      </w:p>
                    </w:txbxContent>
                  </v:textbox>
                </v:shape>
                <v:shape id="直線矢印コネクタ 102" o:spid="_x0000_s1176" type="#_x0000_t32" style="position:absolute;left:30174;top:27220;width:2;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" strokecolor="black [3213]" strokeweight=".5pt">
                  <v:stroke endarrow="block" joinstyle="miter"/>
                </v:shape>
                <v:shape id="フローチャート: 定義済み処理 103" o:spid="_x0000_s1177" type="#_x0000_t112" style="position:absolute;left:13369;top:36925;width:33610;height:6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" fillcolor="white [3201]" strokecolor="black [3213]" strokeweight="1pt">
                  <v:textbox>
                    <w:txbxContent>
                      <w:p w14:paraId="559F3A4E" w14:textId="77777777" w:rsidR="00CA5115" w:rsidRPr="00CA5115" w:rsidRDefault="00CA5115" w:rsidP="00CA5115">
                        <w:pPr>
                          <w:jc w:val="center"/>
                          <w:rPr>
                            <w:sz w:val="18"/>
                            <w:lang w:val="x-none"/>
                          </w:rPr>
                        </w:pPr>
                        <w:r w:rsidRPr="006E6C56">
                          <w:rPr>
                            <w:rFonts w:ascii="Verdana" w:eastAsia="MS Mincho" w:hAnsi="Verdana" w:cs="Times New Roman"/>
                            <w:kern w:val="2"/>
                            <w:sz w:val="16"/>
                            <w:szCs w:val="21"/>
                            <w:lang w:eastAsia="ja-JP"/>
                          </w:rPr>
                          <w:fldChar w:fldCharType="begin"/>
                        </w:r>
                        <w:r w:rsidRPr="006E6C56">
                          <w:rPr>
                            <w:rFonts w:ascii="Verdana" w:eastAsia="MS Mincho" w:hAnsi="Verdana" w:cs="Times New Roman"/>
                            <w:kern w:val="2"/>
                            <w:sz w:val="16"/>
                            <w:szCs w:val="21"/>
                            <w:lang w:eastAsia="ja-JP"/>
                          </w:rPr>
                          <w:instrText xml:space="preserve"> REF _Ref443067404 \h  \* MERGEFORMAT </w:instrText>
                        </w:r>
                        <w:r w:rsidRPr="006E6C56">
                          <w:rPr>
                            <w:rFonts w:ascii="Verdana" w:eastAsia="MS Mincho" w:hAnsi="Verdana" w:cs="Times New Roman"/>
                            <w:kern w:val="2"/>
                            <w:sz w:val="16"/>
                            <w:szCs w:val="21"/>
                            <w:lang w:eastAsia="ja-JP"/>
                          </w:rPr>
                        </w:r>
                        <w:r w:rsidRPr="006E6C56">
                          <w:rPr>
                            <w:rFonts w:ascii="Verdana" w:eastAsia="MS Mincho" w:hAnsi="Verdana" w:cs="Times New Roman"/>
                            <w:kern w:val="2"/>
                            <w:sz w:val="16"/>
                            <w:szCs w:val="21"/>
                            <w:lang w:eastAsia="ja-JP"/>
                          </w:rPr>
                          <w:fldChar w:fldCharType="separate"/>
                        </w:r>
                        <w:r w:rsidRPr="00CA5115">
                          <w:rPr>
                            <w:sz w:val="18"/>
                            <w:lang w:val="x-none"/>
                          </w:rPr>
                          <w:br w:type="page"/>
                        </w:r>
                      </w:p>
                      <w:p w14:paraId="26D873B0" w14:textId="24CEE1D7" w:rsidR="00CA5115" w:rsidRPr="006E6C56" w:rsidRDefault="00CA5115" w:rsidP="006E6C56">
                        <w:pPr>
                          <w:jc w:val="center"/>
                          <w:rPr>
                            <w:rFonts w:ascii="Verdana" w:eastAsia="MS Mincho" w:hAnsi="Verdana" w:cs="Times New Roman"/>
                            <w:kern w:val="2"/>
                            <w:sz w:val="8"/>
                            <w:szCs w:val="12"/>
                            <w:lang w:eastAsia="ja-JP"/>
                          </w:rPr>
                        </w:pPr>
                        <w:r w:rsidRPr="00CA5115">
                          <w:rPr>
                            <w:sz w:val="18"/>
                            <w:lang w:val="x-none"/>
                          </w:rPr>
                          <w:t>Memory</w:t>
                        </w:r>
                        <w:r w:rsidRPr="00D17F1B">
                          <w:rPr>
                            <w:lang w:val="x-none"/>
                          </w:rPr>
                          <w:t xml:space="preserve"> Allocation</w:t>
                        </w:r>
                        <w:r w:rsidRPr="006E6C56">
                          <w:rPr>
                            <w:rFonts w:ascii="Verdana" w:eastAsia="MS Mincho" w:hAnsi="Verdana" w:cs="Times New Roman"/>
                            <w:kern w:val="2"/>
                            <w:sz w:val="16"/>
                            <w:szCs w:val="21"/>
                            <w:lang w:eastAsia="ja-JP"/>
                          </w:rPr>
                          <w:fldChar w:fldCharType="end"/>
                        </w:r>
                      </w:p>
                      <w:p w14:paraId="58DAF3BD" w14:textId="77777777" w:rsidR="00CA5115" w:rsidRPr="006E6C56" w:rsidRDefault="00CA5115"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XA_API_CMD_SET_MEM_PTR</w:t>
                        </w:r>
                      </w:p>
                      <w:p w14:paraId="62C57A77" w14:textId="77777777" w:rsidR="00CA5115" w:rsidRPr="006E6C56" w:rsidRDefault="00CA5115"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&lt;index-of-memory-buffer&gt;</w:t>
                        </w:r>
                      </w:p>
                      <w:p w14:paraId="4CF81B25" w14:textId="77777777" w:rsidR="00CA5115" w:rsidRPr="006E6C56" w:rsidRDefault="00CA5115" w:rsidP="006E6C56">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&lt;memory-buffer-ptr&gt;</w:t>
                        </w:r>
                      </w:p>
                      <w:p w14:paraId="777F9A89" w14:textId="77777777" w:rsidR="00CA5115" w:rsidRDefault="00CA5115" w:rsidP="006E6C56">
                        <w:pPr>
                          <w:spacing w:after="0"/>
                          <w:rPr>
                            <w:sz w:val="8"/>
                            <w:szCs w:val="12"/>
                          </w:rPr>
                        </w:pPr>
                      </w:p>
                      <w:p w14:paraId="5FAAC76D" w14:textId="77777777" w:rsidR="00CA5115" w:rsidRDefault="00CA5115" w:rsidP="006E6C56">
                        <w:pPr>
                          <w:spacing w:after="0"/>
                          <w:rPr>
                            <w:sz w:val="8"/>
                            <w:szCs w:val="12"/>
                          </w:rPr>
                        </w:pPr>
                      </w:p>
                      <w:p w14:paraId="2D24C47F" w14:textId="7558831C" w:rsidR="00CA5115" w:rsidRPr="006E6C56" w:rsidRDefault="00CA5115" w:rsidP="006E6C56">
                        <w:pPr>
                          <w:spacing w:after="0"/>
                          <w:rPr>
                            <w:sz w:val="8"/>
                            <w:szCs w:val="12"/>
                          </w:rPr>
                        </w:pPr>
                        <w:r w:rsidRPr="006E6C56">
                          <w:rPr>
                            <w:sz w:val="8"/>
                            <w:szCs w:val="12"/>
                          </w:rPr>
                          <w:t>cmd = XA_API_CMD_SET_MEM_PTR</w:t>
                        </w:r>
                      </w:p>
                      <w:p w14:paraId="7692FC46" w14:textId="77777777" w:rsidR="00CA5115" w:rsidRPr="006E6C56" w:rsidRDefault="00CA5115" w:rsidP="006E6C56">
                        <w:pPr>
                          <w:spacing w:after="0"/>
                          <w:rPr>
                            <w:sz w:val="8"/>
                            <w:szCs w:val="12"/>
                          </w:rPr>
                        </w:pPr>
                        <w:r w:rsidRPr="006E6C56">
                          <w:rPr>
                            <w:sz w:val="8"/>
                            <w:szCs w:val="12"/>
                          </w:rPr>
                          <w:t>idx = &lt;index-of-memory-buffer&gt;</w:t>
                        </w:r>
                      </w:p>
                      <w:p w14:paraId="7FE4F5D9" w14:textId="77777777" w:rsidR="00CA5115" w:rsidRPr="006E6C56" w:rsidRDefault="00CA5115" w:rsidP="006E6C56">
                        <w:pPr>
                          <w:spacing w:after="0"/>
                          <w:rPr>
                            <w:sz w:val="8"/>
                            <w:szCs w:val="12"/>
                          </w:rPr>
                        </w:pPr>
                        <w:r w:rsidRPr="006E6C56">
                          <w:rPr>
                            <w:sz w:val="8"/>
                            <w:szCs w:val="12"/>
                          </w:rPr>
                          <w:t>param = &lt;memory-buffer-ptr&gt;</w:t>
                        </w:r>
                      </w:p>
                    </w:txbxContent>
                  </v:textbox>
                </v:shape>
                <v:shape id="直線矢印コネクタ 104" o:spid="_x0000_s1178" type="#_x0000_t32" style="position:absolute;left:30174;top:35148;width:0;height: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" strokecolor="black [3213]" strokeweight=".5pt">
                  <v:stroke endarrow="block" joinstyle="miter"/>
                </v:shape>
                <v:shapetype id="_x0000_t177" coordsize="21600,21600" o:spt="177" path="m,l21600,r,17255l10800,21600,,17255xe">
                  <v:stroke joinstyle="miter"/>
                  <v:path gradientshapeok="t" o:connecttype="rect" textboxrect="0,0,21600,17255"/>
                </v:shapetype>
                <v:shape id="フローチャート: 他ページ結合子 87" o:spid="_x0000_s1179" type="#_x0000_t177" style="position:absolute;left:29101;top:45004;width:2147;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" fillcolor="white [3201]" strokecolor="black [3200]" strokeweight="1pt"/>
                <v:shape id="直線矢印コネクタ 106" o:spid="_x0000_s1180" type="#_x0000_t32" style="position:absolute;left:30174;top:43341;width:1;height:16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" strokecolor="black [3213]" strokeweight=".5pt">
                  <v:stroke endarrow="block" joinstyle="miter"/>
                </v:shape>
                <w10:anchorlock/>
              </v:group>
            </w:pict>
          </mc:Fallback>
        </mc:AlternateContent>
      </w:r>
    </w:p>
    <w:p w14:paraId="79CC0CCB" w14:textId="77777777" w:rsidR="00D17F1B" w:rsidRPr="00CC0666" w:rsidRDefault="00D17F1B" w:rsidP="003C1B73">
      <w:pPr>
        <w:pStyle w:val="RefIDs"/>
        <w:jc w:val="left"/>
        <w:rPr>
          <w:rFonts w:asciiTheme="minorHAnsi" w:hAnsiTheme="minorHAnsi" w:cstheme="minorHAnsi"/>
        </w:rPr>
      </w:pPr>
      <w:r w:rsidRPr="00CC0666">
        <w:rPr>
          <w:rFonts w:asciiTheme="minorHAnsi" w:hAnsiTheme="minorHAnsi" w:cstheme="minorHAnsi"/>
        </w:rPr>
        <w:t>[Covers: RD_010]</w:t>
      </w:r>
    </w:p>
    <w:p w14:paraId="4CA5F913" w14:textId="392B3715" w:rsidR="00D17F1B" w:rsidRPr="00CC0666" w:rsidRDefault="00D17F1B" w:rsidP="003C1B73">
      <w:pPr>
        <w:pStyle w:val="Caption"/>
        <w:rPr>
          <w:rFonts w:asciiTheme="minorHAnsi" w:hAnsiTheme="minorHAnsi" w:cstheme="minorHAnsi"/>
          <w:sz w:val="22"/>
          <w:szCs w:val="22"/>
        </w:rPr>
      </w:pPr>
      <w:bookmarkStart w:id="77" w:name="_Toc6909638"/>
      <w:r w:rsidRPr="00CC0666">
        <w:rPr>
          <w:rFonts w:asciiTheme="minorHAnsi" w:hAnsiTheme="minorHAnsi" w:cstheme="minorHAnsi"/>
          <w:sz w:val="22"/>
          <w:szCs w:val="22"/>
        </w:rPr>
        <w:t>Figure</w:t>
      </w:r>
      <w:r w:rsidR="00CC0666" w:rsidRPr="00CC0666">
        <w:rPr>
          <w:rFonts w:asciiTheme="minorHAnsi" w:hAnsiTheme="minorHAnsi" w:cstheme="minorHAnsi"/>
          <w:sz w:val="22"/>
          <w:szCs w:val="22"/>
        </w:rPr>
        <w:t xml:space="preserve"> </w:t>
      </w:r>
      <w:r w:rsidRPr="00CC0666">
        <w:rPr>
          <w:rFonts w:asciiTheme="minorHAnsi" w:hAnsiTheme="minorHAnsi" w:cstheme="minorHAnsi"/>
          <w:sz w:val="22"/>
          <w:szCs w:val="22"/>
        </w:rPr>
        <w:fldChar w:fldCharType="begin"/>
      </w:r>
      <w:r w:rsidRPr="00CC0666">
        <w:rPr>
          <w:rFonts w:asciiTheme="minorHAnsi" w:eastAsia="MS PGothic" w:hAnsiTheme="minorHAnsi" w:cstheme="minorHAnsi"/>
          <w:sz w:val="22"/>
          <w:szCs w:val="22"/>
          <w:lang w:eastAsia="ja-JP"/>
        </w:rPr>
        <w:instrText xml:space="preserve"> REF _Ref443325872 \h </w:instrText>
      </w:r>
      <w:r w:rsidR="00CC0666" w:rsidRPr="00CC0666">
        <w:rPr>
          <w:rFonts w:asciiTheme="minorHAnsi" w:hAnsiTheme="minorHAnsi" w:cstheme="minorHAnsi"/>
          <w:sz w:val="22"/>
          <w:szCs w:val="22"/>
        </w:rPr>
        <w:instrText xml:space="preserve"> \* MERGEFORMAT </w:instrText>
      </w:r>
      <w:r w:rsidRPr="00CC0666">
        <w:rPr>
          <w:rFonts w:asciiTheme="minorHAnsi" w:hAnsiTheme="minorHAnsi" w:cstheme="minorHAnsi"/>
          <w:sz w:val="22"/>
          <w:szCs w:val="22"/>
        </w:rPr>
      </w:r>
      <w:r w:rsidRPr="00CC0666">
        <w:rPr>
          <w:rFonts w:asciiTheme="minorHAnsi" w:hAnsiTheme="minorHAnsi" w:cstheme="minorHAnsi"/>
          <w:sz w:val="22"/>
          <w:szCs w:val="22"/>
        </w:rPr>
        <w:fldChar w:fldCharType="separate"/>
      </w:r>
      <w:r w:rsidR="00CA5115" w:rsidRPr="00CA5115">
        <w:rPr>
          <w:rFonts w:asciiTheme="minorHAnsi" w:hAnsiTheme="minorHAnsi" w:cstheme="minorHAnsi"/>
          <w:i/>
          <w:color w:val="auto"/>
          <w:sz w:val="22"/>
          <w:szCs w:val="22"/>
        </w:rPr>
        <w:t>2.1.1. Initialization Stage</w:t>
      </w:r>
      <w:r w:rsidRPr="00CC0666">
        <w:rPr>
          <w:rFonts w:asciiTheme="minorHAnsi" w:hAnsiTheme="minorHAnsi" w:cstheme="minorHAnsi"/>
          <w:sz w:val="22"/>
          <w:szCs w:val="22"/>
        </w:rPr>
        <w:fldChar w:fldCharType="end"/>
      </w:r>
      <w:r w:rsidRPr="00CC0666">
        <w:rPr>
          <w:rFonts w:asciiTheme="minorHAnsi" w:eastAsia="MS PGothic" w:hAnsiTheme="minorHAnsi" w:cstheme="minorHAnsi"/>
          <w:sz w:val="22"/>
          <w:szCs w:val="22"/>
          <w:lang w:eastAsia="ja-JP"/>
        </w:rPr>
        <w:t xml:space="preserve"> flow chart</w:t>
      </w:r>
      <w:bookmarkEnd w:id="77"/>
    </w:p>
    <w:p w14:paraId="40B9895A" w14:textId="73CE9424" w:rsidR="00D17F1B" w:rsidRDefault="00D17F1B" w:rsidP="003C1B73">
      <w:pPr>
        <w:rPr>
          <w:lang w:val="x-none"/>
        </w:rPr>
      </w:pPr>
      <w:r>
        <w:rPr>
          <w:lang w:val="x-none"/>
        </w:rPr>
        <w:fldChar w:fldCharType="begin"/>
      </w:r>
      <w:r>
        <w:rPr>
          <w:lang w:val="x-none"/>
        </w:rPr>
        <w:instrText xml:space="preserve"> REF _Ref443325881 \h </w:instrText>
      </w:r>
      <w:r>
        <w:rPr>
          <w:lang w:val="x-none"/>
        </w:rPr>
      </w:r>
      <w:r>
        <w:rPr>
          <w:lang w:val="x-none"/>
        </w:rPr>
        <w:fldChar w:fldCharType="separate"/>
      </w:r>
      <w:r w:rsidR="00CA5115">
        <w:rPr>
          <w:rFonts w:cstheme="minorHAnsi"/>
          <w:i/>
        </w:rPr>
        <w:t xml:space="preserve">2.1.1. </w:t>
      </w:r>
      <w:r w:rsidR="00CA5115" w:rsidRPr="00D17F1B">
        <w:rPr>
          <w:rFonts w:cstheme="minorHAnsi"/>
          <w:i/>
        </w:rPr>
        <w:t>Initialization Stage</w:t>
      </w:r>
      <w:r>
        <w:rPr>
          <w:lang w:val="x-none"/>
        </w:rPr>
        <w:fldChar w:fldCharType="end"/>
      </w:r>
      <w:r>
        <w:rPr>
          <w:lang w:val="x-none"/>
        </w:rPr>
        <w:t xml:space="preserve"> performs allocation of resources for </w:t>
      </w:r>
      <w:bookmarkStart w:id="78" w:name="OLE_LINK2"/>
      <w:bookmarkStart w:id="79" w:name="OLE_LINK1"/>
      <w:r>
        <w:fldChar w:fldCharType="begin"/>
      </w:r>
      <w:r>
        <w:rPr>
          <w:lang w:val="x-none"/>
        </w:rPr>
        <w:instrText xml:space="preserve"> DOCPROPERTY  ADSPPlugin  \* MERGEFORMAT </w:instrText>
      </w:r>
      <w:r>
        <w:fldChar w:fldCharType="separate"/>
      </w:r>
      <w:r>
        <w:rPr>
          <w:lang w:val="x-none"/>
        </w:rPr>
        <w:t>ADSP Plugin</w:t>
      </w:r>
      <w:r>
        <w:fldChar w:fldCharType="end"/>
      </w:r>
      <w:bookmarkEnd w:id="78"/>
      <w:bookmarkEnd w:id="79"/>
      <w:r>
        <w:rPr>
          <w:lang w:val="x-none"/>
        </w:rPr>
        <w:t xml:space="preserve"> and configure</w:t>
      </w:r>
      <w:r>
        <w:t>s</w:t>
      </w:r>
      <w:r>
        <w:rPr>
          <w:lang w:val="x-none"/>
        </w:rPr>
        <w:t xml:space="preserve"> static parameters. This stage consists of the following steps.</w:t>
      </w:r>
    </w:p>
    <w:p w14:paraId="28D727AD" w14:textId="7F38AD53" w:rsidR="00D17F1B" w:rsidRP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rPr>
          <w:lang w:val="x-none"/>
        </w:rPr>
      </w:pPr>
      <w:bookmarkStart w:id="80" w:name="_Ref443067348"/>
      <w:r>
        <w:rPr>
          <w:lang w:val="x-none"/>
        </w:rPr>
        <w:t>API Handle Allocation</w:t>
      </w:r>
      <w:bookmarkEnd w:id="80"/>
      <w:r w:rsidRPr="00D17F1B">
        <w:rPr>
          <w:lang w:val="x-none"/>
        </w:rPr>
        <w:br/>
        <w:t xml:space="preserve">It is the start of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lifecycle. It requires the size of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API structure.</w:t>
      </w:r>
    </w:p>
    <w:p w14:paraId="6119D37D" w14:textId="77777777" w:rsid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jc w:val="both"/>
        <w:rPr>
          <w:lang w:val="x-none"/>
        </w:rPr>
      </w:pPr>
      <w:bookmarkStart w:id="81" w:name="_Ref443067363"/>
      <w:r>
        <w:rPr>
          <w:lang w:val="x-none"/>
        </w:rPr>
        <w:t>Pre-Initialization</w:t>
      </w:r>
      <w:bookmarkEnd w:id="81"/>
      <w:r>
        <w:rPr>
          <w:lang w:val="x-none"/>
        </w:rPr>
        <w:br/>
        <w:t xml:space="preserve">It is the entry point for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It initializes the API structure allocated by </w:t>
      </w:r>
      <w:r>
        <w:rPr>
          <w:lang w:val="x-none"/>
        </w:rPr>
        <w:fldChar w:fldCharType="begin"/>
      </w:r>
      <w:r>
        <w:rPr>
          <w:lang w:val="x-none"/>
        </w:rPr>
        <w:instrText xml:space="preserve"> DOCPROPERTY  FWKName  \* MERGEFORMAT </w:instrText>
      </w:r>
      <w:r>
        <w:rPr>
          <w:lang w:val="x-none"/>
        </w:rPr>
        <w:fldChar w:fldCharType="separate"/>
      </w:r>
      <w:r>
        <w:rPr>
          <w:lang w:val="x-none"/>
        </w:rPr>
        <w:t>ADSP Framework</w:t>
      </w:r>
      <w:r>
        <w:rPr>
          <w:lang w:val="x-none"/>
        </w:rPr>
        <w:fldChar w:fldCharType="end"/>
      </w:r>
      <w:r>
        <w:rPr>
          <w:lang w:val="x-none"/>
        </w:rPr>
        <w:t xml:space="preserve"> and configures the default value.</w:t>
      </w:r>
    </w:p>
    <w:p w14:paraId="36D352BB" w14:textId="77777777" w:rsid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jc w:val="both"/>
        <w:rPr>
          <w:lang w:val="x-none"/>
        </w:rPr>
      </w:pPr>
      <w:bookmarkStart w:id="82" w:name="_Ref443067377"/>
      <w:r>
        <w:rPr>
          <w:lang w:val="x-none"/>
        </w:rPr>
        <w:t>Configuration</w:t>
      </w:r>
      <w:bookmarkEnd w:id="82"/>
      <w:r>
        <w:rPr>
          <w:lang w:val="x-none"/>
        </w:rPr>
        <w:br/>
        <w:t xml:space="preserve">It configures the static parameters of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w:t>
      </w:r>
    </w:p>
    <w:p w14:paraId="64198E1F" w14:textId="77777777" w:rsid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jc w:val="both"/>
        <w:rPr>
          <w:lang w:val="x-none"/>
        </w:rPr>
      </w:pPr>
      <w:bookmarkStart w:id="83" w:name="_Ref443067390"/>
      <w:r>
        <w:rPr>
          <w:lang w:val="x-none"/>
        </w:rPr>
        <w:t>Post-Initialization</w:t>
      </w:r>
      <w:bookmarkEnd w:id="83"/>
      <w:r>
        <w:rPr>
          <w:lang w:val="x-none"/>
        </w:rPr>
        <w:br/>
        <w:t>It means the configure of the static parameters is finished. It fixes persistent area, scratch area and input buffer area. The size of each buffer can’t be increased after this step.</w:t>
      </w:r>
    </w:p>
    <w:p w14:paraId="683236E0" w14:textId="77777777" w:rsidR="00681CA4" w:rsidRDefault="00681CA4" w:rsidP="003C1B73">
      <w:pPr>
        <w:rPr>
          <w:lang w:val="x-none"/>
        </w:rPr>
      </w:pPr>
      <w:bookmarkStart w:id="84" w:name="_Ref443067404"/>
      <w:r>
        <w:rPr>
          <w:lang w:val="x-none"/>
        </w:rPr>
        <w:br w:type="page"/>
      </w:r>
    </w:p>
    <w:p w14:paraId="4C82A1A5" w14:textId="4F12DFCA" w:rsidR="00D17F1B" w:rsidRPr="00681CA4" w:rsidRDefault="00D17F1B" w:rsidP="003C1B73">
      <w:pPr>
        <w:pStyle w:val="ListParagraph"/>
        <w:widowControl w:val="0"/>
        <w:numPr>
          <w:ilvl w:val="0"/>
          <w:numId w:val="18"/>
        </w:numPr>
        <w:autoSpaceDE w:val="0"/>
        <w:autoSpaceDN w:val="0"/>
        <w:adjustRightInd w:val="0"/>
        <w:snapToGrid w:val="0"/>
        <w:spacing w:after="0" w:line="240" w:lineRule="auto"/>
        <w:contextualSpacing w:val="0"/>
        <w:rPr>
          <w:rFonts w:eastAsia="MS PGothic"/>
        </w:rPr>
      </w:pPr>
      <w:r w:rsidRPr="00D17F1B">
        <w:rPr>
          <w:lang w:val="x-none"/>
        </w:rPr>
        <w:lastRenderedPageBreak/>
        <w:t>Memory Allocation</w:t>
      </w:r>
      <w:bookmarkEnd w:id="84"/>
      <w:r w:rsidRPr="00D17F1B">
        <w:rPr>
          <w:lang w:val="x-none"/>
        </w:rPr>
        <w:br/>
      </w:r>
      <w:r w:rsidRPr="00D17F1B">
        <w:rPr>
          <w:lang w:val="x-none"/>
        </w:rPr>
        <w:fldChar w:fldCharType="begin"/>
      </w:r>
      <w:r w:rsidRPr="00D17F1B">
        <w:rPr>
          <w:lang w:val="x-none"/>
        </w:rPr>
        <w:instrText xml:space="preserve"> DOCPROPERTY  FWKName  \* MERGEFORMAT </w:instrText>
      </w:r>
      <w:r w:rsidRPr="00D17F1B">
        <w:rPr>
          <w:lang w:val="x-none"/>
        </w:rPr>
        <w:fldChar w:fldCharType="separate"/>
      </w:r>
      <w:r w:rsidRPr="00D17F1B">
        <w:rPr>
          <w:lang w:val="x-none"/>
        </w:rPr>
        <w:t>ADSP Framework</w:t>
      </w:r>
      <w:r w:rsidRPr="00D17F1B">
        <w:rPr>
          <w:lang w:val="x-none"/>
        </w:rPr>
        <w:fldChar w:fldCharType="end"/>
      </w:r>
      <w:r w:rsidRPr="00D17F1B">
        <w:rPr>
          <w:lang w:val="x-none"/>
        </w:rPr>
        <w:t xml:space="preserve"> allocates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buffer and registers it to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It is possible to exchange data with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after this step.</w:t>
      </w:r>
    </w:p>
    <w:p w14:paraId="4A802443" w14:textId="25C3405C" w:rsidR="00D17F1B" w:rsidRPr="00D17F1B" w:rsidRDefault="00D17F1B" w:rsidP="003C1B73">
      <w:pPr>
        <w:pStyle w:val="Heading5"/>
        <w:rPr>
          <w:rFonts w:asciiTheme="minorHAnsi" w:hAnsiTheme="minorHAnsi" w:cstheme="minorHAnsi"/>
          <w:i/>
          <w:color w:val="auto"/>
        </w:rPr>
      </w:pPr>
      <w:bookmarkStart w:id="85" w:name="_Ref443063854"/>
      <w:bookmarkStart w:id="86" w:name="_Toc6909608"/>
      <w:bookmarkStart w:id="87" w:name="_Ref443325937"/>
      <w:bookmarkStart w:id="88" w:name="_Ref443325927"/>
      <w:bookmarkStart w:id="89" w:name="_Ref443325910"/>
      <w:bookmarkStart w:id="90" w:name="_Ref443325900"/>
      <w:bookmarkStart w:id="91" w:name="_Ref443325845"/>
      <w:r>
        <w:rPr>
          <w:rFonts w:asciiTheme="minorHAnsi" w:hAnsiTheme="minorHAnsi" w:cstheme="minorHAnsi"/>
          <w:i/>
          <w:color w:val="auto"/>
        </w:rPr>
        <w:t xml:space="preserve">2.1.2. </w:t>
      </w:r>
      <w:r w:rsidRPr="00D17F1B">
        <w:rPr>
          <w:rFonts w:asciiTheme="minorHAnsi" w:hAnsiTheme="minorHAnsi" w:cstheme="minorHAnsi"/>
          <w:i/>
          <w:color w:val="auto"/>
        </w:rPr>
        <w:t>Runtime Initialization</w:t>
      </w:r>
      <w:bookmarkEnd w:id="85"/>
      <w:r w:rsidRPr="00D17F1B">
        <w:rPr>
          <w:rFonts w:asciiTheme="minorHAnsi" w:hAnsiTheme="minorHAnsi" w:cstheme="minorHAnsi"/>
          <w:i/>
          <w:color w:val="auto"/>
        </w:rPr>
        <w:t xml:space="preserve"> Stage</w:t>
      </w:r>
      <w:bookmarkEnd w:id="86"/>
      <w:bookmarkEnd w:id="87"/>
      <w:bookmarkEnd w:id="88"/>
      <w:bookmarkEnd w:id="89"/>
      <w:bookmarkEnd w:id="90"/>
      <w:bookmarkEnd w:id="91"/>
    </w:p>
    <w:p w14:paraId="30FBF8B4" w14:textId="77777777" w:rsidR="00D17F1B" w:rsidRDefault="00D17F1B" w:rsidP="003C1B73">
      <w:pPr>
        <w:pStyle w:val="ReqID"/>
      </w:pPr>
      <w:r>
        <w:t>FD_FWK_CMN_002</w:t>
      </w:r>
    </w:p>
    <w:p w14:paraId="4D80ED7A" w14:textId="77777777" w:rsidR="00D17F1B" w:rsidRDefault="00D17F1B" w:rsidP="003C1B73">
      <w:pPr>
        <w:rPr>
          <w:lang w:val="x-none"/>
        </w:rPr>
      </w:pPr>
    </w:p>
    <w:p w14:paraId="66234439" w14:textId="52B2AF53" w:rsidR="00D17F1B" w:rsidRDefault="00D17F1B" w:rsidP="003C1B73">
      <w:pPr>
        <w:jc w:val="center"/>
      </w:pPr>
      <w:r w:rsidRPr="00D17F1B">
        <w:rPr>
          <w:rFonts w:ascii="Verdana" w:eastAsia="MS Mincho" w:hAnsi="Verdana" w:cs="Times New Roman"/>
          <w:noProof/>
          <w:kern w:val="2"/>
          <w:sz w:val="20"/>
          <w:szCs w:val="21"/>
          <w:lang w:eastAsia="ja-JP"/>
        </w:rPr>
        <mc:AlternateContent>
          <mc:Choice Requires="wpc">
            <w:drawing>
              <wp:inline distT="0" distB="0" distL="0" distR="0" wp14:anchorId="2BFCD4E7" wp14:editId="703EDA41">
                <wp:extent cx="5943600" cy="4767275"/>
                <wp:effectExtent l="0" t="0" r="19050" b="33655"/>
                <wp:docPr id="113" name="キャンバス 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633" name="直線矢印コネクタ 89"/>
                        <wps:cNvCnPr>
                          <a:cxnSpLocks noChangeShapeType="1"/>
                        </wps:cNvCnPr>
                        <wps:spPr bwMode="auto">
                          <a:xfrm flipH="1">
                            <a:off x="3006825" y="317901"/>
                            <a:ext cx="500" cy="2017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634" name="直線矢印コネクタ 90"/>
                        <wps:cNvCnPr>
                          <a:cxnSpLocks noChangeShapeType="1"/>
                        </wps:cNvCnPr>
                        <wps:spPr bwMode="auto">
                          <a:xfrm flipH="1">
                            <a:off x="3006525" y="1152205"/>
                            <a:ext cx="300" cy="1757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635" name="フローチャート: 定義済み処理 91"/>
                        <wps:cNvSpPr>
                          <a:spLocks noChangeArrowheads="1"/>
                        </wps:cNvSpPr>
                        <wps:spPr bwMode="auto">
                          <a:xfrm>
                            <a:off x="1325911" y="519602"/>
                            <a:ext cx="3361828" cy="6326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3D066DEF" w14:textId="3647EC5F" w:rsidR="00CA5115" w:rsidRPr="00D17F1B" w:rsidRDefault="00CA5115" w:rsidP="00D17F1B">
                              <w:pPr>
                                <w:spacing w:after="0"/>
                                <w:jc w:val="center"/>
                                <w:rPr>
                                  <w:sz w:val="20"/>
                                  <w:szCs w:val="20"/>
                                </w:rPr>
                              </w:pPr>
                              <w:r w:rsidRPr="00D17F1B">
                                <w:rPr>
                                  <w:sz w:val="20"/>
                                  <w:szCs w:val="20"/>
                                </w:rPr>
                                <w:t>Input/Output Buffer Submission</w:t>
                              </w:r>
                            </w:p>
                            <w:p w14:paraId="3AB447A3" w14:textId="77777777" w:rsidR="00CA5115" w:rsidRDefault="00CA5115" w:rsidP="00D17F1B">
                              <w:pPr>
                                <w:spacing w:after="0"/>
                                <w:rPr>
                                  <w:sz w:val="12"/>
                                  <w:szCs w:val="12"/>
                                </w:rPr>
                              </w:pPr>
                              <w:r>
                                <w:rPr>
                                  <w:sz w:val="12"/>
                                  <w:szCs w:val="12"/>
                                </w:rPr>
                                <w:t>cmd = XA_API_CMD_SET_MEM_PTR</w:t>
                              </w:r>
                            </w:p>
                            <w:p w14:paraId="312CFB94" w14:textId="77777777" w:rsidR="00CA5115" w:rsidRDefault="00CA5115" w:rsidP="00D17F1B">
                              <w:pPr>
                                <w:spacing w:after="0"/>
                                <w:rPr>
                                  <w:sz w:val="12"/>
                                  <w:szCs w:val="12"/>
                                </w:rPr>
                              </w:pPr>
                              <w:r>
                                <w:rPr>
                                  <w:sz w:val="12"/>
                                  <w:szCs w:val="12"/>
                                </w:rPr>
                                <w:t>idx = &lt;io-buffer-idx&gt;</w:t>
                              </w:r>
                            </w:p>
                            <w:p w14:paraId="25BC1B8F" w14:textId="77777777" w:rsidR="00CA5115" w:rsidRDefault="00CA5115" w:rsidP="00D17F1B">
                              <w:pPr>
                                <w:spacing w:after="0"/>
                                <w:rPr>
                                  <w:sz w:val="12"/>
                                  <w:szCs w:val="12"/>
                                </w:rPr>
                              </w:pPr>
                              <w:r>
                                <w:rPr>
                                  <w:sz w:val="12"/>
                                  <w:szCs w:val="12"/>
                                </w:rPr>
                                <w:t>param = &lt;io-buffer-ptr&gt;</w:t>
                              </w:r>
                            </w:p>
                          </w:txbxContent>
                        </wps:txbx>
                        <wps:bodyPr rot="0" vert="horz" wrap="square" lIns="91440" tIns="45720" rIns="91440" bIns="45720" anchor="ctr" anchorCtr="0" upright="1">
                          <a:noAutofit/>
                        </wps:bodyPr>
                      </wps:wsp>
                      <wps:wsp>
                        <wps:cNvPr id="636" name="フローチャート: 定義済み処理 92"/>
                        <wps:cNvSpPr>
                          <a:spLocks noChangeArrowheads="1"/>
                        </wps:cNvSpPr>
                        <wps:spPr bwMode="auto">
                          <a:xfrm>
                            <a:off x="1326011" y="1327905"/>
                            <a:ext cx="3361028" cy="6488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2E45890C" w14:textId="2FA15A98" w:rsidR="00CA5115" w:rsidRDefault="00CA5115" w:rsidP="00D17F1B">
                              <w:pPr>
                                <w:spacing w:after="0"/>
                                <w:jc w:val="center"/>
                                <w:rPr>
                                  <w:sz w:val="12"/>
                                  <w:szCs w:val="12"/>
                                </w:rPr>
                              </w:pPr>
                              <w:r w:rsidRPr="00D17F1B">
                                <w:rPr>
                                  <w:sz w:val="20"/>
                                  <w:szCs w:val="20"/>
                                </w:rPr>
                                <w:t>Runtime Initialization</w:t>
                              </w:r>
                            </w:p>
                            <w:p w14:paraId="3CA74B6E" w14:textId="77777777" w:rsidR="00CA5115" w:rsidRDefault="00CA5115" w:rsidP="00D17F1B">
                              <w:pPr>
                                <w:spacing w:after="0"/>
                                <w:rPr>
                                  <w:sz w:val="12"/>
                                  <w:szCs w:val="12"/>
                                </w:rPr>
                              </w:pPr>
                              <w:r>
                                <w:rPr>
                                  <w:sz w:val="12"/>
                                  <w:szCs w:val="12"/>
                                </w:rPr>
                                <w:t>cmd = XA_API_CMD_INIT</w:t>
                              </w:r>
                            </w:p>
                            <w:p w14:paraId="79058C08" w14:textId="77777777" w:rsidR="00CA5115" w:rsidRDefault="00CA5115" w:rsidP="00D17F1B">
                              <w:pPr>
                                <w:spacing w:after="0"/>
                                <w:rPr>
                                  <w:sz w:val="12"/>
                                  <w:szCs w:val="12"/>
                                </w:rPr>
                              </w:pPr>
                              <w:r>
                                <w:rPr>
                                  <w:sz w:val="12"/>
                                  <w:szCs w:val="12"/>
                                </w:rPr>
                                <w:t>idx = XA_CMD_TYPE_INIT_PROCESS</w:t>
                              </w:r>
                            </w:p>
                            <w:p w14:paraId="64D9FD46" w14:textId="77777777" w:rsidR="00CA5115" w:rsidRDefault="00CA5115" w:rsidP="00D17F1B">
                              <w:pPr>
                                <w:spacing w:after="0"/>
                                <w:rPr>
                                  <w:sz w:val="12"/>
                                  <w:szCs w:val="12"/>
                                </w:rPr>
                              </w:pPr>
                              <w:r>
                                <w:rPr>
                                  <w:sz w:val="12"/>
                                  <w:szCs w:val="12"/>
                                </w:rPr>
                                <w:t>param = NULL</w:t>
                              </w:r>
                            </w:p>
                          </w:txbxContent>
                        </wps:txbx>
                        <wps:bodyPr rot="0" vert="horz" wrap="square" lIns="91440" tIns="45720" rIns="91440" bIns="45720" anchor="ctr" anchorCtr="0" upright="1">
                          <a:noAutofit/>
                        </wps:bodyPr>
                      </wps:wsp>
                      <wps:wsp>
                        <wps:cNvPr id="637" name="フローチャート: 定義済み処理 93"/>
                        <wps:cNvSpPr>
                          <a:spLocks noChangeArrowheads="1"/>
                        </wps:cNvSpPr>
                        <wps:spPr bwMode="auto">
                          <a:xfrm>
                            <a:off x="1326311" y="2135309"/>
                            <a:ext cx="3361128" cy="7928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19D655B3" w14:textId="507F6C28" w:rsidR="00CA5115" w:rsidRPr="00681CA4" w:rsidRDefault="00CA5115" w:rsidP="00681CA4">
                              <w:pPr>
                                <w:spacing w:after="0"/>
                                <w:jc w:val="center"/>
                                <w:rPr>
                                  <w:sz w:val="20"/>
                                  <w:szCs w:val="20"/>
                                </w:rPr>
                              </w:pPr>
                              <w:r w:rsidRPr="00681CA4">
                                <w:rPr>
                                  <w:sz w:val="20"/>
                                  <w:szCs w:val="20"/>
                                </w:rPr>
                                <w:t>Runtime Initialization Status Querying</w:t>
                              </w:r>
                            </w:p>
                            <w:p w14:paraId="4BA540C7" w14:textId="77777777" w:rsidR="00CA5115" w:rsidRDefault="00CA5115" w:rsidP="00681CA4">
                              <w:pPr>
                                <w:spacing w:after="0"/>
                                <w:rPr>
                                  <w:sz w:val="12"/>
                                  <w:szCs w:val="12"/>
                                </w:rPr>
                              </w:pPr>
                              <w:r>
                                <w:rPr>
                                  <w:sz w:val="12"/>
                                  <w:szCs w:val="12"/>
                                </w:rPr>
                                <w:t>cmd = XA_API_CMD_INIT</w:t>
                              </w:r>
                            </w:p>
                            <w:p w14:paraId="1DB2FEF1" w14:textId="77777777" w:rsidR="00CA5115" w:rsidRDefault="00CA5115" w:rsidP="00681CA4">
                              <w:pPr>
                                <w:spacing w:after="0"/>
                                <w:rPr>
                                  <w:sz w:val="12"/>
                                  <w:szCs w:val="12"/>
                                </w:rPr>
                              </w:pPr>
                              <w:r>
                                <w:rPr>
                                  <w:sz w:val="12"/>
                                  <w:szCs w:val="12"/>
                                </w:rPr>
                                <w:t>idx = XA_CMD_TYPE_INIT_DONE</w:t>
                              </w:r>
                            </w:p>
                            <w:p w14:paraId="76EB258F" w14:textId="77777777" w:rsidR="00CA5115" w:rsidRDefault="00CA5115" w:rsidP="00681CA4">
                              <w:pPr>
                                <w:spacing w:after="0"/>
                                <w:rPr>
                                  <w:sz w:val="12"/>
                                  <w:szCs w:val="12"/>
                                </w:rPr>
                              </w:pPr>
                              <w:r>
                                <w:rPr>
                                  <w:sz w:val="12"/>
                                  <w:szCs w:val="12"/>
                                </w:rPr>
                                <w:t>param = &lt;status-ptr&gt;</w:t>
                              </w:r>
                            </w:p>
                          </w:txbxContent>
                        </wps:txbx>
                        <wps:bodyPr rot="0" vert="horz" wrap="square" lIns="91440" tIns="45720" rIns="91440" bIns="45720" anchor="ctr" anchorCtr="0" upright="1">
                          <a:noAutofit/>
                        </wps:bodyPr>
                      </wps:wsp>
                      <wps:wsp>
                        <wps:cNvPr id="638" name="直線矢印コネクタ 94"/>
                        <wps:cNvCnPr>
                          <a:cxnSpLocks noChangeShapeType="1"/>
                        </wps:cNvCnPr>
                        <wps:spPr bwMode="auto">
                          <a:xfrm>
                            <a:off x="3006525" y="1976708"/>
                            <a:ext cx="300" cy="1586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639" name="直線矢印コネクタ 105"/>
                        <wps:cNvCnPr>
                          <a:cxnSpLocks noChangeShapeType="1"/>
                        </wps:cNvCnPr>
                        <wps:spPr bwMode="auto">
                          <a:xfrm flipH="1">
                            <a:off x="3006525" y="2928112"/>
                            <a:ext cx="300" cy="1269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96" name="フローチャート: 定義済み処理 107"/>
                        <wps:cNvSpPr>
                          <a:spLocks noChangeArrowheads="1"/>
                        </wps:cNvSpPr>
                        <wps:spPr bwMode="auto">
                          <a:xfrm>
                            <a:off x="1326111" y="3751215"/>
                            <a:ext cx="3361028" cy="6569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26FF0B29" w14:textId="5C1D4006" w:rsidR="00CA5115" w:rsidRDefault="00CA5115" w:rsidP="00681CA4">
                              <w:pPr>
                                <w:spacing w:after="0"/>
                                <w:jc w:val="center"/>
                                <w:rPr>
                                  <w:sz w:val="12"/>
                                  <w:szCs w:val="12"/>
                                </w:rPr>
                              </w:pPr>
                              <w:r w:rsidRPr="00681CA4">
                                <w:rPr>
                                  <w:sz w:val="20"/>
                                  <w:szCs w:val="20"/>
                                </w:rPr>
                                <w:t>Query Effective Parameters</w:t>
                              </w:r>
                            </w:p>
                            <w:p w14:paraId="215BEE13" w14:textId="77777777" w:rsidR="00CA5115" w:rsidRDefault="00CA5115" w:rsidP="00681CA4">
                              <w:pPr>
                                <w:spacing w:after="0"/>
                                <w:rPr>
                                  <w:sz w:val="12"/>
                                  <w:szCs w:val="12"/>
                                </w:rPr>
                              </w:pPr>
                              <w:r>
                                <w:rPr>
                                  <w:sz w:val="12"/>
                                  <w:szCs w:val="12"/>
                                </w:rPr>
                                <w:t>cmd = XA_API_CMD_GET_CONFIG_PARAM</w:t>
                              </w:r>
                            </w:p>
                            <w:p w14:paraId="5EC921FF" w14:textId="77777777" w:rsidR="00CA5115" w:rsidRDefault="00CA5115" w:rsidP="00681CA4">
                              <w:pPr>
                                <w:spacing w:after="0"/>
                                <w:rPr>
                                  <w:sz w:val="12"/>
                                  <w:szCs w:val="12"/>
                                </w:rPr>
                              </w:pPr>
                              <w:r>
                                <w:rPr>
                                  <w:sz w:val="12"/>
                                  <w:szCs w:val="12"/>
                                </w:rPr>
                                <w:t>idx = &lt;param-id&gt;</w:t>
                              </w:r>
                            </w:p>
                            <w:p w14:paraId="652A1E55" w14:textId="77777777" w:rsidR="00CA5115" w:rsidRDefault="00CA5115" w:rsidP="00681CA4">
                              <w:pPr>
                                <w:spacing w:after="0"/>
                                <w:rPr>
                                  <w:sz w:val="12"/>
                                  <w:szCs w:val="12"/>
                                </w:rPr>
                              </w:pPr>
                              <w:r>
                                <w:rPr>
                                  <w:sz w:val="12"/>
                                  <w:szCs w:val="12"/>
                                </w:rPr>
                                <w:t>param = &lt;param-value-ptr&gt;</w:t>
                              </w:r>
                            </w:p>
                          </w:txbxContent>
                        </wps:txbx>
                        <wps:bodyPr rot="0" vert="horz" wrap="square" lIns="91440" tIns="45720" rIns="91440" bIns="45720" anchor="ctr" anchorCtr="0" upright="1">
                          <a:noAutofit/>
                        </wps:bodyPr>
                      </wps:wsp>
                      <wps:wsp>
                        <wps:cNvPr id="98" name="直線矢印コネクタ 108"/>
                        <wps:cNvCnPr>
                          <a:cxnSpLocks noChangeShapeType="1"/>
                        </wps:cNvCnPr>
                        <wps:spPr bwMode="auto">
                          <a:xfrm>
                            <a:off x="3006525" y="3548815"/>
                            <a:ext cx="100" cy="2024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05" name="フローチャート: 他ページ結合子 109"/>
                        <wps:cNvSpPr>
                          <a:spLocks noChangeArrowheads="1"/>
                        </wps:cNvSpPr>
                        <wps:spPr bwMode="auto">
                          <a:xfrm>
                            <a:off x="2899324" y="4558919"/>
                            <a:ext cx="214702" cy="206701"/>
                          </a:xfrm>
                          <a:prstGeom prst="flowChartOffpageConnector">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107" name="直線矢印コネクタ 110"/>
                        <wps:cNvCnPr>
                          <a:cxnSpLocks noChangeShapeType="1"/>
                        </wps:cNvCnPr>
                        <wps:spPr bwMode="auto">
                          <a:xfrm>
                            <a:off x="3006625" y="4408118"/>
                            <a:ext cx="100" cy="1508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08" name="フローチャート: 判断 112"/>
                        <wps:cNvSpPr>
                          <a:spLocks noChangeArrowheads="1"/>
                        </wps:cNvSpPr>
                        <wps:spPr bwMode="auto">
                          <a:xfrm>
                            <a:off x="1314411" y="3055013"/>
                            <a:ext cx="3384128" cy="493802"/>
                          </a:xfrm>
                          <a:prstGeom prst="flowChartDecision">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1BDA95E5" w14:textId="77777777" w:rsidR="00CA5115" w:rsidRDefault="00CA5115"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Runtime Initialized?</w:t>
                              </w:r>
                            </w:p>
                          </w:txbxContent>
                        </wps:txbx>
                        <wps:bodyPr rot="0" vert="horz" wrap="square" lIns="0" tIns="0" rIns="0" bIns="0" anchor="ctr" anchorCtr="0" upright="1">
                          <a:noAutofit/>
                        </wps:bodyPr>
                      </wps:wsp>
                      <wps:wsp>
                        <wps:cNvPr id="109" name="カギ線コネクタ 114"/>
                        <wps:cNvCnPr>
                          <a:cxnSpLocks noChangeShapeType="1"/>
                        </wps:cNvCnPr>
                        <wps:spPr bwMode="auto">
                          <a:xfrm flipH="1" flipV="1">
                            <a:off x="4687738" y="835903"/>
                            <a:ext cx="10800" cy="2466010"/>
                          </a:xfrm>
                          <a:prstGeom prst="bentConnector3">
                            <a:avLst>
                              <a:gd name="adj1" fmla="val -2117648"/>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10" name="フローチャート: 他ページ結合子 124"/>
                        <wps:cNvSpPr>
                          <a:spLocks noChangeArrowheads="1"/>
                        </wps:cNvSpPr>
                        <wps:spPr bwMode="auto">
                          <a:xfrm>
                            <a:off x="2900024" y="111600"/>
                            <a:ext cx="214602" cy="206301"/>
                          </a:xfrm>
                          <a:prstGeom prst="flowChartOffpageConnector">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111" name="テキスト ボックス 115"/>
                        <wps:cNvSpPr txBox="1">
                          <a:spLocks noChangeArrowheads="1"/>
                        </wps:cNvSpPr>
                        <wps:spPr bwMode="auto">
                          <a:xfrm>
                            <a:off x="4893840" y="1879808"/>
                            <a:ext cx="380403" cy="282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B54510" w14:textId="77777777" w:rsidR="00CA5115" w:rsidRDefault="00CA5115" w:rsidP="00D17F1B">
                              <w:r>
                                <w:t>No</w:t>
                              </w:r>
                            </w:p>
                          </w:txbxContent>
                        </wps:txbx>
                        <wps:bodyPr rot="0" vert="horz" wrap="square" lIns="91440" tIns="45720" rIns="91440" bIns="45720" anchor="t" anchorCtr="0" upright="1">
                          <a:noAutofit/>
                        </wps:bodyPr>
                      </wps:wsp>
                      <wps:wsp>
                        <wps:cNvPr id="112" name="テキスト ボックス 127"/>
                        <wps:cNvSpPr txBox="1">
                          <a:spLocks noChangeArrowheads="1"/>
                        </wps:cNvSpPr>
                        <wps:spPr bwMode="auto">
                          <a:xfrm>
                            <a:off x="2969924" y="3525514"/>
                            <a:ext cx="490104" cy="28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274C9A" w14:textId="77777777" w:rsidR="00CA5115" w:rsidRDefault="00CA5115" w:rsidP="00D17F1B">
                              <w:r>
                                <w:t>Yes</w:t>
                              </w:r>
                            </w:p>
                          </w:txbxContent>
                        </wps:txbx>
                        <wps:bodyPr rot="0" vert="horz" wrap="square" lIns="91440" tIns="45720" rIns="91440" bIns="45720" anchor="t" anchorCtr="0" upright="1">
                          <a:noAutofit/>
                        </wps:bodyPr>
                      </wps:wsp>
                    </wpc:wpc>
                  </a:graphicData>
                </a:graphic>
              </wp:inline>
            </w:drawing>
          </mc:Choice>
          <mc:Fallback>
            <w:pict>
              <v:group w14:anchorId="2BFCD4E7" id="キャンバス 111" o:spid="_x0000_s1181" editas="canvas" style="width:468pt;height:375.4pt;mso-position-horizontal-relative:char;mso-position-vertical-relative:line" coordsize="59436,47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">
                <v:shape id="_x0000_s1182" type="#_x0000_t75" style="position:absolute;width:59436;height:47669;visibility:visible;mso-wrap-style:square" stroked="t" strokecolor="black [3213]">
                  <v:fill o:detectmouseclick="t"/>
                  <v:path o:connecttype="none"/>
                </v:shape>
                <v:shape id="直線矢印コネクタ 89" o:spid="_x0000_s1183" type="#_x0000_t32" style="position:absolute;left:30068;top:3179;width:5;height:2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" strokeweight=".5pt">
                  <v:stroke endarrow="block" joinstyle="miter"/>
                </v:shape>
                <v:shape id="直線矢印コネクタ 90" o:spid="_x0000_s1184" type="#_x0000_t32" style="position:absolute;left:30065;top:11522;width:3;height:1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" strokeweight=".5pt">
                  <v:stroke endarrow="block" joinstyle="miter"/>
                </v:shape>
                <v:shape id="フローチャート: 定義済み処理 91" o:spid="_x0000_s1185" type="#_x0000_t112" style="position:absolute;left:13259;top:5196;width:33618;height:6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" strokeweight="1pt">
                  <v:textbox>
                    <w:txbxContent>
                      <w:p w14:paraId="3D066DEF" w14:textId="3647EC5F" w:rsidR="00CA5115" w:rsidRPr="00D17F1B" w:rsidRDefault="00CA5115" w:rsidP="00D17F1B">
                        <w:pPr>
                          <w:spacing w:after="0"/>
                          <w:jc w:val="center"/>
                          <w:rPr>
                            <w:sz w:val="20"/>
                            <w:szCs w:val="20"/>
                          </w:rPr>
                        </w:pPr>
                        <w:r w:rsidRPr="00D17F1B">
                          <w:rPr>
                            <w:sz w:val="20"/>
                            <w:szCs w:val="20"/>
                          </w:rPr>
                          <w:t>Input/Output Buffer Submission</w:t>
                        </w:r>
                      </w:p>
                      <w:p w14:paraId="3AB447A3" w14:textId="77777777" w:rsidR="00CA5115" w:rsidRDefault="00CA5115" w:rsidP="00D17F1B">
                        <w:pPr>
                          <w:spacing w:after="0"/>
                          <w:rPr>
                            <w:sz w:val="12"/>
                            <w:szCs w:val="12"/>
                          </w:rPr>
                        </w:pPr>
                        <w:r>
                          <w:rPr>
                            <w:sz w:val="12"/>
                            <w:szCs w:val="12"/>
                          </w:rPr>
                          <w:t>cmd = XA_API_CMD_SET_MEM_PTR</w:t>
                        </w:r>
                      </w:p>
                      <w:p w14:paraId="312CFB94" w14:textId="77777777" w:rsidR="00CA5115" w:rsidRDefault="00CA5115" w:rsidP="00D17F1B">
                        <w:pPr>
                          <w:spacing w:after="0"/>
                          <w:rPr>
                            <w:sz w:val="12"/>
                            <w:szCs w:val="12"/>
                          </w:rPr>
                        </w:pPr>
                        <w:r>
                          <w:rPr>
                            <w:sz w:val="12"/>
                            <w:szCs w:val="12"/>
                          </w:rPr>
                          <w:t>idx = &lt;io-buffer-idx&gt;</w:t>
                        </w:r>
                      </w:p>
                      <w:p w14:paraId="25BC1B8F" w14:textId="77777777" w:rsidR="00CA5115" w:rsidRDefault="00CA5115" w:rsidP="00D17F1B">
                        <w:pPr>
                          <w:spacing w:after="0"/>
                          <w:rPr>
                            <w:sz w:val="12"/>
                            <w:szCs w:val="12"/>
                          </w:rPr>
                        </w:pPr>
                        <w:r>
                          <w:rPr>
                            <w:sz w:val="12"/>
                            <w:szCs w:val="12"/>
                          </w:rPr>
                          <w:t>param = &lt;io-buffer-ptr&gt;</w:t>
                        </w:r>
                      </w:p>
                    </w:txbxContent>
                  </v:textbox>
                </v:shape>
                <v:shape id="フローチャート: 定義済み処理 92" o:spid="_x0000_s1186" type="#_x0000_t112" style="position:absolute;left:13260;top:13279;width:33610;height:6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" strokeweight="1pt">
                  <v:textbox>
                    <w:txbxContent>
                      <w:p w14:paraId="2E45890C" w14:textId="2FA15A98" w:rsidR="00CA5115" w:rsidRDefault="00CA5115" w:rsidP="00D17F1B">
                        <w:pPr>
                          <w:spacing w:after="0"/>
                          <w:jc w:val="center"/>
                          <w:rPr>
                            <w:sz w:val="12"/>
                            <w:szCs w:val="12"/>
                          </w:rPr>
                        </w:pPr>
                        <w:r w:rsidRPr="00D17F1B">
                          <w:rPr>
                            <w:sz w:val="20"/>
                            <w:szCs w:val="20"/>
                          </w:rPr>
                          <w:t>Runtime Initialization</w:t>
                        </w:r>
                      </w:p>
                      <w:p w14:paraId="3CA74B6E" w14:textId="77777777" w:rsidR="00CA5115" w:rsidRDefault="00CA5115" w:rsidP="00D17F1B">
                        <w:pPr>
                          <w:spacing w:after="0"/>
                          <w:rPr>
                            <w:sz w:val="12"/>
                            <w:szCs w:val="12"/>
                          </w:rPr>
                        </w:pPr>
                        <w:r>
                          <w:rPr>
                            <w:sz w:val="12"/>
                            <w:szCs w:val="12"/>
                          </w:rPr>
                          <w:t>cmd = XA_API_CMD_INIT</w:t>
                        </w:r>
                      </w:p>
                      <w:p w14:paraId="79058C08" w14:textId="77777777" w:rsidR="00CA5115" w:rsidRDefault="00CA5115" w:rsidP="00D17F1B">
                        <w:pPr>
                          <w:spacing w:after="0"/>
                          <w:rPr>
                            <w:sz w:val="12"/>
                            <w:szCs w:val="12"/>
                          </w:rPr>
                        </w:pPr>
                        <w:r>
                          <w:rPr>
                            <w:sz w:val="12"/>
                            <w:szCs w:val="12"/>
                          </w:rPr>
                          <w:t>idx = XA_CMD_TYPE_INIT_PROCESS</w:t>
                        </w:r>
                      </w:p>
                      <w:p w14:paraId="64D9FD46" w14:textId="77777777" w:rsidR="00CA5115" w:rsidRDefault="00CA5115" w:rsidP="00D17F1B">
                        <w:pPr>
                          <w:spacing w:after="0"/>
                          <w:rPr>
                            <w:sz w:val="12"/>
                            <w:szCs w:val="12"/>
                          </w:rPr>
                        </w:pPr>
                        <w:r>
                          <w:rPr>
                            <w:sz w:val="12"/>
                            <w:szCs w:val="12"/>
                          </w:rPr>
                          <w:t>param = NULL</w:t>
                        </w:r>
                      </w:p>
                    </w:txbxContent>
                  </v:textbox>
                </v:shape>
                <v:shape id="フローチャート: 定義済み処理 93" o:spid="_x0000_s1187" type="#_x0000_t112" style="position:absolute;left:13263;top:21353;width:33611;height:7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" strokeweight="1pt">
                  <v:textbox>
                    <w:txbxContent>
                      <w:p w14:paraId="19D655B3" w14:textId="507F6C28" w:rsidR="00CA5115" w:rsidRPr="00681CA4" w:rsidRDefault="00CA5115" w:rsidP="00681CA4">
                        <w:pPr>
                          <w:spacing w:after="0"/>
                          <w:jc w:val="center"/>
                          <w:rPr>
                            <w:sz w:val="20"/>
                            <w:szCs w:val="20"/>
                          </w:rPr>
                        </w:pPr>
                        <w:r w:rsidRPr="00681CA4">
                          <w:rPr>
                            <w:sz w:val="20"/>
                            <w:szCs w:val="20"/>
                          </w:rPr>
                          <w:t>Runtime Initialization Status Querying</w:t>
                        </w:r>
                      </w:p>
                      <w:p w14:paraId="4BA540C7" w14:textId="77777777" w:rsidR="00CA5115" w:rsidRDefault="00CA5115" w:rsidP="00681CA4">
                        <w:pPr>
                          <w:spacing w:after="0"/>
                          <w:rPr>
                            <w:sz w:val="12"/>
                            <w:szCs w:val="12"/>
                          </w:rPr>
                        </w:pPr>
                        <w:r>
                          <w:rPr>
                            <w:sz w:val="12"/>
                            <w:szCs w:val="12"/>
                          </w:rPr>
                          <w:t>cmd = XA_API_CMD_INIT</w:t>
                        </w:r>
                      </w:p>
                      <w:p w14:paraId="1DB2FEF1" w14:textId="77777777" w:rsidR="00CA5115" w:rsidRDefault="00CA5115" w:rsidP="00681CA4">
                        <w:pPr>
                          <w:spacing w:after="0"/>
                          <w:rPr>
                            <w:sz w:val="12"/>
                            <w:szCs w:val="12"/>
                          </w:rPr>
                        </w:pPr>
                        <w:r>
                          <w:rPr>
                            <w:sz w:val="12"/>
                            <w:szCs w:val="12"/>
                          </w:rPr>
                          <w:t>idx = XA_CMD_TYPE_INIT_DONE</w:t>
                        </w:r>
                      </w:p>
                      <w:p w14:paraId="76EB258F" w14:textId="77777777" w:rsidR="00CA5115" w:rsidRDefault="00CA5115" w:rsidP="00681CA4">
                        <w:pPr>
                          <w:spacing w:after="0"/>
                          <w:rPr>
                            <w:sz w:val="12"/>
                            <w:szCs w:val="12"/>
                          </w:rPr>
                        </w:pPr>
                        <w:r>
                          <w:rPr>
                            <w:sz w:val="12"/>
                            <w:szCs w:val="12"/>
                          </w:rPr>
                          <w:t>param = &lt;status-ptr&gt;</w:t>
                        </w:r>
                      </w:p>
                    </w:txbxContent>
                  </v:textbox>
                </v:shape>
                <v:shape id="直線矢印コネクタ 94" o:spid="_x0000_s1188" type="#_x0000_t32" style="position:absolute;left:30065;top:19767;width:3;height:1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" strokeweight=".5pt">
                  <v:stroke endarrow="block" joinstyle="miter"/>
                </v:shape>
                <v:shape id="直線矢印コネクタ 105" o:spid="_x0000_s1189" type="#_x0000_t32" style="position:absolute;left:30065;top:29281;width:3;height:12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" strokeweight=".5pt">
                  <v:stroke endarrow="block" joinstyle="miter"/>
                </v:shape>
                <v:shape id="フローチャート: 定義済み処理 107" o:spid="_x0000_s1190" type="#_x0000_t112" style="position:absolute;left:13261;top:37512;width:33610;height:6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" strokeweight="1pt">
                  <v:textbox>
                    <w:txbxContent>
                      <w:p w14:paraId="26FF0B29" w14:textId="5C1D4006" w:rsidR="00CA5115" w:rsidRDefault="00CA5115" w:rsidP="00681CA4">
                        <w:pPr>
                          <w:spacing w:after="0"/>
                          <w:jc w:val="center"/>
                          <w:rPr>
                            <w:sz w:val="12"/>
                            <w:szCs w:val="12"/>
                          </w:rPr>
                        </w:pPr>
                        <w:r w:rsidRPr="00681CA4">
                          <w:rPr>
                            <w:sz w:val="20"/>
                            <w:szCs w:val="20"/>
                          </w:rPr>
                          <w:t>Query Effective Parameters</w:t>
                        </w:r>
                      </w:p>
                      <w:p w14:paraId="215BEE13" w14:textId="77777777" w:rsidR="00CA5115" w:rsidRDefault="00CA5115" w:rsidP="00681CA4">
                        <w:pPr>
                          <w:spacing w:after="0"/>
                          <w:rPr>
                            <w:sz w:val="12"/>
                            <w:szCs w:val="12"/>
                          </w:rPr>
                        </w:pPr>
                        <w:r>
                          <w:rPr>
                            <w:sz w:val="12"/>
                            <w:szCs w:val="12"/>
                          </w:rPr>
                          <w:t>cmd = XA_API_CMD_GET_CONFIG_PARAM</w:t>
                        </w:r>
                      </w:p>
                      <w:p w14:paraId="5EC921FF" w14:textId="77777777" w:rsidR="00CA5115" w:rsidRDefault="00CA5115" w:rsidP="00681CA4">
                        <w:pPr>
                          <w:spacing w:after="0"/>
                          <w:rPr>
                            <w:sz w:val="12"/>
                            <w:szCs w:val="12"/>
                          </w:rPr>
                        </w:pPr>
                        <w:r>
                          <w:rPr>
                            <w:sz w:val="12"/>
                            <w:szCs w:val="12"/>
                          </w:rPr>
                          <w:t>idx = &lt;param-id&gt;</w:t>
                        </w:r>
                      </w:p>
                      <w:p w14:paraId="652A1E55" w14:textId="77777777" w:rsidR="00CA5115" w:rsidRDefault="00CA5115" w:rsidP="00681CA4">
                        <w:pPr>
                          <w:spacing w:after="0"/>
                          <w:rPr>
                            <w:sz w:val="12"/>
                            <w:szCs w:val="12"/>
                          </w:rPr>
                        </w:pPr>
                        <w:r>
                          <w:rPr>
                            <w:sz w:val="12"/>
                            <w:szCs w:val="12"/>
                          </w:rPr>
                          <w:t>param = &lt;param-value-ptr&gt;</w:t>
                        </w:r>
                      </w:p>
                    </w:txbxContent>
                  </v:textbox>
                </v:shape>
                <v:shape id="直線矢印コネクタ 108" o:spid="_x0000_s1191" type="#_x0000_t32" style="position:absolute;left:30065;top:35488;width:1;height:2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" strokeweight=".5pt">
                  <v:stroke endarrow="block" joinstyle="miter"/>
                </v:shape>
                <v:shape id="フローチャート: 他ページ結合子 109" o:spid="_x0000_s1192" type="#_x0000_t177" style="position:absolute;left:28993;top:45589;width:2147;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" strokeweight="1pt"/>
                <v:shape id="直線矢印コネクタ 110" o:spid="_x0000_s1193" type="#_x0000_t32" style="position:absolute;left:30066;top:44081;width:1;height:1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" strokeweight=".5pt">
                  <v:stroke endarrow="block" joinstyle="miter"/>
                </v:shape>
                <v:shapetype id="_x0000_t110" coordsize="21600,21600" o:spt="110" path="m10800,l,10800,10800,21600,21600,10800xe">
                  <v:stroke joinstyle="miter"/>
                  <v:path gradientshapeok="t" o:connecttype="rect" textboxrect="5400,5400,16200,16200"/>
                </v:shapetype>
                <v:shape id="フローチャート: 判断 112" o:spid="_x0000_s1194" type="#_x0000_t110" style="position:absolute;left:13144;top:30550;width:33841;height:4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" strokeweight="1pt">
                  <v:textbox inset="0,0,0,0">
                    <w:txbxContent>
                      <w:p w14:paraId="1BDA95E5" w14:textId="77777777" w:rsidR="00CA5115" w:rsidRDefault="00CA5115"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Runtime Initialized?</w:t>
                        </w:r>
                      </w:p>
                    </w:txbxContent>
                  </v:textbox>
                </v:shape>
                <v:shape id="カギ線コネクタ 114" o:spid="_x0000_s1195" type="#_x0000_t34" style="position:absolute;left:46877;top:8359;width:108;height:2466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" adj="-457412" strokeweight=".5pt">
                  <v:stroke endarrow="block"/>
                </v:shape>
                <v:shape id="フローチャート: 他ページ結合子 124" o:spid="_x0000_s1196" type="#_x0000_t177" style="position:absolute;left:29000;top:1116;width:2146;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" strokeweight="1pt"/>
                <v:shape id="テキスト ボックス 115" o:spid="_x0000_s1197" type="#_x0000_t202" style="position:absolute;left:48938;top:18798;width:3804;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2BB54510" w14:textId="77777777" w:rsidR="00CA5115" w:rsidRDefault="00CA5115" w:rsidP="00D17F1B">
                        <w:r>
                          <w:t>No</w:t>
                        </w:r>
                      </w:p>
                    </w:txbxContent>
                  </v:textbox>
                </v:shape>
                <v:shape id="テキスト ボックス 127" o:spid="_x0000_s1198" type="#_x0000_t202" style="position:absolute;left:29699;top:35255;width:4901;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64274C9A" w14:textId="77777777" w:rsidR="00CA5115" w:rsidRDefault="00CA5115" w:rsidP="00D17F1B">
                        <w:r>
                          <w:t>Yes</w:t>
                        </w:r>
                      </w:p>
                    </w:txbxContent>
                  </v:textbox>
                </v:shape>
                <w10:anchorlock/>
              </v:group>
            </w:pict>
          </mc:Fallback>
        </mc:AlternateContent>
      </w:r>
    </w:p>
    <w:p w14:paraId="71FD35EA" w14:textId="77777777" w:rsidR="00D17F1B" w:rsidRDefault="00D17F1B" w:rsidP="003C1B73">
      <w:pPr>
        <w:pStyle w:val="RefIDs"/>
      </w:pPr>
      <w:r>
        <w:t>[Covers: RD_010]</w:t>
      </w:r>
    </w:p>
    <w:p w14:paraId="1A0A51D7" w14:textId="77777777" w:rsidR="00D17F1B" w:rsidRDefault="00D17F1B" w:rsidP="003C1B73">
      <w:pPr>
        <w:jc w:val="center"/>
      </w:pPr>
    </w:p>
    <w:p w14:paraId="2390A590" w14:textId="1FDDCA9C" w:rsidR="00D17F1B" w:rsidRPr="00681CA4" w:rsidRDefault="00D17F1B" w:rsidP="003C1B73">
      <w:pPr>
        <w:pStyle w:val="Caption"/>
      </w:pPr>
      <w:bookmarkStart w:id="92" w:name="_Toc6909639"/>
      <w:r>
        <w:t xml:space="preserve">Figure </w:t>
      </w:r>
      <w:r>
        <w:fldChar w:fldCharType="begin"/>
      </w:r>
      <w:r>
        <w:rPr>
          <w:rFonts w:eastAsia="MS PGothic"/>
          <w:lang w:eastAsia="ja-JP"/>
        </w:rPr>
        <w:instrText xml:space="preserve"> REF _Ref443325900 \h </w:instrText>
      </w:r>
      <w:r>
        <w:fldChar w:fldCharType="separate"/>
      </w:r>
      <w:r w:rsidR="00CA5115">
        <w:rPr>
          <w:rFonts w:asciiTheme="minorHAnsi" w:hAnsiTheme="minorHAnsi" w:cstheme="minorHAnsi"/>
          <w:i/>
          <w:color w:val="auto"/>
        </w:rPr>
        <w:t xml:space="preserve">2.1.2. </w:t>
      </w:r>
      <w:r w:rsidR="00CA5115" w:rsidRPr="00D17F1B">
        <w:rPr>
          <w:rFonts w:asciiTheme="minorHAnsi" w:hAnsiTheme="minorHAnsi" w:cstheme="minorHAnsi"/>
          <w:i/>
          <w:color w:val="auto"/>
        </w:rPr>
        <w:t>Runtime Initialization Stage</w:t>
      </w:r>
      <w:r>
        <w:fldChar w:fldCharType="end"/>
      </w:r>
      <w:r>
        <w:rPr>
          <w:rFonts w:eastAsia="MS PGothic"/>
          <w:lang w:eastAsia="ja-JP"/>
        </w:rPr>
        <w:t xml:space="preserve"> flow chart</w:t>
      </w:r>
      <w:bookmarkEnd w:id="92"/>
    </w:p>
    <w:p w14:paraId="7F2C496B" w14:textId="02959CD1" w:rsidR="00D17F1B" w:rsidRDefault="00D17F1B" w:rsidP="003C1B73">
      <w:pPr>
        <w:rPr>
          <w:lang w:val="x-none"/>
        </w:rPr>
      </w:pPr>
      <w:r>
        <w:rPr>
          <w:lang w:val="x-none"/>
        </w:rPr>
        <w:fldChar w:fldCharType="begin"/>
      </w:r>
      <w:r>
        <w:rPr>
          <w:lang w:val="x-none"/>
        </w:rPr>
        <w:instrText xml:space="preserve"> REF _Ref443325910 \h </w:instrText>
      </w:r>
      <w:r>
        <w:rPr>
          <w:lang w:val="x-none"/>
        </w:rPr>
      </w:r>
      <w:r>
        <w:rPr>
          <w:lang w:val="x-none"/>
        </w:rPr>
        <w:fldChar w:fldCharType="separate"/>
      </w:r>
      <w:r w:rsidR="00CA5115">
        <w:rPr>
          <w:rFonts w:cstheme="minorHAnsi"/>
          <w:i/>
        </w:rPr>
        <w:t xml:space="preserve">2.1.2. </w:t>
      </w:r>
      <w:r w:rsidR="00CA5115" w:rsidRPr="00D17F1B">
        <w:rPr>
          <w:rFonts w:cstheme="minorHAnsi"/>
          <w:i/>
        </w:rPr>
        <w:t>Runtime Initialization Stage</w:t>
      </w:r>
      <w:r>
        <w:rPr>
          <w:lang w:val="x-none"/>
        </w:rPr>
        <w:fldChar w:fldCharType="end"/>
      </w:r>
      <w:r>
        <w:rPr>
          <w:lang w:val="x-none"/>
        </w:rPr>
        <w:t xml:space="preserve"> performs configuration of parameter which depends on input data and so on. It checks input data but never make output data.</w:t>
      </w:r>
    </w:p>
    <w:p w14:paraId="61099258" w14:textId="77777777" w:rsidR="00D17F1B" w:rsidRDefault="00D17F1B" w:rsidP="003C1B73">
      <w:pPr>
        <w:rPr>
          <w:rFonts w:eastAsia="MS PGothic"/>
        </w:rPr>
      </w:pPr>
      <w:r>
        <w:rPr>
          <w:rFonts w:eastAsia="MS PGothic"/>
        </w:rPr>
        <w:br w:type="page"/>
      </w:r>
    </w:p>
    <w:p w14:paraId="47401934" w14:textId="77777777" w:rsidR="00D17F1B" w:rsidRDefault="00D17F1B" w:rsidP="003C1B73">
      <w:pPr>
        <w:rPr>
          <w:rFonts w:eastAsia="MS Mincho"/>
          <w:lang w:val="x-none"/>
        </w:rPr>
      </w:pPr>
    </w:p>
    <w:p w14:paraId="0113B490" w14:textId="1B66533F" w:rsidR="00D17F1B" w:rsidRPr="00D17F1B" w:rsidRDefault="00D17F1B" w:rsidP="003C1B73">
      <w:pPr>
        <w:pStyle w:val="Heading5"/>
        <w:rPr>
          <w:rFonts w:asciiTheme="minorHAnsi" w:hAnsiTheme="minorHAnsi" w:cstheme="minorHAnsi"/>
          <w:i/>
          <w:color w:val="auto"/>
        </w:rPr>
      </w:pPr>
      <w:bookmarkStart w:id="93" w:name="_Toc6909609"/>
      <w:bookmarkStart w:id="94" w:name="_Ref443063957"/>
      <w:r>
        <w:rPr>
          <w:rFonts w:asciiTheme="minorHAnsi" w:hAnsiTheme="minorHAnsi" w:cstheme="minorHAnsi"/>
          <w:i/>
          <w:color w:val="auto"/>
        </w:rPr>
        <w:t xml:space="preserve">2.1.3. </w:t>
      </w:r>
      <w:r w:rsidRPr="00D17F1B">
        <w:rPr>
          <w:rFonts w:asciiTheme="minorHAnsi" w:hAnsiTheme="minorHAnsi" w:cstheme="minorHAnsi"/>
          <w:i/>
          <w:color w:val="auto"/>
        </w:rPr>
        <w:t>Execution Stage</w:t>
      </w:r>
      <w:bookmarkEnd w:id="93"/>
      <w:bookmarkEnd w:id="94"/>
    </w:p>
    <w:p w14:paraId="6C02B587" w14:textId="77777777" w:rsidR="00D17F1B" w:rsidRDefault="00D17F1B" w:rsidP="005179AB">
      <w:pPr>
        <w:pStyle w:val="ReqID"/>
      </w:pPr>
      <w:r>
        <w:t>FD_FWK_CMN_003</w:t>
      </w:r>
    </w:p>
    <w:p w14:paraId="3EFAE53E" w14:textId="77777777" w:rsidR="00D17F1B" w:rsidRDefault="00D17F1B" w:rsidP="005179AB">
      <w:pPr>
        <w:rPr>
          <w:lang w:val="x-none"/>
        </w:rPr>
      </w:pPr>
    </w:p>
    <w:p w14:paraId="3A3961CD" w14:textId="65C43154" w:rsidR="00D17F1B" w:rsidRDefault="00D17F1B" w:rsidP="005179AB">
      <w:pPr>
        <w:jc w:val="center"/>
      </w:pPr>
      <w:r>
        <w:rPr>
          <w:noProof/>
        </w:rPr>
        <mc:AlternateContent>
          <mc:Choice Requires="wpc">
            <w:drawing>
              <wp:inline distT="0" distB="0" distL="0" distR="0" wp14:anchorId="0FBEFC77" wp14:editId="17319F97">
                <wp:extent cx="6089650" cy="4884420"/>
                <wp:effectExtent l="19050" t="19050" r="6350" b="11430"/>
                <wp:docPr id="527" name="Canvas 5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511" name="直線矢印コネクタ 15"/>
                        <wps:cNvCnPr>
                          <a:cxnSpLocks noChangeShapeType="1"/>
                          <a:stCxn id="523" idx="2"/>
                          <a:endCxn id="513" idx="0"/>
                        </wps:cNvCnPr>
                        <wps:spPr bwMode="auto">
                          <a:xfrm flipH="1">
                            <a:off x="3006825" y="317901"/>
                            <a:ext cx="500" cy="2017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2" name="直線矢印コネクタ 54"/>
                        <wps:cNvCnPr>
                          <a:cxnSpLocks noChangeShapeType="1"/>
                          <a:stCxn id="513" idx="2"/>
                          <a:endCxn id="514" idx="0"/>
                        </wps:cNvCnPr>
                        <wps:spPr bwMode="auto">
                          <a:xfrm flipH="1">
                            <a:off x="3006525" y="1157505"/>
                            <a:ext cx="300" cy="1704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3" name="フローチャート: 定義済み処理 55"/>
                        <wps:cNvSpPr>
                          <a:spLocks noChangeArrowheads="1"/>
                        </wps:cNvSpPr>
                        <wps:spPr bwMode="auto">
                          <a:xfrm>
                            <a:off x="1325911" y="519602"/>
                            <a:ext cx="3361828" cy="6379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373D6C2D"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Input/Output Buffer Submission</w:t>
                              </w:r>
                            </w:p>
                            <w:p w14:paraId="4A6BDAA1"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26AF3BFD"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XA_API_CMD_SET_MEM_PTR</w:t>
                              </w:r>
                            </w:p>
                            <w:p w14:paraId="2B9D2929"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&lt;io-buffer-idx&gt;</w:t>
                              </w:r>
                            </w:p>
                            <w:p w14:paraId="4740D1FA"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&lt;io-buffer-ptr&gt;</w:t>
                              </w:r>
                            </w:p>
                            <w:p w14:paraId="75548D16" w14:textId="3158D057" w:rsidR="00CA5115" w:rsidRDefault="00CA5115" w:rsidP="00D17F1B">
                              <w:pPr>
                                <w:rPr>
                                  <w:sz w:val="12"/>
                                  <w:szCs w:val="12"/>
                                </w:rPr>
                              </w:pPr>
                            </w:p>
                          </w:txbxContent>
                        </wps:txbx>
                        <wps:bodyPr rot="0" vert="horz" wrap="square" lIns="91440" tIns="45720" rIns="91440" bIns="45720" anchor="ctr" anchorCtr="0" upright="1">
                          <a:noAutofit/>
                        </wps:bodyPr>
                      </wps:wsp>
                      <wps:wsp>
                        <wps:cNvPr id="514" name="フローチャート: 定義済み処理 57"/>
                        <wps:cNvSpPr>
                          <a:spLocks noChangeArrowheads="1"/>
                        </wps:cNvSpPr>
                        <wps:spPr bwMode="auto">
                          <a:xfrm>
                            <a:off x="1326011" y="1327905"/>
                            <a:ext cx="3361028" cy="6436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561F6954"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w:t>
                              </w:r>
                            </w:p>
                            <w:p w14:paraId="0E18A757"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2D876B1"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254E4616"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XA_CMD_TYPE_DO_EXECUTE</w:t>
                              </w:r>
                            </w:p>
                            <w:p w14:paraId="46E36F0B"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6B3B311" w14:textId="7F82C07D" w:rsidR="00CA5115" w:rsidRDefault="00CA5115" w:rsidP="00D17F1B">
                              <w:pPr>
                                <w:rPr>
                                  <w:sz w:val="12"/>
                                  <w:szCs w:val="12"/>
                                </w:rPr>
                              </w:pPr>
                            </w:p>
                          </w:txbxContent>
                        </wps:txbx>
                        <wps:bodyPr rot="0" vert="horz" wrap="square" lIns="91440" tIns="45720" rIns="91440" bIns="45720" anchor="ctr" anchorCtr="0" upright="1">
                          <a:noAutofit/>
                        </wps:bodyPr>
                      </wps:wsp>
                      <wps:wsp>
                        <wps:cNvPr id="515" name="フローチャート: 定義済み処理 70"/>
                        <wps:cNvSpPr>
                          <a:spLocks noChangeArrowheads="1"/>
                        </wps:cNvSpPr>
                        <wps:spPr bwMode="auto">
                          <a:xfrm>
                            <a:off x="1326311" y="2135409"/>
                            <a:ext cx="3361128" cy="7927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2D95102C"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 Completion Status Querying</w:t>
                              </w:r>
                            </w:p>
                            <w:p w14:paraId="4A9A378F"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19523F0B"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03495786"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XA_CMD_TYPE_DONE_QUERY</w:t>
                              </w:r>
                            </w:p>
                            <w:p w14:paraId="2FAF70F2"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&lt;status-ptr&gt;</w:t>
                              </w:r>
                            </w:p>
                            <w:p w14:paraId="35A52155" w14:textId="4A620636" w:rsidR="00CA5115" w:rsidRDefault="00CA5115" w:rsidP="00D17F1B">
                              <w:pPr>
                                <w:rPr>
                                  <w:sz w:val="12"/>
                                  <w:szCs w:val="12"/>
                                </w:rPr>
                              </w:pPr>
                            </w:p>
                          </w:txbxContent>
                        </wps:txbx>
                        <wps:bodyPr rot="0" vert="horz" wrap="square" lIns="91440" tIns="45720" rIns="91440" bIns="45720" anchor="ctr" anchorCtr="0" upright="1">
                          <a:noAutofit/>
                        </wps:bodyPr>
                      </wps:wsp>
                      <wps:wsp>
                        <wps:cNvPr id="516" name="直線矢印コネクタ 72"/>
                        <wps:cNvCnPr>
                          <a:cxnSpLocks noChangeShapeType="1"/>
                          <a:stCxn id="514" idx="2"/>
                          <a:endCxn id="515" idx="0"/>
                        </wps:cNvCnPr>
                        <wps:spPr bwMode="auto">
                          <a:xfrm>
                            <a:off x="3006525" y="1971508"/>
                            <a:ext cx="300" cy="1639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7" name="直線矢印コネクタ 75"/>
                        <wps:cNvCnPr>
                          <a:cxnSpLocks noChangeShapeType="1"/>
                          <a:stCxn id="515" idx="2"/>
                          <a:endCxn id="521" idx="0"/>
                        </wps:cNvCnPr>
                        <wps:spPr bwMode="auto">
                          <a:xfrm flipH="1">
                            <a:off x="3006525" y="2928112"/>
                            <a:ext cx="300" cy="1903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8" name="フローチャート: 定義済み処理 76"/>
                        <wps:cNvSpPr>
                          <a:spLocks noChangeArrowheads="1"/>
                        </wps:cNvSpPr>
                        <wps:spPr bwMode="auto">
                          <a:xfrm>
                            <a:off x="1326111" y="3751215"/>
                            <a:ext cx="3361028" cy="6410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13A44877"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Reset Execution Runtime</w:t>
                              </w:r>
                            </w:p>
                            <w:p w14:paraId="207CAAA4"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9AB0BE6"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61F46AD7"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XA_CMD_TYPE_DO_RUNTIME_INIT</w:t>
                              </w:r>
                            </w:p>
                            <w:p w14:paraId="78B3B6B5"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6E0FE585" w14:textId="42C17B4E" w:rsidR="00CA5115" w:rsidRDefault="00CA5115" w:rsidP="00D17F1B">
                              <w:pPr>
                                <w:rPr>
                                  <w:sz w:val="12"/>
                                  <w:szCs w:val="12"/>
                                </w:rPr>
                              </w:pPr>
                            </w:p>
                          </w:txbxContent>
                        </wps:txbx>
                        <wps:bodyPr rot="0" vert="horz" wrap="square" lIns="91440" tIns="45720" rIns="91440" bIns="45720" anchor="ctr" anchorCtr="0" upright="1">
                          <a:noAutofit/>
                        </wps:bodyPr>
                      </wps:wsp>
                      <wps:wsp>
                        <wps:cNvPr id="519" name="直線矢印コネクタ 82"/>
                        <wps:cNvCnPr>
                          <a:cxnSpLocks noChangeShapeType="1"/>
                          <a:stCxn id="521" idx="2"/>
                          <a:endCxn id="518" idx="0"/>
                        </wps:cNvCnPr>
                        <wps:spPr bwMode="auto">
                          <a:xfrm>
                            <a:off x="3006525" y="3548715"/>
                            <a:ext cx="100" cy="2025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20" name="直線矢印コネクタ 84"/>
                        <wps:cNvCnPr>
                          <a:cxnSpLocks noChangeShapeType="1"/>
                          <a:stCxn id="518" idx="2"/>
                        </wps:cNvCnPr>
                        <wps:spPr bwMode="auto">
                          <a:xfrm>
                            <a:off x="3006625" y="4392218"/>
                            <a:ext cx="100" cy="1666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21" name="フローチャート: 判断 86"/>
                        <wps:cNvSpPr>
                          <a:spLocks noChangeArrowheads="1"/>
                        </wps:cNvSpPr>
                        <wps:spPr bwMode="auto">
                          <a:xfrm>
                            <a:off x="1314411" y="3118413"/>
                            <a:ext cx="3384128" cy="430302"/>
                          </a:xfrm>
                          <a:prstGeom prst="flowChartDecision">
                            <a:avLst/>
                          </a:prstGeom>
                          <a:solidFill>
                            <a:schemeClr val="lt1">
                              <a:lumMod val="100000"/>
                              <a:lumOff val="0"/>
                            </a:schemeClr>
                          </a:solidFill>
                          <a:ln w="12700">
                            <a:solidFill>
                              <a:schemeClr val="dk1">
                                <a:lumMod val="100000"/>
                                <a:lumOff val="0"/>
                              </a:schemeClr>
                            </a:solidFill>
                            <a:miter lim="800000"/>
                            <a:headEnd/>
                            <a:tailEnd/>
                          </a:ln>
                        </wps:spPr>
                        <wps:txbx>
                          <w:txbxContent>
                            <w:p w14:paraId="58BAFCB9" w14:textId="77777777" w:rsidR="00CA5115" w:rsidRDefault="00CA5115"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Execution Completed?</w:t>
                              </w:r>
                            </w:p>
                          </w:txbxContent>
                        </wps:txbx>
                        <wps:bodyPr rot="0" vert="horz" wrap="square" lIns="0" tIns="0" rIns="0" bIns="0" anchor="ctr" anchorCtr="0" upright="1">
                          <a:noAutofit/>
                        </wps:bodyPr>
                      </wps:wsp>
                      <wps:wsp>
                        <wps:cNvPr id="522" name="カギ線コネクタ 88"/>
                        <wps:cNvCnPr>
                          <a:cxnSpLocks noChangeShapeType="1"/>
                          <a:stCxn id="521" idx="3"/>
                          <a:endCxn id="513" idx="3"/>
                        </wps:cNvCnPr>
                        <wps:spPr bwMode="auto">
                          <a:xfrm flipH="1" flipV="1">
                            <a:off x="4687738" y="838503"/>
                            <a:ext cx="10800" cy="2495110"/>
                          </a:xfrm>
                          <a:prstGeom prst="bentConnector3">
                            <a:avLst>
                              <a:gd name="adj1" fmla="val -2117648"/>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23" name="フローチャート: 他ページ結合子 95"/>
                        <wps:cNvSpPr>
                          <a:spLocks noChangeArrowheads="1"/>
                        </wps:cNvSpPr>
                        <wps:spPr bwMode="auto">
                          <a:xfrm>
                            <a:off x="2900024" y="111600"/>
                            <a:ext cx="214602" cy="206301"/>
                          </a:xfrm>
                          <a:prstGeom prst="flowChartOffpageConnector">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524" name="テキスト ボックス 98"/>
                        <wps:cNvSpPr txBox="1">
                          <a:spLocks noChangeArrowheads="1"/>
                        </wps:cNvSpPr>
                        <wps:spPr bwMode="auto">
                          <a:xfrm>
                            <a:off x="4893840" y="1879808"/>
                            <a:ext cx="380403" cy="29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9648B8" w14:textId="77777777" w:rsidR="00CA5115" w:rsidRDefault="00CA5115" w:rsidP="00D17F1B">
                              <w:r>
                                <w:t>No</w:t>
                              </w:r>
                            </w:p>
                          </w:txbxContent>
                        </wps:txbx>
                        <wps:bodyPr rot="0" vert="horz" wrap="square" lIns="91440" tIns="45720" rIns="91440" bIns="45720" anchor="t" anchorCtr="0" upright="1">
                          <a:noAutofit/>
                        </wps:bodyPr>
                      </wps:wsp>
                      <wps:wsp>
                        <wps:cNvPr id="525" name="テキスト ボックス 113"/>
                        <wps:cNvSpPr txBox="1">
                          <a:spLocks noChangeArrowheads="1"/>
                        </wps:cNvSpPr>
                        <wps:spPr bwMode="auto">
                          <a:xfrm>
                            <a:off x="2969924" y="3525514"/>
                            <a:ext cx="490104" cy="291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D41CF4" w14:textId="77777777" w:rsidR="00CA5115" w:rsidRDefault="00CA5115" w:rsidP="00D17F1B">
                              <w:r>
                                <w:t>Yes</w:t>
                              </w:r>
                            </w:p>
                          </w:txbxContent>
                        </wps:txbx>
                        <wps:bodyPr rot="0" vert="horz" wrap="square" lIns="91440" tIns="45720" rIns="91440" bIns="45720" anchor="t" anchorCtr="0" upright="1">
                          <a:noAutofit/>
                        </wps:bodyPr>
                      </wps:wsp>
                      <wps:wsp>
                        <wps:cNvPr id="526" name="六角形 119"/>
                        <wps:cNvSpPr>
                          <a:spLocks noChangeArrowheads="1"/>
                        </wps:cNvSpPr>
                        <wps:spPr bwMode="auto">
                          <a:xfrm>
                            <a:off x="2896224" y="4558919"/>
                            <a:ext cx="221902" cy="191401"/>
                          </a:xfrm>
                          <a:prstGeom prst="hexagon">
                            <a:avLst>
                              <a:gd name="adj" fmla="val 24985"/>
                              <a:gd name="vf" fmla="val 115470"/>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c:wpc>
                  </a:graphicData>
                </a:graphic>
              </wp:inline>
            </w:drawing>
          </mc:Choice>
          <mc:Fallback>
            <w:pict>
              <v:group w14:anchorId="0FBEFC77" id="Canvas 527" o:spid="_x0000_s1199" editas="canvas" style="width:479.5pt;height:384.6pt;mso-position-horizontal-relative:char;mso-position-vertical-relative:line" coordsize="60896,48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">
                <v:shape id="_x0000_s1200" type="#_x0000_t75" style="position:absolute;width:60896;height:48844;visibility:visible;mso-wrap-style:square" stroked="t" strokecolor="black [3213]">
                  <v:fill o:detectmouseclick="t"/>
                  <v:path o:connecttype="none"/>
                </v:shape>
                <v:shape id="直線矢印コネクタ 15" o:spid="_x0000_s1201" type="#_x0000_t32" style="position:absolute;left:30068;top:3179;width:5;height:2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5xAAAANwAAAAPAAAAZHJzL2Rvd25yZXYueG1sRI/RagIx&#10;FETfC/5DuEJfpCYrVM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Cwl7/nEAAAA3AAAAA8A&#10;AAAAAAAAAAAAAAAABwIAAGRycy9kb3ducmV2LnhtbFBLBQYAAAAAAwADALcAAAD4AgAAAAA=&#10;" strokecolor="black [3213]" strokeweight=".5pt">
                  <v:stroke endarrow="block" joinstyle="miter"/>
                </v:shape>
                <v:shape id="直線矢印コネクタ 54" o:spid="_x0000_s1202" type="#_x0000_t32" style="position:absolute;left:30065;top:11575;width:3;height:17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" strokecolor="black [3213]" strokeweight=".5pt">
                  <v:stroke endarrow="block" joinstyle="miter"/>
                </v:shape>
                <v:shape id="フローチャート: 定義済み処理 55" o:spid="_x0000_s1203" type="#_x0000_t112" style="position:absolute;left:13259;top:5196;width:33618;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" fillcolor="white [3201]" strokecolor="black [3213]" strokeweight="1pt">
                  <v:textbox>
                    <w:txbxContent>
                      <w:p w14:paraId="373D6C2D"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Input/Output Buffer Submission</w:t>
                        </w:r>
                      </w:p>
                      <w:p w14:paraId="4A6BDAA1"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26AF3BFD"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XA_API_CMD_SET_MEM_PTR</w:t>
                        </w:r>
                      </w:p>
                      <w:p w14:paraId="2B9D2929"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&lt;io-buffer-idx&gt;</w:t>
                        </w:r>
                      </w:p>
                      <w:p w14:paraId="4740D1FA"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&lt;io-buffer-ptr&gt;</w:t>
                        </w:r>
                      </w:p>
                      <w:p w14:paraId="75548D16" w14:textId="3158D057" w:rsidR="00CA5115" w:rsidRDefault="00CA5115" w:rsidP="00D17F1B">
                        <w:pPr>
                          <w:rPr>
                            <w:sz w:val="12"/>
                            <w:szCs w:val="12"/>
                          </w:rPr>
                        </w:pPr>
                      </w:p>
                    </w:txbxContent>
                  </v:textbox>
                </v:shape>
                <v:shape id="フローチャート: 定義済み処理 57" o:spid="_x0000_s1204" type="#_x0000_t112" style="position:absolute;left:13260;top:13279;width:33610;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" fillcolor="white [3201]" strokecolor="black [3213]" strokeweight="1pt">
                  <v:textbox>
                    <w:txbxContent>
                      <w:p w14:paraId="561F6954"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w:t>
                        </w:r>
                      </w:p>
                      <w:p w14:paraId="0E18A757"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2D876B1"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254E4616"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XA_CMD_TYPE_DO_EXECUTE</w:t>
                        </w:r>
                      </w:p>
                      <w:p w14:paraId="46E36F0B"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6B3B311" w14:textId="7F82C07D" w:rsidR="00CA5115" w:rsidRDefault="00CA5115" w:rsidP="00D17F1B">
                        <w:pPr>
                          <w:rPr>
                            <w:sz w:val="12"/>
                            <w:szCs w:val="12"/>
                          </w:rPr>
                        </w:pPr>
                      </w:p>
                    </w:txbxContent>
                  </v:textbox>
                </v:shape>
                <v:shape id="フローチャート: 定義済み処理 70" o:spid="_x0000_s1205" type="#_x0000_t112" style="position:absolute;left:13263;top:21354;width:33611;height:7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" fillcolor="white [3201]" strokecolor="black [3213]" strokeweight="1pt">
                  <v:textbox>
                    <w:txbxContent>
                      <w:p w14:paraId="2D95102C"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 Completion Status Querying</w:t>
                        </w:r>
                      </w:p>
                      <w:p w14:paraId="4A9A378F"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19523F0B"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03495786"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XA_CMD_TYPE_DONE_QUERY</w:t>
                        </w:r>
                      </w:p>
                      <w:p w14:paraId="2FAF70F2"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&lt;status-ptr&gt;</w:t>
                        </w:r>
                      </w:p>
                      <w:p w14:paraId="35A52155" w14:textId="4A620636" w:rsidR="00CA5115" w:rsidRDefault="00CA5115" w:rsidP="00D17F1B">
                        <w:pPr>
                          <w:rPr>
                            <w:sz w:val="12"/>
                            <w:szCs w:val="12"/>
                          </w:rPr>
                        </w:pPr>
                      </w:p>
                    </w:txbxContent>
                  </v:textbox>
                </v:shape>
                <v:shape id="直線矢印コネクタ 72" o:spid="_x0000_s1206" type="#_x0000_t32" style="position:absolute;left:30065;top:19715;width:3;height:1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" strokecolor="black [3213]" strokeweight=".5pt">
                  <v:stroke endarrow="block" joinstyle="miter"/>
                </v:shape>
                <v:shape id="直線矢印コネクタ 75" o:spid="_x0000_s1207" type="#_x0000_t32" style="position:absolute;left:30065;top:29281;width:3;height:19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" strokecolor="black [3213]" strokeweight=".5pt">
                  <v:stroke endarrow="block" joinstyle="miter"/>
                </v:shape>
                <v:shape id="フローチャート: 定義済み処理 76" o:spid="_x0000_s1208" type="#_x0000_t112" style="position:absolute;left:13261;top:37512;width:33610;height:6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" fillcolor="white [3201]" strokecolor="black [3213]" strokeweight="1pt">
                  <v:textbox>
                    <w:txbxContent>
                      <w:p w14:paraId="13A44877"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Reset Execution Runtime</w:t>
                        </w:r>
                      </w:p>
                      <w:p w14:paraId="207CAAA4" w14:textId="77777777" w:rsidR="00CA5115" w:rsidRPr="00681CA4" w:rsidRDefault="00CA5115"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9AB0BE6"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61F46AD7"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XA_CMD_TYPE_DO_RUNTIME_INIT</w:t>
                        </w:r>
                      </w:p>
                      <w:p w14:paraId="78B3B6B5" w14:textId="77777777" w:rsidR="00CA5115" w:rsidRPr="00681CA4" w:rsidRDefault="00CA5115"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6E0FE585" w14:textId="42C17B4E" w:rsidR="00CA5115" w:rsidRDefault="00CA5115" w:rsidP="00D17F1B">
                        <w:pPr>
                          <w:rPr>
                            <w:sz w:val="12"/>
                            <w:szCs w:val="12"/>
                          </w:rPr>
                        </w:pPr>
                      </w:p>
                    </w:txbxContent>
                  </v:textbox>
                </v:shape>
                <v:shape id="直線矢印コネクタ 82" o:spid="_x0000_s1209" type="#_x0000_t32" style="position:absolute;left:30065;top:35487;width:1;height:20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uPSxgAAANwAAAAPAAAAZHJzL2Rvd25yZXYueG1sRI9Ba8JA&#10;FITvgv9heYK3urFi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rVbj0sYAAADcAAAA&#10;DwAAAAAAAAAAAAAAAAAHAgAAZHJzL2Rvd25yZXYueG1sUEsFBgAAAAADAAMAtwAAAPoCAAAAAA==&#10;" strokecolor="black [3213]" strokeweight=".5pt">
                  <v:stroke endarrow="block" joinstyle="miter"/>
                </v:shape>
                <v:shape id="直線矢印コネクタ 84" o:spid="_x0000_s1210" type="#_x0000_t32" style="position:absolute;left:30066;top:43922;width:1;height:1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" strokecolor="black [3213]" strokeweight=".5pt">
                  <v:stroke endarrow="block" joinstyle="miter"/>
                </v:shape>
                <v:shape id="フローチャート: 判断 86" o:spid="_x0000_s1211" type="#_x0000_t110" style="position:absolute;left:13144;top:31184;width:33841;height:4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" fillcolor="white [3201]" strokecolor="black [3200]" strokeweight="1pt">
                  <v:textbox inset="0,0,0,0">
                    <w:txbxContent>
                      <w:p w14:paraId="58BAFCB9" w14:textId="77777777" w:rsidR="00CA5115" w:rsidRDefault="00CA5115"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Execution Completed?</w:t>
                        </w:r>
                      </w:p>
                    </w:txbxContent>
                  </v:textbox>
                </v:shape>
                <v:shape id="カギ線コネクタ 88" o:spid="_x0000_s1212" type="#_x0000_t34" style="position:absolute;left:46877;top:8385;width:108;height:2495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" adj="-457412" strokecolor="black [3213]" strokeweight=".5pt">
                  <v:stroke endarrow="block"/>
                </v:shape>
                <v:shape id="フローチャート: 他ページ結合子 95" o:spid="_x0000_s1213" type="#_x0000_t177" style="position:absolute;left:29000;top:1116;width:2146;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" fillcolor="white [3201]" strokecolor="black [3200]" strokeweight="1pt"/>
                <v:shape id="テキスト ボックス 98" o:spid="_x0000_s1214" type="#_x0000_t202" style="position:absolute;left:48938;top:18798;width:3804;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x5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FPIffM+EIyPUPAAAA//8DAFBLAQItABQABgAIAAAAIQDb4fbL7gAAAIUBAAATAAAAAAAA&#10;AAAAAAAAAAAAAABbQ29udGVudF9UeXBlc10ueG1sUEsBAi0AFAAGAAgAAAAhAFr0LFu/AAAAFQEA&#10;AAsAAAAAAAAAAAAAAAAAHwEAAF9yZWxzLy5yZWxzUEsBAi0AFAAGAAgAAAAhAEaV/HnHAAAA3AAA&#10;AA8AAAAAAAAAAAAAAAAABwIAAGRycy9kb3ducmV2LnhtbFBLBQYAAAAAAwADALcAAAD7AgAAAAA=&#10;" filled="f" stroked="f" strokeweight=".5pt">
                  <v:textbox>
                    <w:txbxContent>
                      <w:p w14:paraId="3B9648B8" w14:textId="77777777" w:rsidR="00CA5115" w:rsidRDefault="00CA5115" w:rsidP="00D17F1B">
                        <w:r>
                          <w:t>No</w:t>
                        </w:r>
                      </w:p>
                    </w:txbxContent>
                  </v:textbox>
                </v:shape>
                <v:shape id="テキスト ボックス 113" o:spid="_x0000_s1215" type="#_x0000_t202" style="position:absolute;left:29699;top:35255;width:4901;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" filled="f" stroked="f" strokeweight=".5pt">
                  <v:textbox>
                    <w:txbxContent>
                      <w:p w14:paraId="6BD41CF4" w14:textId="77777777" w:rsidR="00CA5115" w:rsidRDefault="00CA5115" w:rsidP="00D17F1B">
                        <w:r>
                          <w:t>Yes</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角形 119" o:spid="_x0000_s1216" type="#_x0000_t9" style="position:absolute;left:28962;top:45589;width:2219;height:1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" adj="4655" filled="f" strokecolor="black [3213]" strokeweight="1pt"/>
                <w10:anchorlock/>
              </v:group>
            </w:pict>
          </mc:Fallback>
        </mc:AlternateContent>
      </w:r>
    </w:p>
    <w:p w14:paraId="4669CCFD" w14:textId="77777777" w:rsidR="00D17F1B" w:rsidRDefault="00D17F1B" w:rsidP="005179AB">
      <w:pPr>
        <w:pStyle w:val="RefIDs"/>
      </w:pPr>
      <w:r>
        <w:t>[Covers: RD_010]</w:t>
      </w:r>
    </w:p>
    <w:p w14:paraId="63E9E5BE" w14:textId="77777777" w:rsidR="00D17F1B" w:rsidRDefault="00D17F1B" w:rsidP="005179AB">
      <w:pPr>
        <w:jc w:val="center"/>
      </w:pPr>
    </w:p>
    <w:p w14:paraId="18E711E1" w14:textId="7A9C1D36" w:rsidR="00D17F1B" w:rsidRPr="00CC0666" w:rsidRDefault="00D17F1B" w:rsidP="005179AB">
      <w:pPr>
        <w:pStyle w:val="Caption"/>
        <w:rPr>
          <w:rFonts w:asciiTheme="minorHAnsi" w:hAnsiTheme="minorHAnsi" w:cstheme="minorHAnsi"/>
          <w:sz w:val="22"/>
          <w:szCs w:val="22"/>
        </w:rPr>
      </w:pPr>
      <w:bookmarkStart w:id="95" w:name="_Toc6909640"/>
      <w:r w:rsidRPr="00CC0666">
        <w:rPr>
          <w:rFonts w:asciiTheme="minorHAnsi" w:hAnsiTheme="minorHAnsi" w:cstheme="minorHAnsi"/>
          <w:sz w:val="22"/>
          <w:szCs w:val="22"/>
        </w:rPr>
        <w:t xml:space="preserve">Figure </w:t>
      </w:r>
      <w:r w:rsidRPr="00CC0666">
        <w:rPr>
          <w:rFonts w:asciiTheme="minorHAnsi" w:hAnsiTheme="minorHAnsi" w:cstheme="minorHAnsi"/>
          <w:sz w:val="22"/>
          <w:szCs w:val="22"/>
        </w:rPr>
        <w:fldChar w:fldCharType="begin"/>
      </w:r>
      <w:r w:rsidRPr="00CC0666">
        <w:rPr>
          <w:rFonts w:asciiTheme="minorHAnsi" w:eastAsia="MS PGothic" w:hAnsiTheme="minorHAnsi" w:cstheme="minorHAnsi"/>
          <w:sz w:val="22"/>
          <w:szCs w:val="22"/>
          <w:lang w:eastAsia="ja-JP"/>
        </w:rPr>
        <w:instrText xml:space="preserve"> REF _Ref443063957 \h </w:instrText>
      </w:r>
      <w:r w:rsidR="00CC0666" w:rsidRPr="00CC0666">
        <w:rPr>
          <w:rFonts w:asciiTheme="minorHAnsi" w:hAnsiTheme="minorHAnsi" w:cstheme="minorHAnsi"/>
          <w:sz w:val="22"/>
          <w:szCs w:val="22"/>
        </w:rPr>
        <w:instrText xml:space="preserve"> \* MERGEFORMAT </w:instrText>
      </w:r>
      <w:r w:rsidRPr="00CC0666">
        <w:rPr>
          <w:rFonts w:asciiTheme="minorHAnsi" w:hAnsiTheme="minorHAnsi" w:cstheme="minorHAnsi"/>
          <w:sz w:val="22"/>
          <w:szCs w:val="22"/>
        </w:rPr>
      </w:r>
      <w:r w:rsidRPr="00CC0666">
        <w:rPr>
          <w:rFonts w:asciiTheme="minorHAnsi" w:hAnsiTheme="minorHAnsi" w:cstheme="minorHAnsi"/>
          <w:sz w:val="22"/>
          <w:szCs w:val="22"/>
        </w:rPr>
        <w:fldChar w:fldCharType="separate"/>
      </w:r>
      <w:r w:rsidR="00CA5115" w:rsidRPr="00CA5115">
        <w:rPr>
          <w:rFonts w:asciiTheme="minorHAnsi" w:hAnsiTheme="minorHAnsi" w:cstheme="minorHAnsi"/>
          <w:i/>
          <w:color w:val="auto"/>
          <w:sz w:val="22"/>
          <w:szCs w:val="22"/>
        </w:rPr>
        <w:t>2.1.3. Execution Stage</w:t>
      </w:r>
      <w:r w:rsidRPr="00CC0666">
        <w:rPr>
          <w:rFonts w:asciiTheme="minorHAnsi" w:hAnsiTheme="minorHAnsi" w:cstheme="minorHAnsi"/>
          <w:sz w:val="22"/>
          <w:szCs w:val="22"/>
        </w:rPr>
        <w:fldChar w:fldCharType="end"/>
      </w:r>
      <w:r w:rsidRPr="00CC0666">
        <w:rPr>
          <w:rFonts w:asciiTheme="minorHAnsi" w:eastAsia="MS PGothic" w:hAnsiTheme="minorHAnsi" w:cstheme="minorHAnsi"/>
          <w:sz w:val="22"/>
          <w:szCs w:val="22"/>
          <w:lang w:eastAsia="ja-JP"/>
        </w:rPr>
        <w:t xml:space="preserve">　</w:t>
      </w:r>
      <w:r w:rsidRPr="00CC0666">
        <w:rPr>
          <w:rFonts w:asciiTheme="minorHAnsi" w:eastAsia="MS PGothic" w:hAnsiTheme="minorHAnsi" w:cstheme="minorHAnsi"/>
          <w:sz w:val="22"/>
          <w:szCs w:val="22"/>
          <w:lang w:eastAsia="ja-JP"/>
        </w:rPr>
        <w:t>flow chart</w:t>
      </w:r>
      <w:bookmarkEnd w:id="95"/>
    </w:p>
    <w:p w14:paraId="358D87F8" w14:textId="50AB3399" w:rsidR="00D17F1B" w:rsidRDefault="00D17F1B" w:rsidP="00E25FEE">
      <w:pPr>
        <w:jc w:val="both"/>
        <w:rPr>
          <w:lang w:val="x-none"/>
        </w:rPr>
      </w:pPr>
      <w:r>
        <w:rPr>
          <w:lang w:val="x-none"/>
        </w:rPr>
        <w:fldChar w:fldCharType="begin"/>
      </w:r>
      <w:r>
        <w:rPr>
          <w:lang w:val="x-none"/>
        </w:rPr>
        <w:instrText xml:space="preserve"> REF _Ref443063957 \h </w:instrText>
      </w:r>
      <w:r w:rsidR="00E25FEE">
        <w:rPr>
          <w:lang w:val="x-none"/>
        </w:rPr>
        <w:instrText xml:space="preserve"> \* MERGEFORMAT </w:instrText>
      </w:r>
      <w:r>
        <w:rPr>
          <w:lang w:val="x-none"/>
        </w:rPr>
      </w:r>
      <w:r>
        <w:rPr>
          <w:lang w:val="x-none"/>
        </w:rPr>
        <w:fldChar w:fldCharType="separate"/>
      </w:r>
      <w:r w:rsidR="00CA5115">
        <w:rPr>
          <w:rFonts w:cstheme="minorHAnsi"/>
          <w:i/>
        </w:rPr>
        <w:t xml:space="preserve">2.1.3. </w:t>
      </w:r>
      <w:r w:rsidR="00CA5115" w:rsidRPr="00D17F1B">
        <w:rPr>
          <w:rFonts w:cstheme="minorHAnsi"/>
          <w:i/>
        </w:rPr>
        <w:t>Execution Stage</w:t>
      </w:r>
      <w:r>
        <w:rPr>
          <w:lang w:val="x-none"/>
        </w:rPr>
        <w:fldChar w:fldCharType="end"/>
      </w:r>
      <w:r>
        <w:rPr>
          <w:lang w:val="x-none"/>
        </w:rPr>
        <w:t xml:space="preserve"> performs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processing. The way to process input and output data in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should be determined at the beginning of this stage.</w:t>
      </w:r>
    </w:p>
    <w:p w14:paraId="28B4CE39" w14:textId="40114D27" w:rsidR="00D17F1B" w:rsidRDefault="00D17F1B" w:rsidP="00E25FEE">
      <w:pPr>
        <w:jc w:val="both"/>
        <w:rPr>
          <w:lang w:val="x-none"/>
        </w:rPr>
      </w:pPr>
      <w:r>
        <w:rPr>
          <w:lang w:val="x-none"/>
        </w:rPr>
        <w:fldChar w:fldCharType="begin"/>
      </w:r>
      <w:r>
        <w:rPr>
          <w:lang w:val="x-none"/>
        </w:rPr>
        <w:instrText xml:space="preserve"> DOCPROPERTY  FWKName  \* MERGEFORMAT </w:instrText>
      </w:r>
      <w:r>
        <w:rPr>
          <w:lang w:val="x-none"/>
        </w:rPr>
        <w:fldChar w:fldCharType="separate"/>
      </w:r>
      <w:r>
        <w:rPr>
          <w:lang w:val="x-none"/>
        </w:rPr>
        <w:t>ADSP Framework</w:t>
      </w:r>
      <w:r>
        <w:rPr>
          <w:lang w:val="x-none"/>
        </w:rPr>
        <w:fldChar w:fldCharType="end"/>
      </w:r>
      <w:r>
        <w:rPr>
          <w:lang w:val="x-none"/>
        </w:rPr>
        <w:t xml:space="preserve"> usually processes input and output data successively except when a physical cause inputs or outputs data e.g. Renderer plugin and Capturer plugin.</w:t>
      </w:r>
    </w:p>
    <w:p w14:paraId="42FE9C34" w14:textId="294A579F" w:rsidR="00D17F1B" w:rsidRDefault="00D17F1B" w:rsidP="00E25FEE">
      <w:pPr>
        <w:jc w:val="both"/>
        <w:rPr>
          <w:lang w:val="x-none"/>
        </w:rPr>
      </w:pPr>
      <w:r>
        <w:rPr>
          <w:lang w:val="x-none"/>
        </w:rPr>
        <w:t xml:space="preserve">When ADSP Framework receives notification that input data is, it provides all input data, output all output data, and then finishes this stage. After this stage is finished, it is necessary to shift the state to </w:t>
      </w:r>
      <w:r>
        <w:rPr>
          <w:lang w:val="x-none"/>
        </w:rPr>
        <w:fldChar w:fldCharType="begin"/>
      </w:r>
      <w:r>
        <w:rPr>
          <w:lang w:val="x-none"/>
        </w:rPr>
        <w:instrText xml:space="preserve"> REF _Ref443325937 \h </w:instrText>
      </w:r>
      <w:r w:rsidR="00E25FEE">
        <w:rPr>
          <w:lang w:val="x-none"/>
        </w:rPr>
        <w:instrText xml:space="preserve"> \* MERGEFORMAT </w:instrText>
      </w:r>
      <w:r>
        <w:rPr>
          <w:lang w:val="x-none"/>
        </w:rPr>
      </w:r>
      <w:r>
        <w:rPr>
          <w:lang w:val="x-none"/>
        </w:rPr>
        <w:fldChar w:fldCharType="separate"/>
      </w:r>
      <w:r w:rsidR="00CA5115">
        <w:rPr>
          <w:rFonts w:cstheme="minorHAnsi"/>
          <w:i/>
        </w:rPr>
        <w:t xml:space="preserve">2.1.2. </w:t>
      </w:r>
      <w:r w:rsidR="00CA5115" w:rsidRPr="00D17F1B">
        <w:rPr>
          <w:rFonts w:cstheme="minorHAnsi"/>
          <w:i/>
        </w:rPr>
        <w:t>Runtime Initialization Stage</w:t>
      </w:r>
      <w:r>
        <w:rPr>
          <w:lang w:val="x-none"/>
        </w:rPr>
        <w:fldChar w:fldCharType="end"/>
      </w:r>
      <w:r>
        <w:rPr>
          <w:lang w:val="x-none"/>
        </w:rPr>
        <w:t xml:space="preserve"> to run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process.</w:t>
      </w:r>
    </w:p>
    <w:p w14:paraId="3CBB52D4" w14:textId="19C9DC95" w:rsidR="00681CA4" w:rsidRDefault="00D17F1B" w:rsidP="005179AB">
      <w:pPr>
        <w:rPr>
          <w:lang w:val="x-none"/>
        </w:rPr>
      </w:pPr>
      <w:r>
        <w:rPr>
          <w:lang w:val="x-none"/>
        </w:rPr>
        <w:t xml:space="preserve">It is possible to shift the state to </w:t>
      </w:r>
      <w:r>
        <w:rPr>
          <w:lang w:val="x-none"/>
        </w:rPr>
        <w:fldChar w:fldCharType="begin"/>
      </w:r>
      <w:r>
        <w:rPr>
          <w:lang w:val="x-none"/>
        </w:rPr>
        <w:instrText xml:space="preserve"> REF _Ref443325927 \h </w:instrText>
      </w:r>
      <w:r>
        <w:rPr>
          <w:lang w:val="x-none"/>
        </w:rPr>
      </w:r>
      <w:r>
        <w:rPr>
          <w:lang w:val="x-none"/>
        </w:rPr>
        <w:fldChar w:fldCharType="separate"/>
      </w:r>
      <w:r w:rsidR="00CA5115">
        <w:rPr>
          <w:rFonts w:cstheme="minorHAnsi"/>
          <w:i/>
        </w:rPr>
        <w:t xml:space="preserve">2.1.2. </w:t>
      </w:r>
      <w:r w:rsidR="00CA5115" w:rsidRPr="00D17F1B">
        <w:rPr>
          <w:rFonts w:cstheme="minorHAnsi"/>
          <w:i/>
        </w:rPr>
        <w:t>Runtime Initialization Stage</w:t>
      </w:r>
      <w:r>
        <w:rPr>
          <w:lang w:val="x-none"/>
        </w:rPr>
        <w:fldChar w:fldCharType="end"/>
      </w:r>
      <w:r>
        <w:rPr>
          <w:lang w:val="x-none"/>
        </w:rPr>
        <w:t xml:space="preserve"> at any time in this stage.</w:t>
      </w:r>
    </w:p>
    <w:p w14:paraId="57883B8A" w14:textId="77777777" w:rsidR="00681CA4" w:rsidRDefault="00681CA4" w:rsidP="003C1B73">
      <w:pPr>
        <w:pStyle w:val="Heading2"/>
        <w:rPr>
          <w:rFonts w:asciiTheme="minorHAnsi" w:hAnsiTheme="minorHAnsi" w:cstheme="minorHAnsi"/>
          <w:b/>
          <w:i/>
          <w:color w:val="auto"/>
          <w:sz w:val="22"/>
          <w:szCs w:val="22"/>
          <w:u w:val="single"/>
        </w:rPr>
      </w:pPr>
      <w:r w:rsidRPr="00681CA4">
        <w:rPr>
          <w:rFonts w:asciiTheme="minorHAnsi" w:hAnsiTheme="minorHAnsi" w:cstheme="minorHAnsi"/>
          <w:b/>
          <w:i/>
          <w:color w:val="auto"/>
          <w:sz w:val="22"/>
          <w:szCs w:val="22"/>
          <w:u w:val="single"/>
        </w:rPr>
        <w:lastRenderedPageBreak/>
        <w:t>D.</w:t>
      </w:r>
      <w:r>
        <w:rPr>
          <w:rFonts w:asciiTheme="minorHAnsi" w:hAnsiTheme="minorHAnsi" w:cstheme="minorHAnsi"/>
          <w:b/>
          <w:i/>
          <w:color w:val="auto"/>
          <w:sz w:val="22"/>
          <w:szCs w:val="22"/>
          <w:u w:val="single"/>
        </w:rPr>
        <w:t xml:space="preserve"> ADSP Plugin</w:t>
      </w:r>
    </w:p>
    <w:p w14:paraId="1B14812E" w14:textId="77777777" w:rsidR="005179AB" w:rsidRDefault="00681CA4" w:rsidP="003C1B73">
      <w:pPr>
        <w:pStyle w:val="Heading3"/>
        <w:rPr>
          <w:rFonts w:asciiTheme="minorHAnsi" w:hAnsiTheme="minorHAnsi" w:cstheme="minorHAnsi"/>
          <w:b/>
          <w:i/>
          <w:color w:val="auto"/>
        </w:rPr>
      </w:pPr>
      <w:r w:rsidRPr="005179AB">
        <w:rPr>
          <w:rFonts w:asciiTheme="minorHAnsi" w:hAnsiTheme="minorHAnsi" w:cstheme="minorHAnsi"/>
          <w:b/>
          <w:i/>
          <w:color w:val="auto"/>
          <w:sz w:val="22"/>
          <w:szCs w:val="22"/>
        </w:rPr>
        <w:t>1.</w:t>
      </w:r>
      <w:r w:rsidR="005179AB" w:rsidRPr="005179AB">
        <w:rPr>
          <w:rFonts w:asciiTheme="minorHAnsi" w:hAnsiTheme="minorHAnsi" w:cstheme="minorHAnsi"/>
          <w:b/>
          <w:i/>
          <w:color w:val="auto"/>
          <w:sz w:val="22"/>
          <w:szCs w:val="22"/>
        </w:rPr>
        <w:t xml:space="preserve"> ADSP Renderer/Capture plugins</w:t>
      </w:r>
    </w:p>
    <w:p w14:paraId="36ABED0F" w14:textId="77777777" w:rsidR="005179AB" w:rsidRDefault="005179AB" w:rsidP="003C1B73">
      <w:pPr>
        <w:pStyle w:val="Heading4"/>
        <w:rPr>
          <w:rFonts w:asciiTheme="minorHAnsi" w:hAnsiTheme="minorHAnsi" w:cstheme="minorHAnsi"/>
          <w:i w:val="0"/>
          <w:color w:val="auto"/>
        </w:rPr>
      </w:pPr>
      <w:r w:rsidRPr="005179AB">
        <w:rPr>
          <w:rFonts w:asciiTheme="minorHAnsi" w:hAnsiTheme="minorHAnsi" w:cstheme="minorHAnsi"/>
          <w:i w:val="0"/>
          <w:color w:val="auto"/>
        </w:rPr>
        <w:t xml:space="preserve">1.1. Overview </w:t>
      </w:r>
    </w:p>
    <w:p w14:paraId="3F89C269" w14:textId="77777777" w:rsidR="005179AB" w:rsidRDefault="005179AB" w:rsidP="003C1B73">
      <w:pPr>
        <w:spacing w:after="0"/>
        <w:rPr>
          <w:highlight w:val="yellow"/>
        </w:rPr>
      </w:pPr>
      <w:r>
        <w:t>This section provides an overview of the Renderer plugin. It contains renderer and capture function.</w:t>
      </w:r>
    </w:p>
    <w:p w14:paraId="098317CC" w14:textId="6F06DB1A" w:rsidR="005179AB" w:rsidRPr="003C1B73" w:rsidRDefault="003C1B73" w:rsidP="003C1B73">
      <w:pPr>
        <w:pStyle w:val="Heading5"/>
        <w:rPr>
          <w:rFonts w:asciiTheme="minorHAnsi" w:hAnsiTheme="minorHAnsi" w:cstheme="minorHAnsi"/>
          <w:i/>
          <w:color w:val="auto"/>
        </w:rPr>
      </w:pPr>
      <w:bookmarkStart w:id="96" w:name="_Toc8203724"/>
      <w:r w:rsidRPr="003C1B73">
        <w:rPr>
          <w:rFonts w:asciiTheme="minorHAnsi" w:hAnsiTheme="minorHAnsi" w:cstheme="minorHAnsi"/>
          <w:i/>
          <w:color w:val="auto"/>
        </w:rPr>
        <w:t xml:space="preserve">1.1.1. </w:t>
      </w:r>
      <w:r w:rsidR="005179AB" w:rsidRPr="003C1B73">
        <w:rPr>
          <w:rFonts w:asciiTheme="minorHAnsi" w:hAnsiTheme="minorHAnsi" w:cstheme="minorHAnsi"/>
          <w:i/>
          <w:color w:val="auto"/>
        </w:rPr>
        <w:t>Specifications Outline</w:t>
      </w:r>
      <w:bookmarkEnd w:id="96"/>
    </w:p>
    <w:p w14:paraId="50FE3546" w14:textId="58884FAA" w:rsidR="005179AB" w:rsidRDefault="005179AB" w:rsidP="005179AB">
      <w:pPr>
        <w:spacing w:after="0"/>
      </w:pPr>
      <w:r>
        <w:t>Renderer function</w:t>
      </w:r>
      <w:r>
        <w:rPr>
          <w:lang w:val="x-none"/>
        </w:rPr>
        <w:t xml:space="preserve"> play</w:t>
      </w:r>
      <w:r>
        <w:t>s</w:t>
      </w:r>
      <w:r>
        <w:rPr>
          <w:lang w:val="x-none"/>
        </w:rPr>
        <w:t xml:space="preserve"> the audio signal based on the parameter that was set.</w:t>
      </w:r>
    </w:p>
    <w:p w14:paraId="390F026C" w14:textId="00651F8D" w:rsidR="005179AB" w:rsidRDefault="005179AB" w:rsidP="005179AB">
      <w:pPr>
        <w:spacing w:after="0"/>
      </w:pPr>
      <w:r>
        <w:t>Capture function capture/record the audio signal based on the parameter that was set.</w:t>
      </w:r>
    </w:p>
    <w:p w14:paraId="0FDCAB79" w14:textId="26AD41B4" w:rsidR="005179AB" w:rsidRDefault="005179AB" w:rsidP="005179AB">
      <w:pPr>
        <w:pStyle w:val="Caption"/>
        <w:rPr>
          <w:rFonts w:eastAsia="Meiryo"/>
        </w:rPr>
      </w:pPr>
      <w:bookmarkStart w:id="97" w:name="_Toc8203685"/>
      <w:r>
        <w:rPr>
          <w:rFonts w:eastAsia="Meiryo"/>
        </w:rPr>
        <w:t>Table</w:t>
      </w:r>
      <w:r w:rsidR="00CC0666">
        <w:rPr>
          <w:rFonts w:eastAsia="Meiryo"/>
        </w:rPr>
        <w:t xml:space="preserve"> 1.1.1.</w:t>
      </w:r>
      <w:r>
        <w:rPr>
          <w:rFonts w:eastAsia="Meiryo"/>
        </w:rPr>
        <w:tab/>
        <w:t>Basic Specification</w:t>
      </w:r>
      <w:bookmarkEnd w:id="9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53"/>
        <w:gridCol w:w="7297"/>
      </w:tblGrid>
      <w:tr w:rsidR="005179AB" w14:paraId="3BA6331A" w14:textId="77777777" w:rsidTr="005179AB">
        <w:trPr>
          <w:cantSplit/>
          <w:trHeight w:val="260"/>
          <w:tblHeader/>
        </w:trPr>
        <w:tc>
          <w:tcPr>
            <w:tcW w:w="2453"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hideMark/>
          </w:tcPr>
          <w:p w14:paraId="1FAB0A50" w14:textId="77777777" w:rsidR="005179AB" w:rsidRDefault="005179AB" w:rsidP="005179AB">
            <w:pPr>
              <w:pStyle w:val="a1"/>
              <w:rPr>
                <w:rFonts w:ascii="Verdana" w:eastAsia="Meiryo" w:hAnsi="Verdana"/>
                <w:sz w:val="20"/>
              </w:rPr>
            </w:pPr>
            <w:r>
              <w:rPr>
                <w:rFonts w:ascii="Verdana" w:eastAsia="Meiryo" w:hAnsi="Verdana"/>
                <w:sz w:val="20"/>
              </w:rPr>
              <w:t>Item</w:t>
            </w:r>
          </w:p>
        </w:tc>
        <w:tc>
          <w:tcPr>
            <w:tcW w:w="7298" w:type="dxa"/>
            <w:tcBorders>
              <w:top w:val="single" w:sz="4" w:space="0" w:color="auto"/>
              <w:left w:val="single" w:sz="4" w:space="0" w:color="auto"/>
              <w:bottom w:val="double" w:sz="4" w:space="0" w:color="auto"/>
              <w:right w:val="single" w:sz="4" w:space="0" w:color="auto"/>
            </w:tcBorders>
            <w:hideMark/>
          </w:tcPr>
          <w:p w14:paraId="7FB7723B" w14:textId="77777777" w:rsidR="005179AB" w:rsidRDefault="005179AB" w:rsidP="005179AB">
            <w:pPr>
              <w:pStyle w:val="a1"/>
              <w:rPr>
                <w:rFonts w:ascii="Verdana" w:eastAsia="Meiryo" w:hAnsi="Verdana"/>
              </w:rPr>
            </w:pPr>
            <w:r>
              <w:rPr>
                <w:rFonts w:ascii="Verdana" w:eastAsia="Meiryo" w:hAnsi="Verdana"/>
                <w:sz w:val="20"/>
              </w:rPr>
              <w:t>Description</w:t>
            </w:r>
          </w:p>
        </w:tc>
      </w:tr>
      <w:tr w:rsidR="005179AB" w14:paraId="0F7E7E57" w14:textId="77777777" w:rsidTr="005179AB">
        <w:trPr>
          <w:cantSplit/>
          <w:trHeight w:val="60"/>
          <w:tblHeader/>
        </w:trPr>
        <w:tc>
          <w:tcPr>
            <w:tcW w:w="2453"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203350C" w14:textId="77777777" w:rsidR="005179AB" w:rsidRDefault="005179AB" w:rsidP="005179AB">
            <w:pPr>
              <w:pStyle w:val="ReqText"/>
            </w:pPr>
            <w:r>
              <w:t>DSP</w:t>
            </w:r>
          </w:p>
        </w:tc>
        <w:tc>
          <w:tcPr>
            <w:tcW w:w="7298"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00170DF1" w14:textId="77777777" w:rsidR="005179AB" w:rsidRDefault="005179AB" w:rsidP="005179AB">
            <w:pPr>
              <w:pStyle w:val="ReqText"/>
            </w:pPr>
            <w:r>
              <w:t>Cadence Design Systems, Inc. HiFi2</w:t>
            </w:r>
          </w:p>
        </w:tc>
      </w:tr>
      <w:tr w:rsidR="005179AB" w14:paraId="16CB668A" w14:textId="77777777" w:rsidTr="005179AB">
        <w:trPr>
          <w:cantSplit/>
          <w:trHeight w:val="60"/>
          <w:tblHeader/>
        </w:trPr>
        <w:tc>
          <w:tcPr>
            <w:tcW w:w="245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2C19465" w14:textId="77777777" w:rsidR="005179AB" w:rsidRDefault="005179AB" w:rsidP="005179AB">
            <w:pPr>
              <w:pStyle w:val="ReqText"/>
            </w:pPr>
            <w:r>
              <w:t>Compiler</w:t>
            </w:r>
          </w:p>
        </w:tc>
        <w:tc>
          <w:tcPr>
            <w:tcW w:w="729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57669E15" w14:textId="77777777" w:rsidR="005179AB" w:rsidRDefault="005179AB" w:rsidP="005179AB">
            <w:pPr>
              <w:pStyle w:val="ReqText"/>
            </w:pPr>
            <w:r>
              <w:t>Xtensa C and C++ Compiler (version 12.0.4)</w:t>
            </w:r>
          </w:p>
        </w:tc>
      </w:tr>
      <w:tr w:rsidR="005179AB" w14:paraId="6332CFCB" w14:textId="77777777" w:rsidTr="005179AB">
        <w:trPr>
          <w:cantSplit/>
          <w:trHeight w:val="288"/>
          <w:tblHeader/>
        </w:trPr>
        <w:tc>
          <w:tcPr>
            <w:tcW w:w="245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4298B69" w14:textId="77777777" w:rsidR="005179AB" w:rsidRDefault="005179AB" w:rsidP="005179AB">
            <w:pPr>
              <w:pStyle w:val="a"/>
              <w:rPr>
                <w:rFonts w:ascii="Verdana" w:eastAsia="Meiryo" w:hAnsi="Verdana"/>
                <w:sz w:val="20"/>
              </w:rPr>
            </w:pPr>
            <w:r>
              <w:rPr>
                <w:rFonts w:ascii="Verdana" w:eastAsia="Meiryo" w:hAnsi="Verdana"/>
                <w:sz w:val="20"/>
              </w:rPr>
              <w:t>Endian</w:t>
            </w:r>
          </w:p>
        </w:tc>
        <w:tc>
          <w:tcPr>
            <w:tcW w:w="729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18D5F55E" w14:textId="77777777" w:rsidR="005179AB" w:rsidRDefault="005179AB" w:rsidP="005179AB">
            <w:pPr>
              <w:rPr>
                <w:rFonts w:ascii="Verdana" w:eastAsia="Meiryo" w:hAnsi="Verdana"/>
                <w:sz w:val="20"/>
              </w:rPr>
            </w:pPr>
            <w:r>
              <w:t>Little Endian</w:t>
            </w:r>
          </w:p>
        </w:tc>
      </w:tr>
    </w:tbl>
    <w:p w14:paraId="7D982CFD" w14:textId="77777777" w:rsidR="005179AB" w:rsidRDefault="005179AB" w:rsidP="005179AB">
      <w:pPr>
        <w:pStyle w:val="Caption"/>
        <w:rPr>
          <w:rFonts w:eastAsia="Meiryo"/>
        </w:rPr>
      </w:pPr>
      <w:bookmarkStart w:id="98" w:name="_Toc8203686"/>
    </w:p>
    <w:p w14:paraId="3EA84EF4" w14:textId="3E7B991A" w:rsidR="005179AB" w:rsidRDefault="005179AB" w:rsidP="005179AB">
      <w:pPr>
        <w:pStyle w:val="Caption"/>
      </w:pPr>
      <w:r>
        <w:rPr>
          <w:rFonts w:eastAsia="Meiryo"/>
        </w:rPr>
        <w:t xml:space="preserve">Table </w:t>
      </w:r>
      <w:r w:rsidR="00CC0666">
        <w:t>1.1.2.</w:t>
      </w:r>
      <w:r>
        <w:rPr>
          <w:rFonts w:eastAsia="Meiryo"/>
        </w:rPr>
        <w:tab/>
        <w:t>Supported Specifications for capture function</w:t>
      </w:r>
      <w:bookmarkEnd w:id="98"/>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75"/>
        <w:gridCol w:w="7175"/>
      </w:tblGrid>
      <w:tr w:rsidR="005179AB" w14:paraId="5C7F13AC" w14:textId="77777777" w:rsidTr="005179AB">
        <w:trPr>
          <w:cantSplit/>
          <w:trHeight w:val="260"/>
          <w:tblHeader/>
        </w:trPr>
        <w:tc>
          <w:tcPr>
            <w:tcW w:w="2575"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59E9CEB7" w14:textId="77777777" w:rsidR="005179AB" w:rsidRDefault="005179AB" w:rsidP="005179AB">
            <w:r>
              <w:t>Item</w:t>
            </w:r>
          </w:p>
        </w:tc>
        <w:tc>
          <w:tcPr>
            <w:tcW w:w="7176"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79AC27C8" w14:textId="77777777" w:rsidR="005179AB" w:rsidRDefault="005179AB" w:rsidP="005179AB">
            <w:pPr>
              <w:pStyle w:val="a1"/>
              <w:rPr>
                <w:rFonts w:ascii="Verdana" w:eastAsia="Meiryo" w:hAnsi="Verdana"/>
                <w:sz w:val="20"/>
              </w:rPr>
            </w:pPr>
            <w:r>
              <w:rPr>
                <w:rFonts w:ascii="Verdana" w:eastAsia="Meiryo" w:hAnsi="Verdana"/>
                <w:sz w:val="20"/>
              </w:rPr>
              <w:t>Description</w:t>
            </w:r>
          </w:p>
        </w:tc>
      </w:tr>
      <w:tr w:rsidR="005179AB" w14:paraId="7CE38CFD" w14:textId="77777777" w:rsidTr="005179AB">
        <w:trPr>
          <w:cantSplit/>
          <w:trHeight w:val="46"/>
          <w:tblHeader/>
        </w:trPr>
        <w:tc>
          <w:tcPr>
            <w:tcW w:w="2575"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2229C9B" w14:textId="77777777" w:rsidR="005179AB" w:rsidRDefault="005179AB" w:rsidP="005179AB">
            <w:pPr>
              <w:pStyle w:val="ReqText"/>
              <w:rPr>
                <w:sz w:val="20"/>
              </w:rPr>
            </w:pPr>
            <w:r>
              <w:t>Input data format</w:t>
            </w:r>
          </w:p>
        </w:tc>
        <w:tc>
          <w:tcPr>
            <w:tcW w:w="7176"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4DEA818" w14:textId="77777777" w:rsidR="005179AB" w:rsidRDefault="005179AB" w:rsidP="005179AB">
            <w:pPr>
              <w:pStyle w:val="ReqText"/>
            </w:pPr>
            <w:r>
              <w:t>16-bit/24-bit linear PCM (fixed point)</w:t>
            </w:r>
          </w:p>
        </w:tc>
      </w:tr>
      <w:tr w:rsidR="005179AB" w14:paraId="61906A46"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0A4B1CF" w14:textId="77777777" w:rsidR="005179AB" w:rsidRDefault="005179AB" w:rsidP="005179AB">
            <w:pPr>
              <w:pStyle w:val="ReqText"/>
            </w:pPr>
            <w:r>
              <w:t>Output data format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9461B42" w14:textId="77777777" w:rsidR="005179AB" w:rsidRDefault="005179AB" w:rsidP="005179AB">
            <w:pPr>
              <w:pStyle w:val="ReqText"/>
            </w:pPr>
            <w:r>
              <w:t>16-bit/24-bit linear PCM (fixed point)</w:t>
            </w:r>
          </w:p>
        </w:tc>
      </w:tr>
      <w:tr w:rsidR="005179AB" w14:paraId="17D9D636"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C49DB37" w14:textId="77777777" w:rsidR="005179AB" w:rsidRDefault="005179AB" w:rsidP="005179AB">
            <w:pPr>
              <w:pStyle w:val="ReqText"/>
            </w:pPr>
            <w:r>
              <w:t>Sampling frequency (Hz) supported</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86BBA60" w14:textId="77777777" w:rsidR="005179AB" w:rsidRDefault="005179AB" w:rsidP="005179AB">
            <w:pPr>
              <w:pStyle w:val="ReqText"/>
            </w:pPr>
            <w:r>
              <w:t>48000 / 44100 / 32000</w:t>
            </w:r>
          </w:p>
        </w:tc>
      </w:tr>
      <w:tr w:rsidR="005179AB" w14:paraId="35919174"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AFB8739" w14:textId="77777777" w:rsidR="005179AB" w:rsidRDefault="005179AB" w:rsidP="005179AB">
            <w:pPr>
              <w:pStyle w:val="ReqText"/>
              <w:rPr>
                <w:highlight w:val="yellow"/>
              </w:rPr>
            </w:pPr>
            <w:r>
              <w:t>Number of channels supported</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E7F52A0" w14:textId="77777777" w:rsidR="005179AB" w:rsidRDefault="005179AB" w:rsidP="005179AB">
            <w:pPr>
              <w:pStyle w:val="ReqText"/>
              <w:rPr>
                <w:highlight w:val="yellow"/>
              </w:rPr>
            </w:pPr>
            <w:r>
              <w:t>Max 2 channels</w:t>
            </w:r>
          </w:p>
        </w:tc>
      </w:tr>
      <w:tr w:rsidR="005179AB" w14:paraId="453AF790"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C85D400" w14:textId="77777777" w:rsidR="005179AB" w:rsidRDefault="005179AB" w:rsidP="005179AB">
            <w:pPr>
              <w:pStyle w:val="a"/>
              <w:rPr>
                <w:rFonts w:ascii="Verdana" w:eastAsia="Meiryo" w:hAnsi="Verdana"/>
                <w:sz w:val="20"/>
              </w:rPr>
            </w:pPr>
            <w:r>
              <w:rPr>
                <w:rFonts w:ascii="Verdana" w:eastAsia="Meiryo" w:hAnsi="Verdana"/>
                <w:sz w:val="20"/>
              </w:rPr>
              <w:t>Reentrant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522DB12" w14:textId="77777777" w:rsidR="005179AB" w:rsidRDefault="005179AB" w:rsidP="005179AB">
            <w:pPr>
              <w:pStyle w:val="a"/>
              <w:rPr>
                <w:rFonts w:ascii="Verdana" w:eastAsia="Meiryo" w:hAnsi="Verdana"/>
                <w:sz w:val="20"/>
              </w:rPr>
            </w:pPr>
            <w:r>
              <w:rPr>
                <w:rFonts w:ascii="Verdana" w:eastAsia="Meiryo" w:hAnsi="Verdana"/>
                <w:sz w:val="20"/>
              </w:rPr>
              <w:t>Supported</w:t>
            </w:r>
          </w:p>
        </w:tc>
      </w:tr>
      <w:tr w:rsidR="005179AB" w14:paraId="522DCB93"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23827BB" w14:textId="77777777" w:rsidR="005179AB" w:rsidRDefault="005179AB" w:rsidP="005179AB">
            <w:pPr>
              <w:pStyle w:val="a"/>
              <w:rPr>
                <w:rFonts w:ascii="Verdana" w:eastAsia="Meiryo" w:hAnsi="Verdana"/>
                <w:sz w:val="20"/>
              </w:rPr>
            </w:pPr>
            <w:r>
              <w:rPr>
                <w:rFonts w:ascii="Verdana" w:eastAsia="Meiryo" w:hAnsi="Verdana"/>
                <w:sz w:val="20"/>
              </w:rPr>
              <w:t>Volume control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F58F14C" w14:textId="77777777" w:rsidR="005179AB" w:rsidRDefault="005179AB" w:rsidP="005179AB">
            <w:pPr>
              <w:pStyle w:val="a"/>
              <w:rPr>
                <w:rFonts w:ascii="Verdana" w:eastAsia="Meiryo" w:hAnsi="Verdana"/>
                <w:sz w:val="20"/>
              </w:rPr>
            </w:pPr>
            <w:r>
              <w:rPr>
                <w:rFonts w:ascii="Verdana" w:eastAsia="Meiryo" w:hAnsi="Verdana"/>
                <w:sz w:val="20"/>
              </w:rPr>
              <w:t>Support volume update during plugin execution</w:t>
            </w:r>
          </w:p>
        </w:tc>
      </w:tr>
      <w:tr w:rsidR="005179AB" w14:paraId="67EEB752"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1E7A483" w14:textId="77777777" w:rsidR="005179AB" w:rsidRDefault="005179AB" w:rsidP="005179AB">
            <w:pPr>
              <w:pStyle w:val="a"/>
              <w:rPr>
                <w:rFonts w:ascii="Verdana" w:eastAsia="Meiryo" w:hAnsi="Verdana"/>
                <w:sz w:val="20"/>
              </w:rPr>
            </w:pPr>
            <w:r>
              <w:rPr>
                <w:rFonts w:ascii="Verdana" w:eastAsia="Meiryo" w:hAnsi="Verdana"/>
                <w:sz w:val="20"/>
              </w:rPr>
              <w:t>Other</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E9F14D2" w14:textId="77777777" w:rsidR="005179AB" w:rsidRDefault="005179AB" w:rsidP="005179AB">
            <w:pPr>
              <w:pStyle w:val="a"/>
              <w:rPr>
                <w:rFonts w:ascii="Verdana" w:eastAsia="Meiryo" w:hAnsi="Verdana"/>
                <w:sz w:val="20"/>
              </w:rPr>
            </w:pPr>
            <w:r>
              <w:rPr>
                <w:rFonts w:ascii="Verdana" w:eastAsia="Meiryo" w:hAnsi="Verdana"/>
                <w:sz w:val="20"/>
              </w:rPr>
              <w:t>-</w:t>
            </w:r>
          </w:p>
        </w:tc>
      </w:tr>
      <w:tr w:rsidR="005179AB" w14:paraId="1DEE8FDB"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BFBA885" w14:textId="77777777" w:rsidR="005179AB" w:rsidRDefault="005179AB" w:rsidP="005179AB">
            <w:pPr>
              <w:pStyle w:val="a"/>
              <w:rPr>
                <w:rFonts w:ascii="Verdana" w:eastAsia="Meiryo" w:hAnsi="Verdana"/>
                <w:sz w:val="20"/>
              </w:rPr>
            </w:pPr>
            <w:r>
              <w:rPr>
                <w:rFonts w:ascii="Verdana" w:eastAsia="Meiryo" w:hAnsi="Verdana"/>
                <w:sz w:val="20"/>
              </w:rPr>
              <w:t>Restrictions</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07CC718" w14:textId="77777777" w:rsidR="005179AB" w:rsidRDefault="005179AB" w:rsidP="005179AB">
            <w:pPr>
              <w:pStyle w:val="a"/>
              <w:rPr>
                <w:rFonts w:ascii="Verdana" w:eastAsia="Meiryo" w:hAnsi="Verdana"/>
                <w:sz w:val="20"/>
              </w:rPr>
            </w:pPr>
            <w:r>
              <w:rPr>
                <w:rFonts w:ascii="Verdana" w:eastAsia="Meiryo" w:hAnsi="Verdana"/>
                <w:sz w:val="20"/>
              </w:rPr>
              <w:t>-</w:t>
            </w:r>
          </w:p>
        </w:tc>
      </w:tr>
    </w:tbl>
    <w:p w14:paraId="55930913" w14:textId="77777777" w:rsidR="005179AB" w:rsidRDefault="005179AB" w:rsidP="005179AB">
      <w:pPr>
        <w:pStyle w:val="Caption"/>
      </w:pPr>
      <w:bookmarkStart w:id="99" w:name="_Toc8203687"/>
    </w:p>
    <w:p w14:paraId="0D22A3DA" w14:textId="78E32E7E" w:rsidR="005179AB" w:rsidRDefault="005179AB" w:rsidP="005179AB">
      <w:pPr>
        <w:pStyle w:val="Caption"/>
      </w:pPr>
      <w:r>
        <w:t>Table</w:t>
      </w:r>
      <w:r w:rsidR="00CC0666">
        <w:t xml:space="preserve"> 1.1.3.</w:t>
      </w:r>
      <w:r>
        <w:tab/>
      </w:r>
      <w:r>
        <w:rPr>
          <w:rFonts w:eastAsia="Meiryo"/>
        </w:rPr>
        <w:t>Supported Specifications for renderer function</w:t>
      </w:r>
      <w:bookmarkEnd w:id="99"/>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75"/>
        <w:gridCol w:w="7175"/>
      </w:tblGrid>
      <w:tr w:rsidR="005179AB" w14:paraId="091D0977" w14:textId="77777777" w:rsidTr="005179AB">
        <w:trPr>
          <w:cantSplit/>
          <w:trHeight w:val="260"/>
          <w:tblHeader/>
        </w:trPr>
        <w:tc>
          <w:tcPr>
            <w:tcW w:w="2575"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04F48BB6" w14:textId="77777777" w:rsidR="005179AB" w:rsidRDefault="005179AB" w:rsidP="005179AB">
            <w:r>
              <w:t>Item</w:t>
            </w:r>
          </w:p>
        </w:tc>
        <w:tc>
          <w:tcPr>
            <w:tcW w:w="7176"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34A06A5C" w14:textId="77777777" w:rsidR="005179AB" w:rsidRDefault="005179AB" w:rsidP="005179AB">
            <w:pPr>
              <w:pStyle w:val="a1"/>
              <w:rPr>
                <w:rFonts w:ascii="Verdana" w:eastAsia="Meiryo" w:hAnsi="Verdana"/>
                <w:sz w:val="20"/>
              </w:rPr>
            </w:pPr>
            <w:r>
              <w:rPr>
                <w:rFonts w:ascii="Verdana" w:eastAsia="Meiryo" w:hAnsi="Verdana"/>
                <w:sz w:val="20"/>
              </w:rPr>
              <w:t>Description</w:t>
            </w:r>
          </w:p>
        </w:tc>
      </w:tr>
      <w:tr w:rsidR="005179AB" w14:paraId="5B7C12AE" w14:textId="77777777" w:rsidTr="005179AB">
        <w:trPr>
          <w:cantSplit/>
          <w:trHeight w:val="46"/>
          <w:tblHeader/>
        </w:trPr>
        <w:tc>
          <w:tcPr>
            <w:tcW w:w="2575"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A00DCFE" w14:textId="77777777" w:rsidR="005179AB" w:rsidRDefault="005179AB" w:rsidP="005179AB">
            <w:pPr>
              <w:pStyle w:val="ReqText"/>
              <w:rPr>
                <w:sz w:val="20"/>
              </w:rPr>
            </w:pPr>
            <w:r>
              <w:t>Input data format</w:t>
            </w:r>
          </w:p>
        </w:tc>
        <w:tc>
          <w:tcPr>
            <w:tcW w:w="7176"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E2AD00B" w14:textId="77777777" w:rsidR="005179AB" w:rsidRDefault="005179AB" w:rsidP="005179AB">
            <w:pPr>
              <w:pStyle w:val="ReqText"/>
            </w:pPr>
            <w:r>
              <w:t>16-bit/24-bit linear PCM (fixed point)</w:t>
            </w:r>
          </w:p>
        </w:tc>
      </w:tr>
      <w:tr w:rsidR="005179AB" w14:paraId="1EAEA27D"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1E59180" w14:textId="77777777" w:rsidR="005179AB" w:rsidRDefault="005179AB" w:rsidP="005179AB">
            <w:pPr>
              <w:pStyle w:val="ReqText"/>
            </w:pPr>
            <w:r>
              <w:t>Output data format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F0BB1BF" w14:textId="77777777" w:rsidR="005179AB" w:rsidRDefault="005179AB" w:rsidP="005179AB">
            <w:pPr>
              <w:pStyle w:val="ReqText"/>
            </w:pPr>
            <w:r>
              <w:t>16-bit/24-bit linear PCM (fixed point)</w:t>
            </w:r>
          </w:p>
        </w:tc>
      </w:tr>
      <w:tr w:rsidR="005179AB" w14:paraId="6F10FA03"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C9C4E6F" w14:textId="77777777" w:rsidR="005179AB" w:rsidRDefault="005179AB" w:rsidP="005179AB">
            <w:pPr>
              <w:pStyle w:val="ReqText"/>
            </w:pPr>
            <w:r>
              <w:t>Sampling frequency (Hz) supported</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379B492" w14:textId="77777777" w:rsidR="005179AB" w:rsidRDefault="005179AB" w:rsidP="005179AB">
            <w:pPr>
              <w:pStyle w:val="ReqText"/>
            </w:pPr>
            <w:r>
              <w:t>48000 / 44100 / 32000</w:t>
            </w:r>
          </w:p>
        </w:tc>
      </w:tr>
      <w:tr w:rsidR="005179AB" w14:paraId="0A713A0E"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9542F09" w14:textId="77777777" w:rsidR="005179AB" w:rsidRDefault="005179AB" w:rsidP="005179AB">
            <w:pPr>
              <w:pStyle w:val="ReqText"/>
            </w:pPr>
            <w:r>
              <w:t>Input data channel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D9D667B" w14:textId="77777777" w:rsidR="005179AB" w:rsidRDefault="005179AB" w:rsidP="005179AB">
            <w:pPr>
              <w:pStyle w:val="ReqText"/>
            </w:pPr>
            <w:r>
              <w:t>Monaural, stereo, 4 channels, 6 channels, 8 channels</w:t>
            </w:r>
          </w:p>
        </w:tc>
      </w:tr>
      <w:tr w:rsidR="005179AB" w14:paraId="49278F2A"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4CCD57F" w14:textId="77777777" w:rsidR="005179AB" w:rsidRDefault="005179AB" w:rsidP="005179AB">
            <w:pPr>
              <w:pStyle w:val="ReqText"/>
            </w:pPr>
            <w:r>
              <w:t>Output data channel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1273BA2" w14:textId="77777777" w:rsidR="005179AB" w:rsidRDefault="005179AB" w:rsidP="005179AB">
            <w:pPr>
              <w:pStyle w:val="ReqText"/>
            </w:pPr>
            <w:r>
              <w:t>Max 2 channels</w:t>
            </w:r>
          </w:p>
        </w:tc>
      </w:tr>
      <w:tr w:rsidR="005179AB" w14:paraId="500220A3"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DAC2BE2" w14:textId="77777777" w:rsidR="005179AB" w:rsidRDefault="005179AB" w:rsidP="005179AB">
            <w:pPr>
              <w:pStyle w:val="a"/>
              <w:rPr>
                <w:rFonts w:ascii="Verdana" w:eastAsia="Meiryo" w:hAnsi="Verdana"/>
                <w:sz w:val="20"/>
              </w:rPr>
            </w:pPr>
            <w:r>
              <w:rPr>
                <w:rFonts w:ascii="Verdana" w:eastAsia="Meiryo" w:hAnsi="Verdana"/>
                <w:sz w:val="20"/>
              </w:rPr>
              <w:t>Reentrant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11C269D" w14:textId="77777777" w:rsidR="005179AB" w:rsidRDefault="005179AB" w:rsidP="005179AB">
            <w:pPr>
              <w:pStyle w:val="a"/>
              <w:rPr>
                <w:rFonts w:ascii="Verdana" w:eastAsia="Meiryo" w:hAnsi="Verdana"/>
                <w:sz w:val="20"/>
              </w:rPr>
            </w:pPr>
            <w:r>
              <w:rPr>
                <w:rFonts w:ascii="Verdana" w:eastAsia="Meiryo" w:hAnsi="Verdana"/>
                <w:sz w:val="20"/>
              </w:rPr>
              <w:t>Supported</w:t>
            </w:r>
          </w:p>
        </w:tc>
      </w:tr>
      <w:tr w:rsidR="005179AB" w14:paraId="4AD39F86"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CAAF19E" w14:textId="77777777" w:rsidR="005179AB" w:rsidRDefault="005179AB" w:rsidP="005179AB">
            <w:pPr>
              <w:pStyle w:val="a"/>
              <w:rPr>
                <w:rFonts w:ascii="Verdana" w:eastAsia="Meiryo" w:hAnsi="Verdana"/>
                <w:sz w:val="20"/>
              </w:rPr>
            </w:pPr>
            <w:r>
              <w:rPr>
                <w:rFonts w:ascii="Verdana" w:eastAsia="Meiryo" w:hAnsi="Verdana"/>
                <w:sz w:val="20"/>
              </w:rPr>
              <w:t>Volume control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5042386" w14:textId="77777777" w:rsidR="005179AB" w:rsidRDefault="005179AB" w:rsidP="005179AB">
            <w:pPr>
              <w:pStyle w:val="a"/>
              <w:rPr>
                <w:rFonts w:ascii="Verdana" w:eastAsia="Meiryo" w:hAnsi="Verdana"/>
                <w:sz w:val="20"/>
              </w:rPr>
            </w:pPr>
            <w:r>
              <w:rPr>
                <w:rFonts w:ascii="Verdana" w:eastAsia="Meiryo" w:hAnsi="Verdana"/>
                <w:sz w:val="20"/>
              </w:rPr>
              <w:t>Support volume update during plugin execution.</w:t>
            </w:r>
          </w:p>
        </w:tc>
      </w:tr>
      <w:tr w:rsidR="005179AB" w14:paraId="46654EFA"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39BBB56" w14:textId="77777777" w:rsidR="005179AB" w:rsidRDefault="005179AB" w:rsidP="005179AB">
            <w:pPr>
              <w:pStyle w:val="a"/>
              <w:rPr>
                <w:rFonts w:ascii="Verdana" w:eastAsia="Meiryo" w:hAnsi="Verdana"/>
                <w:sz w:val="20"/>
              </w:rPr>
            </w:pPr>
            <w:r>
              <w:rPr>
                <w:rFonts w:ascii="Verdana" w:eastAsia="Meiryo" w:hAnsi="Verdana"/>
                <w:sz w:val="20"/>
              </w:rPr>
              <w:t>Other</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86E9C0B" w14:textId="77777777" w:rsidR="005179AB" w:rsidRDefault="005179AB" w:rsidP="005179AB">
            <w:pPr>
              <w:pStyle w:val="a"/>
              <w:rPr>
                <w:rFonts w:ascii="Verdana" w:eastAsia="Meiryo" w:hAnsi="Verdana"/>
                <w:sz w:val="20"/>
              </w:rPr>
            </w:pPr>
            <w:r>
              <w:rPr>
                <w:rFonts w:ascii="Verdana" w:eastAsia="Meiryo" w:hAnsi="Verdana"/>
                <w:sz w:val="20"/>
              </w:rPr>
              <w:t>-</w:t>
            </w:r>
          </w:p>
        </w:tc>
      </w:tr>
      <w:tr w:rsidR="005179AB" w14:paraId="749735E0"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793A5C3" w14:textId="77777777" w:rsidR="005179AB" w:rsidRDefault="005179AB" w:rsidP="005179AB">
            <w:pPr>
              <w:pStyle w:val="a"/>
              <w:rPr>
                <w:rFonts w:ascii="Verdana" w:eastAsia="Meiryo" w:hAnsi="Verdana"/>
                <w:sz w:val="20"/>
              </w:rPr>
            </w:pPr>
            <w:r>
              <w:rPr>
                <w:rFonts w:ascii="Verdana" w:eastAsia="Meiryo" w:hAnsi="Verdana"/>
                <w:sz w:val="20"/>
              </w:rPr>
              <w:t>Restrictions</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64AF49F" w14:textId="77777777" w:rsidR="005179AB" w:rsidRDefault="005179AB" w:rsidP="005179AB">
            <w:pPr>
              <w:pStyle w:val="a"/>
              <w:rPr>
                <w:rFonts w:ascii="Verdana" w:eastAsia="Meiryo" w:hAnsi="Verdana"/>
                <w:sz w:val="20"/>
              </w:rPr>
            </w:pPr>
            <w:r>
              <w:rPr>
                <w:rFonts w:ascii="Verdana" w:eastAsia="Meiryo" w:hAnsi="Verdana"/>
                <w:sz w:val="20"/>
              </w:rPr>
              <w:t>-</w:t>
            </w:r>
          </w:p>
        </w:tc>
      </w:tr>
    </w:tbl>
    <w:p w14:paraId="7ADA08C9" w14:textId="77777777" w:rsidR="005179AB" w:rsidRDefault="005179AB" w:rsidP="005179AB">
      <w:r>
        <w:lastRenderedPageBreak/>
        <w:t>[Note] In case of channel transfer from input monaural to output stereo, the sound will output to both two channels.</w:t>
      </w:r>
      <w:bookmarkStart w:id="100" w:name="_Toc8203688"/>
    </w:p>
    <w:p w14:paraId="0D7B9CE6" w14:textId="54C0C9EB" w:rsidR="005179AB" w:rsidRDefault="005179AB" w:rsidP="005179AB">
      <w:pPr>
        <w:jc w:val="center"/>
        <w:rPr>
          <w:rFonts w:eastAsia="Meiryo"/>
          <w:highlight w:val="yellow"/>
        </w:rPr>
      </w:pPr>
      <w:r>
        <w:t>Table</w:t>
      </w:r>
      <w:r w:rsidR="00CC0666">
        <w:t xml:space="preserve"> 1.1.4</w:t>
      </w:r>
      <w:r>
        <w:tab/>
      </w:r>
      <w:r>
        <w:rPr>
          <w:rFonts w:eastAsia="Meiryo"/>
        </w:rPr>
        <w:t>Memory Size Requirements</w:t>
      </w:r>
      <w:bookmarkEnd w:id="100"/>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40"/>
        <w:gridCol w:w="1134"/>
        <w:gridCol w:w="1134"/>
        <w:gridCol w:w="2544"/>
        <w:gridCol w:w="1283"/>
        <w:gridCol w:w="2215"/>
      </w:tblGrid>
      <w:tr w:rsidR="005179AB" w14:paraId="1FE514F9" w14:textId="77777777" w:rsidTr="005179AB">
        <w:trPr>
          <w:cantSplit/>
          <w:trHeight w:val="260"/>
          <w:tblHeader/>
        </w:trPr>
        <w:tc>
          <w:tcPr>
            <w:tcW w:w="1441"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vAlign w:val="center"/>
            <w:hideMark/>
          </w:tcPr>
          <w:p w14:paraId="5A3EE531" w14:textId="77777777" w:rsidR="005179AB" w:rsidRDefault="005179AB" w:rsidP="005179AB">
            <w:pPr>
              <w:pStyle w:val="a1"/>
              <w:ind w:left="0"/>
              <w:rPr>
                <w:rFonts w:ascii="Verdana" w:eastAsia="Meiryo" w:hAnsi="Verdana"/>
              </w:rPr>
            </w:pPr>
            <w:r>
              <w:rPr>
                <w:rFonts w:ascii="Verdana" w:eastAsia="Meiryo" w:hAnsi="Verdana"/>
              </w:rPr>
              <w:t>Memory type</w:t>
            </w:r>
          </w:p>
        </w:tc>
        <w:tc>
          <w:tcPr>
            <w:tcW w:w="1134" w:type="dxa"/>
            <w:tcBorders>
              <w:top w:val="single" w:sz="4" w:space="0" w:color="auto"/>
              <w:left w:val="single" w:sz="4" w:space="0" w:color="auto"/>
              <w:bottom w:val="double" w:sz="4" w:space="0" w:color="auto"/>
              <w:right w:val="single" w:sz="4" w:space="0" w:color="auto"/>
            </w:tcBorders>
            <w:vAlign w:val="center"/>
            <w:hideMark/>
          </w:tcPr>
          <w:p w14:paraId="39EB6723" w14:textId="77777777" w:rsidR="005179AB" w:rsidRDefault="005179AB" w:rsidP="005179AB">
            <w:pPr>
              <w:pStyle w:val="a1"/>
              <w:ind w:left="0"/>
              <w:rPr>
                <w:rFonts w:ascii="Verdana" w:eastAsia="Meiryo" w:hAnsi="Verdana"/>
              </w:rPr>
            </w:pPr>
            <w:r>
              <w:rPr>
                <w:rFonts w:ascii="Verdana" w:eastAsia="Meiryo" w:hAnsi="Verdana"/>
              </w:rPr>
              <w:t>Location</w:t>
            </w:r>
          </w:p>
        </w:tc>
        <w:tc>
          <w:tcPr>
            <w:tcW w:w="3678" w:type="dxa"/>
            <w:gridSpan w:val="2"/>
            <w:tcBorders>
              <w:top w:val="single" w:sz="4" w:space="0" w:color="auto"/>
              <w:left w:val="single" w:sz="4" w:space="0" w:color="auto"/>
              <w:bottom w:val="double" w:sz="4" w:space="0" w:color="auto"/>
              <w:right w:val="single" w:sz="4" w:space="0" w:color="auto"/>
            </w:tcBorders>
            <w:vAlign w:val="center"/>
            <w:hideMark/>
          </w:tcPr>
          <w:p w14:paraId="16E0777E" w14:textId="77777777" w:rsidR="005179AB" w:rsidRDefault="005179AB" w:rsidP="005179AB">
            <w:pPr>
              <w:pStyle w:val="a1"/>
              <w:ind w:left="0"/>
              <w:rPr>
                <w:rFonts w:ascii="Verdana" w:eastAsia="Meiryo" w:hAnsi="Verdana"/>
              </w:rPr>
            </w:pPr>
            <w:r>
              <w:rPr>
                <w:rFonts w:ascii="Verdana" w:eastAsia="Meiryo" w:hAnsi="Verdana"/>
              </w:rPr>
              <w:t>Memory area name</w:t>
            </w:r>
          </w:p>
        </w:tc>
        <w:tc>
          <w:tcPr>
            <w:tcW w:w="3498" w:type="dxa"/>
            <w:gridSpan w:val="2"/>
            <w:tcBorders>
              <w:top w:val="single" w:sz="4" w:space="0" w:color="auto"/>
              <w:left w:val="single" w:sz="4" w:space="0" w:color="auto"/>
              <w:bottom w:val="double" w:sz="4" w:space="0" w:color="auto"/>
              <w:right w:val="single" w:sz="4" w:space="0" w:color="auto"/>
            </w:tcBorders>
            <w:vAlign w:val="center"/>
            <w:hideMark/>
          </w:tcPr>
          <w:p w14:paraId="3C54E514" w14:textId="77777777" w:rsidR="005179AB" w:rsidRDefault="005179AB" w:rsidP="005179AB">
            <w:pPr>
              <w:pStyle w:val="a1"/>
              <w:ind w:left="0"/>
              <w:rPr>
                <w:rFonts w:ascii="Verdana" w:eastAsia="Meiryo" w:hAnsi="Verdana"/>
              </w:rPr>
            </w:pPr>
            <w:r>
              <w:rPr>
                <w:rFonts w:ascii="Verdana" w:eastAsia="Meiryo" w:hAnsi="Verdana"/>
              </w:rPr>
              <w:t>Size (in bytes)</w:t>
            </w:r>
          </w:p>
        </w:tc>
      </w:tr>
      <w:tr w:rsidR="005179AB" w14:paraId="531817D2" w14:textId="77777777" w:rsidTr="005179AB">
        <w:trPr>
          <w:cantSplit/>
          <w:trHeight w:val="46"/>
          <w:tblHeader/>
        </w:trPr>
        <w:tc>
          <w:tcPr>
            <w:tcW w:w="1441" w:type="dxa"/>
            <w:tcBorders>
              <w:top w:val="double" w:sz="4" w:space="0" w:color="auto"/>
              <w:left w:val="single" w:sz="4" w:space="0" w:color="auto"/>
              <w:bottom w:val="single" w:sz="4" w:space="0" w:color="auto"/>
              <w:right w:val="single" w:sz="4" w:space="0" w:color="auto"/>
            </w:tcBorders>
            <w:vAlign w:val="center"/>
            <w:hideMark/>
          </w:tcPr>
          <w:p w14:paraId="32624CBB" w14:textId="77777777" w:rsidR="005179AB" w:rsidRDefault="005179AB" w:rsidP="005179AB">
            <w:pPr>
              <w:pStyle w:val="a"/>
              <w:jc w:val="center"/>
              <w:rPr>
                <w:rFonts w:ascii="Verdana" w:eastAsia="Meiryo" w:hAnsi="Verdana"/>
              </w:rPr>
            </w:pPr>
            <w:r>
              <w:rPr>
                <w:rFonts w:ascii="Verdana" w:eastAsia="Meiryo" w:hAnsi="Verdana"/>
              </w:rPr>
              <w:t>Instruction</w:t>
            </w:r>
          </w:p>
        </w:tc>
        <w:tc>
          <w:tcPr>
            <w:tcW w:w="1134" w:type="dxa"/>
            <w:vMerge w:val="restart"/>
            <w:tcBorders>
              <w:top w:val="double" w:sz="4" w:space="0" w:color="auto"/>
              <w:left w:val="single" w:sz="4" w:space="0" w:color="auto"/>
              <w:bottom w:val="single" w:sz="4" w:space="0" w:color="auto"/>
              <w:right w:val="single" w:sz="4" w:space="0" w:color="auto"/>
            </w:tcBorders>
            <w:vAlign w:val="center"/>
            <w:hideMark/>
          </w:tcPr>
          <w:p w14:paraId="00266539" w14:textId="77777777" w:rsidR="005179AB" w:rsidRDefault="005179AB" w:rsidP="005179AB">
            <w:pPr>
              <w:pStyle w:val="a"/>
              <w:jc w:val="center"/>
              <w:rPr>
                <w:rFonts w:ascii="Verdana" w:eastAsia="Meiryo" w:hAnsi="Verdana"/>
              </w:rPr>
            </w:pPr>
            <w:r>
              <w:rPr>
                <w:rFonts w:ascii="Verdana" w:eastAsia="Meiryo" w:hAnsi="Verdana"/>
              </w:rPr>
              <w:t>ROM</w:t>
            </w:r>
          </w:p>
        </w:tc>
        <w:tc>
          <w:tcPr>
            <w:tcW w:w="3678" w:type="dxa"/>
            <w:gridSpan w:val="2"/>
            <w:tcBorders>
              <w:top w:val="double" w:sz="4" w:space="0" w:color="auto"/>
              <w:left w:val="single" w:sz="4" w:space="0" w:color="auto"/>
              <w:bottom w:val="single" w:sz="4" w:space="0" w:color="auto"/>
              <w:right w:val="single" w:sz="4" w:space="0" w:color="auto"/>
            </w:tcBorders>
            <w:vAlign w:val="center"/>
            <w:hideMark/>
          </w:tcPr>
          <w:p w14:paraId="5C05F387" w14:textId="77777777" w:rsidR="005179AB" w:rsidRDefault="005179AB" w:rsidP="005179AB">
            <w:pPr>
              <w:pStyle w:val="a"/>
              <w:ind w:firstLineChars="50" w:firstLine="90"/>
              <w:rPr>
                <w:rFonts w:ascii="Verdana" w:eastAsia="Meiryo" w:hAnsi="Verdana"/>
              </w:rPr>
            </w:pPr>
            <w:r>
              <w:rPr>
                <w:rFonts w:ascii="Verdana" w:eastAsia="Meiryo" w:hAnsi="Verdana"/>
              </w:rPr>
              <w:t>Instruction area</w:t>
            </w:r>
          </w:p>
        </w:tc>
        <w:tc>
          <w:tcPr>
            <w:tcW w:w="3498" w:type="dxa"/>
            <w:gridSpan w:val="2"/>
            <w:vMerge w:val="restart"/>
            <w:tcBorders>
              <w:top w:val="double" w:sz="4" w:space="0" w:color="auto"/>
              <w:left w:val="single" w:sz="4" w:space="0" w:color="auto"/>
              <w:bottom w:val="single" w:sz="4" w:space="0" w:color="auto"/>
              <w:right w:val="single" w:sz="4" w:space="0" w:color="auto"/>
            </w:tcBorders>
            <w:vAlign w:val="center"/>
            <w:hideMark/>
          </w:tcPr>
          <w:p w14:paraId="6B5C683F" w14:textId="77777777" w:rsidR="005179AB" w:rsidRDefault="005179AB" w:rsidP="005179AB">
            <w:pPr>
              <w:pStyle w:val="a"/>
              <w:jc w:val="right"/>
              <w:rPr>
                <w:rFonts w:ascii="Verdana" w:eastAsia="Meiryo" w:hAnsi="Verdana"/>
              </w:rPr>
            </w:pPr>
            <w:r>
              <w:rPr>
                <w:rFonts w:ascii="Verdana" w:eastAsia="Meiryo" w:hAnsi="Verdana"/>
              </w:rPr>
              <w:t>78393</w:t>
            </w:r>
          </w:p>
        </w:tc>
      </w:tr>
      <w:tr w:rsidR="005179AB" w14:paraId="2E9C8035" w14:textId="77777777" w:rsidTr="005179AB">
        <w:trPr>
          <w:cantSplit/>
          <w:trHeight w:val="288"/>
          <w:tblHeader/>
        </w:trPr>
        <w:tc>
          <w:tcPr>
            <w:tcW w:w="1441" w:type="dxa"/>
            <w:vMerge w:val="restart"/>
            <w:tcBorders>
              <w:top w:val="single" w:sz="4" w:space="0" w:color="auto"/>
              <w:left w:val="single" w:sz="4" w:space="0" w:color="auto"/>
              <w:bottom w:val="single" w:sz="4" w:space="0" w:color="auto"/>
              <w:right w:val="single" w:sz="4" w:space="0" w:color="auto"/>
            </w:tcBorders>
            <w:vAlign w:val="center"/>
            <w:hideMark/>
          </w:tcPr>
          <w:p w14:paraId="5E56B285" w14:textId="77777777" w:rsidR="005179AB" w:rsidRDefault="005179AB" w:rsidP="005179AB">
            <w:pPr>
              <w:pStyle w:val="a"/>
              <w:jc w:val="center"/>
              <w:rPr>
                <w:rFonts w:ascii="Verdana" w:eastAsia="Meiryo" w:hAnsi="Verdana"/>
              </w:rPr>
            </w:pPr>
            <w:r>
              <w:rPr>
                <w:rFonts w:ascii="Verdana" w:eastAsia="Meiryo" w:hAnsi="Verdana"/>
              </w:rPr>
              <w:t>Data</w:t>
            </w:r>
          </w:p>
        </w:tc>
        <w:tc>
          <w:tcPr>
            <w:tcW w:w="1134" w:type="dxa"/>
            <w:vMerge/>
            <w:tcBorders>
              <w:top w:val="double" w:sz="4" w:space="0" w:color="auto"/>
              <w:left w:val="single" w:sz="4" w:space="0" w:color="auto"/>
              <w:bottom w:val="single" w:sz="4" w:space="0" w:color="auto"/>
              <w:right w:val="single" w:sz="4" w:space="0" w:color="auto"/>
            </w:tcBorders>
            <w:vAlign w:val="center"/>
            <w:hideMark/>
          </w:tcPr>
          <w:p w14:paraId="3F0B9359"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3A20A0EA" w14:textId="77777777" w:rsidR="005179AB" w:rsidRDefault="005179AB" w:rsidP="005179AB">
            <w:pPr>
              <w:pStyle w:val="a"/>
              <w:ind w:firstLineChars="50" w:firstLine="90"/>
              <w:rPr>
                <w:rFonts w:ascii="Verdana" w:eastAsia="Meiryo" w:hAnsi="Verdana"/>
              </w:rPr>
            </w:pPr>
            <w:r>
              <w:rPr>
                <w:rFonts w:ascii="Verdana" w:eastAsia="Meiryo" w:hAnsi="Verdana"/>
              </w:rPr>
              <w:t>Constant table area</w:t>
            </w:r>
          </w:p>
        </w:tc>
        <w:tc>
          <w:tcPr>
            <w:tcW w:w="5713" w:type="dxa"/>
            <w:gridSpan w:val="2"/>
            <w:vMerge/>
            <w:tcBorders>
              <w:top w:val="double" w:sz="4" w:space="0" w:color="auto"/>
              <w:left w:val="single" w:sz="4" w:space="0" w:color="auto"/>
              <w:bottom w:val="single" w:sz="4" w:space="0" w:color="auto"/>
              <w:right w:val="single" w:sz="4" w:space="0" w:color="auto"/>
            </w:tcBorders>
            <w:vAlign w:val="center"/>
            <w:hideMark/>
          </w:tcPr>
          <w:p w14:paraId="10C9F3D9" w14:textId="77777777" w:rsidR="005179AB" w:rsidRDefault="005179AB" w:rsidP="005179AB">
            <w:pPr>
              <w:rPr>
                <w:sz w:val="18"/>
                <w:lang w:eastAsia="ja-JP"/>
              </w:rPr>
            </w:pPr>
          </w:p>
        </w:tc>
      </w:tr>
      <w:tr w:rsidR="005179AB" w14:paraId="6D38F804"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4EF49D2" w14:textId="77777777" w:rsidR="005179AB" w:rsidRDefault="005179AB" w:rsidP="005179AB">
            <w:pPr>
              <w:rPr>
                <w:sz w:val="18"/>
                <w:lang w:eastAsia="ja-JP"/>
              </w:rPr>
            </w:pPr>
          </w:p>
        </w:tc>
        <w:tc>
          <w:tcPr>
            <w:tcW w:w="1134" w:type="dxa"/>
            <w:vMerge/>
            <w:tcBorders>
              <w:top w:val="double" w:sz="4" w:space="0" w:color="auto"/>
              <w:left w:val="single" w:sz="4" w:space="0" w:color="auto"/>
              <w:bottom w:val="single" w:sz="4" w:space="0" w:color="auto"/>
              <w:right w:val="single" w:sz="4" w:space="0" w:color="auto"/>
            </w:tcBorders>
            <w:vAlign w:val="center"/>
            <w:hideMark/>
          </w:tcPr>
          <w:p w14:paraId="2AEFCB97"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4C623293" w14:textId="77777777" w:rsidR="005179AB" w:rsidRDefault="005179AB" w:rsidP="005179AB">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5713" w:type="dxa"/>
            <w:gridSpan w:val="2"/>
            <w:vMerge/>
            <w:tcBorders>
              <w:top w:val="double" w:sz="4" w:space="0" w:color="auto"/>
              <w:left w:val="single" w:sz="4" w:space="0" w:color="auto"/>
              <w:bottom w:val="single" w:sz="4" w:space="0" w:color="auto"/>
              <w:right w:val="single" w:sz="4" w:space="0" w:color="auto"/>
            </w:tcBorders>
            <w:vAlign w:val="center"/>
            <w:hideMark/>
          </w:tcPr>
          <w:p w14:paraId="6E3B1F9F" w14:textId="77777777" w:rsidR="005179AB" w:rsidRDefault="005179AB" w:rsidP="005179AB">
            <w:pPr>
              <w:rPr>
                <w:sz w:val="18"/>
                <w:lang w:eastAsia="ja-JP"/>
              </w:rPr>
            </w:pPr>
          </w:p>
        </w:tc>
      </w:tr>
      <w:tr w:rsidR="005179AB" w14:paraId="025553C3"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D8FA8F7" w14:textId="77777777" w:rsidR="005179AB" w:rsidRDefault="005179AB" w:rsidP="005179AB">
            <w:pPr>
              <w:rPr>
                <w:sz w:val="18"/>
                <w:lang w:eastAsia="ja-JP"/>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4B51DAC8" w14:textId="77777777" w:rsidR="005179AB" w:rsidRDefault="005179AB" w:rsidP="005179AB">
            <w:pPr>
              <w:pStyle w:val="a"/>
              <w:jc w:val="center"/>
              <w:rPr>
                <w:rFonts w:ascii="Verdana" w:eastAsia="Meiryo" w:hAnsi="Verdana"/>
              </w:rPr>
            </w:pPr>
            <w:r>
              <w:rPr>
                <w:rFonts w:ascii="Verdana" w:eastAsia="Meiryo" w:hAnsi="Verdana"/>
              </w:rPr>
              <w:t>RAM</w:t>
            </w:r>
          </w:p>
          <w:p w14:paraId="1E42F656" w14:textId="77777777" w:rsidR="005179AB" w:rsidRDefault="005179AB" w:rsidP="005179AB">
            <w:pPr>
              <w:pStyle w:val="a"/>
              <w:jc w:val="center"/>
              <w:rPr>
                <w:rFonts w:ascii="Verdana" w:eastAsia="Meiryo" w:hAnsi="Verdana"/>
              </w:rPr>
            </w:pPr>
            <w:r>
              <w:rPr>
                <w:rFonts w:ascii="Verdana" w:eastAsia="Meiryo" w:hAnsi="Verdana"/>
              </w:rPr>
              <w:t>Capture</w:t>
            </w:r>
          </w:p>
        </w:tc>
        <w:tc>
          <w:tcPr>
            <w:tcW w:w="3678" w:type="dxa"/>
            <w:gridSpan w:val="2"/>
            <w:tcBorders>
              <w:top w:val="single" w:sz="4" w:space="0" w:color="auto"/>
              <w:left w:val="single" w:sz="4" w:space="0" w:color="auto"/>
              <w:bottom w:val="nil"/>
              <w:right w:val="single" w:sz="4" w:space="0" w:color="auto"/>
            </w:tcBorders>
            <w:vAlign w:val="center"/>
            <w:hideMark/>
          </w:tcPr>
          <w:p w14:paraId="09F10641" w14:textId="77777777" w:rsidR="005179AB" w:rsidRDefault="005179AB" w:rsidP="005179AB">
            <w:pPr>
              <w:pStyle w:val="a"/>
              <w:ind w:firstLineChars="50" w:firstLine="90"/>
              <w:rPr>
                <w:rFonts w:ascii="Verdana" w:eastAsia="Meiryo" w:hAnsi="Verdana"/>
              </w:rPr>
            </w:pPr>
            <w:r>
              <w:rPr>
                <w:rFonts w:ascii="Verdana" w:eastAsia="Meiryo" w:hAnsi="Verdana"/>
              </w:rPr>
              <w:t>Software work area</w:t>
            </w:r>
          </w:p>
        </w:tc>
        <w:tc>
          <w:tcPr>
            <w:tcW w:w="3498" w:type="dxa"/>
            <w:gridSpan w:val="2"/>
            <w:tcBorders>
              <w:top w:val="single" w:sz="4" w:space="0" w:color="auto"/>
              <w:left w:val="single" w:sz="4" w:space="0" w:color="auto"/>
              <w:bottom w:val="nil"/>
              <w:right w:val="single" w:sz="4" w:space="0" w:color="auto"/>
            </w:tcBorders>
            <w:vAlign w:val="center"/>
            <w:hideMark/>
          </w:tcPr>
          <w:p w14:paraId="7E89AA40" w14:textId="77777777" w:rsidR="005179AB" w:rsidRDefault="005179AB" w:rsidP="005179AB">
            <w:pPr>
              <w:pStyle w:val="a"/>
              <w:jc w:val="right"/>
              <w:rPr>
                <w:rFonts w:ascii="Verdana" w:eastAsia="Meiryo" w:hAnsi="Verdana"/>
                <w:color w:val="FF0000"/>
              </w:rPr>
            </w:pPr>
            <w:r>
              <w:rPr>
                <w:rFonts w:ascii="Verdana" w:eastAsia="Meiryo" w:hAnsi="Verdana"/>
              </w:rPr>
              <w:t>1756</w:t>
            </w:r>
          </w:p>
        </w:tc>
      </w:tr>
      <w:tr w:rsidR="005179AB" w14:paraId="54DB0033"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1E7B12B8"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289DD22" w14:textId="77777777" w:rsidR="005179AB" w:rsidRDefault="005179AB" w:rsidP="005179AB">
            <w:pPr>
              <w:rPr>
                <w:sz w:val="18"/>
                <w:lang w:eastAsia="ja-JP"/>
              </w:rPr>
            </w:pPr>
          </w:p>
        </w:tc>
        <w:tc>
          <w:tcPr>
            <w:tcW w:w="1134" w:type="dxa"/>
            <w:vMerge w:val="restart"/>
            <w:tcBorders>
              <w:top w:val="nil"/>
              <w:left w:val="single" w:sz="4" w:space="0" w:color="auto"/>
              <w:bottom w:val="nil"/>
              <w:right w:val="single" w:sz="4" w:space="0" w:color="auto"/>
            </w:tcBorders>
            <w:hideMark/>
          </w:tcPr>
          <w:p w14:paraId="2DF54C5A"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nil"/>
              <w:right w:val="single" w:sz="4" w:space="0" w:color="auto"/>
            </w:tcBorders>
            <w:vAlign w:val="center"/>
            <w:hideMark/>
          </w:tcPr>
          <w:p w14:paraId="367EDADC" w14:textId="77777777" w:rsidR="005179AB" w:rsidRDefault="005179AB" w:rsidP="005179AB">
            <w:pPr>
              <w:pStyle w:val="a"/>
              <w:ind w:firstLineChars="50" w:firstLine="90"/>
              <w:rPr>
                <w:rFonts w:ascii="Verdana" w:eastAsia="Meiryo" w:hAnsi="Verdana"/>
              </w:rPr>
            </w:pPr>
            <w:r>
              <w:rPr>
                <w:rFonts w:ascii="Verdana" w:eastAsia="Meiryo" w:hAnsi="Verdana"/>
              </w:rPr>
              <w:t>Persistent area</w:t>
            </w:r>
          </w:p>
        </w:tc>
        <w:tc>
          <w:tcPr>
            <w:tcW w:w="1283" w:type="dxa"/>
            <w:vMerge w:val="restart"/>
            <w:tcBorders>
              <w:top w:val="nil"/>
              <w:left w:val="single" w:sz="4" w:space="0" w:color="auto"/>
              <w:bottom w:val="single" w:sz="4" w:space="0" w:color="auto"/>
              <w:right w:val="single" w:sz="4" w:space="0" w:color="auto"/>
            </w:tcBorders>
            <w:hideMark/>
          </w:tcPr>
          <w:p w14:paraId="3B9EEC4F"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5ADC69FD" w14:textId="77777777" w:rsidR="005179AB" w:rsidRDefault="005179AB" w:rsidP="005179AB">
            <w:pPr>
              <w:pStyle w:val="a"/>
              <w:jc w:val="right"/>
              <w:rPr>
                <w:rFonts w:ascii="Verdana" w:eastAsia="Meiryo" w:hAnsi="Verdana"/>
              </w:rPr>
            </w:pPr>
            <w:r>
              <w:rPr>
                <w:rFonts w:ascii="Verdana" w:eastAsia="Meiryo" w:hAnsi="Verdana"/>
              </w:rPr>
              <w:t>1692</w:t>
            </w:r>
          </w:p>
        </w:tc>
      </w:tr>
      <w:tr w:rsidR="005179AB" w14:paraId="5124A0D4"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0A396F1"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EE28367" w14:textId="77777777" w:rsidR="005179AB" w:rsidRDefault="005179AB" w:rsidP="005179AB">
            <w:pPr>
              <w:rPr>
                <w:sz w:val="18"/>
                <w:lang w:eastAsia="ja-JP"/>
              </w:rPr>
            </w:pPr>
          </w:p>
        </w:tc>
        <w:tc>
          <w:tcPr>
            <w:tcW w:w="3678" w:type="dxa"/>
            <w:vMerge/>
            <w:tcBorders>
              <w:top w:val="nil"/>
              <w:left w:val="single" w:sz="4" w:space="0" w:color="auto"/>
              <w:bottom w:val="nil"/>
              <w:right w:val="single" w:sz="4" w:space="0" w:color="auto"/>
            </w:tcBorders>
            <w:vAlign w:val="center"/>
            <w:hideMark/>
          </w:tcPr>
          <w:p w14:paraId="62D7D6F7"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0D5EA5B0" w14:textId="77777777" w:rsidR="005179AB" w:rsidRDefault="005179AB" w:rsidP="005179AB">
            <w:pPr>
              <w:pStyle w:val="a"/>
              <w:ind w:firstLineChars="50" w:firstLine="90"/>
              <w:rPr>
                <w:rFonts w:ascii="Verdana" w:eastAsia="Meiryo" w:hAnsi="Verdana"/>
              </w:rPr>
            </w:pPr>
            <w:r>
              <w:rPr>
                <w:rFonts w:ascii="Verdana" w:eastAsia="Meiryo" w:hAnsi="Verdana"/>
              </w:rPr>
              <w:t>Scratch area</w:t>
            </w:r>
          </w:p>
        </w:tc>
        <w:tc>
          <w:tcPr>
            <w:tcW w:w="3498" w:type="dxa"/>
            <w:vMerge/>
            <w:tcBorders>
              <w:top w:val="nil"/>
              <w:left w:val="single" w:sz="4" w:space="0" w:color="auto"/>
              <w:bottom w:val="single" w:sz="4" w:space="0" w:color="auto"/>
              <w:right w:val="single" w:sz="4" w:space="0" w:color="auto"/>
            </w:tcBorders>
            <w:vAlign w:val="center"/>
            <w:hideMark/>
          </w:tcPr>
          <w:p w14:paraId="03071042"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410753BF"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28C30EF8"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053AB8B7"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8CCF3D6" w14:textId="77777777" w:rsidR="005179AB" w:rsidRDefault="005179AB" w:rsidP="005179AB">
            <w:pPr>
              <w:rPr>
                <w:sz w:val="18"/>
                <w:lang w:eastAsia="ja-JP"/>
              </w:rPr>
            </w:pPr>
          </w:p>
        </w:tc>
        <w:tc>
          <w:tcPr>
            <w:tcW w:w="3678" w:type="dxa"/>
            <w:vMerge/>
            <w:tcBorders>
              <w:top w:val="nil"/>
              <w:left w:val="single" w:sz="4" w:space="0" w:color="auto"/>
              <w:bottom w:val="nil"/>
              <w:right w:val="single" w:sz="4" w:space="0" w:color="auto"/>
            </w:tcBorders>
            <w:vAlign w:val="center"/>
            <w:hideMark/>
          </w:tcPr>
          <w:p w14:paraId="29B32ACA"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597D5D40" w14:textId="77777777" w:rsidR="005179AB" w:rsidRDefault="005179AB" w:rsidP="005179AB">
            <w:pPr>
              <w:pStyle w:val="a"/>
              <w:ind w:firstLineChars="50" w:firstLine="90"/>
              <w:rPr>
                <w:rFonts w:ascii="Verdana" w:eastAsia="Meiryo" w:hAnsi="Verdana"/>
              </w:rPr>
            </w:pPr>
            <w:r>
              <w:rPr>
                <w:rFonts w:ascii="Verdana" w:eastAsia="Meiryo" w:hAnsi="Verdana"/>
              </w:rPr>
              <w:t>Built-in descriptor area</w:t>
            </w:r>
          </w:p>
        </w:tc>
        <w:tc>
          <w:tcPr>
            <w:tcW w:w="3498" w:type="dxa"/>
            <w:vMerge/>
            <w:tcBorders>
              <w:top w:val="nil"/>
              <w:left w:val="single" w:sz="4" w:space="0" w:color="auto"/>
              <w:bottom w:val="single" w:sz="4" w:space="0" w:color="auto"/>
              <w:right w:val="single" w:sz="4" w:space="0" w:color="auto"/>
            </w:tcBorders>
            <w:vAlign w:val="center"/>
            <w:hideMark/>
          </w:tcPr>
          <w:p w14:paraId="396F403C"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7C000B6B" w14:textId="77777777" w:rsidR="005179AB" w:rsidRDefault="005179AB" w:rsidP="005179AB">
            <w:pPr>
              <w:pStyle w:val="a"/>
              <w:jc w:val="right"/>
              <w:rPr>
                <w:rFonts w:ascii="Verdana" w:eastAsia="Meiryo" w:hAnsi="Verdana"/>
              </w:rPr>
            </w:pPr>
            <w:r>
              <w:rPr>
                <w:rFonts w:ascii="Verdana" w:eastAsia="Meiryo" w:hAnsi="Verdana"/>
              </w:rPr>
              <w:t>64</w:t>
            </w:r>
          </w:p>
        </w:tc>
      </w:tr>
      <w:tr w:rsidR="005179AB" w14:paraId="2F23455B"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E2206C0"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A69D89A"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29A77885" w14:textId="77777777" w:rsidR="005179AB" w:rsidRDefault="005179AB" w:rsidP="005179AB">
            <w:pPr>
              <w:pStyle w:val="a"/>
              <w:ind w:firstLineChars="50" w:firstLine="90"/>
              <w:rPr>
                <w:rFonts w:ascii="Verdana" w:eastAsia="Meiryo" w:hAnsi="Verdana"/>
              </w:rPr>
            </w:pPr>
            <w:r>
              <w:rPr>
                <w:rFonts w:ascii="Verdana" w:eastAsia="Meiryo" w:hAnsi="Verdana"/>
              </w:rPr>
              <w:t>User work area</w:t>
            </w:r>
          </w:p>
        </w:tc>
        <w:tc>
          <w:tcPr>
            <w:tcW w:w="3498" w:type="dxa"/>
            <w:gridSpan w:val="2"/>
            <w:tcBorders>
              <w:top w:val="single" w:sz="4" w:space="0" w:color="auto"/>
              <w:left w:val="single" w:sz="4" w:space="0" w:color="auto"/>
              <w:bottom w:val="nil"/>
              <w:right w:val="single" w:sz="4" w:space="0" w:color="auto"/>
            </w:tcBorders>
            <w:vAlign w:val="center"/>
            <w:hideMark/>
          </w:tcPr>
          <w:p w14:paraId="18C7415D" w14:textId="77777777" w:rsidR="005179AB" w:rsidRDefault="005179AB" w:rsidP="005179AB">
            <w:pPr>
              <w:pStyle w:val="a"/>
              <w:jc w:val="right"/>
              <w:rPr>
                <w:rFonts w:ascii="Verdana" w:eastAsia="Meiryo" w:hAnsi="Verdana"/>
              </w:rPr>
            </w:pPr>
            <w:r>
              <w:rPr>
                <w:rFonts w:ascii="Verdana" w:eastAsia="Meiryo" w:hAnsi="Verdana"/>
              </w:rPr>
              <w:t>9576</w:t>
            </w:r>
          </w:p>
        </w:tc>
      </w:tr>
      <w:tr w:rsidR="005179AB" w14:paraId="6BF6C5E9"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7289337"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AA4990B" w14:textId="77777777" w:rsidR="005179AB" w:rsidRDefault="005179AB" w:rsidP="005179AB">
            <w:pPr>
              <w:rPr>
                <w:sz w:val="18"/>
                <w:lang w:eastAsia="ja-JP"/>
              </w:rPr>
            </w:pPr>
          </w:p>
        </w:tc>
        <w:tc>
          <w:tcPr>
            <w:tcW w:w="1134" w:type="dxa"/>
            <w:vMerge w:val="restart"/>
            <w:tcBorders>
              <w:top w:val="nil"/>
              <w:left w:val="single" w:sz="4" w:space="0" w:color="auto"/>
              <w:bottom w:val="single" w:sz="4" w:space="0" w:color="auto"/>
              <w:right w:val="single" w:sz="4" w:space="0" w:color="auto"/>
            </w:tcBorders>
            <w:hideMark/>
          </w:tcPr>
          <w:p w14:paraId="479022C6"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nil"/>
              <w:right w:val="single" w:sz="4" w:space="0" w:color="auto"/>
            </w:tcBorders>
            <w:vAlign w:val="center"/>
            <w:hideMark/>
          </w:tcPr>
          <w:p w14:paraId="7F92CF5B" w14:textId="77777777" w:rsidR="005179AB" w:rsidRDefault="005179AB" w:rsidP="005179AB">
            <w:pPr>
              <w:pStyle w:val="a"/>
              <w:ind w:firstLineChars="50" w:firstLine="90"/>
              <w:rPr>
                <w:rFonts w:ascii="Verdana" w:eastAsia="Meiryo" w:hAnsi="Verdana"/>
              </w:rPr>
            </w:pPr>
            <w:r>
              <w:rPr>
                <w:rFonts w:ascii="Verdana" w:eastAsia="Meiryo" w:hAnsi="Verdana"/>
              </w:rPr>
              <w:t>Input buffer</w:t>
            </w:r>
          </w:p>
        </w:tc>
        <w:tc>
          <w:tcPr>
            <w:tcW w:w="1283" w:type="dxa"/>
            <w:vMerge w:val="restart"/>
            <w:tcBorders>
              <w:top w:val="nil"/>
              <w:left w:val="single" w:sz="4" w:space="0" w:color="auto"/>
              <w:bottom w:val="single" w:sz="4" w:space="0" w:color="auto"/>
              <w:right w:val="single" w:sz="4" w:space="0" w:color="auto"/>
            </w:tcBorders>
            <w:hideMark/>
          </w:tcPr>
          <w:p w14:paraId="3E29D690"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66191991"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28B7ED5E"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5136D9C"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560DE28"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703747F8"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13D0F214" w14:textId="77777777" w:rsidR="005179AB" w:rsidRDefault="005179AB" w:rsidP="005179AB">
            <w:pPr>
              <w:pStyle w:val="a"/>
              <w:ind w:firstLineChars="50" w:firstLine="90"/>
              <w:rPr>
                <w:rFonts w:ascii="Verdana" w:eastAsia="Meiryo" w:hAnsi="Verdana"/>
              </w:rPr>
            </w:pPr>
            <w:r>
              <w:rPr>
                <w:rFonts w:ascii="Verdana" w:eastAsia="Meiryo" w:hAnsi="Verdana"/>
              </w:rPr>
              <w:t>Output buffer</w:t>
            </w:r>
          </w:p>
        </w:tc>
        <w:tc>
          <w:tcPr>
            <w:tcW w:w="3498" w:type="dxa"/>
            <w:vMerge/>
            <w:tcBorders>
              <w:top w:val="nil"/>
              <w:left w:val="single" w:sz="4" w:space="0" w:color="auto"/>
              <w:bottom w:val="single" w:sz="4" w:space="0" w:color="auto"/>
              <w:right w:val="single" w:sz="4" w:space="0" w:color="auto"/>
            </w:tcBorders>
            <w:vAlign w:val="center"/>
            <w:hideMark/>
          </w:tcPr>
          <w:p w14:paraId="51E39BD7"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23DE7840" w14:textId="77777777" w:rsidR="005179AB" w:rsidRDefault="005179AB" w:rsidP="005179AB">
            <w:pPr>
              <w:pStyle w:val="a"/>
              <w:jc w:val="right"/>
              <w:rPr>
                <w:rFonts w:ascii="Verdana" w:eastAsia="Meiryo" w:hAnsi="Verdana"/>
              </w:rPr>
            </w:pPr>
            <w:r>
              <w:rPr>
                <w:rFonts w:ascii="Verdana" w:eastAsia="Meiryo" w:hAnsi="Verdana"/>
              </w:rPr>
              <w:t>8192</w:t>
            </w:r>
          </w:p>
        </w:tc>
      </w:tr>
      <w:tr w:rsidR="005179AB" w14:paraId="39AF17BF"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319F8E1"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66D9F64"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36887607"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2C24B4F3" w14:textId="77777777" w:rsidR="005179AB" w:rsidRDefault="005179AB" w:rsidP="005179AB">
            <w:pPr>
              <w:pStyle w:val="a"/>
              <w:ind w:firstLineChars="50" w:firstLine="90"/>
              <w:rPr>
                <w:rFonts w:ascii="Verdana" w:eastAsia="Meiryo" w:hAnsi="Verdana"/>
              </w:rPr>
            </w:pPr>
            <w:r>
              <w:rPr>
                <w:rFonts w:ascii="Verdana" w:eastAsia="Meiryo" w:hAnsi="Verdana"/>
              </w:rPr>
              <w:t>Structure</w:t>
            </w:r>
          </w:p>
        </w:tc>
        <w:tc>
          <w:tcPr>
            <w:tcW w:w="3498" w:type="dxa"/>
            <w:vMerge/>
            <w:tcBorders>
              <w:top w:val="nil"/>
              <w:left w:val="single" w:sz="4" w:space="0" w:color="auto"/>
              <w:bottom w:val="single" w:sz="4" w:space="0" w:color="auto"/>
              <w:right w:val="single" w:sz="4" w:space="0" w:color="auto"/>
            </w:tcBorders>
            <w:vAlign w:val="center"/>
            <w:hideMark/>
          </w:tcPr>
          <w:p w14:paraId="173E8FEB"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5623E257" w14:textId="77777777" w:rsidR="005179AB" w:rsidRDefault="005179AB" w:rsidP="005179AB">
            <w:pPr>
              <w:pStyle w:val="a"/>
              <w:jc w:val="right"/>
              <w:rPr>
                <w:rFonts w:ascii="Verdana" w:eastAsia="Meiryo" w:hAnsi="Verdana"/>
              </w:rPr>
            </w:pPr>
            <w:r>
              <w:rPr>
                <w:rFonts w:ascii="Verdana" w:eastAsia="Meiryo" w:hAnsi="Verdana"/>
              </w:rPr>
              <w:t>1384</w:t>
            </w:r>
          </w:p>
        </w:tc>
      </w:tr>
      <w:tr w:rsidR="005179AB" w14:paraId="402E0BDB"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0D2EC2B2"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5EFE501"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6F3135FF" w14:textId="77777777" w:rsidR="005179AB" w:rsidRDefault="005179AB" w:rsidP="005179AB">
            <w:pPr>
              <w:pStyle w:val="a"/>
              <w:ind w:firstLineChars="50" w:firstLine="90"/>
              <w:rPr>
                <w:rFonts w:ascii="Verdana" w:eastAsia="Meiryo" w:hAnsi="Verdana"/>
              </w:rPr>
            </w:pPr>
            <w:r>
              <w:rPr>
                <w:rFonts w:ascii="Verdana" w:eastAsia="Meiryo" w:hAnsi="Verdana"/>
              </w:rPr>
              <w:t>Stack area</w:t>
            </w:r>
          </w:p>
        </w:tc>
        <w:tc>
          <w:tcPr>
            <w:tcW w:w="3498" w:type="dxa"/>
            <w:gridSpan w:val="2"/>
            <w:tcBorders>
              <w:top w:val="single" w:sz="4" w:space="0" w:color="auto"/>
              <w:left w:val="single" w:sz="4" w:space="0" w:color="auto"/>
              <w:bottom w:val="nil"/>
              <w:right w:val="single" w:sz="4" w:space="0" w:color="auto"/>
            </w:tcBorders>
            <w:vAlign w:val="center"/>
            <w:hideMark/>
          </w:tcPr>
          <w:p w14:paraId="4DF16149" w14:textId="77777777" w:rsidR="005179AB" w:rsidRDefault="005179AB" w:rsidP="005179AB">
            <w:pPr>
              <w:pStyle w:val="a"/>
              <w:jc w:val="right"/>
              <w:rPr>
                <w:rFonts w:ascii="Verdana" w:eastAsia="Meiryo" w:hAnsi="Verdana"/>
              </w:rPr>
            </w:pPr>
            <w:r>
              <w:rPr>
                <w:rFonts w:ascii="Verdana" w:eastAsia="Meiryo" w:hAnsi="Verdana"/>
              </w:rPr>
              <w:t>1168</w:t>
            </w:r>
          </w:p>
        </w:tc>
      </w:tr>
      <w:tr w:rsidR="005179AB" w14:paraId="69E00390"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1899E56"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78C118C"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338A0C90" w14:textId="77777777" w:rsidR="005179AB" w:rsidRDefault="005179AB" w:rsidP="005179AB">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3498" w:type="dxa"/>
            <w:gridSpan w:val="2"/>
            <w:tcBorders>
              <w:top w:val="single" w:sz="4" w:space="0" w:color="auto"/>
              <w:left w:val="single" w:sz="4" w:space="0" w:color="auto"/>
              <w:bottom w:val="nil"/>
              <w:right w:val="single" w:sz="4" w:space="0" w:color="auto"/>
            </w:tcBorders>
            <w:vAlign w:val="center"/>
            <w:hideMark/>
          </w:tcPr>
          <w:p w14:paraId="5210CEF2"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5A1E06AF"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1F5897F" w14:textId="77777777" w:rsidR="005179AB" w:rsidRDefault="005179AB" w:rsidP="005179AB">
            <w:pPr>
              <w:rPr>
                <w:sz w:val="18"/>
                <w:lang w:eastAsia="ja-JP"/>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53A8B357" w14:textId="77777777" w:rsidR="005179AB" w:rsidRDefault="005179AB" w:rsidP="005179AB">
            <w:pPr>
              <w:pStyle w:val="a"/>
              <w:jc w:val="center"/>
              <w:rPr>
                <w:rFonts w:ascii="Verdana" w:eastAsia="Meiryo" w:hAnsi="Verdana"/>
              </w:rPr>
            </w:pPr>
            <w:r>
              <w:rPr>
                <w:rFonts w:ascii="Verdana" w:eastAsia="Meiryo" w:hAnsi="Verdana"/>
              </w:rPr>
              <w:t>RAM</w:t>
            </w:r>
          </w:p>
          <w:p w14:paraId="09F4E128" w14:textId="77777777" w:rsidR="005179AB" w:rsidRDefault="005179AB" w:rsidP="005179AB">
            <w:pPr>
              <w:pStyle w:val="a"/>
              <w:jc w:val="center"/>
              <w:rPr>
                <w:rFonts w:ascii="Verdana" w:eastAsia="Meiryo" w:hAnsi="Verdana"/>
              </w:rPr>
            </w:pPr>
            <w:r>
              <w:rPr>
                <w:rFonts w:ascii="Verdana" w:eastAsia="Meiryo" w:hAnsi="Verdana"/>
              </w:rPr>
              <w:t>Renderer</w:t>
            </w:r>
          </w:p>
        </w:tc>
        <w:tc>
          <w:tcPr>
            <w:tcW w:w="3678" w:type="dxa"/>
            <w:gridSpan w:val="2"/>
            <w:tcBorders>
              <w:top w:val="single" w:sz="4" w:space="0" w:color="auto"/>
              <w:left w:val="single" w:sz="4" w:space="0" w:color="auto"/>
              <w:bottom w:val="nil"/>
              <w:right w:val="single" w:sz="4" w:space="0" w:color="auto"/>
            </w:tcBorders>
            <w:vAlign w:val="center"/>
            <w:hideMark/>
          </w:tcPr>
          <w:p w14:paraId="126E7920" w14:textId="77777777" w:rsidR="005179AB" w:rsidRDefault="005179AB" w:rsidP="005179AB">
            <w:pPr>
              <w:pStyle w:val="a"/>
              <w:ind w:firstLineChars="50" w:firstLine="90"/>
              <w:rPr>
                <w:rFonts w:ascii="Verdana" w:eastAsia="Meiryo" w:hAnsi="Verdana"/>
              </w:rPr>
            </w:pPr>
            <w:r>
              <w:rPr>
                <w:rFonts w:ascii="Verdana" w:eastAsia="Meiryo" w:hAnsi="Verdana"/>
              </w:rPr>
              <w:t>Software work area</w:t>
            </w:r>
          </w:p>
        </w:tc>
        <w:tc>
          <w:tcPr>
            <w:tcW w:w="3498" w:type="dxa"/>
            <w:gridSpan w:val="2"/>
            <w:tcBorders>
              <w:top w:val="single" w:sz="4" w:space="0" w:color="auto"/>
              <w:left w:val="single" w:sz="4" w:space="0" w:color="auto"/>
              <w:bottom w:val="nil"/>
              <w:right w:val="single" w:sz="4" w:space="0" w:color="auto"/>
            </w:tcBorders>
            <w:vAlign w:val="center"/>
            <w:hideMark/>
          </w:tcPr>
          <w:p w14:paraId="33297FF1" w14:textId="77777777" w:rsidR="005179AB" w:rsidRDefault="005179AB" w:rsidP="005179AB">
            <w:pPr>
              <w:pStyle w:val="a"/>
              <w:jc w:val="right"/>
              <w:rPr>
                <w:rFonts w:ascii="Verdana" w:eastAsia="Meiryo" w:hAnsi="Verdana"/>
              </w:rPr>
            </w:pPr>
            <w:r>
              <w:rPr>
                <w:rFonts w:ascii="Verdana" w:eastAsia="Meiryo" w:hAnsi="Verdana"/>
              </w:rPr>
              <w:t>1748</w:t>
            </w:r>
          </w:p>
        </w:tc>
      </w:tr>
      <w:tr w:rsidR="005179AB" w14:paraId="21728CD6"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CF34203"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B385026" w14:textId="77777777" w:rsidR="005179AB" w:rsidRDefault="005179AB" w:rsidP="005179AB">
            <w:pPr>
              <w:rPr>
                <w:sz w:val="18"/>
                <w:lang w:eastAsia="ja-JP"/>
              </w:rPr>
            </w:pPr>
          </w:p>
        </w:tc>
        <w:tc>
          <w:tcPr>
            <w:tcW w:w="1134" w:type="dxa"/>
            <w:vMerge w:val="restart"/>
            <w:tcBorders>
              <w:top w:val="nil"/>
              <w:left w:val="single" w:sz="4" w:space="0" w:color="auto"/>
              <w:bottom w:val="single" w:sz="4" w:space="0" w:color="auto"/>
              <w:right w:val="single" w:sz="4" w:space="0" w:color="auto"/>
            </w:tcBorders>
            <w:hideMark/>
          </w:tcPr>
          <w:p w14:paraId="2A677A3A"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single" w:sz="4" w:space="0" w:color="auto"/>
              <w:right w:val="single" w:sz="4" w:space="0" w:color="auto"/>
            </w:tcBorders>
            <w:vAlign w:val="center"/>
            <w:hideMark/>
          </w:tcPr>
          <w:p w14:paraId="5EC8D44B" w14:textId="77777777" w:rsidR="005179AB" w:rsidRDefault="005179AB" w:rsidP="005179AB">
            <w:pPr>
              <w:pStyle w:val="a"/>
              <w:ind w:firstLineChars="50" w:firstLine="90"/>
              <w:rPr>
                <w:rFonts w:ascii="Verdana" w:eastAsia="Meiryo" w:hAnsi="Verdana"/>
              </w:rPr>
            </w:pPr>
            <w:r>
              <w:rPr>
                <w:rFonts w:ascii="Verdana" w:eastAsia="Meiryo" w:hAnsi="Verdana"/>
              </w:rPr>
              <w:t>Persistent area</w:t>
            </w:r>
          </w:p>
        </w:tc>
        <w:tc>
          <w:tcPr>
            <w:tcW w:w="1283" w:type="dxa"/>
            <w:vMerge w:val="restart"/>
            <w:tcBorders>
              <w:top w:val="nil"/>
              <w:left w:val="single" w:sz="4" w:space="0" w:color="auto"/>
              <w:bottom w:val="single" w:sz="4" w:space="0" w:color="auto"/>
              <w:right w:val="single" w:sz="4" w:space="0" w:color="auto"/>
            </w:tcBorders>
            <w:hideMark/>
          </w:tcPr>
          <w:p w14:paraId="59851730"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61D77363" w14:textId="77777777" w:rsidR="005179AB" w:rsidRDefault="005179AB" w:rsidP="005179AB">
            <w:pPr>
              <w:pStyle w:val="a"/>
              <w:jc w:val="right"/>
              <w:rPr>
                <w:rFonts w:ascii="Verdana" w:eastAsia="Meiryo" w:hAnsi="Verdana"/>
              </w:rPr>
            </w:pPr>
            <w:r>
              <w:rPr>
                <w:rFonts w:ascii="Verdana" w:eastAsia="Meiryo" w:hAnsi="Verdana"/>
              </w:rPr>
              <w:t>1684</w:t>
            </w:r>
          </w:p>
        </w:tc>
      </w:tr>
      <w:tr w:rsidR="005179AB" w14:paraId="03FE15B3"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291A87C"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8F98678"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47A8993D"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2A0B855D" w14:textId="77777777" w:rsidR="005179AB" w:rsidRDefault="005179AB" w:rsidP="005179AB">
            <w:pPr>
              <w:pStyle w:val="a"/>
              <w:ind w:firstLineChars="50" w:firstLine="90"/>
              <w:rPr>
                <w:rFonts w:ascii="Verdana" w:eastAsia="Meiryo" w:hAnsi="Verdana"/>
              </w:rPr>
            </w:pPr>
            <w:r>
              <w:rPr>
                <w:rFonts w:ascii="Verdana" w:eastAsia="Meiryo" w:hAnsi="Verdana"/>
              </w:rPr>
              <w:t>Scratch area</w:t>
            </w:r>
          </w:p>
        </w:tc>
        <w:tc>
          <w:tcPr>
            <w:tcW w:w="3498" w:type="dxa"/>
            <w:vMerge/>
            <w:tcBorders>
              <w:top w:val="nil"/>
              <w:left w:val="single" w:sz="4" w:space="0" w:color="auto"/>
              <w:bottom w:val="single" w:sz="4" w:space="0" w:color="auto"/>
              <w:right w:val="single" w:sz="4" w:space="0" w:color="auto"/>
            </w:tcBorders>
            <w:vAlign w:val="center"/>
            <w:hideMark/>
          </w:tcPr>
          <w:p w14:paraId="17081036"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2B62AFC6"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016A65CD"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593348A"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B537B08"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0CA3C723"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021B4C68" w14:textId="77777777" w:rsidR="005179AB" w:rsidRDefault="005179AB" w:rsidP="005179AB">
            <w:pPr>
              <w:pStyle w:val="a"/>
              <w:ind w:firstLineChars="50" w:firstLine="90"/>
              <w:rPr>
                <w:rFonts w:ascii="Verdana" w:eastAsia="Meiryo" w:hAnsi="Verdana"/>
              </w:rPr>
            </w:pPr>
            <w:r>
              <w:rPr>
                <w:rFonts w:ascii="Verdana" w:eastAsia="Meiryo" w:hAnsi="Verdana"/>
              </w:rPr>
              <w:t>Built-in descriptor area</w:t>
            </w:r>
          </w:p>
        </w:tc>
        <w:tc>
          <w:tcPr>
            <w:tcW w:w="3498" w:type="dxa"/>
            <w:vMerge/>
            <w:tcBorders>
              <w:top w:val="nil"/>
              <w:left w:val="single" w:sz="4" w:space="0" w:color="auto"/>
              <w:bottom w:val="single" w:sz="4" w:space="0" w:color="auto"/>
              <w:right w:val="single" w:sz="4" w:space="0" w:color="auto"/>
            </w:tcBorders>
            <w:vAlign w:val="center"/>
            <w:hideMark/>
          </w:tcPr>
          <w:p w14:paraId="6C4ED838"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27C9BD28" w14:textId="77777777" w:rsidR="005179AB" w:rsidRDefault="005179AB" w:rsidP="005179AB">
            <w:pPr>
              <w:pStyle w:val="a"/>
              <w:jc w:val="right"/>
              <w:rPr>
                <w:rFonts w:ascii="Verdana" w:eastAsia="Meiryo" w:hAnsi="Verdana"/>
              </w:rPr>
            </w:pPr>
            <w:r>
              <w:rPr>
                <w:rFonts w:ascii="Verdana" w:eastAsia="Meiryo" w:hAnsi="Verdana"/>
              </w:rPr>
              <w:t>64</w:t>
            </w:r>
          </w:p>
        </w:tc>
      </w:tr>
      <w:tr w:rsidR="005179AB" w14:paraId="46A17987"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9D01AC6"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FA00BB3"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69EDBB4D" w14:textId="77777777" w:rsidR="005179AB" w:rsidRDefault="005179AB" w:rsidP="005179AB">
            <w:pPr>
              <w:pStyle w:val="a"/>
              <w:ind w:firstLineChars="50" w:firstLine="90"/>
              <w:rPr>
                <w:rFonts w:ascii="Verdana" w:eastAsia="Meiryo" w:hAnsi="Verdana"/>
              </w:rPr>
            </w:pPr>
            <w:r>
              <w:rPr>
                <w:rFonts w:ascii="Verdana" w:eastAsia="Meiryo" w:hAnsi="Verdana"/>
              </w:rPr>
              <w:t>User work area</w:t>
            </w:r>
          </w:p>
        </w:tc>
        <w:tc>
          <w:tcPr>
            <w:tcW w:w="3498" w:type="dxa"/>
            <w:gridSpan w:val="2"/>
            <w:tcBorders>
              <w:top w:val="single" w:sz="4" w:space="0" w:color="auto"/>
              <w:left w:val="single" w:sz="4" w:space="0" w:color="auto"/>
              <w:bottom w:val="nil"/>
              <w:right w:val="single" w:sz="4" w:space="0" w:color="auto"/>
            </w:tcBorders>
            <w:vAlign w:val="center"/>
            <w:hideMark/>
          </w:tcPr>
          <w:p w14:paraId="60375AC1" w14:textId="77777777" w:rsidR="005179AB" w:rsidRDefault="005179AB" w:rsidP="005179AB">
            <w:pPr>
              <w:pStyle w:val="a"/>
              <w:jc w:val="right"/>
              <w:rPr>
                <w:rFonts w:ascii="Verdana" w:eastAsia="Meiryo" w:hAnsi="Verdana"/>
              </w:rPr>
            </w:pPr>
            <w:r>
              <w:rPr>
                <w:rFonts w:ascii="Verdana" w:eastAsia="Meiryo" w:hAnsi="Verdana"/>
              </w:rPr>
              <w:t>9616</w:t>
            </w:r>
          </w:p>
        </w:tc>
      </w:tr>
      <w:tr w:rsidR="005179AB" w14:paraId="2F7C7FCF"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BBFFA99"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EFD8F28" w14:textId="77777777" w:rsidR="005179AB" w:rsidRDefault="005179AB" w:rsidP="005179AB">
            <w:pPr>
              <w:rPr>
                <w:sz w:val="18"/>
                <w:lang w:eastAsia="ja-JP"/>
              </w:rPr>
            </w:pPr>
          </w:p>
        </w:tc>
        <w:tc>
          <w:tcPr>
            <w:tcW w:w="1134" w:type="dxa"/>
            <w:vMerge w:val="restart"/>
            <w:tcBorders>
              <w:top w:val="nil"/>
              <w:left w:val="single" w:sz="4" w:space="0" w:color="auto"/>
              <w:bottom w:val="single" w:sz="4" w:space="0" w:color="auto"/>
              <w:right w:val="single" w:sz="4" w:space="0" w:color="auto"/>
            </w:tcBorders>
            <w:hideMark/>
          </w:tcPr>
          <w:p w14:paraId="7069C79F"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single" w:sz="4" w:space="0" w:color="auto"/>
              <w:right w:val="single" w:sz="4" w:space="0" w:color="auto"/>
            </w:tcBorders>
            <w:vAlign w:val="center"/>
            <w:hideMark/>
          </w:tcPr>
          <w:p w14:paraId="251C13A7" w14:textId="77777777" w:rsidR="005179AB" w:rsidRDefault="005179AB" w:rsidP="005179AB">
            <w:pPr>
              <w:pStyle w:val="a"/>
              <w:ind w:firstLineChars="50" w:firstLine="90"/>
              <w:rPr>
                <w:rFonts w:ascii="Verdana" w:eastAsia="Meiryo" w:hAnsi="Verdana"/>
              </w:rPr>
            </w:pPr>
            <w:r>
              <w:rPr>
                <w:rFonts w:ascii="Verdana" w:eastAsia="Meiryo" w:hAnsi="Verdana"/>
              </w:rPr>
              <w:t>Input buffer</w:t>
            </w:r>
          </w:p>
        </w:tc>
        <w:tc>
          <w:tcPr>
            <w:tcW w:w="1283" w:type="dxa"/>
            <w:vMerge w:val="restart"/>
            <w:tcBorders>
              <w:top w:val="nil"/>
              <w:left w:val="single" w:sz="4" w:space="0" w:color="auto"/>
              <w:bottom w:val="single" w:sz="4" w:space="0" w:color="auto"/>
              <w:right w:val="single" w:sz="4" w:space="0" w:color="auto"/>
            </w:tcBorders>
            <w:hideMark/>
          </w:tcPr>
          <w:p w14:paraId="412AAEEE"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1D85C252" w14:textId="77777777" w:rsidR="005179AB" w:rsidRDefault="005179AB" w:rsidP="005179AB">
            <w:pPr>
              <w:pStyle w:val="a"/>
              <w:jc w:val="right"/>
              <w:rPr>
                <w:rFonts w:ascii="Verdana" w:eastAsia="Meiryo" w:hAnsi="Verdana"/>
              </w:rPr>
            </w:pPr>
            <w:r>
              <w:rPr>
                <w:rFonts w:ascii="Verdana" w:eastAsia="Meiryo" w:hAnsi="Verdana"/>
              </w:rPr>
              <w:t>8192</w:t>
            </w:r>
          </w:p>
        </w:tc>
      </w:tr>
      <w:tr w:rsidR="005179AB" w14:paraId="0FCDFD84"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63FEEA1"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DB28CCC"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75D0670A"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570DF16D" w14:textId="77777777" w:rsidR="005179AB" w:rsidRDefault="005179AB" w:rsidP="005179AB">
            <w:pPr>
              <w:pStyle w:val="a"/>
              <w:ind w:firstLineChars="50" w:firstLine="90"/>
              <w:rPr>
                <w:rFonts w:ascii="Verdana" w:eastAsia="Meiryo" w:hAnsi="Verdana"/>
              </w:rPr>
            </w:pPr>
            <w:r>
              <w:rPr>
                <w:rFonts w:ascii="Verdana" w:eastAsia="Meiryo" w:hAnsi="Verdana"/>
              </w:rPr>
              <w:t>Output buffer</w:t>
            </w:r>
          </w:p>
        </w:tc>
        <w:tc>
          <w:tcPr>
            <w:tcW w:w="3498" w:type="dxa"/>
            <w:vMerge/>
            <w:tcBorders>
              <w:top w:val="nil"/>
              <w:left w:val="single" w:sz="4" w:space="0" w:color="auto"/>
              <w:bottom w:val="single" w:sz="4" w:space="0" w:color="auto"/>
              <w:right w:val="single" w:sz="4" w:space="0" w:color="auto"/>
            </w:tcBorders>
            <w:vAlign w:val="center"/>
            <w:hideMark/>
          </w:tcPr>
          <w:p w14:paraId="4CF3DA1C"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42033326"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5474FAFE"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C837A15"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AEF5C43"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1BB327B8"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43078C38" w14:textId="77777777" w:rsidR="005179AB" w:rsidRDefault="005179AB" w:rsidP="005179AB">
            <w:pPr>
              <w:pStyle w:val="a"/>
              <w:ind w:firstLineChars="50" w:firstLine="90"/>
              <w:rPr>
                <w:rFonts w:ascii="Verdana" w:eastAsia="Meiryo" w:hAnsi="Verdana"/>
              </w:rPr>
            </w:pPr>
            <w:r>
              <w:rPr>
                <w:rFonts w:ascii="Verdana" w:eastAsia="Meiryo" w:hAnsi="Verdana"/>
              </w:rPr>
              <w:t>Structure</w:t>
            </w:r>
          </w:p>
        </w:tc>
        <w:tc>
          <w:tcPr>
            <w:tcW w:w="3498" w:type="dxa"/>
            <w:vMerge/>
            <w:tcBorders>
              <w:top w:val="nil"/>
              <w:left w:val="single" w:sz="4" w:space="0" w:color="auto"/>
              <w:bottom w:val="single" w:sz="4" w:space="0" w:color="auto"/>
              <w:right w:val="single" w:sz="4" w:space="0" w:color="auto"/>
            </w:tcBorders>
            <w:vAlign w:val="center"/>
            <w:hideMark/>
          </w:tcPr>
          <w:p w14:paraId="139B1A09"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40428F01" w14:textId="77777777" w:rsidR="005179AB" w:rsidRDefault="005179AB" w:rsidP="005179AB">
            <w:pPr>
              <w:pStyle w:val="a"/>
              <w:jc w:val="right"/>
              <w:rPr>
                <w:rFonts w:ascii="Verdana" w:eastAsia="Meiryo" w:hAnsi="Verdana"/>
              </w:rPr>
            </w:pPr>
            <w:r>
              <w:rPr>
                <w:rFonts w:ascii="Verdana" w:eastAsia="Meiryo" w:hAnsi="Verdana"/>
              </w:rPr>
              <w:t>1424</w:t>
            </w:r>
          </w:p>
        </w:tc>
      </w:tr>
      <w:tr w:rsidR="005179AB" w14:paraId="5B1E7A6A"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6CDD61D"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19BE955"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155330B5" w14:textId="77777777" w:rsidR="005179AB" w:rsidRDefault="005179AB" w:rsidP="005179AB">
            <w:pPr>
              <w:pStyle w:val="a"/>
              <w:ind w:firstLineChars="50" w:firstLine="90"/>
              <w:rPr>
                <w:rFonts w:ascii="Verdana" w:eastAsia="Meiryo" w:hAnsi="Verdana"/>
              </w:rPr>
            </w:pPr>
            <w:r>
              <w:rPr>
                <w:rFonts w:ascii="Verdana" w:eastAsia="Meiryo" w:hAnsi="Verdana"/>
              </w:rPr>
              <w:t>Stack area</w:t>
            </w:r>
          </w:p>
        </w:tc>
        <w:tc>
          <w:tcPr>
            <w:tcW w:w="3498" w:type="dxa"/>
            <w:gridSpan w:val="2"/>
            <w:tcBorders>
              <w:top w:val="single" w:sz="4" w:space="0" w:color="auto"/>
              <w:left w:val="single" w:sz="4" w:space="0" w:color="auto"/>
              <w:bottom w:val="single" w:sz="4" w:space="0" w:color="auto"/>
              <w:right w:val="single" w:sz="4" w:space="0" w:color="auto"/>
            </w:tcBorders>
            <w:vAlign w:val="center"/>
            <w:hideMark/>
          </w:tcPr>
          <w:p w14:paraId="33804687" w14:textId="77777777" w:rsidR="005179AB" w:rsidRDefault="005179AB" w:rsidP="005179AB">
            <w:pPr>
              <w:pStyle w:val="a"/>
              <w:jc w:val="right"/>
              <w:rPr>
                <w:rFonts w:ascii="Verdana" w:eastAsia="Meiryo" w:hAnsi="Verdana"/>
              </w:rPr>
            </w:pPr>
            <w:r>
              <w:rPr>
                <w:rFonts w:ascii="Verdana" w:eastAsia="Meiryo" w:hAnsi="Verdana"/>
              </w:rPr>
              <w:t>1440</w:t>
            </w:r>
          </w:p>
        </w:tc>
      </w:tr>
      <w:tr w:rsidR="005179AB" w14:paraId="03318FF5"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B4B1863"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AF36CAD"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779CF319" w14:textId="77777777" w:rsidR="005179AB" w:rsidRDefault="005179AB" w:rsidP="005179AB">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3498" w:type="dxa"/>
            <w:gridSpan w:val="2"/>
            <w:tcBorders>
              <w:top w:val="single" w:sz="4" w:space="0" w:color="auto"/>
              <w:left w:val="single" w:sz="4" w:space="0" w:color="auto"/>
              <w:bottom w:val="single" w:sz="4" w:space="0" w:color="auto"/>
              <w:right w:val="single" w:sz="4" w:space="0" w:color="auto"/>
            </w:tcBorders>
            <w:vAlign w:val="center"/>
            <w:hideMark/>
          </w:tcPr>
          <w:p w14:paraId="5B270682" w14:textId="77777777" w:rsidR="005179AB" w:rsidRDefault="005179AB" w:rsidP="005179AB">
            <w:pPr>
              <w:pStyle w:val="a"/>
              <w:jc w:val="right"/>
              <w:rPr>
                <w:rFonts w:ascii="Verdana" w:eastAsia="Meiryo" w:hAnsi="Verdana"/>
              </w:rPr>
            </w:pPr>
            <w:r>
              <w:rPr>
                <w:rFonts w:ascii="Verdana" w:eastAsia="Meiryo" w:hAnsi="Verdana"/>
              </w:rPr>
              <w:t>0</w:t>
            </w:r>
          </w:p>
        </w:tc>
      </w:tr>
    </w:tbl>
    <w:p w14:paraId="04243692" w14:textId="77777777" w:rsidR="003C1B73" w:rsidRDefault="003C1B73" w:rsidP="005179AB">
      <w:pPr>
        <w:pStyle w:val="BodyText"/>
        <w:rPr>
          <w:rFonts w:ascii="Verdana" w:eastAsia="Meiryo" w:hAnsi="Verdana"/>
          <w:sz w:val="18"/>
          <w:szCs w:val="18"/>
        </w:rPr>
      </w:pPr>
    </w:p>
    <w:p w14:paraId="1F6C5E9B" w14:textId="414EB936" w:rsidR="005179AB" w:rsidRDefault="005179AB" w:rsidP="005179AB">
      <w:pPr>
        <w:pStyle w:val="BodyText"/>
        <w:rPr>
          <w:rFonts w:ascii="Verdana" w:eastAsia="Meiryo" w:hAnsi="Verdana"/>
          <w:sz w:val="18"/>
          <w:szCs w:val="18"/>
        </w:rPr>
      </w:pPr>
      <w:r>
        <w:rPr>
          <w:rFonts w:ascii="Verdana" w:eastAsia="Meiryo" w:hAnsi="Verdana"/>
          <w:sz w:val="18"/>
          <w:szCs w:val="18"/>
        </w:rPr>
        <w:t>[Note] Area whose location is shown as ROM in the location column can be included in RAM or ROM.</w:t>
      </w:r>
    </w:p>
    <w:p w14:paraId="1B76276C" w14:textId="77777777" w:rsidR="005179AB" w:rsidRDefault="005179AB" w:rsidP="005179AB">
      <w:pPr>
        <w:pStyle w:val="BodyText"/>
        <w:rPr>
          <w:rFonts w:ascii="Verdana" w:eastAsia="Meiryo" w:hAnsi="Verdana"/>
          <w:sz w:val="18"/>
          <w:szCs w:val="18"/>
        </w:rPr>
      </w:pPr>
      <w:r>
        <w:rPr>
          <w:rFonts w:ascii="Verdana" w:eastAsia="Meiryo" w:hAnsi="Verdana"/>
          <w:sz w:val="18"/>
          <w:szCs w:val="18"/>
        </w:rPr>
        <w:t>[Note] Area whose location is shown as RAM in the location column can be included in RAM only.</w:t>
      </w:r>
    </w:p>
    <w:p w14:paraId="1ED30CD0" w14:textId="77777777" w:rsidR="005179AB" w:rsidRDefault="005179AB" w:rsidP="005179AB">
      <w:pPr>
        <w:pStyle w:val="BodyText"/>
        <w:rPr>
          <w:rFonts w:ascii="Verdana" w:eastAsia="Meiryo" w:hAnsi="Verdana"/>
          <w:sz w:val="18"/>
          <w:szCs w:val="18"/>
          <w:lang w:val="en-US"/>
        </w:rPr>
      </w:pPr>
      <w:r>
        <w:rPr>
          <w:rFonts w:ascii="Verdana" w:eastAsia="Meiryo" w:hAnsi="Verdana"/>
          <w:sz w:val="18"/>
          <w:szCs w:val="18"/>
          <w:lang w:val="en-US"/>
        </w:rPr>
        <w:t>[Note] Built-in is a memory area to allocate descriptor memory, which need in the DMAC transfer type of plugin.</w:t>
      </w:r>
    </w:p>
    <w:p w14:paraId="219F5258" w14:textId="77777777" w:rsidR="005179AB" w:rsidRDefault="005179AB" w:rsidP="005179AB">
      <w:pPr>
        <w:rPr>
          <w:rFonts w:ascii="Verdana" w:eastAsia="Meiryo" w:hAnsi="Verdana"/>
          <w:sz w:val="20"/>
          <w:szCs w:val="20"/>
        </w:rPr>
      </w:pPr>
    </w:p>
    <w:p w14:paraId="7826B815" w14:textId="3C99EA1F" w:rsidR="005179AB" w:rsidRDefault="005179AB" w:rsidP="005179AB">
      <w:pPr>
        <w:pStyle w:val="Caption"/>
        <w:rPr>
          <w:rFonts w:eastAsia="Meiryo"/>
          <w:highlight w:val="yellow"/>
        </w:rPr>
      </w:pPr>
      <w:bookmarkStart w:id="101" w:name="_Toc8203689"/>
      <w:r>
        <w:rPr>
          <w:rFonts w:eastAsia="Meiryo"/>
        </w:rPr>
        <w:t>Table</w:t>
      </w:r>
      <w:r w:rsidR="00CC0666">
        <w:t xml:space="preserve"> 1.1.5</w:t>
      </w:r>
      <w:r>
        <w:rPr>
          <w:rFonts w:eastAsia="Meiryo"/>
        </w:rPr>
        <w:tab/>
        <w:t>Version Information</w:t>
      </w:r>
      <w:bookmarkEnd w:id="101"/>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318"/>
        <w:gridCol w:w="5432"/>
      </w:tblGrid>
      <w:tr w:rsidR="005179AB" w14:paraId="07BA2BA0" w14:textId="77777777" w:rsidTr="005179AB">
        <w:trPr>
          <w:cantSplit/>
          <w:trHeight w:val="260"/>
          <w:tblHeader/>
        </w:trPr>
        <w:tc>
          <w:tcPr>
            <w:tcW w:w="4318" w:type="dxa"/>
            <w:tcBorders>
              <w:top w:val="single" w:sz="4" w:space="0" w:color="auto"/>
              <w:left w:val="single" w:sz="4" w:space="0" w:color="auto"/>
              <w:bottom w:val="single" w:sz="4" w:space="0" w:color="auto"/>
              <w:right w:val="single" w:sz="4" w:space="0" w:color="auto"/>
            </w:tcBorders>
            <w:tcMar>
              <w:top w:w="23" w:type="dxa"/>
              <w:left w:w="23" w:type="dxa"/>
              <w:bottom w:w="23" w:type="dxa"/>
              <w:right w:w="23" w:type="dxa"/>
            </w:tcMar>
            <w:hideMark/>
          </w:tcPr>
          <w:p w14:paraId="0070EDBA" w14:textId="77777777" w:rsidR="005179AB" w:rsidRDefault="005179AB" w:rsidP="005179AB">
            <w:pPr>
              <w:pStyle w:val="a1"/>
              <w:rPr>
                <w:rFonts w:ascii="Verdana" w:eastAsia="Meiryo" w:hAnsi="Verdana"/>
              </w:rPr>
            </w:pPr>
            <w:r>
              <w:rPr>
                <w:rFonts w:ascii="Verdana" w:eastAsia="Meiryo" w:hAnsi="Verdana"/>
              </w:rPr>
              <w:t>Item</w:t>
            </w:r>
          </w:p>
        </w:tc>
        <w:tc>
          <w:tcPr>
            <w:tcW w:w="5433" w:type="dxa"/>
            <w:tcBorders>
              <w:top w:val="single" w:sz="4" w:space="0" w:color="auto"/>
              <w:left w:val="single" w:sz="4" w:space="0" w:color="auto"/>
              <w:bottom w:val="single" w:sz="4" w:space="0" w:color="auto"/>
              <w:right w:val="single" w:sz="4" w:space="0" w:color="auto"/>
            </w:tcBorders>
            <w:hideMark/>
          </w:tcPr>
          <w:p w14:paraId="075CA1DC" w14:textId="77777777" w:rsidR="005179AB" w:rsidRDefault="005179AB" w:rsidP="005179AB">
            <w:pPr>
              <w:pStyle w:val="a1"/>
              <w:rPr>
                <w:rFonts w:ascii="Verdana" w:eastAsia="Meiryo" w:hAnsi="Verdana"/>
              </w:rPr>
            </w:pPr>
            <w:r>
              <w:rPr>
                <w:rFonts w:ascii="Verdana" w:eastAsia="Meiryo" w:hAnsi="Verdana"/>
              </w:rPr>
              <w:t>Description</w:t>
            </w:r>
          </w:p>
        </w:tc>
      </w:tr>
      <w:tr w:rsidR="005179AB" w14:paraId="2D7BAC88" w14:textId="77777777" w:rsidTr="005179AB">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0C2848AC" w14:textId="77777777" w:rsidR="005179AB" w:rsidRDefault="005179AB" w:rsidP="005179AB">
            <w:pPr>
              <w:pStyle w:val="a"/>
              <w:rPr>
                <w:rFonts w:ascii="Verdana" w:eastAsia="Meiryo" w:hAnsi="Verdana"/>
              </w:rPr>
            </w:pPr>
            <w:r>
              <w:rPr>
                <w:rFonts w:ascii="Verdana" w:eastAsia="Meiryo" w:hAnsi="Verdana"/>
              </w:rPr>
              <w:t>Library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00789869" w14:textId="77777777" w:rsidR="005179AB" w:rsidRDefault="005179AB" w:rsidP="005179AB">
            <w:pPr>
              <w:pStyle w:val="a"/>
              <w:rPr>
                <w:rFonts w:ascii="Verdana" w:eastAsia="Meiryo" w:hAnsi="Verdana"/>
              </w:rPr>
            </w:pPr>
            <w:r>
              <w:rPr>
                <w:rFonts w:ascii="Verdana" w:eastAsia="Meiryo" w:hAnsi="Verdana"/>
              </w:rPr>
              <w:t>Version 1.0.4</w:t>
            </w:r>
          </w:p>
        </w:tc>
      </w:tr>
      <w:tr w:rsidR="005179AB" w14:paraId="0A587B24" w14:textId="77777777" w:rsidTr="005179AB">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7C9697F6" w14:textId="77777777" w:rsidR="005179AB" w:rsidRDefault="005179AB" w:rsidP="005179AB">
            <w:pPr>
              <w:pStyle w:val="a"/>
              <w:rPr>
                <w:rFonts w:ascii="Verdana" w:eastAsia="Meiryo" w:hAnsi="Verdana"/>
              </w:rPr>
            </w:pPr>
            <w:r>
              <w:rPr>
                <w:rFonts w:ascii="Verdana" w:eastAsia="Meiryo" w:hAnsi="Verdana"/>
              </w:rPr>
              <w:t>API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3850AF0E" w14:textId="77777777" w:rsidR="005179AB" w:rsidRDefault="005179AB" w:rsidP="005179AB">
            <w:pPr>
              <w:pStyle w:val="a"/>
              <w:rPr>
                <w:rFonts w:ascii="Verdana" w:eastAsia="Meiryo" w:hAnsi="Verdana"/>
              </w:rPr>
            </w:pPr>
            <w:r>
              <w:rPr>
                <w:rFonts w:ascii="Verdana" w:eastAsia="Meiryo" w:hAnsi="Verdana"/>
              </w:rPr>
              <w:t>Version 1.0.0</w:t>
            </w:r>
          </w:p>
        </w:tc>
      </w:tr>
    </w:tbl>
    <w:p w14:paraId="55F2E41B" w14:textId="1CE209C1" w:rsidR="005179AB" w:rsidRPr="003C1B73" w:rsidRDefault="003C1B73" w:rsidP="00E25FEE">
      <w:pPr>
        <w:rPr>
          <w:rFonts w:cstheme="minorHAnsi"/>
          <w:i/>
        </w:rPr>
      </w:pPr>
      <w:bookmarkStart w:id="102" w:name="_Toc8203725"/>
      <w:r w:rsidRPr="003C1B73">
        <w:rPr>
          <w:rFonts w:cstheme="minorHAnsi"/>
          <w:i/>
        </w:rPr>
        <w:t xml:space="preserve">1.1.2. </w:t>
      </w:r>
      <w:r w:rsidR="005179AB" w:rsidRPr="003C1B73">
        <w:rPr>
          <w:rFonts w:cstheme="minorHAnsi"/>
          <w:i/>
        </w:rPr>
        <w:t>Configuration</w:t>
      </w:r>
      <w:bookmarkEnd w:id="102"/>
    </w:p>
    <w:p w14:paraId="6225BAEB" w14:textId="739AD649" w:rsidR="005179AB" w:rsidRDefault="00CC0666" w:rsidP="005179AB">
      <w:pPr>
        <w:rPr>
          <w:rFonts w:eastAsia="Meiryo"/>
        </w:rPr>
      </w:pPr>
      <w:r>
        <w:t xml:space="preserve">Figure 1.1.2.1 </w:t>
      </w:r>
      <w:r w:rsidR="005179AB">
        <w:t>shows an example of the ADSP system configuration which uses renderer function.</w:t>
      </w:r>
    </w:p>
    <w:p w14:paraId="5C80C4C7" w14:textId="77777777" w:rsidR="005179AB" w:rsidRDefault="005179AB" w:rsidP="005179AB"/>
    <w:p w14:paraId="5309E65A" w14:textId="1A38ED63" w:rsidR="005179AB" w:rsidRDefault="005179AB" w:rsidP="005179AB">
      <w:pPr>
        <w:pStyle w:val="a0"/>
        <w:rPr>
          <w:rFonts w:ascii="Verdana" w:eastAsia="Meiryo" w:hAnsi="Verdana"/>
        </w:rPr>
      </w:pPr>
      <w:bookmarkStart w:id="103" w:name="_Ref369853692"/>
      <w:r>
        <w:rPr>
          <w:noProof/>
        </w:rPr>
        <w:lastRenderedPageBreak/>
        <mc:AlternateContent>
          <mc:Choice Requires="wpc">
            <w:drawing>
              <wp:inline distT="0" distB="0" distL="0" distR="0" wp14:anchorId="23B68A8B" wp14:editId="0C830A90">
                <wp:extent cx="6193155" cy="2733675"/>
                <wp:effectExtent l="0" t="0" r="0" b="76200"/>
                <wp:docPr id="771" name="Canvas 7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0" name="Rectangle 141"/>
                        <wps:cNvSpPr>
                          <a:spLocks noChangeArrowheads="1"/>
                        </wps:cNvSpPr>
                        <wps:spPr bwMode="auto">
                          <a:xfrm>
                            <a:off x="42500" y="1281335"/>
                            <a:ext cx="1691215" cy="1452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BA4924E" w14:textId="77777777" w:rsidR="00CA5115" w:rsidRDefault="00CA5115" w:rsidP="005179AB">
                              <w:pPr>
                                <w:pStyle w:val="NormalWeb"/>
                                <w:wordWrap w:val="0"/>
                                <w:spacing w:before="0" w:after="0"/>
                                <w:jc w:val="right"/>
                              </w:pPr>
                              <w:r>
                                <w:rPr>
                                  <w:rFonts w:ascii="Arial" w:hAnsi="Arial" w:cs="Arial"/>
                                  <w:sz w:val="18"/>
                                  <w:szCs w:val="18"/>
                                </w:rPr>
                                <w:t>ADSP Reference Plugin</w:t>
                              </w:r>
                            </w:p>
                          </w:txbxContent>
                        </wps:txbx>
                        <wps:bodyPr rot="0" vert="horz" wrap="square" lIns="70209" tIns="8401" rIns="70209" bIns="8401" anchor="t" anchorCtr="0" upright="1">
                          <a:noAutofit/>
                        </wps:bodyPr>
                      </wps:wsp>
                      <wps:wsp>
                        <wps:cNvPr id="741" name="Rectangle 5"/>
                        <wps:cNvSpPr>
                          <a:spLocks noChangeArrowheads="1"/>
                        </wps:cNvSpPr>
                        <wps:spPr bwMode="auto">
                          <a:xfrm>
                            <a:off x="2531822" y="578816"/>
                            <a:ext cx="2106319" cy="341009"/>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0E2EBDFC" w14:textId="77777777" w:rsidR="00CA5115" w:rsidRDefault="00CA5115" w:rsidP="005179AB">
                              <w:pPr>
                                <w:jc w:val="center"/>
                                <w:rPr>
                                  <w:rFonts w:ascii="Arial" w:hAnsi="Arial"/>
                                  <w:sz w:val="18"/>
                                  <w:szCs w:val="18"/>
                                </w:rPr>
                              </w:pPr>
                              <w:r>
                                <w:rPr>
                                  <w:rFonts w:ascii="Arial" w:hAnsi="Arial"/>
                                  <w:sz w:val="18"/>
                                  <w:szCs w:val="18"/>
                                </w:rPr>
                                <w:t>HiFi2 Codec Library</w:t>
                              </w:r>
                            </w:p>
                          </w:txbxContent>
                        </wps:txbx>
                        <wps:bodyPr rot="0" vert="horz" wrap="square" lIns="70209" tIns="8401" rIns="70209" bIns="8401" anchor="t" anchorCtr="0" upright="1">
                          <a:noAutofit/>
                        </wps:bodyPr>
                      </wps:wsp>
                      <wps:wsp>
                        <wps:cNvPr id="742" name="Rectangle 6"/>
                        <wps:cNvSpPr>
                          <a:spLocks noChangeArrowheads="1"/>
                        </wps:cNvSpPr>
                        <wps:spPr bwMode="auto">
                          <a:xfrm>
                            <a:off x="127101" y="48001"/>
                            <a:ext cx="1735415" cy="614717"/>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233F6139" w14:textId="77777777" w:rsidR="00CA5115" w:rsidRDefault="00CA5115" w:rsidP="005179AB">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743" name="Text Box 7"/>
                        <wps:cNvSpPr txBox="1">
                          <a:spLocks noChangeArrowheads="1"/>
                        </wps:cNvSpPr>
                        <wps:spPr bwMode="auto">
                          <a:xfrm>
                            <a:off x="1927917" y="74702"/>
                            <a:ext cx="1501213" cy="497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65F33" w14:textId="77777777" w:rsidR="00CA5115" w:rsidRDefault="00CA5115" w:rsidP="005179AB">
                              <w:pPr>
                                <w:rPr>
                                  <w:rFonts w:ascii="Arial" w:eastAsia="MS Gothic" w:hAnsi="Arial"/>
                                  <w:sz w:val="18"/>
                                  <w:szCs w:val="18"/>
                                </w:rPr>
                              </w:pPr>
                              <w:r>
                                <w:rPr>
                                  <w:rFonts w:ascii="Arial" w:eastAsia="MS Gothic" w:hAnsi="Arial"/>
                                  <w:sz w:val="18"/>
                                  <w:szCs w:val="18"/>
                                </w:rPr>
                                <w:t>Stream</w:t>
                              </w:r>
                            </w:p>
                            <w:p w14:paraId="082F172D" w14:textId="77777777" w:rsidR="00CA5115" w:rsidRDefault="00CA5115" w:rsidP="005179AB">
                              <w:pPr>
                                <w:rPr>
                                  <w:rFonts w:ascii="Arial" w:eastAsia="MS Gothic" w:hAnsi="Arial"/>
                                  <w:sz w:val="18"/>
                                  <w:szCs w:val="18"/>
                                </w:rPr>
                              </w:pPr>
                              <w:r>
                                <w:rPr>
                                  <w:rFonts w:ascii="Arial" w:eastAsia="MS Gothic" w:hAnsi="Arial"/>
                                  <w:sz w:val="18"/>
                                  <w:szCs w:val="18"/>
                                </w:rPr>
                                <w:t>(Compressed Audio data)</w:t>
                              </w:r>
                            </w:p>
                          </w:txbxContent>
                        </wps:txbx>
                        <wps:bodyPr rot="0" vert="horz" wrap="square" lIns="70209" tIns="8401" rIns="70209" bIns="8401" anchor="t" anchorCtr="0" upright="1">
                          <a:noAutofit/>
                        </wps:bodyPr>
                      </wps:wsp>
                      <wps:wsp>
                        <wps:cNvPr id="744" name="AutoShape 8"/>
                        <wps:cNvSpPr>
                          <a:spLocks noChangeArrowheads="1"/>
                        </wps:cNvSpPr>
                        <wps:spPr bwMode="auto">
                          <a:xfrm>
                            <a:off x="137401" y="1752848"/>
                            <a:ext cx="1228111" cy="598216"/>
                          </a:xfrm>
                          <a:prstGeom prst="flowChartPredefinedProcess">
                            <a:avLst/>
                          </a:prstGeom>
                          <a:solidFill>
                            <a:srgbClr val="FBE4D5"/>
                          </a:solidFill>
                          <a:ln w="9525">
                            <a:solidFill>
                              <a:srgbClr val="000000"/>
                            </a:solidFill>
                            <a:miter lim="800000"/>
                            <a:headEnd/>
                            <a:tailEnd/>
                          </a:ln>
                        </wps:spPr>
                        <wps:txbx>
                          <w:txbxContent>
                            <w:p w14:paraId="2BF1239B" w14:textId="77777777" w:rsidR="00CA5115" w:rsidRDefault="00CA5115" w:rsidP="005179AB">
                              <w:pPr>
                                <w:spacing w:line="276" w:lineRule="auto"/>
                                <w:jc w:val="center"/>
                                <w:rPr>
                                  <w:rFonts w:ascii="Arial" w:hAnsi="Arial"/>
                                  <w:sz w:val="18"/>
                                  <w:szCs w:val="18"/>
                                </w:rPr>
                              </w:pPr>
                            </w:p>
                            <w:p w14:paraId="5CEFB139" w14:textId="77777777" w:rsidR="00CA5115" w:rsidRDefault="00CA5115" w:rsidP="005179AB">
                              <w:pPr>
                                <w:spacing w:line="276" w:lineRule="auto"/>
                                <w:jc w:val="center"/>
                                <w:rPr>
                                  <w:rFonts w:ascii="Arial" w:hAnsi="Arial"/>
                                  <w:sz w:val="18"/>
                                  <w:szCs w:val="18"/>
                                </w:rPr>
                              </w:pPr>
                              <w:r>
                                <w:rPr>
                                  <w:rFonts w:ascii="Arial" w:hAnsi="Arial"/>
                                  <w:sz w:val="18"/>
                                  <w:szCs w:val="18"/>
                                </w:rPr>
                                <w:t>HiFi2 Renderer</w:t>
                              </w:r>
                            </w:p>
                          </w:txbxContent>
                        </wps:txbx>
                        <wps:bodyPr rot="0" vert="horz" wrap="square" lIns="70209" tIns="8401" rIns="70209" bIns="8401" anchor="t" anchorCtr="0" upright="1">
                          <a:noAutofit/>
                        </wps:bodyPr>
                      </wps:wsp>
                      <wps:wsp>
                        <wps:cNvPr id="745" name="AutoShape 9"/>
                        <wps:cNvCnPr>
                          <a:cxnSpLocks noChangeShapeType="1"/>
                        </wps:cNvCnPr>
                        <wps:spPr bwMode="auto">
                          <a:xfrm>
                            <a:off x="1862517" y="355310"/>
                            <a:ext cx="1732915" cy="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AutoShape 10"/>
                        <wps:cNvCnPr>
                          <a:cxnSpLocks noChangeShapeType="1"/>
                        </wps:cNvCnPr>
                        <wps:spPr bwMode="auto">
                          <a:xfrm flipH="1">
                            <a:off x="804607" y="1202433"/>
                            <a:ext cx="27908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AutoShape 11"/>
                        <wps:cNvCnPr>
                          <a:cxnSpLocks noChangeShapeType="1"/>
                          <a:endCxn id="741" idx="0"/>
                        </wps:cNvCnPr>
                        <wps:spPr bwMode="auto">
                          <a:xfrm>
                            <a:off x="3585032" y="356010"/>
                            <a:ext cx="0" cy="2228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8" name="Text Box 14"/>
                        <wps:cNvSpPr txBox="1">
                          <a:spLocks noChangeArrowheads="1"/>
                        </wps:cNvSpPr>
                        <wps:spPr bwMode="auto">
                          <a:xfrm>
                            <a:off x="1801416" y="998627"/>
                            <a:ext cx="666906" cy="204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FD8B" w14:textId="77777777" w:rsidR="00CA5115" w:rsidRDefault="00CA5115"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749" name="Text Box 15"/>
                        <wps:cNvSpPr txBox="1">
                          <a:spLocks noChangeArrowheads="1"/>
                        </wps:cNvSpPr>
                        <wps:spPr bwMode="auto">
                          <a:xfrm>
                            <a:off x="1365512" y="1752848"/>
                            <a:ext cx="773407"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53CEC" w14:textId="77777777" w:rsidR="00CA5115" w:rsidRDefault="00CA5115"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750" name="Rectangle 16"/>
                        <wps:cNvSpPr>
                          <a:spLocks noChangeArrowheads="1"/>
                        </wps:cNvSpPr>
                        <wps:spPr bwMode="auto">
                          <a:xfrm>
                            <a:off x="4883243" y="1848351"/>
                            <a:ext cx="4557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04B59B8" w14:textId="77777777" w:rsidR="00CA5115" w:rsidRDefault="00CA5115" w:rsidP="005179AB">
                              <w:pPr>
                                <w:jc w:val="center"/>
                                <w:rPr>
                                  <w:rFonts w:ascii="Arial" w:hAnsi="Arial"/>
                                  <w:sz w:val="18"/>
                                  <w:szCs w:val="18"/>
                                </w:rPr>
                              </w:pPr>
                              <w:r>
                                <w:rPr>
                                  <w:rFonts w:ascii="Arial" w:hAnsi="Arial"/>
                                  <w:sz w:val="18"/>
                                  <w:szCs w:val="18"/>
                                </w:rPr>
                                <w:t>DAC</w:t>
                              </w:r>
                            </w:p>
                          </w:txbxContent>
                        </wps:txbx>
                        <wps:bodyPr rot="0" vert="horz" wrap="square" lIns="70209" tIns="8401" rIns="70209" bIns="8401" anchor="t" anchorCtr="0" upright="1">
                          <a:noAutofit/>
                        </wps:bodyPr>
                      </wps:wsp>
                      <wps:wsp>
                        <wps:cNvPr id="751" name="AutoShape 17"/>
                        <wps:cNvCnPr>
                          <a:cxnSpLocks noChangeShapeType="1"/>
                        </wps:cNvCnPr>
                        <wps:spPr bwMode="auto">
                          <a:xfrm flipV="1">
                            <a:off x="1365512" y="2049456"/>
                            <a:ext cx="712606"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2" name="Sound"/>
                        <wps:cNvSpPr>
                          <a:spLocks noEditPoints="1" noChangeArrowheads="1"/>
                        </wps:cNvSpPr>
                        <wps:spPr bwMode="auto">
                          <a:xfrm rot="10800000" flipH="1">
                            <a:off x="5516049" y="1735248"/>
                            <a:ext cx="511505" cy="634517"/>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753" name="Text Box 19"/>
                        <wps:cNvSpPr txBox="1">
                          <a:spLocks noChangeArrowheads="1"/>
                        </wps:cNvSpPr>
                        <wps:spPr bwMode="auto">
                          <a:xfrm>
                            <a:off x="5486449" y="1510141"/>
                            <a:ext cx="652006"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F442E" w14:textId="77777777" w:rsidR="00CA5115" w:rsidRDefault="00CA5115" w:rsidP="005179AB">
                              <w:pPr>
                                <w:rPr>
                                  <w:rFonts w:ascii="Arial" w:hAnsi="Arial"/>
                                  <w:sz w:val="18"/>
                                  <w:szCs w:val="18"/>
                                </w:rPr>
                              </w:pPr>
                              <w:r>
                                <w:rPr>
                                  <w:rFonts w:ascii="Arial" w:hAnsi="Arial"/>
                                  <w:sz w:val="18"/>
                                  <w:szCs w:val="18"/>
                                </w:rPr>
                                <w:t>Speaker</w:t>
                              </w:r>
                            </w:p>
                          </w:txbxContent>
                        </wps:txbx>
                        <wps:bodyPr rot="0" vert="horz" wrap="square" lIns="70209" tIns="8401" rIns="70209" bIns="8401" anchor="t" anchorCtr="0" upright="1">
                          <a:noAutofit/>
                        </wps:bodyPr>
                      </wps:wsp>
                      <wps:wsp>
                        <wps:cNvPr id="754" name="AutoShape 20"/>
                        <wps:cNvCnPr>
                          <a:cxnSpLocks noChangeShapeType="1"/>
                          <a:stCxn id="750" idx="3"/>
                          <a:endCxn id="752" idx="2"/>
                        </wps:cNvCnPr>
                        <wps:spPr bwMode="auto">
                          <a:xfrm flipV="1">
                            <a:off x="5338947" y="2052556"/>
                            <a:ext cx="177102"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5" name="AutoShape 21"/>
                        <wps:cNvCnPr>
                          <a:cxnSpLocks noChangeShapeType="1"/>
                          <a:stCxn id="741" idx="2"/>
                        </wps:cNvCnPr>
                        <wps:spPr bwMode="auto">
                          <a:xfrm>
                            <a:off x="3585332" y="919825"/>
                            <a:ext cx="600" cy="2826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6" name="Rectangle 22"/>
                        <wps:cNvSpPr>
                          <a:spLocks noChangeArrowheads="1"/>
                        </wps:cNvSpPr>
                        <wps:spPr bwMode="auto">
                          <a:xfrm>
                            <a:off x="2078118" y="1844951"/>
                            <a:ext cx="4057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10C1039" w14:textId="77777777" w:rsidR="00CA5115" w:rsidRDefault="00CA5115" w:rsidP="005179AB">
                              <w:pPr>
                                <w:jc w:val="center"/>
                                <w:rPr>
                                  <w:rFonts w:ascii="Arial" w:hAnsi="Arial"/>
                                  <w:sz w:val="18"/>
                                  <w:szCs w:val="18"/>
                                </w:rPr>
                              </w:pPr>
                              <w:r>
                                <w:rPr>
                                  <w:rFonts w:ascii="Arial" w:hAnsi="Arial"/>
                                  <w:sz w:val="18"/>
                                  <w:szCs w:val="18"/>
                                </w:rPr>
                                <w:t>SRC</w:t>
                              </w:r>
                            </w:p>
                          </w:txbxContent>
                        </wps:txbx>
                        <wps:bodyPr rot="0" vert="horz" wrap="square" lIns="70209" tIns="8401" rIns="70209" bIns="8401" anchor="t" anchorCtr="0" upright="1">
                          <a:noAutofit/>
                        </wps:bodyPr>
                      </wps:wsp>
                      <wps:wsp>
                        <wps:cNvPr id="757" name="AutoShape 23"/>
                        <wps:cNvCnPr>
                          <a:cxnSpLocks noChangeShapeType="1"/>
                          <a:stCxn id="768" idx="3"/>
                          <a:endCxn id="756" idx="1"/>
                        </wps:cNvCnPr>
                        <wps:spPr bwMode="auto">
                          <a:xfrm flipV="1">
                            <a:off x="2483822" y="2049156"/>
                            <a:ext cx="1523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8" name="AutoShape 25"/>
                        <wps:cNvCnPr>
                          <a:cxnSpLocks noChangeShapeType="1"/>
                        </wps:cNvCnPr>
                        <wps:spPr bwMode="auto">
                          <a:xfrm>
                            <a:off x="643306" y="662718"/>
                            <a:ext cx="2600" cy="10725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9" name="Text Box 26"/>
                        <wps:cNvSpPr txBox="1">
                          <a:spLocks noChangeArrowheads="1"/>
                        </wps:cNvSpPr>
                        <wps:spPr bwMode="auto">
                          <a:xfrm>
                            <a:off x="618505" y="779121"/>
                            <a:ext cx="1205311" cy="204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E5FB9" w14:textId="77777777" w:rsidR="00CA5115" w:rsidRDefault="00CA5115"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760" name="AutoShape 28"/>
                        <wps:cNvCnPr>
                          <a:cxnSpLocks noChangeShapeType="1"/>
                        </wps:cNvCnPr>
                        <wps:spPr bwMode="auto">
                          <a:xfrm>
                            <a:off x="817307" y="1203033"/>
                            <a:ext cx="600" cy="532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1" name="Rectangle 22"/>
                        <wps:cNvSpPr>
                          <a:spLocks noChangeArrowheads="1"/>
                        </wps:cNvSpPr>
                        <wps:spPr bwMode="auto">
                          <a:xfrm>
                            <a:off x="3720033" y="1844351"/>
                            <a:ext cx="4131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9C338A6" w14:textId="77777777" w:rsidR="00CA5115" w:rsidRDefault="00CA5115" w:rsidP="005179AB">
                              <w:pPr>
                                <w:jc w:val="center"/>
                                <w:rPr>
                                  <w:rFonts w:ascii="Arial" w:hAnsi="Arial"/>
                                  <w:sz w:val="18"/>
                                  <w:szCs w:val="18"/>
                                </w:rPr>
                              </w:pPr>
                              <w:r>
                                <w:rPr>
                                  <w:rFonts w:ascii="Arial" w:hAnsi="Arial"/>
                                  <w:sz w:val="18"/>
                                  <w:szCs w:val="18"/>
                                </w:rPr>
                                <w:t>DVC</w:t>
                              </w:r>
                            </w:p>
                          </w:txbxContent>
                        </wps:txbx>
                        <wps:bodyPr rot="0" vert="horz" wrap="square" lIns="70209" tIns="8401" rIns="70209" bIns="8401" anchor="t" anchorCtr="0" upright="1">
                          <a:noAutofit/>
                        </wps:bodyPr>
                      </wps:wsp>
                      <wps:wsp>
                        <wps:cNvPr id="762" name="AutoShape 23"/>
                        <wps:cNvCnPr>
                          <a:cxnSpLocks noChangeShapeType="1"/>
                        </wps:cNvCnPr>
                        <wps:spPr bwMode="auto">
                          <a:xfrm flipV="1">
                            <a:off x="4133137" y="2048756"/>
                            <a:ext cx="1881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3" name="Rectangle 83"/>
                        <wps:cNvSpPr>
                          <a:spLocks noChangeArrowheads="1"/>
                        </wps:cNvSpPr>
                        <wps:spPr bwMode="auto">
                          <a:xfrm>
                            <a:off x="1983118" y="1810750"/>
                            <a:ext cx="2238120" cy="52191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4" name="Text Box 15"/>
                        <wps:cNvSpPr txBox="1">
                          <a:spLocks noChangeArrowheads="1"/>
                        </wps:cNvSpPr>
                        <wps:spPr bwMode="auto">
                          <a:xfrm>
                            <a:off x="2831625" y="1676546"/>
                            <a:ext cx="773407"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143A1" w14:textId="77777777" w:rsidR="00CA5115" w:rsidRDefault="00CA5115" w:rsidP="005179AB">
                              <w:pPr>
                                <w:rPr>
                                  <w:rFonts w:ascii="Arial" w:hAnsi="Arial"/>
                                  <w:sz w:val="18"/>
                                  <w:szCs w:val="18"/>
                                </w:rPr>
                              </w:pPr>
                              <w:r>
                                <w:rPr>
                                  <w:rFonts w:ascii="Arial" w:hAnsi="Arial"/>
                                  <w:sz w:val="18"/>
                                  <w:szCs w:val="18"/>
                                </w:rPr>
                                <w:t>SCU</w:t>
                              </w:r>
                            </w:p>
                          </w:txbxContent>
                        </wps:txbx>
                        <wps:bodyPr rot="0" vert="horz" wrap="square" lIns="70209" tIns="8401" rIns="70209" bIns="8401" anchor="t" anchorCtr="0" upright="1">
                          <a:noAutofit/>
                        </wps:bodyPr>
                      </wps:wsp>
                      <wps:wsp>
                        <wps:cNvPr id="765" name="Rectangle 16"/>
                        <wps:cNvSpPr>
                          <a:spLocks noChangeArrowheads="1"/>
                        </wps:cNvSpPr>
                        <wps:spPr bwMode="auto">
                          <a:xfrm>
                            <a:off x="4321238" y="1844351"/>
                            <a:ext cx="4336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D332C28" w14:textId="77777777" w:rsidR="00CA5115" w:rsidRDefault="00CA5115" w:rsidP="005179AB">
                              <w:pPr>
                                <w:jc w:val="center"/>
                                <w:rPr>
                                  <w:rFonts w:ascii="Arial" w:hAnsi="Arial"/>
                                  <w:sz w:val="18"/>
                                  <w:szCs w:val="18"/>
                                </w:rPr>
                              </w:pPr>
                              <w:r>
                                <w:rPr>
                                  <w:rFonts w:ascii="Arial" w:hAnsi="Arial"/>
                                  <w:sz w:val="18"/>
                                  <w:szCs w:val="18"/>
                                </w:rPr>
                                <w:t>SSI</w:t>
                              </w:r>
                            </w:p>
                          </w:txbxContent>
                        </wps:txbx>
                        <wps:bodyPr rot="0" vert="horz" wrap="square" lIns="70209" tIns="8401" rIns="70209" bIns="8401" anchor="t" anchorCtr="0" upright="1">
                          <a:noAutofit/>
                        </wps:bodyPr>
                      </wps:wsp>
                      <wps:wsp>
                        <wps:cNvPr id="766" name="AutoShape 23"/>
                        <wps:cNvCnPr>
                          <a:cxnSpLocks noChangeShapeType="1"/>
                        </wps:cNvCnPr>
                        <wps:spPr bwMode="auto">
                          <a:xfrm>
                            <a:off x="4754842" y="2048756"/>
                            <a:ext cx="128401" cy="4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7" name="Rectangle 200"/>
                        <wps:cNvSpPr>
                          <a:spLocks noChangeArrowheads="1"/>
                        </wps:cNvSpPr>
                        <wps:spPr bwMode="auto">
                          <a:xfrm>
                            <a:off x="2636123" y="1844951"/>
                            <a:ext cx="405104" cy="4083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DE22BF0" w14:textId="77777777" w:rsidR="00CA5115" w:rsidRDefault="00CA5115" w:rsidP="005179AB">
                              <w:pPr>
                                <w:pStyle w:val="NormalWeb"/>
                                <w:spacing w:before="0" w:after="0"/>
                                <w:jc w:val="center"/>
                              </w:pPr>
                              <w:r>
                                <w:rPr>
                                  <w:rFonts w:ascii="Arial" w:hAnsi="Arial" w:cs="Arial"/>
                                  <w:sz w:val="18"/>
                                  <w:szCs w:val="18"/>
                                </w:rPr>
                                <w:t>CTU</w:t>
                              </w:r>
                            </w:p>
                          </w:txbxContent>
                        </wps:txbx>
                        <wps:bodyPr rot="0" vert="horz" wrap="square" lIns="70209" tIns="8401" rIns="70209" bIns="8401" anchor="t" anchorCtr="0" upright="1">
                          <a:noAutofit/>
                        </wps:bodyPr>
                      </wps:wsp>
                      <wps:wsp>
                        <wps:cNvPr id="768" name="Rectangle 201"/>
                        <wps:cNvSpPr>
                          <a:spLocks noChangeArrowheads="1"/>
                        </wps:cNvSpPr>
                        <wps:spPr bwMode="auto">
                          <a:xfrm>
                            <a:off x="3180828" y="1844351"/>
                            <a:ext cx="405104" cy="4083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D7C2CBC" w14:textId="77777777" w:rsidR="00CA5115" w:rsidRDefault="00CA5115" w:rsidP="005179AB">
                              <w:pPr>
                                <w:pStyle w:val="NormalWeb"/>
                                <w:spacing w:before="0" w:after="0"/>
                                <w:jc w:val="center"/>
                              </w:pPr>
                              <w:r>
                                <w:rPr>
                                  <w:rFonts w:ascii="Arial" w:hAnsi="Arial" w:cs="Arial"/>
                                  <w:sz w:val="18"/>
                                  <w:szCs w:val="18"/>
                                </w:rPr>
                                <w:t>MIX</w:t>
                              </w:r>
                            </w:p>
                          </w:txbxContent>
                        </wps:txbx>
                        <wps:bodyPr rot="0" vert="horz" wrap="square" lIns="70209" tIns="8401" rIns="70209" bIns="8401" anchor="t" anchorCtr="0" upright="1">
                          <a:noAutofit/>
                        </wps:bodyPr>
                      </wps:wsp>
                      <wps:wsp>
                        <wps:cNvPr id="769" name="AutoShape 23"/>
                        <wps:cNvCnPr>
                          <a:cxnSpLocks noChangeShapeType="1"/>
                        </wps:cNvCnPr>
                        <wps:spPr bwMode="auto">
                          <a:xfrm flipV="1">
                            <a:off x="3041227" y="2048456"/>
                            <a:ext cx="139601"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0" name="AutoShape 23"/>
                        <wps:cNvCnPr>
                          <a:cxnSpLocks noChangeShapeType="1"/>
                        </wps:cNvCnPr>
                        <wps:spPr bwMode="auto">
                          <a:xfrm>
                            <a:off x="3585932" y="2048456"/>
                            <a:ext cx="1341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3B68A8B" id="Canvas 771" o:spid="_x0000_s1217" editas="canvas" style="width:487.65pt;height:215.25pt;mso-position-horizontal-relative:char;mso-position-vertical-relative:line" coordsize="61931,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">
                <v:shape id="_x0000_s1218" type="#_x0000_t75" style="position:absolute;width:61931;height:27336;visibility:visible;mso-wrap-style:square">
                  <v:fill o:detectmouseclick="t"/>
                  <v:path o:connecttype="none"/>
                </v:shape>
                <v:rect id="Rectangle 141" o:spid="_x0000_s1219" style="position:absolute;left:425;top:12813;width:16912;height:1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">
                  <v:shadow on="t" opacity=".5" offset="6pt,6pt"/>
                  <v:textbox inset="1.95025mm,.23336mm,1.95025mm,.23336mm">
                    <w:txbxContent>
                      <w:p w14:paraId="6BA4924E" w14:textId="77777777" w:rsidR="00CA5115" w:rsidRDefault="00CA5115" w:rsidP="005179AB">
                        <w:pPr>
                          <w:pStyle w:val="NormalWeb"/>
                          <w:wordWrap w:val="0"/>
                          <w:spacing w:before="0" w:after="0"/>
                          <w:jc w:val="right"/>
                        </w:pPr>
                        <w:r>
                          <w:rPr>
                            <w:rFonts w:ascii="Arial" w:hAnsi="Arial" w:cs="Arial"/>
                            <w:sz w:val="18"/>
                            <w:szCs w:val="18"/>
                          </w:rPr>
                          <w:t>ADSP Reference Plugin</w:t>
                        </w:r>
                      </w:p>
                    </w:txbxContent>
                  </v:textbox>
                </v:rect>
                <v:rect id="Rectangle 5" o:spid="_x0000_s1220" style="position:absolute;left:25318;top:5788;width:21063;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">
                  <v:shadow on="t" opacity=".5" offset="6pt,6pt"/>
                  <v:textbox inset="1.95025mm,.23336mm,1.95025mm,.23336mm">
                    <w:txbxContent>
                      <w:p w14:paraId="0E2EBDFC" w14:textId="77777777" w:rsidR="00CA5115" w:rsidRDefault="00CA5115" w:rsidP="005179AB">
                        <w:pPr>
                          <w:jc w:val="center"/>
                          <w:rPr>
                            <w:rFonts w:ascii="Arial" w:hAnsi="Arial"/>
                            <w:sz w:val="18"/>
                            <w:szCs w:val="18"/>
                          </w:rPr>
                        </w:pPr>
                        <w:r>
                          <w:rPr>
                            <w:rFonts w:ascii="Arial" w:hAnsi="Arial"/>
                            <w:sz w:val="18"/>
                            <w:szCs w:val="18"/>
                          </w:rPr>
                          <w:t>HiFi2 Codec Library</w:t>
                        </w:r>
                      </w:p>
                    </w:txbxContent>
                  </v:textbox>
                </v:rect>
                <v:rect id="Rectangle 6" o:spid="_x0000_s1221" style="position:absolute;left:1271;top:480;width:17354;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">
                  <v:shadow on="t" opacity=".5" offset="6pt,6pt"/>
                  <v:textbox inset="1.95025mm,.23336mm,1.95025mm,.23336mm">
                    <w:txbxContent>
                      <w:p w14:paraId="233F6139" w14:textId="77777777" w:rsidR="00CA5115" w:rsidRDefault="00CA5115" w:rsidP="005179AB">
                        <w:pPr>
                          <w:jc w:val="center"/>
                          <w:rPr>
                            <w:rFonts w:ascii="Arial" w:hAnsi="Arial"/>
                            <w:sz w:val="18"/>
                            <w:szCs w:val="18"/>
                          </w:rPr>
                        </w:pPr>
                        <w:r>
                          <w:rPr>
                            <w:rFonts w:ascii="Arial" w:hAnsi="Arial"/>
                            <w:sz w:val="18"/>
                            <w:szCs w:val="18"/>
                          </w:rPr>
                          <w:t>ADSP Framework</w:t>
                        </w:r>
                      </w:p>
                    </w:txbxContent>
                  </v:textbox>
                </v:rect>
                <v:shape id="Text Box 7" o:spid="_x0000_s1222" type="#_x0000_t202" style="position:absolute;left:19279;top:747;width:15012;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" filled="f" stroked="f">
                  <v:textbox inset="1.95025mm,.23336mm,1.95025mm,.23336mm">
                    <w:txbxContent>
                      <w:p w14:paraId="70765F33" w14:textId="77777777" w:rsidR="00CA5115" w:rsidRDefault="00CA5115" w:rsidP="005179AB">
                        <w:pPr>
                          <w:rPr>
                            <w:rFonts w:ascii="Arial" w:eastAsia="MS Gothic" w:hAnsi="Arial"/>
                            <w:sz w:val="18"/>
                            <w:szCs w:val="18"/>
                          </w:rPr>
                        </w:pPr>
                        <w:r>
                          <w:rPr>
                            <w:rFonts w:ascii="Arial" w:eastAsia="MS Gothic" w:hAnsi="Arial"/>
                            <w:sz w:val="18"/>
                            <w:szCs w:val="18"/>
                          </w:rPr>
                          <w:t>Stream</w:t>
                        </w:r>
                      </w:p>
                      <w:p w14:paraId="082F172D" w14:textId="77777777" w:rsidR="00CA5115" w:rsidRDefault="00CA5115" w:rsidP="005179AB">
                        <w:pPr>
                          <w:rPr>
                            <w:rFonts w:ascii="Arial" w:eastAsia="MS Gothic" w:hAnsi="Arial"/>
                            <w:sz w:val="18"/>
                            <w:szCs w:val="18"/>
                          </w:rPr>
                        </w:pPr>
                        <w:r>
                          <w:rPr>
                            <w:rFonts w:ascii="Arial" w:eastAsia="MS Gothic" w:hAnsi="Arial"/>
                            <w:sz w:val="18"/>
                            <w:szCs w:val="18"/>
                          </w:rPr>
                          <w:t>(Compressed Audio data)</w:t>
                        </w:r>
                      </w:p>
                    </w:txbxContent>
                  </v:textbox>
                </v:shape>
                <v:shape id="AutoShape 8" o:spid="_x0000_s1223" type="#_x0000_t112" style="position:absolute;left:1374;top:17528;width:12281;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" fillcolor="#fbe4d5">
                  <v:textbox inset="1.95025mm,.23336mm,1.95025mm,.23336mm">
                    <w:txbxContent>
                      <w:p w14:paraId="2BF1239B" w14:textId="77777777" w:rsidR="00CA5115" w:rsidRDefault="00CA5115" w:rsidP="005179AB">
                        <w:pPr>
                          <w:spacing w:line="276" w:lineRule="auto"/>
                          <w:jc w:val="center"/>
                          <w:rPr>
                            <w:rFonts w:ascii="Arial" w:hAnsi="Arial"/>
                            <w:sz w:val="18"/>
                            <w:szCs w:val="18"/>
                          </w:rPr>
                        </w:pPr>
                      </w:p>
                      <w:p w14:paraId="5CEFB139" w14:textId="77777777" w:rsidR="00CA5115" w:rsidRDefault="00CA5115" w:rsidP="005179AB">
                        <w:pPr>
                          <w:spacing w:line="276" w:lineRule="auto"/>
                          <w:jc w:val="center"/>
                          <w:rPr>
                            <w:rFonts w:ascii="Arial" w:hAnsi="Arial"/>
                            <w:sz w:val="18"/>
                            <w:szCs w:val="18"/>
                          </w:rPr>
                        </w:pPr>
                        <w:r>
                          <w:rPr>
                            <w:rFonts w:ascii="Arial" w:hAnsi="Arial"/>
                            <w:sz w:val="18"/>
                            <w:szCs w:val="18"/>
                          </w:rPr>
                          <w:t>HiFi2 Renderer</w:t>
                        </w:r>
                      </w:p>
                    </w:txbxContent>
                  </v:textbox>
                </v:shape>
                <v:shape id="AutoShape 9" o:spid="_x0000_s1224" type="#_x0000_t32" style="position:absolute;left:18625;top:3553;width:1732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"/>
                <v:shape id="AutoShape 10" o:spid="_x0000_s1225" type="#_x0000_t32" style="position:absolute;left:8046;top:12024;width:2790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"/>
                <v:shape id="AutoShape 11" o:spid="_x0000_s1226" type="#_x0000_t32" style="position:absolute;left:35850;top:3560;width:0;height:2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">
                  <v:stroke endarrow="block"/>
                </v:shape>
                <v:shape id="Text Box 14" o:spid="_x0000_s1227" type="#_x0000_t202" style="position:absolute;left:18014;top:9986;width:666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" filled="f" stroked="f">
                  <v:textbox inset="1.95025mm,.23336mm,1.95025mm,.23336mm">
                    <w:txbxContent>
                      <w:p w14:paraId="1B44FD8B" w14:textId="77777777" w:rsidR="00CA5115" w:rsidRDefault="00CA5115" w:rsidP="005179AB">
                        <w:pPr>
                          <w:rPr>
                            <w:rFonts w:ascii="Arial" w:hAnsi="Arial"/>
                            <w:sz w:val="18"/>
                            <w:szCs w:val="18"/>
                          </w:rPr>
                        </w:pPr>
                        <w:r>
                          <w:rPr>
                            <w:rFonts w:ascii="Arial" w:hAnsi="Arial"/>
                            <w:sz w:val="18"/>
                            <w:szCs w:val="18"/>
                          </w:rPr>
                          <w:t>PCM data</w:t>
                        </w:r>
                      </w:p>
                    </w:txbxContent>
                  </v:textbox>
                </v:shape>
                <v:shape id="Text Box 15" o:spid="_x0000_s1228" type="#_x0000_t202" style="position:absolute;left:13655;top:17528;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" filled="f" stroked="f">
                  <v:textbox inset="1.95025mm,.23336mm,1.95025mm,.23336mm">
                    <w:txbxContent>
                      <w:p w14:paraId="0D353CEC" w14:textId="77777777" w:rsidR="00CA5115" w:rsidRDefault="00CA5115" w:rsidP="005179AB">
                        <w:pPr>
                          <w:rPr>
                            <w:rFonts w:ascii="Arial" w:hAnsi="Arial"/>
                            <w:sz w:val="18"/>
                            <w:szCs w:val="18"/>
                          </w:rPr>
                        </w:pPr>
                        <w:r>
                          <w:rPr>
                            <w:rFonts w:ascii="Arial" w:hAnsi="Arial"/>
                            <w:sz w:val="18"/>
                            <w:szCs w:val="18"/>
                          </w:rPr>
                          <w:t>PCM data</w:t>
                        </w:r>
                      </w:p>
                    </w:txbxContent>
                  </v:textbox>
                </v:shape>
                <v:rect id="Rectangle 16" o:spid="_x0000_s1229" style="position:absolute;left:48832;top:18483;width:455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" fillcolor="#f2f2f2">
                  <v:shadow on="t" opacity=".5" offset="6pt,6pt"/>
                  <v:textbox inset="1.95025mm,.23336mm,1.95025mm,.23336mm">
                    <w:txbxContent>
                      <w:p w14:paraId="104B59B8" w14:textId="77777777" w:rsidR="00CA5115" w:rsidRDefault="00CA5115" w:rsidP="005179AB">
                        <w:pPr>
                          <w:jc w:val="center"/>
                          <w:rPr>
                            <w:rFonts w:ascii="Arial" w:hAnsi="Arial"/>
                            <w:sz w:val="18"/>
                            <w:szCs w:val="18"/>
                          </w:rPr>
                        </w:pPr>
                        <w:r>
                          <w:rPr>
                            <w:rFonts w:ascii="Arial" w:hAnsi="Arial"/>
                            <w:sz w:val="18"/>
                            <w:szCs w:val="18"/>
                          </w:rPr>
                          <w:t>DAC</w:t>
                        </w:r>
                      </w:p>
                    </w:txbxContent>
                  </v:textbox>
                </v:rect>
                <v:shape id="AutoShape 17" o:spid="_x0000_s1230" type="#_x0000_t32" style="position:absolute;left:13655;top:20494;width:7126;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">
                  <v:stroke endarrow="block"/>
                </v:shape>
                <v:shape id="Sound" o:spid="_x0000_s1231" style="position:absolute;left:55160;top:17352;width:5115;height:6345;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77,18260635;6260277,0;0,9320614;12112320,9320614" o:connectangles="0,0,0,0" textboxrect="761,22454,21069,28282"/>
                  <o:lock v:ext="edit" verticies="t"/>
                </v:shape>
                <v:shape id="Text Box 19" o:spid="_x0000_s1232" type="#_x0000_t202" style="position:absolute;left:54864;top:15101;width:652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" filled="f" stroked="f">
                  <v:textbox inset="1.95025mm,.23336mm,1.95025mm,.23336mm">
                    <w:txbxContent>
                      <w:p w14:paraId="494F442E" w14:textId="77777777" w:rsidR="00CA5115" w:rsidRDefault="00CA5115" w:rsidP="005179AB">
                        <w:pPr>
                          <w:rPr>
                            <w:rFonts w:ascii="Arial" w:hAnsi="Arial"/>
                            <w:sz w:val="18"/>
                            <w:szCs w:val="18"/>
                          </w:rPr>
                        </w:pPr>
                        <w:r>
                          <w:rPr>
                            <w:rFonts w:ascii="Arial" w:hAnsi="Arial"/>
                            <w:sz w:val="18"/>
                            <w:szCs w:val="18"/>
                          </w:rPr>
                          <w:t>Speaker</w:t>
                        </w:r>
                      </w:p>
                    </w:txbxContent>
                  </v:textbox>
                </v:shape>
                <v:shape id="AutoShape 20" o:spid="_x0000_s1233" type="#_x0000_t32" style="position:absolute;left:53389;top:20525;width:177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">
                  <v:stroke endarrow="block"/>
                </v:shape>
                <v:shape id="AutoShape 21" o:spid="_x0000_s1234" type="#_x0000_t32" style="position:absolute;left:35853;top:9198;width:6;height:2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"/>
                <v:rect id="Rectangle 22" o:spid="_x0000_s1235" style="position:absolute;left:20781;top:18449;width:405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UN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WT0Rj+zqQjIBe/AAAA//8DAFBLAQItABQABgAIAAAAIQDb4fbL7gAAAIUBAAATAAAAAAAA&#10;AAAAAAAAAAAAAABbQ29udGVudF9UeXBlc10ueG1sUEsBAi0AFAAGAAgAAAAhAFr0LFu/AAAAFQEA&#10;AAsAAAAAAAAAAAAAAAAAHwEAAF9yZWxzLy5yZWxzUEsBAi0AFAAGAAgAAAAhADX4tQ3HAAAA3AAA&#10;AA8AAAAAAAAAAAAAAAAABwIAAGRycy9kb3ducmV2LnhtbFBLBQYAAAAAAwADALcAAAD7AgAAAAA=&#10;" fillcolor="#f2f2f2">
                  <v:shadow on="t" opacity=".5" offset="6pt,6pt"/>
                  <v:textbox inset="1.95025mm,.23336mm,1.95025mm,.23336mm">
                    <w:txbxContent>
                      <w:p w14:paraId="310C1039" w14:textId="77777777" w:rsidR="00CA5115" w:rsidRDefault="00CA5115" w:rsidP="005179AB">
                        <w:pPr>
                          <w:jc w:val="center"/>
                          <w:rPr>
                            <w:rFonts w:ascii="Arial" w:hAnsi="Arial"/>
                            <w:sz w:val="18"/>
                            <w:szCs w:val="18"/>
                          </w:rPr>
                        </w:pPr>
                        <w:r>
                          <w:rPr>
                            <w:rFonts w:ascii="Arial" w:hAnsi="Arial"/>
                            <w:sz w:val="18"/>
                            <w:szCs w:val="18"/>
                          </w:rPr>
                          <w:t>SRC</w:t>
                        </w:r>
                      </w:p>
                    </w:txbxContent>
                  </v:textbox>
                </v:rect>
                <v:shape id="AutoShape 23" o:spid="_x0000_s1236" type="#_x0000_t32" style="position:absolute;left:24838;top:20491;width:1523;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">
                  <v:stroke endarrow="block"/>
                </v:shape>
                <v:shape id="AutoShape 25" o:spid="_x0000_s1237" type="#_x0000_t32" style="position:absolute;left:6433;top:6627;width:26;height:10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">
                  <v:stroke endarrow="block"/>
                </v:shape>
                <v:shape id="Text Box 26" o:spid="_x0000_s1238" type="#_x0000_t202" style="position:absolute;left:6185;top:7791;width:1205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" filled="f" stroked="f">
                  <v:textbox inset="1.95025mm,.23336mm,1.95025mm,.23336mm">
                    <w:txbxContent>
                      <w:p w14:paraId="75EE5FB9" w14:textId="77777777" w:rsidR="00CA5115" w:rsidRDefault="00CA5115" w:rsidP="005179AB">
                        <w:pPr>
                          <w:rPr>
                            <w:rFonts w:ascii="Arial" w:hAnsi="Arial"/>
                            <w:sz w:val="18"/>
                            <w:szCs w:val="18"/>
                          </w:rPr>
                        </w:pPr>
                        <w:r>
                          <w:rPr>
                            <w:rFonts w:ascii="Arial" w:hAnsi="Arial"/>
                            <w:sz w:val="18"/>
                            <w:szCs w:val="18"/>
                          </w:rPr>
                          <w:t>PCM data</w:t>
                        </w:r>
                      </w:p>
                    </w:txbxContent>
                  </v:textbox>
                </v:shape>
                <v:shape id="AutoShape 28" o:spid="_x0000_s1239" type="#_x0000_t32" style="position:absolute;left:8173;top:12030;width:6;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">
                  <v:stroke endarrow="block"/>
                </v:shape>
                <v:rect id="Rectangle 22" o:spid="_x0000_s1240" style="position:absolute;left:37200;top:18443;width:4131;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" fillcolor="#f2f2f2">
                  <v:shadow on="t" opacity=".5" offset="6pt,6pt"/>
                  <v:textbox inset="1.95025mm,.23336mm,1.95025mm,.23336mm">
                    <w:txbxContent>
                      <w:p w14:paraId="79C338A6" w14:textId="77777777" w:rsidR="00CA5115" w:rsidRDefault="00CA5115" w:rsidP="005179AB">
                        <w:pPr>
                          <w:jc w:val="center"/>
                          <w:rPr>
                            <w:rFonts w:ascii="Arial" w:hAnsi="Arial"/>
                            <w:sz w:val="18"/>
                            <w:szCs w:val="18"/>
                          </w:rPr>
                        </w:pPr>
                        <w:r>
                          <w:rPr>
                            <w:rFonts w:ascii="Arial" w:hAnsi="Arial"/>
                            <w:sz w:val="18"/>
                            <w:szCs w:val="18"/>
                          </w:rPr>
                          <w:t>DVC</w:t>
                        </w:r>
                      </w:p>
                    </w:txbxContent>
                  </v:textbox>
                </v:rect>
                <v:shape id="AutoShape 23" o:spid="_x0000_s1241" type="#_x0000_t32" style="position:absolute;left:41331;top:20487;width:188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">
                  <v:stroke endarrow="block"/>
                </v:shape>
                <v:rect id="Rectangle 83" o:spid="_x0000_s1242" style="position:absolute;left:19831;top:18107;width:22381;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" filled="f" strokecolor="black [3213]" strokeweight="1pt"/>
                <v:shape id="Text Box 15" o:spid="_x0000_s1243" type="#_x0000_t202" style="position:absolute;left:28316;top:16765;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" filled="f" stroked="f">
                  <v:textbox inset="1.95025mm,.23336mm,1.95025mm,.23336mm">
                    <w:txbxContent>
                      <w:p w14:paraId="19E143A1" w14:textId="77777777" w:rsidR="00CA5115" w:rsidRDefault="00CA5115" w:rsidP="005179AB">
                        <w:pPr>
                          <w:rPr>
                            <w:rFonts w:ascii="Arial" w:hAnsi="Arial"/>
                            <w:sz w:val="18"/>
                            <w:szCs w:val="18"/>
                          </w:rPr>
                        </w:pPr>
                        <w:r>
                          <w:rPr>
                            <w:rFonts w:ascii="Arial" w:hAnsi="Arial"/>
                            <w:sz w:val="18"/>
                            <w:szCs w:val="18"/>
                          </w:rPr>
                          <w:t>SCU</w:t>
                        </w:r>
                      </w:p>
                    </w:txbxContent>
                  </v:textbox>
                </v:shape>
                <v:rect id="Rectangle 16" o:spid="_x0000_s1244" style="position:absolute;left:43212;top:18443;width:4336;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HH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WT8Qj+zqQjIBe/AAAA//8DAFBLAQItABQABgAIAAAAIQDb4fbL7gAAAIUBAAATAAAAAAAA&#10;AAAAAAAAAAAAAABbQ29udGVudF9UeXBlc10ueG1sUEsBAi0AFAAGAAgAAAAhAFr0LFu/AAAAFQEA&#10;AAsAAAAAAAAAAAAAAAAAHwEAAF9yZWxzLy5yZWxzUEsBAi0AFAAGAAgAAAAhAAtG4cfHAAAA3AAA&#10;AA8AAAAAAAAAAAAAAAAABwIAAGRycy9kb3ducmV2LnhtbFBLBQYAAAAAAwADALcAAAD7AgAAAAA=&#10;" fillcolor="#f2f2f2">
                  <v:shadow on="t" opacity=".5" offset="6pt,6pt"/>
                  <v:textbox inset="1.95025mm,.23336mm,1.95025mm,.23336mm">
                    <w:txbxContent>
                      <w:p w14:paraId="0D332C28" w14:textId="77777777" w:rsidR="00CA5115" w:rsidRDefault="00CA5115" w:rsidP="005179AB">
                        <w:pPr>
                          <w:jc w:val="center"/>
                          <w:rPr>
                            <w:rFonts w:ascii="Arial" w:hAnsi="Arial"/>
                            <w:sz w:val="18"/>
                            <w:szCs w:val="18"/>
                          </w:rPr>
                        </w:pPr>
                        <w:r>
                          <w:rPr>
                            <w:rFonts w:ascii="Arial" w:hAnsi="Arial"/>
                            <w:sz w:val="18"/>
                            <w:szCs w:val="18"/>
                          </w:rPr>
                          <w:t>SSI</w:t>
                        </w:r>
                      </w:p>
                    </w:txbxContent>
                  </v:textbox>
                </v:rect>
                <v:shape id="AutoShape 23" o:spid="_x0000_s1245" type="#_x0000_t32" style="position:absolute;left:47548;top:20487;width:1284;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">
                  <v:stroke endarrow="block"/>
                </v:shape>
                <v:rect id="Rectangle 200" o:spid="_x0000_s1246" style="position:absolute;left:26361;top:18449;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" fillcolor="#f2f2f2">
                  <v:shadow on="t" opacity=".5" offset="6pt,6pt"/>
                  <v:textbox inset="1.95025mm,.23336mm,1.95025mm,.23336mm">
                    <w:txbxContent>
                      <w:p w14:paraId="2DE22BF0" w14:textId="77777777" w:rsidR="00CA5115" w:rsidRDefault="00CA5115" w:rsidP="005179AB">
                        <w:pPr>
                          <w:pStyle w:val="NormalWeb"/>
                          <w:spacing w:before="0" w:after="0"/>
                          <w:jc w:val="center"/>
                        </w:pPr>
                        <w:r>
                          <w:rPr>
                            <w:rFonts w:ascii="Arial" w:hAnsi="Arial" w:cs="Arial"/>
                            <w:sz w:val="18"/>
                            <w:szCs w:val="18"/>
                          </w:rPr>
                          <w:t>CTU</w:t>
                        </w:r>
                      </w:p>
                    </w:txbxContent>
                  </v:textbox>
                </v:rect>
                <v:rect id="Rectangle 201" o:spid="_x0000_s1247" style="position:absolute;left:31808;top:18443;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" fillcolor="#f2f2f2">
                  <v:shadow on="t" opacity=".5" offset="6pt,6pt"/>
                  <v:textbox inset="1.95025mm,.23336mm,1.95025mm,.23336mm">
                    <w:txbxContent>
                      <w:p w14:paraId="4D7C2CBC" w14:textId="77777777" w:rsidR="00CA5115" w:rsidRDefault="00CA5115" w:rsidP="005179AB">
                        <w:pPr>
                          <w:pStyle w:val="NormalWeb"/>
                          <w:spacing w:before="0" w:after="0"/>
                          <w:jc w:val="center"/>
                        </w:pPr>
                        <w:r>
                          <w:rPr>
                            <w:rFonts w:ascii="Arial" w:hAnsi="Arial" w:cs="Arial"/>
                            <w:sz w:val="18"/>
                            <w:szCs w:val="18"/>
                          </w:rPr>
                          <w:t>MIX</w:t>
                        </w:r>
                      </w:p>
                    </w:txbxContent>
                  </v:textbox>
                </v:rect>
                <v:shape id="AutoShape 23" o:spid="_x0000_s1248" type="#_x0000_t32" style="position:absolute;left:30412;top:20484;width:139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">
                  <v:stroke endarrow="block"/>
                </v:shape>
                <v:shape id="AutoShape 23" o:spid="_x0000_s1249" type="#_x0000_t32" style="position:absolute;left:35859;top:20484;width:13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">
                  <v:stroke endarrow="block"/>
                </v:shape>
                <w10:anchorlock/>
              </v:group>
            </w:pict>
          </mc:Fallback>
        </mc:AlternateContent>
      </w:r>
    </w:p>
    <w:p w14:paraId="3DD6DF4A" w14:textId="1C17EFC8" w:rsidR="005179AB" w:rsidRDefault="005179AB" w:rsidP="005179AB">
      <w:pPr>
        <w:pStyle w:val="Caption"/>
        <w:rPr>
          <w:rFonts w:eastAsia="Meiryo"/>
        </w:rPr>
      </w:pPr>
      <w:bookmarkStart w:id="104" w:name="_Ref454358253"/>
      <w:bookmarkStart w:id="105" w:name="_Toc8203710"/>
      <w:bookmarkEnd w:id="103"/>
      <w:r>
        <w:rPr>
          <w:rFonts w:eastAsia="Meiryo"/>
        </w:rPr>
        <w:t xml:space="preserve">Figure </w:t>
      </w:r>
      <w:bookmarkEnd w:id="104"/>
      <w:r w:rsidR="00CC0666">
        <w:t xml:space="preserve">1.1.2.1 </w:t>
      </w:r>
      <w:r>
        <w:rPr>
          <w:rFonts w:eastAsia="Meiryo"/>
        </w:rPr>
        <w:t>Example of the ADSP System Configuration for renderer function</w:t>
      </w:r>
      <w:bookmarkEnd w:id="105"/>
    </w:p>
    <w:p w14:paraId="7740F67E" w14:textId="77777777" w:rsidR="005179AB" w:rsidRDefault="005179AB" w:rsidP="005179AB">
      <w:pPr>
        <w:rPr>
          <w:rFonts w:eastAsia="Meiryo"/>
          <w:lang w:eastAsia="x-none"/>
        </w:rPr>
      </w:pPr>
      <w:r>
        <w:rPr>
          <w:lang w:eastAsia="x-none"/>
        </w:rPr>
        <w:br w:type="page"/>
      </w:r>
    </w:p>
    <w:p w14:paraId="123D2D19" w14:textId="77777777" w:rsidR="005179AB" w:rsidRDefault="005179AB" w:rsidP="005179AB">
      <w:pPr>
        <w:rPr>
          <w:lang w:eastAsia="x-none"/>
        </w:rPr>
      </w:pPr>
    </w:p>
    <w:p w14:paraId="4FF7CC28" w14:textId="46BDCAA7" w:rsidR="005179AB" w:rsidRDefault="00CC0666" w:rsidP="005179AB">
      <w:pPr>
        <w:rPr>
          <w:lang w:eastAsia="x-none"/>
        </w:rPr>
      </w:pPr>
      <w:r>
        <w:rPr>
          <w:lang w:eastAsia="x-none"/>
        </w:rPr>
        <w:t xml:space="preserve">Figure 1.1.2.2 </w:t>
      </w:r>
      <w:r w:rsidR="005179AB">
        <w:rPr>
          <w:lang w:eastAsia="x-none"/>
        </w:rPr>
        <w:t>show an example of using channel converter and mixer function to mix 4 streams from 4 Renderer plugins.</w:t>
      </w:r>
    </w:p>
    <w:p w14:paraId="705FFD95" w14:textId="77777777" w:rsidR="005179AB" w:rsidRDefault="005179AB" w:rsidP="005179AB">
      <w:pPr>
        <w:rPr>
          <w:lang w:eastAsia="x-none"/>
        </w:rPr>
      </w:pPr>
    </w:p>
    <w:p w14:paraId="2D904247" w14:textId="4EEC938E" w:rsidR="005179AB" w:rsidRDefault="005179AB" w:rsidP="005179AB">
      <w:pPr>
        <w:rPr>
          <w:lang w:eastAsia="ja-JP"/>
        </w:rPr>
      </w:pPr>
      <w:r>
        <w:rPr>
          <w:noProof/>
          <w:lang w:eastAsia="ja-JP"/>
        </w:rPr>
        <mc:AlternateContent>
          <mc:Choice Requires="wpc">
            <w:drawing>
              <wp:inline distT="0" distB="0" distL="0" distR="0" wp14:anchorId="2CEDAAF3" wp14:editId="0548A4F2">
                <wp:extent cx="6391910" cy="6000750"/>
                <wp:effectExtent l="19050" t="19050" r="8890" b="9525"/>
                <wp:docPr id="739" name="Canvas 7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684" name="Rectangle 244"/>
                        <wps:cNvSpPr>
                          <a:spLocks noChangeArrowheads="1"/>
                        </wps:cNvSpPr>
                        <wps:spPr bwMode="auto">
                          <a:xfrm>
                            <a:off x="1317902" y="4179835"/>
                            <a:ext cx="1428802" cy="6731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8CBF3E2" w14:textId="77777777" w:rsidR="00CA5115" w:rsidRDefault="00CA5115" w:rsidP="005179AB">
                              <w:pPr>
                                <w:pStyle w:val="NormalWeb"/>
                                <w:wordWrap w:val="0"/>
                                <w:spacing w:before="0" w:after="0"/>
                                <w:jc w:val="right"/>
                              </w:pPr>
                              <w:r>
                                <w:rPr>
                                  <w:rFonts w:ascii="Arial" w:hAnsi="Arial"/>
                                  <w:sz w:val="18"/>
                                  <w:szCs w:val="18"/>
                                </w:rPr>
                                <w:t>ADSP Reference Plugin</w:t>
                              </w:r>
                            </w:p>
                          </w:txbxContent>
                        </wps:txbx>
                        <wps:bodyPr rot="0" vert="horz" wrap="square" lIns="70209" tIns="8401" rIns="70209" bIns="8401" anchor="t" anchorCtr="0" upright="1">
                          <a:noAutofit/>
                        </wps:bodyPr>
                      </wps:wsp>
                      <wps:wsp>
                        <wps:cNvPr id="685" name="Rectangle 243"/>
                        <wps:cNvSpPr>
                          <a:spLocks noChangeArrowheads="1"/>
                        </wps:cNvSpPr>
                        <wps:spPr bwMode="auto">
                          <a:xfrm>
                            <a:off x="1313202" y="3394928"/>
                            <a:ext cx="1428702" cy="6731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13912191" w14:textId="77777777" w:rsidR="00CA5115" w:rsidRDefault="00CA5115" w:rsidP="005179AB">
                              <w:pPr>
                                <w:pStyle w:val="NormalWeb"/>
                                <w:wordWrap w:val="0"/>
                                <w:spacing w:before="0" w:after="0"/>
                                <w:jc w:val="right"/>
                              </w:pPr>
                              <w:r>
                                <w:rPr>
                                  <w:rFonts w:ascii="Arial" w:hAnsi="Arial"/>
                                  <w:sz w:val="18"/>
                                  <w:szCs w:val="18"/>
                                </w:rPr>
                                <w:t>ADSP Reference Plugin</w:t>
                              </w:r>
                            </w:p>
                          </w:txbxContent>
                        </wps:txbx>
                        <wps:bodyPr rot="0" vert="horz" wrap="square" lIns="70209" tIns="8401" rIns="70209" bIns="8401" anchor="t" anchorCtr="0" upright="1">
                          <a:noAutofit/>
                        </wps:bodyPr>
                      </wps:wsp>
                      <wps:wsp>
                        <wps:cNvPr id="686" name="Rectangle 242"/>
                        <wps:cNvSpPr>
                          <a:spLocks noChangeArrowheads="1"/>
                        </wps:cNvSpPr>
                        <wps:spPr bwMode="auto">
                          <a:xfrm>
                            <a:off x="1313202" y="2607622"/>
                            <a:ext cx="1428702" cy="6737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809DCDF" w14:textId="77777777" w:rsidR="00CA5115" w:rsidRDefault="00CA5115" w:rsidP="005179AB">
                              <w:pPr>
                                <w:pStyle w:val="NormalWeb"/>
                                <w:wordWrap w:val="0"/>
                                <w:spacing w:before="0" w:after="0"/>
                                <w:jc w:val="right"/>
                              </w:pPr>
                              <w:r>
                                <w:rPr>
                                  <w:rFonts w:ascii="Arial" w:hAnsi="Arial"/>
                                  <w:sz w:val="18"/>
                                  <w:szCs w:val="18"/>
                                </w:rPr>
                                <w:t>ADSP Reference Plugin</w:t>
                              </w:r>
                            </w:p>
                          </w:txbxContent>
                        </wps:txbx>
                        <wps:bodyPr rot="0" vert="horz" wrap="square" lIns="70209" tIns="8401" rIns="70209" bIns="8401" anchor="t" anchorCtr="0" upright="1">
                          <a:noAutofit/>
                        </wps:bodyPr>
                      </wps:wsp>
                      <wps:wsp>
                        <wps:cNvPr id="687" name="Rectangle 505"/>
                        <wps:cNvSpPr>
                          <a:spLocks noChangeArrowheads="1"/>
                        </wps:cNvSpPr>
                        <wps:spPr bwMode="auto">
                          <a:xfrm>
                            <a:off x="1313202" y="1824215"/>
                            <a:ext cx="1428702" cy="6744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412A504D" w14:textId="77777777" w:rsidR="00CA5115" w:rsidRDefault="00CA5115" w:rsidP="005179AB">
                              <w:pPr>
                                <w:pStyle w:val="NormalWeb"/>
                                <w:wordWrap w:val="0"/>
                                <w:spacing w:before="0" w:after="0"/>
                                <w:jc w:val="right"/>
                              </w:pPr>
                              <w:r>
                                <w:rPr>
                                  <w:rFonts w:ascii="Arial" w:hAnsi="Arial" w:cs="Arial"/>
                                  <w:sz w:val="18"/>
                                  <w:szCs w:val="18"/>
                                </w:rPr>
                                <w:t>ADSP Reference Plugin</w:t>
                              </w:r>
                            </w:p>
                          </w:txbxContent>
                        </wps:txbx>
                        <wps:bodyPr rot="0" vert="horz" wrap="square" lIns="70209" tIns="8401" rIns="70209" bIns="8401" anchor="t" anchorCtr="0" upright="1">
                          <a:noAutofit/>
                        </wps:bodyPr>
                      </wps:wsp>
                      <wps:wsp>
                        <wps:cNvPr id="688" name="AutoShape 8"/>
                        <wps:cNvSpPr>
                          <a:spLocks noChangeArrowheads="1"/>
                        </wps:cNvSpPr>
                        <wps:spPr bwMode="auto">
                          <a:xfrm>
                            <a:off x="1403802" y="2755323"/>
                            <a:ext cx="1228002" cy="474904"/>
                          </a:xfrm>
                          <a:prstGeom prst="flowChartPredefinedProcess">
                            <a:avLst/>
                          </a:prstGeom>
                          <a:solidFill>
                            <a:srgbClr val="FBE4D5"/>
                          </a:solidFill>
                          <a:ln w="9525">
                            <a:solidFill>
                              <a:srgbClr val="000000"/>
                            </a:solidFill>
                            <a:miter lim="800000"/>
                            <a:headEnd/>
                            <a:tailEnd/>
                          </a:ln>
                        </wps:spPr>
                        <wps:txbx>
                          <w:txbxContent>
                            <w:p w14:paraId="2B6FA84D" w14:textId="77777777" w:rsidR="00CA5115" w:rsidRDefault="00CA5115" w:rsidP="005179AB">
                              <w:pPr>
                                <w:spacing w:line="276" w:lineRule="auto"/>
                                <w:jc w:val="center"/>
                                <w:rPr>
                                  <w:rFonts w:ascii="Arial" w:hAnsi="Arial"/>
                                  <w:sz w:val="18"/>
                                  <w:szCs w:val="18"/>
                                </w:rPr>
                              </w:pPr>
                            </w:p>
                            <w:p w14:paraId="75986391" w14:textId="77777777" w:rsidR="00CA5115" w:rsidRDefault="00CA5115" w:rsidP="005179AB">
                              <w:pPr>
                                <w:spacing w:line="276" w:lineRule="auto"/>
                                <w:jc w:val="center"/>
                                <w:rPr>
                                  <w:rFonts w:ascii="Arial" w:hAnsi="Arial"/>
                                  <w:sz w:val="18"/>
                                  <w:szCs w:val="18"/>
                                </w:rPr>
                              </w:pPr>
                              <w:r>
                                <w:rPr>
                                  <w:rFonts w:ascii="Arial" w:hAnsi="Arial"/>
                                  <w:sz w:val="18"/>
                                  <w:szCs w:val="18"/>
                                </w:rPr>
                                <w:t>HiFi2 Renderer</w:t>
                              </w:r>
                            </w:p>
                          </w:txbxContent>
                        </wps:txbx>
                        <wps:bodyPr rot="0" vert="horz" wrap="square" lIns="70209" tIns="8401" rIns="70209" bIns="8401" anchor="t" anchorCtr="0" upright="1">
                          <a:noAutofit/>
                        </wps:bodyPr>
                      </wps:wsp>
                      <wps:wsp>
                        <wps:cNvPr id="689" name="Rectangle 16"/>
                        <wps:cNvSpPr>
                          <a:spLocks noChangeArrowheads="1"/>
                        </wps:cNvSpPr>
                        <wps:spPr bwMode="auto">
                          <a:xfrm>
                            <a:off x="5031908" y="5250644"/>
                            <a:ext cx="4557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0084336" w14:textId="77777777" w:rsidR="00CA5115" w:rsidRDefault="00CA5115" w:rsidP="005179AB">
                              <w:pPr>
                                <w:jc w:val="center"/>
                                <w:rPr>
                                  <w:rFonts w:ascii="Arial" w:hAnsi="Arial"/>
                                  <w:sz w:val="18"/>
                                  <w:szCs w:val="18"/>
                                </w:rPr>
                              </w:pPr>
                              <w:r>
                                <w:rPr>
                                  <w:rFonts w:ascii="Arial" w:hAnsi="Arial"/>
                                  <w:sz w:val="18"/>
                                  <w:szCs w:val="18"/>
                                </w:rPr>
                                <w:t>DAC</w:t>
                              </w:r>
                            </w:p>
                          </w:txbxContent>
                        </wps:txbx>
                        <wps:bodyPr rot="0" vert="horz" wrap="square" lIns="70209" tIns="8401" rIns="70209" bIns="8401" anchor="t" anchorCtr="0" upright="1">
                          <a:noAutofit/>
                        </wps:bodyPr>
                      </wps:wsp>
                      <wps:wsp>
                        <wps:cNvPr id="690" name="AutoShape 17"/>
                        <wps:cNvCnPr>
                          <a:cxnSpLocks noChangeShapeType="1"/>
                        </wps:cNvCnPr>
                        <wps:spPr bwMode="auto">
                          <a:xfrm flipV="1">
                            <a:off x="2631804" y="2991125"/>
                            <a:ext cx="347501" cy="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Sound"/>
                        <wps:cNvSpPr>
                          <a:spLocks noEditPoints="1" noChangeArrowheads="1"/>
                        </wps:cNvSpPr>
                        <wps:spPr bwMode="auto">
                          <a:xfrm rot="10800000" flipH="1">
                            <a:off x="5664709" y="5137043"/>
                            <a:ext cx="511501" cy="634605"/>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692" name="Text Box 19"/>
                        <wps:cNvSpPr txBox="1">
                          <a:spLocks noChangeArrowheads="1"/>
                        </wps:cNvSpPr>
                        <wps:spPr bwMode="auto">
                          <a:xfrm>
                            <a:off x="5729609" y="4933241"/>
                            <a:ext cx="652101"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B58CA" w14:textId="77777777" w:rsidR="00CA5115" w:rsidRDefault="00CA5115" w:rsidP="005179AB">
                              <w:pPr>
                                <w:rPr>
                                  <w:rFonts w:ascii="Arial" w:hAnsi="Arial"/>
                                  <w:sz w:val="18"/>
                                  <w:szCs w:val="18"/>
                                </w:rPr>
                              </w:pPr>
                              <w:r>
                                <w:rPr>
                                  <w:rFonts w:ascii="Arial" w:hAnsi="Arial"/>
                                  <w:sz w:val="18"/>
                                  <w:szCs w:val="18"/>
                                </w:rPr>
                                <w:t>Speaker</w:t>
                              </w:r>
                            </w:p>
                          </w:txbxContent>
                        </wps:txbx>
                        <wps:bodyPr rot="0" vert="horz" wrap="square" lIns="70209" tIns="8401" rIns="70209" bIns="8401" anchor="t" anchorCtr="0" upright="1">
                          <a:noAutofit/>
                        </wps:bodyPr>
                      </wps:wsp>
                      <wps:wsp>
                        <wps:cNvPr id="693" name="AutoShape 20"/>
                        <wps:cNvCnPr>
                          <a:cxnSpLocks noChangeShapeType="1"/>
                        </wps:cNvCnPr>
                        <wps:spPr bwMode="auto">
                          <a:xfrm flipV="1">
                            <a:off x="5487609" y="5454745"/>
                            <a:ext cx="17710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4" name="Rectangle 22"/>
                        <wps:cNvSpPr>
                          <a:spLocks noChangeArrowheads="1"/>
                        </wps:cNvSpPr>
                        <wps:spPr bwMode="auto">
                          <a:xfrm>
                            <a:off x="2979305" y="2786623"/>
                            <a:ext cx="405701" cy="4090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2C04ED8" w14:textId="77777777" w:rsidR="00CA5115" w:rsidRDefault="00CA5115" w:rsidP="005179AB">
                              <w:pPr>
                                <w:jc w:val="center"/>
                                <w:rPr>
                                  <w:rFonts w:ascii="Arial" w:hAnsi="Arial"/>
                                  <w:sz w:val="18"/>
                                  <w:szCs w:val="18"/>
                                </w:rPr>
                              </w:pPr>
                              <w:r>
                                <w:rPr>
                                  <w:rFonts w:ascii="Arial" w:hAnsi="Arial"/>
                                  <w:sz w:val="18"/>
                                  <w:szCs w:val="18"/>
                                </w:rPr>
                                <w:t>SRC</w:t>
                              </w:r>
                            </w:p>
                          </w:txbxContent>
                        </wps:txbx>
                        <wps:bodyPr rot="0" vert="horz" wrap="square" lIns="70209" tIns="8401" rIns="70209" bIns="8401" anchor="t" anchorCtr="0" upright="1">
                          <a:noAutofit/>
                        </wps:bodyPr>
                      </wps:wsp>
                      <wps:wsp>
                        <wps:cNvPr id="695" name="AutoShape 23"/>
                        <wps:cNvCnPr>
                          <a:cxnSpLocks noChangeShapeType="1"/>
                        </wps:cNvCnPr>
                        <wps:spPr bwMode="auto">
                          <a:xfrm>
                            <a:off x="3385005" y="2991125"/>
                            <a:ext cx="11690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6" name="Rectangle 22"/>
                        <wps:cNvSpPr>
                          <a:spLocks noChangeArrowheads="1"/>
                        </wps:cNvSpPr>
                        <wps:spPr bwMode="auto">
                          <a:xfrm>
                            <a:off x="4743207" y="3132126"/>
                            <a:ext cx="4131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7F00145" w14:textId="77777777" w:rsidR="00CA5115" w:rsidRDefault="00CA5115" w:rsidP="005179AB">
                              <w:pPr>
                                <w:jc w:val="center"/>
                                <w:rPr>
                                  <w:rFonts w:ascii="Arial" w:hAnsi="Arial"/>
                                  <w:sz w:val="18"/>
                                  <w:szCs w:val="18"/>
                                </w:rPr>
                              </w:pPr>
                              <w:r>
                                <w:rPr>
                                  <w:rFonts w:ascii="Arial" w:hAnsi="Arial"/>
                                  <w:sz w:val="18"/>
                                  <w:szCs w:val="18"/>
                                </w:rPr>
                                <w:t>DVC</w:t>
                              </w:r>
                            </w:p>
                          </w:txbxContent>
                        </wps:txbx>
                        <wps:bodyPr rot="0" vert="horz" wrap="square" lIns="70209" tIns="8401" rIns="70209" bIns="8401" anchor="t" anchorCtr="0" upright="1">
                          <a:noAutofit/>
                        </wps:bodyPr>
                      </wps:wsp>
                      <wps:wsp>
                        <wps:cNvPr id="697" name="Rectangle 115"/>
                        <wps:cNvSpPr>
                          <a:spLocks noChangeArrowheads="1"/>
                        </wps:cNvSpPr>
                        <wps:spPr bwMode="auto">
                          <a:xfrm>
                            <a:off x="2862104" y="1824115"/>
                            <a:ext cx="2429504" cy="302862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98" name="Text Box 15"/>
                        <wps:cNvSpPr txBox="1">
                          <a:spLocks noChangeArrowheads="1"/>
                        </wps:cNvSpPr>
                        <wps:spPr bwMode="auto">
                          <a:xfrm>
                            <a:off x="4731007" y="1844815"/>
                            <a:ext cx="773401"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E38C3" w14:textId="77777777" w:rsidR="00CA5115" w:rsidRDefault="00CA5115" w:rsidP="005179AB">
                              <w:pPr>
                                <w:rPr>
                                  <w:rFonts w:ascii="Arial" w:hAnsi="Arial"/>
                                  <w:sz w:val="18"/>
                                  <w:szCs w:val="18"/>
                                </w:rPr>
                              </w:pPr>
                              <w:r>
                                <w:rPr>
                                  <w:rFonts w:ascii="Arial" w:hAnsi="Arial"/>
                                  <w:sz w:val="18"/>
                                  <w:szCs w:val="18"/>
                                </w:rPr>
                                <w:t>SCU</w:t>
                              </w:r>
                            </w:p>
                          </w:txbxContent>
                        </wps:txbx>
                        <wps:bodyPr rot="0" vert="horz" wrap="square" lIns="70209" tIns="8401" rIns="70209" bIns="8401" anchor="t" anchorCtr="0" upright="1">
                          <a:noAutofit/>
                        </wps:bodyPr>
                      </wps:wsp>
                      <wps:wsp>
                        <wps:cNvPr id="699" name="Rectangle 16"/>
                        <wps:cNvSpPr>
                          <a:spLocks noChangeArrowheads="1"/>
                        </wps:cNvSpPr>
                        <wps:spPr bwMode="auto">
                          <a:xfrm>
                            <a:off x="5391508" y="3132126"/>
                            <a:ext cx="4336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C50660A" w14:textId="77777777" w:rsidR="00CA5115" w:rsidRDefault="00CA5115" w:rsidP="005179AB">
                              <w:pPr>
                                <w:jc w:val="center"/>
                                <w:rPr>
                                  <w:rFonts w:ascii="Arial" w:hAnsi="Arial"/>
                                  <w:sz w:val="18"/>
                                  <w:szCs w:val="18"/>
                                </w:rPr>
                              </w:pPr>
                              <w:r>
                                <w:rPr>
                                  <w:rFonts w:ascii="Arial" w:hAnsi="Arial"/>
                                  <w:sz w:val="18"/>
                                  <w:szCs w:val="18"/>
                                </w:rPr>
                                <w:t>SSI</w:t>
                              </w:r>
                            </w:p>
                          </w:txbxContent>
                        </wps:txbx>
                        <wps:bodyPr rot="0" vert="horz" wrap="square" lIns="70209" tIns="8401" rIns="70209" bIns="8401" anchor="t" anchorCtr="0" upright="1">
                          <a:noAutofit/>
                        </wps:bodyPr>
                      </wps:wsp>
                      <wps:wsp>
                        <wps:cNvPr id="700" name="AutoShape 23"/>
                        <wps:cNvCnPr>
                          <a:cxnSpLocks noChangeShapeType="1"/>
                        </wps:cNvCnPr>
                        <wps:spPr bwMode="auto">
                          <a:xfrm>
                            <a:off x="5156308" y="3336528"/>
                            <a:ext cx="235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1" name="Rectangle 129"/>
                        <wps:cNvSpPr>
                          <a:spLocks noChangeArrowheads="1"/>
                        </wps:cNvSpPr>
                        <wps:spPr bwMode="auto">
                          <a:xfrm>
                            <a:off x="3501905" y="2787323"/>
                            <a:ext cx="4051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CA0F0AE" w14:textId="77777777" w:rsidR="00CA5115" w:rsidRDefault="00CA5115" w:rsidP="005179AB">
                              <w:pPr>
                                <w:pStyle w:val="NormalWeb"/>
                                <w:spacing w:before="0" w:after="0"/>
                                <w:jc w:val="center"/>
                              </w:pPr>
                              <w:r>
                                <w:rPr>
                                  <w:rFonts w:ascii="Arial" w:hAnsi="Arial" w:cs="Arial"/>
                                  <w:sz w:val="18"/>
                                  <w:szCs w:val="18"/>
                                </w:rPr>
                                <w:t>CTU</w:t>
                              </w:r>
                            </w:p>
                          </w:txbxContent>
                        </wps:txbx>
                        <wps:bodyPr rot="0" vert="horz" wrap="square" lIns="70209" tIns="8401" rIns="70209" bIns="8401" anchor="t" anchorCtr="0" upright="1">
                          <a:noAutofit/>
                        </wps:bodyPr>
                      </wps:wsp>
                      <wps:wsp>
                        <wps:cNvPr id="702" name="Rectangle 131"/>
                        <wps:cNvSpPr>
                          <a:spLocks noChangeArrowheads="1"/>
                        </wps:cNvSpPr>
                        <wps:spPr bwMode="auto">
                          <a:xfrm>
                            <a:off x="4203907" y="3132126"/>
                            <a:ext cx="4052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8668A7E" w14:textId="77777777" w:rsidR="00CA5115" w:rsidRDefault="00CA5115" w:rsidP="005179AB">
                              <w:pPr>
                                <w:pStyle w:val="NormalWeb"/>
                                <w:spacing w:before="0" w:after="0"/>
                                <w:jc w:val="center"/>
                              </w:pPr>
                              <w:r>
                                <w:rPr>
                                  <w:rFonts w:ascii="Arial" w:hAnsi="Arial" w:cs="Arial"/>
                                  <w:sz w:val="18"/>
                                  <w:szCs w:val="18"/>
                                </w:rPr>
                                <w:t>MIX</w:t>
                              </w:r>
                            </w:p>
                          </w:txbxContent>
                        </wps:txbx>
                        <wps:bodyPr rot="0" vert="horz" wrap="square" lIns="70209" tIns="8401" rIns="70209" bIns="8401" anchor="t" anchorCtr="0" upright="1">
                          <a:noAutofit/>
                        </wps:bodyPr>
                      </wps:wsp>
                      <wps:wsp>
                        <wps:cNvPr id="703" name="AutoShape 23"/>
                        <wps:cNvCnPr>
                          <a:cxnSpLocks noChangeShapeType="1"/>
                        </wps:cNvCnPr>
                        <wps:spPr bwMode="auto">
                          <a:xfrm>
                            <a:off x="4609107" y="3336228"/>
                            <a:ext cx="13410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AutoShape 8"/>
                        <wps:cNvSpPr>
                          <a:spLocks noChangeArrowheads="1"/>
                        </wps:cNvSpPr>
                        <wps:spPr bwMode="auto">
                          <a:xfrm>
                            <a:off x="1404402" y="1985217"/>
                            <a:ext cx="1227402" cy="474404"/>
                          </a:xfrm>
                          <a:prstGeom prst="flowChartPredefinedProcess">
                            <a:avLst/>
                          </a:prstGeom>
                          <a:solidFill>
                            <a:srgbClr val="FBE4D5"/>
                          </a:solidFill>
                          <a:ln w="9525">
                            <a:solidFill>
                              <a:srgbClr val="000000"/>
                            </a:solidFill>
                            <a:miter lim="800000"/>
                            <a:headEnd/>
                            <a:tailEnd/>
                          </a:ln>
                        </wps:spPr>
                        <wps:txbx>
                          <w:txbxContent>
                            <w:p w14:paraId="1EBA773C" w14:textId="77777777" w:rsidR="00CA5115" w:rsidRDefault="00CA5115" w:rsidP="005179AB">
                              <w:pPr>
                                <w:pStyle w:val="NormalWeb"/>
                                <w:spacing w:before="0" w:after="0" w:line="276" w:lineRule="auto"/>
                                <w:jc w:val="center"/>
                              </w:pPr>
                              <w:r>
                                <w:rPr>
                                  <w:rFonts w:ascii="Arial" w:hAnsi="Arial" w:cs="Arial"/>
                                  <w:sz w:val="18"/>
                                  <w:szCs w:val="18"/>
                                </w:rPr>
                                <w:t> </w:t>
                              </w:r>
                            </w:p>
                            <w:p w14:paraId="727CF749" w14:textId="77777777" w:rsidR="00CA5115" w:rsidRDefault="00CA5115" w:rsidP="005179AB">
                              <w:pPr>
                                <w:pStyle w:val="NormalWeb"/>
                                <w:spacing w:before="0" w:after="0" w:line="276" w:lineRule="auto"/>
                                <w:jc w:val="center"/>
                              </w:pPr>
                              <w:r>
                                <w:rPr>
                                  <w:rFonts w:ascii="Arial" w:hAnsi="Arial" w:cs="Arial"/>
                                  <w:sz w:val="18"/>
                                  <w:szCs w:val="18"/>
                                </w:rPr>
                                <w:t>HiFi2 Renderer</w:t>
                              </w:r>
                            </w:p>
                          </w:txbxContent>
                        </wps:txbx>
                        <wps:bodyPr rot="0" vert="horz" wrap="square" lIns="70209" tIns="8401" rIns="70209" bIns="8401" anchor="t" anchorCtr="0" upright="1">
                          <a:noAutofit/>
                        </wps:bodyPr>
                      </wps:wsp>
                      <wps:wsp>
                        <wps:cNvPr id="705" name="AutoShape 8"/>
                        <wps:cNvSpPr>
                          <a:spLocks noChangeArrowheads="1"/>
                        </wps:cNvSpPr>
                        <wps:spPr bwMode="auto">
                          <a:xfrm>
                            <a:off x="1397002" y="3547330"/>
                            <a:ext cx="1227502" cy="473704"/>
                          </a:xfrm>
                          <a:prstGeom prst="flowChartPredefinedProcess">
                            <a:avLst/>
                          </a:prstGeom>
                          <a:solidFill>
                            <a:srgbClr val="FBE4D5"/>
                          </a:solidFill>
                          <a:ln w="9525">
                            <a:solidFill>
                              <a:srgbClr val="000000"/>
                            </a:solidFill>
                            <a:miter lim="800000"/>
                            <a:headEnd/>
                            <a:tailEnd/>
                          </a:ln>
                        </wps:spPr>
                        <wps:txbx>
                          <w:txbxContent>
                            <w:p w14:paraId="6D028BD6" w14:textId="77777777" w:rsidR="00CA5115" w:rsidRDefault="00CA5115" w:rsidP="005179AB">
                              <w:pPr>
                                <w:pStyle w:val="NormalWeb"/>
                                <w:spacing w:before="0" w:after="0" w:line="276" w:lineRule="auto"/>
                                <w:jc w:val="center"/>
                              </w:pPr>
                              <w:r>
                                <w:rPr>
                                  <w:rFonts w:ascii="Arial" w:hAnsi="Arial"/>
                                  <w:sz w:val="18"/>
                                  <w:szCs w:val="18"/>
                                </w:rPr>
                                <w:t> </w:t>
                              </w:r>
                            </w:p>
                            <w:p w14:paraId="15BB76A6" w14:textId="77777777" w:rsidR="00CA5115" w:rsidRDefault="00CA5115" w:rsidP="005179AB">
                              <w:pPr>
                                <w:pStyle w:val="NormalWeb"/>
                                <w:spacing w:before="0" w:after="0" w:line="276" w:lineRule="auto"/>
                                <w:jc w:val="center"/>
                              </w:pPr>
                              <w:r>
                                <w:rPr>
                                  <w:rFonts w:ascii="Arial" w:hAnsi="Arial"/>
                                  <w:sz w:val="18"/>
                                  <w:szCs w:val="18"/>
                                </w:rPr>
                                <w:t>HiFi2 Renderer</w:t>
                              </w:r>
                            </w:p>
                          </w:txbxContent>
                        </wps:txbx>
                        <wps:bodyPr rot="0" vert="horz" wrap="square" lIns="70209" tIns="8401" rIns="70209" bIns="8401" anchor="t" anchorCtr="0" upright="1">
                          <a:noAutofit/>
                        </wps:bodyPr>
                      </wps:wsp>
                      <wps:wsp>
                        <wps:cNvPr id="706" name="AutoShape 8"/>
                        <wps:cNvSpPr>
                          <a:spLocks noChangeArrowheads="1"/>
                        </wps:cNvSpPr>
                        <wps:spPr bwMode="auto">
                          <a:xfrm>
                            <a:off x="1403102" y="4326636"/>
                            <a:ext cx="1227502" cy="473704"/>
                          </a:xfrm>
                          <a:prstGeom prst="flowChartPredefinedProcess">
                            <a:avLst/>
                          </a:prstGeom>
                          <a:solidFill>
                            <a:srgbClr val="FBE4D5"/>
                          </a:solidFill>
                          <a:ln w="9525">
                            <a:solidFill>
                              <a:srgbClr val="000000"/>
                            </a:solidFill>
                            <a:miter lim="800000"/>
                            <a:headEnd/>
                            <a:tailEnd/>
                          </a:ln>
                        </wps:spPr>
                        <wps:txbx>
                          <w:txbxContent>
                            <w:p w14:paraId="0C1ED543" w14:textId="77777777" w:rsidR="00CA5115" w:rsidRDefault="00CA5115" w:rsidP="005179AB">
                              <w:pPr>
                                <w:pStyle w:val="NormalWeb"/>
                                <w:spacing w:before="0" w:after="0" w:line="276" w:lineRule="auto"/>
                                <w:jc w:val="center"/>
                              </w:pPr>
                              <w:r>
                                <w:rPr>
                                  <w:rFonts w:ascii="Arial" w:hAnsi="Arial"/>
                                  <w:sz w:val="18"/>
                                  <w:szCs w:val="18"/>
                                </w:rPr>
                                <w:t> </w:t>
                              </w:r>
                            </w:p>
                            <w:p w14:paraId="15E82929" w14:textId="77777777" w:rsidR="00CA5115" w:rsidRDefault="00CA5115" w:rsidP="005179AB">
                              <w:pPr>
                                <w:pStyle w:val="NormalWeb"/>
                                <w:spacing w:before="0" w:after="0" w:line="276" w:lineRule="auto"/>
                                <w:jc w:val="center"/>
                              </w:pPr>
                              <w:r>
                                <w:rPr>
                                  <w:rFonts w:ascii="Arial" w:hAnsi="Arial"/>
                                  <w:sz w:val="18"/>
                                  <w:szCs w:val="18"/>
                                </w:rPr>
                                <w:t>HiFi2 Renderer</w:t>
                              </w:r>
                            </w:p>
                          </w:txbxContent>
                        </wps:txbx>
                        <wps:bodyPr rot="0" vert="horz" wrap="square" lIns="70209" tIns="8401" rIns="70209" bIns="8401" anchor="t" anchorCtr="0" upright="1">
                          <a:noAutofit/>
                        </wps:bodyPr>
                      </wps:wsp>
                      <wps:wsp>
                        <wps:cNvPr id="707" name="AutoShape 17"/>
                        <wps:cNvCnPr>
                          <a:cxnSpLocks noChangeShapeType="1"/>
                        </wps:cNvCnPr>
                        <wps:spPr bwMode="auto">
                          <a:xfrm flipV="1">
                            <a:off x="2636204" y="2216418"/>
                            <a:ext cx="347301"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246"/>
                        <wps:cNvSpPr>
                          <a:spLocks noChangeArrowheads="1"/>
                        </wps:cNvSpPr>
                        <wps:spPr bwMode="auto">
                          <a:xfrm>
                            <a:off x="2983505" y="2011917"/>
                            <a:ext cx="4052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CB920E1" w14:textId="77777777" w:rsidR="00CA5115" w:rsidRDefault="00CA5115"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709" name="AutoShape 23"/>
                        <wps:cNvCnPr>
                          <a:cxnSpLocks noChangeShapeType="1"/>
                        </wps:cNvCnPr>
                        <wps:spPr bwMode="auto">
                          <a:xfrm>
                            <a:off x="3389305" y="2216418"/>
                            <a:ext cx="11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248"/>
                        <wps:cNvSpPr>
                          <a:spLocks noChangeArrowheads="1"/>
                        </wps:cNvSpPr>
                        <wps:spPr bwMode="auto">
                          <a:xfrm>
                            <a:off x="3506105" y="2012517"/>
                            <a:ext cx="4052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48FA766" w14:textId="77777777" w:rsidR="00CA5115" w:rsidRDefault="00CA5115" w:rsidP="005179AB">
                              <w:pPr>
                                <w:pStyle w:val="NormalWeb"/>
                                <w:spacing w:before="0" w:after="0"/>
                                <w:jc w:val="center"/>
                              </w:pPr>
                              <w:r>
                                <w:rPr>
                                  <w:rFonts w:ascii="Arial" w:hAnsi="Arial"/>
                                  <w:sz w:val="18"/>
                                  <w:szCs w:val="18"/>
                                </w:rPr>
                                <w:t>CTU</w:t>
                              </w:r>
                            </w:p>
                          </w:txbxContent>
                        </wps:txbx>
                        <wps:bodyPr rot="0" vert="horz" wrap="square" lIns="70209" tIns="8401" rIns="70209" bIns="8401" anchor="t" anchorCtr="0" upright="1">
                          <a:noAutofit/>
                        </wps:bodyPr>
                      </wps:wsp>
                      <wps:wsp>
                        <wps:cNvPr id="711" name="AutoShape 17"/>
                        <wps:cNvCnPr>
                          <a:cxnSpLocks noChangeShapeType="1"/>
                        </wps:cNvCnPr>
                        <wps:spPr bwMode="auto">
                          <a:xfrm flipV="1">
                            <a:off x="2625404" y="3793732"/>
                            <a:ext cx="347301"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250"/>
                        <wps:cNvSpPr>
                          <a:spLocks noChangeArrowheads="1"/>
                        </wps:cNvSpPr>
                        <wps:spPr bwMode="auto">
                          <a:xfrm>
                            <a:off x="2972705" y="3589230"/>
                            <a:ext cx="405201" cy="4090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CD943C1" w14:textId="77777777" w:rsidR="00CA5115" w:rsidRDefault="00CA5115"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713" name="AutoShape 23"/>
                        <wps:cNvCnPr>
                          <a:cxnSpLocks noChangeShapeType="1"/>
                        </wps:cNvCnPr>
                        <wps:spPr bwMode="auto">
                          <a:xfrm>
                            <a:off x="3378505" y="3793732"/>
                            <a:ext cx="11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Rectangle 252"/>
                        <wps:cNvSpPr>
                          <a:spLocks noChangeArrowheads="1"/>
                        </wps:cNvSpPr>
                        <wps:spPr bwMode="auto">
                          <a:xfrm>
                            <a:off x="3495305" y="3589930"/>
                            <a:ext cx="4052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4050CB4" w14:textId="77777777" w:rsidR="00CA5115" w:rsidRDefault="00CA5115" w:rsidP="005179AB">
                              <w:pPr>
                                <w:pStyle w:val="NormalWeb"/>
                                <w:spacing w:before="0" w:after="0"/>
                                <w:jc w:val="center"/>
                              </w:pPr>
                              <w:r>
                                <w:rPr>
                                  <w:rFonts w:ascii="Arial" w:hAnsi="Arial"/>
                                  <w:sz w:val="18"/>
                                  <w:szCs w:val="18"/>
                                </w:rPr>
                                <w:t>CTU</w:t>
                              </w:r>
                            </w:p>
                          </w:txbxContent>
                        </wps:txbx>
                        <wps:bodyPr rot="0" vert="horz" wrap="square" lIns="70209" tIns="8401" rIns="70209" bIns="8401" anchor="t" anchorCtr="0" upright="1">
                          <a:noAutofit/>
                        </wps:bodyPr>
                      </wps:wsp>
                      <wps:wsp>
                        <wps:cNvPr id="715" name="AutoShape 17"/>
                        <wps:cNvCnPr>
                          <a:cxnSpLocks noChangeShapeType="1"/>
                        </wps:cNvCnPr>
                        <wps:spPr bwMode="auto">
                          <a:xfrm flipV="1">
                            <a:off x="2628104" y="4574838"/>
                            <a:ext cx="347401"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6" name="Rectangle 258"/>
                        <wps:cNvSpPr>
                          <a:spLocks noChangeArrowheads="1"/>
                        </wps:cNvSpPr>
                        <wps:spPr bwMode="auto">
                          <a:xfrm>
                            <a:off x="2975505" y="4370336"/>
                            <a:ext cx="4051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907CCB6" w14:textId="77777777" w:rsidR="00CA5115" w:rsidRDefault="00CA5115"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717" name="AutoShape 23"/>
                        <wps:cNvCnPr>
                          <a:cxnSpLocks noChangeShapeType="1"/>
                        </wps:cNvCnPr>
                        <wps:spPr bwMode="auto">
                          <a:xfrm>
                            <a:off x="3381305" y="4574838"/>
                            <a:ext cx="11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Rectangle 260"/>
                        <wps:cNvSpPr>
                          <a:spLocks noChangeArrowheads="1"/>
                        </wps:cNvSpPr>
                        <wps:spPr bwMode="auto">
                          <a:xfrm>
                            <a:off x="3498105" y="4370936"/>
                            <a:ext cx="4051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10787E1" w14:textId="77777777" w:rsidR="00CA5115" w:rsidRDefault="00CA5115" w:rsidP="005179AB">
                              <w:pPr>
                                <w:pStyle w:val="NormalWeb"/>
                                <w:spacing w:before="0" w:after="0"/>
                                <w:jc w:val="center"/>
                              </w:pPr>
                              <w:r>
                                <w:rPr>
                                  <w:rFonts w:ascii="Arial" w:hAnsi="Arial"/>
                                  <w:sz w:val="18"/>
                                  <w:szCs w:val="18"/>
                                </w:rPr>
                                <w:t>CTU</w:t>
                              </w:r>
                            </w:p>
                          </w:txbxContent>
                        </wps:txbx>
                        <wps:bodyPr rot="0" vert="horz" wrap="square" lIns="70209" tIns="8401" rIns="70209" bIns="8401" anchor="t" anchorCtr="0" upright="1">
                          <a:noAutofit/>
                        </wps:bodyPr>
                      </wps:wsp>
                      <wps:wsp>
                        <wps:cNvPr id="719" name="Elbow Connector 138"/>
                        <wps:cNvCnPr>
                          <a:cxnSpLocks noChangeShapeType="1"/>
                          <a:stCxn id="710" idx="3"/>
                        </wps:cNvCnPr>
                        <wps:spPr bwMode="auto">
                          <a:xfrm>
                            <a:off x="3911306" y="2216718"/>
                            <a:ext cx="287600" cy="980908"/>
                          </a:xfrm>
                          <a:prstGeom prst="bentConnector3">
                            <a:avLst>
                              <a:gd name="adj1" fmla="val 6222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0" name="Elbow Connector 263"/>
                        <wps:cNvCnPr>
                          <a:cxnSpLocks noChangeShapeType="1"/>
                          <a:stCxn id="701" idx="3"/>
                        </wps:cNvCnPr>
                        <wps:spPr bwMode="auto">
                          <a:xfrm>
                            <a:off x="3907006" y="2991425"/>
                            <a:ext cx="291900" cy="297802"/>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1" name="Elbow Connector 264"/>
                        <wps:cNvCnPr>
                          <a:cxnSpLocks noChangeShapeType="1"/>
                          <a:stCxn id="714" idx="3"/>
                        </wps:cNvCnPr>
                        <wps:spPr bwMode="auto">
                          <a:xfrm flipV="1">
                            <a:off x="3900506" y="3408628"/>
                            <a:ext cx="298400" cy="385403"/>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2" name="Elbow Connector 265"/>
                        <wps:cNvCnPr>
                          <a:cxnSpLocks noChangeShapeType="1"/>
                          <a:stCxn id="718" idx="3"/>
                        </wps:cNvCnPr>
                        <wps:spPr bwMode="auto">
                          <a:xfrm flipV="1">
                            <a:off x="3903206" y="3499029"/>
                            <a:ext cx="295700" cy="1076109"/>
                          </a:xfrm>
                          <a:prstGeom prst="bentConnector3">
                            <a:avLst>
                              <a:gd name="adj1" fmla="val 6699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3" name="AutoShape 17"/>
                        <wps:cNvCnPr>
                          <a:cxnSpLocks noChangeShapeType="1"/>
                        </wps:cNvCnPr>
                        <wps:spPr bwMode="auto">
                          <a:xfrm flipV="1">
                            <a:off x="1101102" y="2108218"/>
                            <a:ext cx="296800" cy="1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4" name="AutoShape 17"/>
                        <wps:cNvCnPr>
                          <a:cxnSpLocks noChangeShapeType="1"/>
                        </wps:cNvCnPr>
                        <wps:spPr bwMode="auto">
                          <a:xfrm>
                            <a:off x="1101102" y="2872524"/>
                            <a:ext cx="303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5" name="AutoShape 17"/>
                        <wps:cNvCnPr>
                          <a:cxnSpLocks noChangeShapeType="1"/>
                        </wps:cNvCnPr>
                        <wps:spPr bwMode="auto">
                          <a:xfrm>
                            <a:off x="1095502" y="3678631"/>
                            <a:ext cx="292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6" name="Rectangle 225"/>
                        <wps:cNvSpPr>
                          <a:spLocks noChangeArrowheads="1"/>
                        </wps:cNvSpPr>
                        <wps:spPr bwMode="auto">
                          <a:xfrm>
                            <a:off x="2681704" y="829107"/>
                            <a:ext cx="2106303" cy="341003"/>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F3B1CA4" w14:textId="77777777" w:rsidR="00CA5115" w:rsidRDefault="00CA5115" w:rsidP="005179AB">
                              <w:pPr>
                                <w:pStyle w:val="NormalWeb"/>
                                <w:spacing w:before="0" w:after="0"/>
                                <w:jc w:val="center"/>
                              </w:pPr>
                              <w:r>
                                <w:rPr>
                                  <w:rFonts w:ascii="Arial" w:hAnsi="Arial" w:cs="Arial"/>
                                  <w:sz w:val="18"/>
                                  <w:szCs w:val="18"/>
                                </w:rPr>
                                <w:t>HiFi2 Codec Library</w:t>
                              </w:r>
                            </w:p>
                          </w:txbxContent>
                        </wps:txbx>
                        <wps:bodyPr rot="0" vert="horz" wrap="square" lIns="70209" tIns="8401" rIns="70209" bIns="8401" anchor="t" anchorCtr="0" upright="1">
                          <a:noAutofit/>
                        </wps:bodyPr>
                      </wps:wsp>
                      <wps:wsp>
                        <wps:cNvPr id="727" name="Rectangle 226"/>
                        <wps:cNvSpPr>
                          <a:spLocks noChangeArrowheads="1"/>
                        </wps:cNvSpPr>
                        <wps:spPr bwMode="auto">
                          <a:xfrm>
                            <a:off x="276900" y="298302"/>
                            <a:ext cx="1735503" cy="61470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5067806" w14:textId="77777777" w:rsidR="00CA5115" w:rsidRDefault="00CA5115" w:rsidP="005179AB">
                              <w:pPr>
                                <w:pStyle w:val="NormalWeb"/>
                                <w:spacing w:before="0" w:after="0"/>
                                <w:jc w:val="center"/>
                              </w:pPr>
                              <w:r>
                                <w:rPr>
                                  <w:rFonts w:ascii="Arial" w:hAnsi="Arial" w:cs="Arial"/>
                                  <w:sz w:val="18"/>
                                  <w:szCs w:val="18"/>
                                </w:rPr>
                                <w:t>ADSP Framework</w:t>
                              </w:r>
                            </w:p>
                          </w:txbxContent>
                        </wps:txbx>
                        <wps:bodyPr rot="0" vert="horz" wrap="square" lIns="70209" tIns="8401" rIns="70209" bIns="8401" anchor="t" anchorCtr="0" upright="1">
                          <a:noAutofit/>
                        </wps:bodyPr>
                      </wps:wsp>
                      <wps:wsp>
                        <wps:cNvPr id="728" name="Text Box 7"/>
                        <wps:cNvSpPr txBox="1">
                          <a:spLocks noChangeArrowheads="1"/>
                        </wps:cNvSpPr>
                        <wps:spPr bwMode="auto">
                          <a:xfrm>
                            <a:off x="2100203" y="252002"/>
                            <a:ext cx="1501202" cy="497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4FB94" w14:textId="77777777" w:rsidR="00CA5115" w:rsidRDefault="00CA5115" w:rsidP="005179AB">
                              <w:pPr>
                                <w:pStyle w:val="NormalWeb"/>
                                <w:spacing w:before="0" w:after="0"/>
                                <w:jc w:val="both"/>
                              </w:pPr>
                              <w:r>
                                <w:rPr>
                                  <w:rFonts w:ascii="Arial" w:eastAsia="MS Gothic" w:hAnsi="Arial" w:cs="Arial"/>
                                  <w:sz w:val="18"/>
                                  <w:szCs w:val="18"/>
                                </w:rPr>
                                <w:t>Stream</w:t>
                              </w:r>
                            </w:p>
                            <w:p w14:paraId="71A430FB" w14:textId="77777777" w:rsidR="00CA5115" w:rsidRDefault="00CA5115" w:rsidP="005179AB">
                              <w:pPr>
                                <w:pStyle w:val="NormalWeb"/>
                                <w:spacing w:before="0" w:after="0"/>
                                <w:jc w:val="both"/>
                              </w:pPr>
                              <w:r>
                                <w:rPr>
                                  <w:rFonts w:ascii="Arial" w:eastAsia="MS Gothic" w:hAnsi="Arial" w:cs="Arial"/>
                                  <w:sz w:val="18"/>
                                  <w:szCs w:val="18"/>
                                </w:rPr>
                                <w:t>(Compressed Audio data)</w:t>
                              </w:r>
                            </w:p>
                          </w:txbxContent>
                        </wps:txbx>
                        <wps:bodyPr rot="0" vert="horz" wrap="square" lIns="70209" tIns="8401" rIns="70209" bIns="8401" anchor="t" anchorCtr="0" upright="1">
                          <a:noAutofit/>
                        </wps:bodyPr>
                      </wps:wsp>
                      <wps:wsp>
                        <wps:cNvPr id="729" name="AutoShape 9"/>
                        <wps:cNvCnPr>
                          <a:cxnSpLocks noChangeShapeType="1"/>
                        </wps:cNvCnPr>
                        <wps:spPr bwMode="auto">
                          <a:xfrm>
                            <a:off x="2012403" y="605605"/>
                            <a:ext cx="1732903"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0" name="AutoShape 11"/>
                        <wps:cNvCnPr>
                          <a:cxnSpLocks noChangeShapeType="1"/>
                        </wps:cNvCnPr>
                        <wps:spPr bwMode="auto">
                          <a:xfrm>
                            <a:off x="3734506" y="606205"/>
                            <a:ext cx="0" cy="222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1" name="Text Box 14"/>
                        <wps:cNvSpPr txBox="1">
                          <a:spLocks noChangeArrowheads="1"/>
                        </wps:cNvSpPr>
                        <wps:spPr bwMode="auto">
                          <a:xfrm>
                            <a:off x="1950803" y="1248910"/>
                            <a:ext cx="666801" cy="204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7D5D9" w14:textId="77777777" w:rsidR="00CA5115" w:rsidRDefault="00CA5115" w:rsidP="005179AB">
                              <w:pPr>
                                <w:pStyle w:val="NormalWeb"/>
                                <w:spacing w:before="0" w:after="0"/>
                                <w:jc w:val="both"/>
                              </w:pPr>
                              <w:r>
                                <w:rPr>
                                  <w:rFonts w:ascii="Arial" w:hAnsi="Arial" w:cs="Arial"/>
                                  <w:sz w:val="18"/>
                                  <w:szCs w:val="18"/>
                                </w:rPr>
                                <w:t>PCM data</w:t>
                              </w:r>
                            </w:p>
                          </w:txbxContent>
                        </wps:txbx>
                        <wps:bodyPr rot="0" vert="horz" wrap="square" lIns="70209" tIns="8401" rIns="70209" bIns="8401" anchor="t" anchorCtr="0" upright="1">
                          <a:noAutofit/>
                        </wps:bodyPr>
                      </wps:wsp>
                      <wps:wsp>
                        <wps:cNvPr id="732" name="Text Box 26"/>
                        <wps:cNvSpPr txBox="1">
                          <a:spLocks noChangeArrowheads="1"/>
                        </wps:cNvSpPr>
                        <wps:spPr bwMode="auto">
                          <a:xfrm>
                            <a:off x="745601" y="1141310"/>
                            <a:ext cx="1205202" cy="204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49176" w14:textId="77777777" w:rsidR="00CA5115" w:rsidRDefault="00CA5115" w:rsidP="005179AB">
                              <w:pPr>
                                <w:pStyle w:val="NormalWeb"/>
                                <w:spacing w:before="0" w:after="0"/>
                                <w:jc w:val="both"/>
                              </w:pPr>
                              <w:r>
                                <w:rPr>
                                  <w:rFonts w:ascii="Arial" w:hAnsi="Arial" w:cs="Arial"/>
                                  <w:sz w:val="18"/>
                                  <w:szCs w:val="18"/>
                                </w:rPr>
                                <w:t>PCM data</w:t>
                              </w:r>
                            </w:p>
                          </w:txbxContent>
                        </wps:txbx>
                        <wps:bodyPr rot="0" vert="horz" wrap="square" lIns="70209" tIns="8401" rIns="70209" bIns="8401" anchor="t" anchorCtr="0" upright="1">
                          <a:noAutofit/>
                        </wps:bodyPr>
                      </wps:wsp>
                      <wps:wsp>
                        <wps:cNvPr id="733" name="Elbow Connector 18"/>
                        <wps:cNvCnPr>
                          <a:cxnSpLocks noChangeShapeType="1"/>
                        </wps:cNvCnPr>
                        <wps:spPr bwMode="auto">
                          <a:xfrm rot="5400000">
                            <a:off x="4363100" y="4209837"/>
                            <a:ext cx="1914016" cy="576401"/>
                          </a:xfrm>
                          <a:prstGeom prst="bentConnector4">
                            <a:avLst>
                              <a:gd name="adj1" fmla="val 79162"/>
                              <a:gd name="adj2" fmla="val 13966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4" name="Elbow Connector 463"/>
                        <wps:cNvCnPr>
                          <a:cxnSpLocks noChangeShapeType="1"/>
                          <a:stCxn id="726" idx="2"/>
                        </wps:cNvCnPr>
                        <wps:spPr bwMode="auto">
                          <a:xfrm rot="5400000">
                            <a:off x="872390" y="1700722"/>
                            <a:ext cx="3393128" cy="2331704"/>
                          </a:xfrm>
                          <a:prstGeom prst="bentConnector4">
                            <a:avLst>
                              <a:gd name="adj1" fmla="val 6787"/>
                              <a:gd name="adj2" fmla="val 11294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Elbow Connector 466"/>
                        <wps:cNvCnPr>
                          <a:cxnSpLocks noChangeShapeType="1"/>
                        </wps:cNvCnPr>
                        <wps:spPr bwMode="auto">
                          <a:xfrm rot="16200000" flipH="1">
                            <a:off x="-793014" y="2494823"/>
                            <a:ext cx="3776031" cy="627401"/>
                          </a:xfrm>
                          <a:prstGeom prst="bentConnector3">
                            <a:avLst>
                              <a:gd name="adj1" fmla="val 10001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6" name="AutoShape 17"/>
                        <wps:cNvCnPr>
                          <a:cxnSpLocks noChangeShapeType="1"/>
                        </wps:cNvCnPr>
                        <wps:spPr bwMode="auto">
                          <a:xfrm>
                            <a:off x="781401" y="2293519"/>
                            <a:ext cx="6217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7" name="AutoShape 17"/>
                        <wps:cNvCnPr>
                          <a:cxnSpLocks noChangeShapeType="1"/>
                        </wps:cNvCnPr>
                        <wps:spPr bwMode="auto">
                          <a:xfrm>
                            <a:off x="781401" y="3057325"/>
                            <a:ext cx="6281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8" name="AutoShape 17"/>
                        <wps:cNvCnPr>
                          <a:cxnSpLocks noChangeShapeType="1"/>
                        </wps:cNvCnPr>
                        <wps:spPr bwMode="auto">
                          <a:xfrm>
                            <a:off x="781401" y="3863632"/>
                            <a:ext cx="6122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CEDAAF3" id="Canvas 739" o:spid="_x0000_s1250" editas="canvas" style="width:503.3pt;height:472.5pt;mso-position-horizontal-relative:char;mso-position-vertical-relative:line" coordsize="63919,60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">
                <v:shape id="_x0000_s1251" type="#_x0000_t75" style="position:absolute;width:63919;height:60007;visibility:visible;mso-wrap-style:square" stroked="t" strokecolor="black [3213]">
                  <v:fill o:detectmouseclick="t"/>
                  <v:path o:connecttype="none"/>
                </v:shape>
                <v:rect id="Rectangle 244" o:spid="_x0000_s1252" style="position:absolute;left:13179;top:41798;width:14288;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">
                  <v:shadow on="t" opacity=".5" offset="6pt,6pt"/>
                  <v:textbox inset="1.95025mm,.23336mm,1.95025mm,.23336mm">
                    <w:txbxContent>
                      <w:p w14:paraId="68CBF3E2" w14:textId="77777777" w:rsidR="00CA5115" w:rsidRDefault="00CA5115" w:rsidP="005179AB">
                        <w:pPr>
                          <w:pStyle w:val="NormalWeb"/>
                          <w:wordWrap w:val="0"/>
                          <w:spacing w:before="0" w:after="0"/>
                          <w:jc w:val="right"/>
                        </w:pPr>
                        <w:r>
                          <w:rPr>
                            <w:rFonts w:ascii="Arial" w:hAnsi="Arial"/>
                            <w:sz w:val="18"/>
                            <w:szCs w:val="18"/>
                          </w:rPr>
                          <w:t>ADSP Reference Plugin</w:t>
                        </w:r>
                      </w:p>
                    </w:txbxContent>
                  </v:textbox>
                </v:rect>
                <v:rect id="Rectangle 243" o:spid="_x0000_s1253" style="position:absolute;left:13132;top:33949;width:14287;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">
                  <v:shadow on="t" opacity=".5" offset="6pt,6pt"/>
                  <v:textbox inset="1.95025mm,.23336mm,1.95025mm,.23336mm">
                    <w:txbxContent>
                      <w:p w14:paraId="13912191" w14:textId="77777777" w:rsidR="00CA5115" w:rsidRDefault="00CA5115" w:rsidP="005179AB">
                        <w:pPr>
                          <w:pStyle w:val="NormalWeb"/>
                          <w:wordWrap w:val="0"/>
                          <w:spacing w:before="0" w:after="0"/>
                          <w:jc w:val="right"/>
                        </w:pPr>
                        <w:r>
                          <w:rPr>
                            <w:rFonts w:ascii="Arial" w:hAnsi="Arial"/>
                            <w:sz w:val="18"/>
                            <w:szCs w:val="18"/>
                          </w:rPr>
                          <w:t>ADSP Reference Plugin</w:t>
                        </w:r>
                      </w:p>
                    </w:txbxContent>
                  </v:textbox>
                </v:rect>
                <v:rect id="Rectangle 242" o:spid="_x0000_s1254" style="position:absolute;left:13132;top:26076;width:14287;height:6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">
                  <v:shadow on="t" opacity=".5" offset="6pt,6pt"/>
                  <v:textbox inset="1.95025mm,.23336mm,1.95025mm,.23336mm">
                    <w:txbxContent>
                      <w:p w14:paraId="3809DCDF" w14:textId="77777777" w:rsidR="00CA5115" w:rsidRDefault="00CA5115" w:rsidP="005179AB">
                        <w:pPr>
                          <w:pStyle w:val="NormalWeb"/>
                          <w:wordWrap w:val="0"/>
                          <w:spacing w:before="0" w:after="0"/>
                          <w:jc w:val="right"/>
                        </w:pPr>
                        <w:r>
                          <w:rPr>
                            <w:rFonts w:ascii="Arial" w:hAnsi="Arial"/>
                            <w:sz w:val="18"/>
                            <w:szCs w:val="18"/>
                          </w:rPr>
                          <w:t>ADSP Reference Plugin</w:t>
                        </w:r>
                      </w:p>
                    </w:txbxContent>
                  </v:textbox>
                </v:rect>
                <v:rect id="Rectangle 505" o:spid="_x0000_s1255" style="position:absolute;left:13132;top:18242;width:14287;height:6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">
                  <v:shadow on="t" opacity=".5" offset="6pt,6pt"/>
                  <v:textbox inset="1.95025mm,.23336mm,1.95025mm,.23336mm">
                    <w:txbxContent>
                      <w:p w14:paraId="412A504D" w14:textId="77777777" w:rsidR="00CA5115" w:rsidRDefault="00CA5115" w:rsidP="005179AB">
                        <w:pPr>
                          <w:pStyle w:val="NormalWeb"/>
                          <w:wordWrap w:val="0"/>
                          <w:spacing w:before="0" w:after="0"/>
                          <w:jc w:val="right"/>
                        </w:pPr>
                        <w:r>
                          <w:rPr>
                            <w:rFonts w:ascii="Arial" w:hAnsi="Arial" w:cs="Arial"/>
                            <w:sz w:val="18"/>
                            <w:szCs w:val="18"/>
                          </w:rPr>
                          <w:t>ADSP Reference Plugin</w:t>
                        </w:r>
                      </w:p>
                    </w:txbxContent>
                  </v:textbox>
                </v:rect>
                <v:shape id="AutoShape 8" o:spid="_x0000_s1256" type="#_x0000_t112" style="position:absolute;left:14038;top:27553;width:12280;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" fillcolor="#fbe4d5">
                  <v:textbox inset="1.95025mm,.23336mm,1.95025mm,.23336mm">
                    <w:txbxContent>
                      <w:p w14:paraId="2B6FA84D" w14:textId="77777777" w:rsidR="00CA5115" w:rsidRDefault="00CA5115" w:rsidP="005179AB">
                        <w:pPr>
                          <w:spacing w:line="276" w:lineRule="auto"/>
                          <w:jc w:val="center"/>
                          <w:rPr>
                            <w:rFonts w:ascii="Arial" w:hAnsi="Arial"/>
                            <w:sz w:val="18"/>
                            <w:szCs w:val="18"/>
                          </w:rPr>
                        </w:pPr>
                      </w:p>
                      <w:p w14:paraId="75986391" w14:textId="77777777" w:rsidR="00CA5115" w:rsidRDefault="00CA5115" w:rsidP="005179AB">
                        <w:pPr>
                          <w:spacing w:line="276" w:lineRule="auto"/>
                          <w:jc w:val="center"/>
                          <w:rPr>
                            <w:rFonts w:ascii="Arial" w:hAnsi="Arial"/>
                            <w:sz w:val="18"/>
                            <w:szCs w:val="18"/>
                          </w:rPr>
                        </w:pPr>
                        <w:r>
                          <w:rPr>
                            <w:rFonts w:ascii="Arial" w:hAnsi="Arial"/>
                            <w:sz w:val="18"/>
                            <w:szCs w:val="18"/>
                          </w:rPr>
                          <w:t>HiFi2 Renderer</w:t>
                        </w:r>
                      </w:p>
                    </w:txbxContent>
                  </v:textbox>
                </v:shape>
                <v:rect id="Rectangle 16" o:spid="_x0000_s1257" style="position:absolute;left:50319;top:52506;width:455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" fillcolor="#f2f2f2">
                  <v:shadow on="t" opacity=".5" offset="6pt,6pt"/>
                  <v:textbox inset="1.95025mm,.23336mm,1.95025mm,.23336mm">
                    <w:txbxContent>
                      <w:p w14:paraId="50084336" w14:textId="77777777" w:rsidR="00CA5115" w:rsidRDefault="00CA5115" w:rsidP="005179AB">
                        <w:pPr>
                          <w:jc w:val="center"/>
                          <w:rPr>
                            <w:rFonts w:ascii="Arial" w:hAnsi="Arial"/>
                            <w:sz w:val="18"/>
                            <w:szCs w:val="18"/>
                          </w:rPr>
                        </w:pPr>
                        <w:r>
                          <w:rPr>
                            <w:rFonts w:ascii="Arial" w:hAnsi="Arial"/>
                            <w:sz w:val="18"/>
                            <w:szCs w:val="18"/>
                          </w:rPr>
                          <w:t>DAC</w:t>
                        </w:r>
                      </w:p>
                    </w:txbxContent>
                  </v:textbox>
                </v:rect>
                <v:shape id="AutoShape 17" o:spid="_x0000_s1258" type="#_x0000_t32" style="position:absolute;left:26318;top:29911;width:3475;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">
                  <v:stroke endarrow="block"/>
                </v:shape>
                <v:shape id="Sound" o:spid="_x0000_s1259" style="position:absolute;left:56647;top:51370;width:5115;height:6346;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28,18263168;6260228,0;0,9321907;12112225,9321907" o:connectangles="0,0,0,0" textboxrect="761,22454,21069,28282"/>
                  <o:lock v:ext="edit" verticies="t"/>
                </v:shape>
                <v:shape id="Text Box 19" o:spid="_x0000_s1260" type="#_x0000_t202" style="position:absolute;left:57296;top:49332;width:652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" filled="f" stroked="f">
                  <v:textbox inset="1.95025mm,.23336mm,1.95025mm,.23336mm">
                    <w:txbxContent>
                      <w:p w14:paraId="7E0B58CA" w14:textId="77777777" w:rsidR="00CA5115" w:rsidRDefault="00CA5115" w:rsidP="005179AB">
                        <w:pPr>
                          <w:rPr>
                            <w:rFonts w:ascii="Arial" w:hAnsi="Arial"/>
                            <w:sz w:val="18"/>
                            <w:szCs w:val="18"/>
                          </w:rPr>
                        </w:pPr>
                        <w:r>
                          <w:rPr>
                            <w:rFonts w:ascii="Arial" w:hAnsi="Arial"/>
                            <w:sz w:val="18"/>
                            <w:szCs w:val="18"/>
                          </w:rPr>
                          <w:t>Speaker</w:t>
                        </w:r>
                      </w:p>
                    </w:txbxContent>
                  </v:textbox>
                </v:shape>
                <v:shape id="AutoShape 20" o:spid="_x0000_s1261" type="#_x0000_t32" style="position:absolute;left:54876;top:54547;width:177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">
                  <v:stroke endarrow="block"/>
                </v:shape>
                <v:rect id="Rectangle 22" o:spid="_x0000_s1262" style="position:absolute;left:29793;top:27866;width:4057;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" fillcolor="#f2f2f2">
                  <v:shadow on="t" opacity=".5" offset="6pt,6pt"/>
                  <v:textbox inset="1.95025mm,.23336mm,1.95025mm,.23336mm">
                    <w:txbxContent>
                      <w:p w14:paraId="62C04ED8" w14:textId="77777777" w:rsidR="00CA5115" w:rsidRDefault="00CA5115" w:rsidP="005179AB">
                        <w:pPr>
                          <w:jc w:val="center"/>
                          <w:rPr>
                            <w:rFonts w:ascii="Arial" w:hAnsi="Arial"/>
                            <w:sz w:val="18"/>
                            <w:szCs w:val="18"/>
                          </w:rPr>
                        </w:pPr>
                        <w:r>
                          <w:rPr>
                            <w:rFonts w:ascii="Arial" w:hAnsi="Arial"/>
                            <w:sz w:val="18"/>
                            <w:szCs w:val="18"/>
                          </w:rPr>
                          <w:t>SRC</w:t>
                        </w:r>
                      </w:p>
                    </w:txbxContent>
                  </v:textbox>
                </v:rect>
                <v:shape id="AutoShape 23" o:spid="_x0000_s1263" type="#_x0000_t32" style="position:absolute;left:33850;top:29911;width:1169;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">
                  <v:stroke endarrow="block"/>
                </v:shape>
                <v:rect id="Rectangle 22" o:spid="_x0000_s1264" style="position:absolute;left:47432;top:31321;width:4131;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" fillcolor="#f2f2f2">
                  <v:shadow on="t" opacity=".5" offset="6pt,6pt"/>
                  <v:textbox inset="1.95025mm,.23336mm,1.95025mm,.23336mm">
                    <w:txbxContent>
                      <w:p w14:paraId="67F00145" w14:textId="77777777" w:rsidR="00CA5115" w:rsidRDefault="00CA5115" w:rsidP="005179AB">
                        <w:pPr>
                          <w:jc w:val="center"/>
                          <w:rPr>
                            <w:rFonts w:ascii="Arial" w:hAnsi="Arial"/>
                            <w:sz w:val="18"/>
                            <w:szCs w:val="18"/>
                          </w:rPr>
                        </w:pPr>
                        <w:r>
                          <w:rPr>
                            <w:rFonts w:ascii="Arial" w:hAnsi="Arial"/>
                            <w:sz w:val="18"/>
                            <w:szCs w:val="18"/>
                          </w:rPr>
                          <w:t>DVC</w:t>
                        </w:r>
                      </w:p>
                    </w:txbxContent>
                  </v:textbox>
                </v:rect>
                <v:rect id="Rectangle 115" o:spid="_x0000_s1265" style="position:absolute;left:28621;top:18241;width:24295;height:30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" filled="f" strokecolor="black [3213]" strokeweight="1pt"/>
                <v:shape id="Text Box 15" o:spid="_x0000_s1266" type="#_x0000_t202" style="position:absolute;left:47310;top:18448;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" filled="f" stroked="f">
                  <v:textbox inset="1.95025mm,.23336mm,1.95025mm,.23336mm">
                    <w:txbxContent>
                      <w:p w14:paraId="739E38C3" w14:textId="77777777" w:rsidR="00CA5115" w:rsidRDefault="00CA5115" w:rsidP="005179AB">
                        <w:pPr>
                          <w:rPr>
                            <w:rFonts w:ascii="Arial" w:hAnsi="Arial"/>
                            <w:sz w:val="18"/>
                            <w:szCs w:val="18"/>
                          </w:rPr>
                        </w:pPr>
                        <w:r>
                          <w:rPr>
                            <w:rFonts w:ascii="Arial" w:hAnsi="Arial"/>
                            <w:sz w:val="18"/>
                            <w:szCs w:val="18"/>
                          </w:rPr>
                          <w:t>SCU</w:t>
                        </w:r>
                      </w:p>
                    </w:txbxContent>
                  </v:textbox>
                </v:shape>
                <v:rect id="Rectangle 16" o:spid="_x0000_s1267" style="position:absolute;left:53915;top:31321;width:4336;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" fillcolor="#f2f2f2">
                  <v:shadow on="t" opacity=".5" offset="6pt,6pt"/>
                  <v:textbox inset="1.95025mm,.23336mm,1.95025mm,.23336mm">
                    <w:txbxContent>
                      <w:p w14:paraId="1C50660A" w14:textId="77777777" w:rsidR="00CA5115" w:rsidRDefault="00CA5115" w:rsidP="005179AB">
                        <w:pPr>
                          <w:jc w:val="center"/>
                          <w:rPr>
                            <w:rFonts w:ascii="Arial" w:hAnsi="Arial"/>
                            <w:sz w:val="18"/>
                            <w:szCs w:val="18"/>
                          </w:rPr>
                        </w:pPr>
                        <w:r>
                          <w:rPr>
                            <w:rFonts w:ascii="Arial" w:hAnsi="Arial"/>
                            <w:sz w:val="18"/>
                            <w:szCs w:val="18"/>
                          </w:rPr>
                          <w:t>SSI</w:t>
                        </w:r>
                      </w:p>
                    </w:txbxContent>
                  </v:textbox>
                </v:rect>
                <v:shape id="AutoShape 23" o:spid="_x0000_s1268" type="#_x0000_t32" style="position:absolute;left:51563;top:33365;width:23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">
                  <v:stroke endarrow="block"/>
                </v:shape>
                <v:rect id="Rectangle 129" o:spid="_x0000_s1269" style="position:absolute;left:35019;top:27873;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" fillcolor="#f2f2f2">
                  <v:shadow on="t" opacity=".5" offset="6pt,6pt"/>
                  <v:textbox inset="1.95025mm,.23336mm,1.95025mm,.23336mm">
                    <w:txbxContent>
                      <w:p w14:paraId="3CA0F0AE" w14:textId="77777777" w:rsidR="00CA5115" w:rsidRDefault="00CA5115" w:rsidP="005179AB">
                        <w:pPr>
                          <w:pStyle w:val="NormalWeb"/>
                          <w:spacing w:before="0" w:after="0"/>
                          <w:jc w:val="center"/>
                        </w:pPr>
                        <w:r>
                          <w:rPr>
                            <w:rFonts w:ascii="Arial" w:hAnsi="Arial" w:cs="Arial"/>
                            <w:sz w:val="18"/>
                            <w:szCs w:val="18"/>
                          </w:rPr>
                          <w:t>CTU</w:t>
                        </w:r>
                      </w:p>
                    </w:txbxContent>
                  </v:textbox>
                </v:rect>
                <v:rect id="Rectangle 131" o:spid="_x0000_s1270" style="position:absolute;left:42039;top:31321;width:4052;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" fillcolor="#f2f2f2">
                  <v:shadow on="t" opacity=".5" offset="6pt,6pt"/>
                  <v:textbox inset="1.95025mm,.23336mm,1.95025mm,.23336mm">
                    <w:txbxContent>
                      <w:p w14:paraId="38668A7E" w14:textId="77777777" w:rsidR="00CA5115" w:rsidRDefault="00CA5115" w:rsidP="005179AB">
                        <w:pPr>
                          <w:pStyle w:val="NormalWeb"/>
                          <w:spacing w:before="0" w:after="0"/>
                          <w:jc w:val="center"/>
                        </w:pPr>
                        <w:r>
                          <w:rPr>
                            <w:rFonts w:ascii="Arial" w:hAnsi="Arial" w:cs="Arial"/>
                            <w:sz w:val="18"/>
                            <w:szCs w:val="18"/>
                          </w:rPr>
                          <w:t>MIX</w:t>
                        </w:r>
                      </w:p>
                    </w:txbxContent>
                  </v:textbox>
                </v:rect>
                <v:shape id="AutoShape 23" o:spid="_x0000_s1271" type="#_x0000_t32" style="position:absolute;left:46091;top:33362;width:13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IbxwAAANwAAAAPAAAAZHJzL2Rvd25yZXYueG1sRI9Pa8JA&#10;FMTvBb/D8oTe6sYWWo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LEmchvHAAAA3AAA&#10;AA8AAAAAAAAAAAAAAAAABwIAAGRycy9kb3ducmV2LnhtbFBLBQYAAAAAAwADALcAAAD7AgAAAAA=&#10;">
                  <v:stroke endarrow="block"/>
                </v:shape>
                <v:shape id="AutoShape 8" o:spid="_x0000_s1272" type="#_x0000_t112" style="position:absolute;left:14044;top:19852;width:12274;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" fillcolor="#fbe4d5">
                  <v:textbox inset="1.95025mm,.23336mm,1.95025mm,.23336mm">
                    <w:txbxContent>
                      <w:p w14:paraId="1EBA773C" w14:textId="77777777" w:rsidR="00CA5115" w:rsidRDefault="00CA5115" w:rsidP="005179AB">
                        <w:pPr>
                          <w:pStyle w:val="NormalWeb"/>
                          <w:spacing w:before="0" w:after="0" w:line="276" w:lineRule="auto"/>
                          <w:jc w:val="center"/>
                        </w:pPr>
                        <w:r>
                          <w:rPr>
                            <w:rFonts w:ascii="Arial" w:hAnsi="Arial" w:cs="Arial"/>
                            <w:sz w:val="18"/>
                            <w:szCs w:val="18"/>
                          </w:rPr>
                          <w:t> </w:t>
                        </w:r>
                      </w:p>
                      <w:p w14:paraId="727CF749" w14:textId="77777777" w:rsidR="00CA5115" w:rsidRDefault="00CA5115" w:rsidP="005179AB">
                        <w:pPr>
                          <w:pStyle w:val="NormalWeb"/>
                          <w:spacing w:before="0" w:after="0" w:line="276" w:lineRule="auto"/>
                          <w:jc w:val="center"/>
                        </w:pPr>
                        <w:r>
                          <w:rPr>
                            <w:rFonts w:ascii="Arial" w:hAnsi="Arial" w:cs="Arial"/>
                            <w:sz w:val="18"/>
                            <w:szCs w:val="18"/>
                          </w:rPr>
                          <w:t>HiFi2 Renderer</w:t>
                        </w:r>
                      </w:p>
                    </w:txbxContent>
                  </v:textbox>
                </v:shape>
                <v:shape id="AutoShape 8" o:spid="_x0000_s1273" type="#_x0000_t112" style="position:absolute;left:13970;top:35473;width:12275;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" fillcolor="#fbe4d5">
                  <v:textbox inset="1.95025mm,.23336mm,1.95025mm,.23336mm">
                    <w:txbxContent>
                      <w:p w14:paraId="6D028BD6" w14:textId="77777777" w:rsidR="00CA5115" w:rsidRDefault="00CA5115" w:rsidP="005179AB">
                        <w:pPr>
                          <w:pStyle w:val="NormalWeb"/>
                          <w:spacing w:before="0" w:after="0" w:line="276" w:lineRule="auto"/>
                          <w:jc w:val="center"/>
                        </w:pPr>
                        <w:r>
                          <w:rPr>
                            <w:rFonts w:ascii="Arial" w:hAnsi="Arial"/>
                            <w:sz w:val="18"/>
                            <w:szCs w:val="18"/>
                          </w:rPr>
                          <w:t> </w:t>
                        </w:r>
                      </w:p>
                      <w:p w14:paraId="15BB76A6" w14:textId="77777777" w:rsidR="00CA5115" w:rsidRDefault="00CA5115" w:rsidP="005179AB">
                        <w:pPr>
                          <w:pStyle w:val="NormalWeb"/>
                          <w:spacing w:before="0" w:after="0" w:line="276" w:lineRule="auto"/>
                          <w:jc w:val="center"/>
                        </w:pPr>
                        <w:r>
                          <w:rPr>
                            <w:rFonts w:ascii="Arial" w:hAnsi="Arial"/>
                            <w:sz w:val="18"/>
                            <w:szCs w:val="18"/>
                          </w:rPr>
                          <w:t>HiFi2 Renderer</w:t>
                        </w:r>
                      </w:p>
                    </w:txbxContent>
                  </v:textbox>
                </v:shape>
                <v:shape id="AutoShape 8" o:spid="_x0000_s1274" type="#_x0000_t112" style="position:absolute;left:14031;top:43266;width:12275;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" fillcolor="#fbe4d5">
                  <v:textbox inset="1.95025mm,.23336mm,1.95025mm,.23336mm">
                    <w:txbxContent>
                      <w:p w14:paraId="0C1ED543" w14:textId="77777777" w:rsidR="00CA5115" w:rsidRDefault="00CA5115" w:rsidP="005179AB">
                        <w:pPr>
                          <w:pStyle w:val="NormalWeb"/>
                          <w:spacing w:before="0" w:after="0" w:line="276" w:lineRule="auto"/>
                          <w:jc w:val="center"/>
                        </w:pPr>
                        <w:r>
                          <w:rPr>
                            <w:rFonts w:ascii="Arial" w:hAnsi="Arial"/>
                            <w:sz w:val="18"/>
                            <w:szCs w:val="18"/>
                          </w:rPr>
                          <w:t> </w:t>
                        </w:r>
                      </w:p>
                      <w:p w14:paraId="15E82929" w14:textId="77777777" w:rsidR="00CA5115" w:rsidRDefault="00CA5115" w:rsidP="005179AB">
                        <w:pPr>
                          <w:pStyle w:val="NormalWeb"/>
                          <w:spacing w:before="0" w:after="0" w:line="276" w:lineRule="auto"/>
                          <w:jc w:val="center"/>
                        </w:pPr>
                        <w:r>
                          <w:rPr>
                            <w:rFonts w:ascii="Arial" w:hAnsi="Arial"/>
                            <w:sz w:val="18"/>
                            <w:szCs w:val="18"/>
                          </w:rPr>
                          <w:t>HiFi2 Renderer</w:t>
                        </w:r>
                      </w:p>
                    </w:txbxContent>
                  </v:textbox>
                </v:shape>
                <v:shape id="AutoShape 17" o:spid="_x0000_s1275" type="#_x0000_t32" style="position:absolute;left:26362;top:22164;width:3473;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">
                  <v:stroke endarrow="block"/>
                </v:shape>
                <v:rect id="Rectangle 246" o:spid="_x0000_s1276" style="position:absolute;left:29835;top:20119;width:4052;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" fillcolor="#f2f2f2">
                  <v:shadow on="t" opacity=".5" offset="6pt,6pt"/>
                  <v:textbox inset="1.95025mm,.23336mm,1.95025mm,.23336mm">
                    <w:txbxContent>
                      <w:p w14:paraId="6CB920E1" w14:textId="77777777" w:rsidR="00CA5115" w:rsidRDefault="00CA5115" w:rsidP="005179AB">
                        <w:pPr>
                          <w:pStyle w:val="NormalWeb"/>
                          <w:spacing w:before="0" w:after="0"/>
                          <w:jc w:val="center"/>
                        </w:pPr>
                        <w:r>
                          <w:rPr>
                            <w:rFonts w:ascii="Arial" w:hAnsi="Arial" w:cs="Arial"/>
                            <w:sz w:val="18"/>
                            <w:szCs w:val="18"/>
                          </w:rPr>
                          <w:t>SRC</w:t>
                        </w:r>
                      </w:p>
                    </w:txbxContent>
                  </v:textbox>
                </v:rect>
                <v:shape id="AutoShape 23" o:spid="_x0000_s1277" type="#_x0000_t32" style="position:absolute;left:33893;top:22164;width:1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">
                  <v:stroke endarrow="block"/>
                </v:shape>
                <v:rect id="Rectangle 248" o:spid="_x0000_s1278" style="position:absolute;left:35061;top:20125;width:4052;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" fillcolor="#f2f2f2">
                  <v:shadow on="t" opacity=".5" offset="6pt,6pt"/>
                  <v:textbox inset="1.95025mm,.23336mm,1.95025mm,.23336mm">
                    <w:txbxContent>
                      <w:p w14:paraId="548FA766" w14:textId="77777777" w:rsidR="00CA5115" w:rsidRDefault="00CA5115" w:rsidP="005179AB">
                        <w:pPr>
                          <w:pStyle w:val="NormalWeb"/>
                          <w:spacing w:before="0" w:after="0"/>
                          <w:jc w:val="center"/>
                        </w:pPr>
                        <w:r>
                          <w:rPr>
                            <w:rFonts w:ascii="Arial" w:hAnsi="Arial"/>
                            <w:sz w:val="18"/>
                            <w:szCs w:val="18"/>
                          </w:rPr>
                          <w:t>CTU</w:t>
                        </w:r>
                      </w:p>
                    </w:txbxContent>
                  </v:textbox>
                </v:rect>
                <v:shape id="AutoShape 17" o:spid="_x0000_s1279" type="#_x0000_t32" style="position:absolute;left:26254;top:37937;width:3473;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">
                  <v:stroke endarrow="block"/>
                </v:shape>
                <v:rect id="Rectangle 250" o:spid="_x0000_s1280" style="position:absolute;left:29727;top:35892;width:4052;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" fillcolor="#f2f2f2">
                  <v:shadow on="t" opacity=".5" offset="6pt,6pt"/>
                  <v:textbox inset="1.95025mm,.23336mm,1.95025mm,.23336mm">
                    <w:txbxContent>
                      <w:p w14:paraId="2CD943C1" w14:textId="77777777" w:rsidR="00CA5115" w:rsidRDefault="00CA5115" w:rsidP="005179AB">
                        <w:pPr>
                          <w:pStyle w:val="NormalWeb"/>
                          <w:spacing w:before="0" w:after="0"/>
                          <w:jc w:val="center"/>
                        </w:pPr>
                        <w:r>
                          <w:rPr>
                            <w:rFonts w:ascii="Arial" w:hAnsi="Arial" w:cs="Arial"/>
                            <w:sz w:val="18"/>
                            <w:szCs w:val="18"/>
                          </w:rPr>
                          <w:t>SRC</w:t>
                        </w:r>
                      </w:p>
                    </w:txbxContent>
                  </v:textbox>
                </v:rect>
                <v:shape id="AutoShape 23" o:spid="_x0000_s1281" type="#_x0000_t32" style="position:absolute;left:33785;top:37937;width:1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">
                  <v:stroke endarrow="block"/>
                </v:shape>
                <v:rect id="Rectangle 252" o:spid="_x0000_s1282" style="position:absolute;left:34953;top:35899;width:4052;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" fillcolor="#f2f2f2">
                  <v:shadow on="t" opacity=".5" offset="6pt,6pt"/>
                  <v:textbox inset="1.95025mm,.23336mm,1.95025mm,.23336mm">
                    <w:txbxContent>
                      <w:p w14:paraId="44050CB4" w14:textId="77777777" w:rsidR="00CA5115" w:rsidRDefault="00CA5115" w:rsidP="005179AB">
                        <w:pPr>
                          <w:pStyle w:val="NormalWeb"/>
                          <w:spacing w:before="0" w:after="0"/>
                          <w:jc w:val="center"/>
                        </w:pPr>
                        <w:r>
                          <w:rPr>
                            <w:rFonts w:ascii="Arial" w:hAnsi="Arial"/>
                            <w:sz w:val="18"/>
                            <w:szCs w:val="18"/>
                          </w:rPr>
                          <w:t>CTU</w:t>
                        </w:r>
                      </w:p>
                    </w:txbxContent>
                  </v:textbox>
                </v:rect>
                <v:shape id="AutoShape 17" o:spid="_x0000_s1283" type="#_x0000_t32" style="position:absolute;left:26281;top:45748;width:3474;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">
                  <v:stroke endarrow="block"/>
                </v:shape>
                <v:rect id="Rectangle 258" o:spid="_x0000_s1284" style="position:absolute;left:29755;top:43703;width:4051;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" fillcolor="#f2f2f2">
                  <v:shadow on="t" opacity=".5" offset="6pt,6pt"/>
                  <v:textbox inset="1.95025mm,.23336mm,1.95025mm,.23336mm">
                    <w:txbxContent>
                      <w:p w14:paraId="7907CCB6" w14:textId="77777777" w:rsidR="00CA5115" w:rsidRDefault="00CA5115" w:rsidP="005179AB">
                        <w:pPr>
                          <w:pStyle w:val="NormalWeb"/>
                          <w:spacing w:before="0" w:after="0"/>
                          <w:jc w:val="center"/>
                        </w:pPr>
                        <w:r>
                          <w:rPr>
                            <w:rFonts w:ascii="Arial" w:hAnsi="Arial" w:cs="Arial"/>
                            <w:sz w:val="18"/>
                            <w:szCs w:val="18"/>
                          </w:rPr>
                          <w:t>SRC</w:t>
                        </w:r>
                      </w:p>
                    </w:txbxContent>
                  </v:textbox>
                </v:rect>
                <v:shape id="AutoShape 23" o:spid="_x0000_s1285" type="#_x0000_t32" style="position:absolute;left:33813;top:45748;width:1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">
                  <v:stroke endarrow="block"/>
                </v:shape>
                <v:rect id="Rectangle 260" o:spid="_x0000_s1286" style="position:absolute;left:34981;top:43709;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" fillcolor="#f2f2f2">
                  <v:shadow on="t" opacity=".5" offset="6pt,6pt"/>
                  <v:textbox inset="1.95025mm,.23336mm,1.95025mm,.23336mm">
                    <w:txbxContent>
                      <w:p w14:paraId="710787E1" w14:textId="77777777" w:rsidR="00CA5115" w:rsidRDefault="00CA5115" w:rsidP="005179AB">
                        <w:pPr>
                          <w:pStyle w:val="NormalWeb"/>
                          <w:spacing w:before="0" w:after="0"/>
                          <w:jc w:val="center"/>
                        </w:pPr>
                        <w:r>
                          <w:rPr>
                            <w:rFonts w:ascii="Arial" w:hAnsi="Arial"/>
                            <w:sz w:val="18"/>
                            <w:szCs w:val="18"/>
                          </w:rPr>
                          <w:t>CTU</w:t>
                        </w:r>
                      </w:p>
                    </w:txbxContent>
                  </v:textbox>
                </v:rect>
                <v:shape id="Elbow Connector 138" o:spid="_x0000_s1287" type="#_x0000_t34" style="position:absolute;left:39113;top:22167;width:2876;height:98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" adj="13441">
                  <v:stroke endarrow="block" joinstyle="round"/>
                </v:shape>
                <v:shape id="Elbow Connector 263" o:spid="_x0000_s1288" type="#_x0000_t34" style="position:absolute;left:39070;top:29914;width:2919;height:29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">
                  <v:stroke endarrow="block" joinstyle="round"/>
                </v:shape>
                <v:shape id="Elbow Connector 264" o:spid="_x0000_s1289" type="#_x0000_t34" style="position:absolute;left:39005;top:34086;width:2984;height:38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">
                  <v:stroke endarrow="block" joinstyle="round"/>
                </v:shape>
                <v:shape id="Elbow Connector 265" o:spid="_x0000_s1290" type="#_x0000_t34" style="position:absolute;left:39032;top:34990;width:2957;height:107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" adj="14470">
                  <v:stroke endarrow="block" joinstyle="round"/>
                </v:shape>
                <v:shape id="AutoShape 17" o:spid="_x0000_s1291" type="#_x0000_t32" style="position:absolute;left:11011;top:21082;width:2968;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">
                  <v:stroke endarrow="block"/>
                </v:shape>
                <v:shape id="AutoShape 17" o:spid="_x0000_s1292" type="#_x0000_t32" style="position:absolute;left:11011;top:28725;width:30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">
                  <v:stroke endarrow="block"/>
                </v:shape>
                <v:shape id="AutoShape 17" o:spid="_x0000_s1293" type="#_x0000_t32" style="position:absolute;left:10955;top:36786;width:2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">
                  <v:stroke endarrow="block"/>
                </v:shape>
                <v:rect id="Rectangle 225" o:spid="_x0000_s1294" style="position:absolute;left:26817;top:8291;width:21063;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">
                  <v:shadow on="t" opacity=".5" offset="6pt,6pt"/>
                  <v:textbox inset="1.95025mm,.23336mm,1.95025mm,.23336mm">
                    <w:txbxContent>
                      <w:p w14:paraId="6F3B1CA4" w14:textId="77777777" w:rsidR="00CA5115" w:rsidRDefault="00CA5115" w:rsidP="005179AB">
                        <w:pPr>
                          <w:pStyle w:val="NormalWeb"/>
                          <w:spacing w:before="0" w:after="0"/>
                          <w:jc w:val="center"/>
                        </w:pPr>
                        <w:r>
                          <w:rPr>
                            <w:rFonts w:ascii="Arial" w:hAnsi="Arial" w:cs="Arial"/>
                            <w:sz w:val="18"/>
                            <w:szCs w:val="18"/>
                          </w:rPr>
                          <w:t>HiFi2 Codec Library</w:t>
                        </w:r>
                      </w:p>
                    </w:txbxContent>
                  </v:textbox>
                </v:rect>
                <v:rect id="Rectangle 226" o:spid="_x0000_s1295" style="position:absolute;left:2769;top:2983;width:17355;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">
                  <v:shadow on="t" opacity=".5" offset="6pt,6pt"/>
                  <v:textbox inset="1.95025mm,.23336mm,1.95025mm,.23336mm">
                    <w:txbxContent>
                      <w:p w14:paraId="65067806" w14:textId="77777777" w:rsidR="00CA5115" w:rsidRDefault="00CA5115" w:rsidP="005179AB">
                        <w:pPr>
                          <w:pStyle w:val="NormalWeb"/>
                          <w:spacing w:before="0" w:after="0"/>
                          <w:jc w:val="center"/>
                        </w:pPr>
                        <w:r>
                          <w:rPr>
                            <w:rFonts w:ascii="Arial" w:hAnsi="Arial" w:cs="Arial"/>
                            <w:sz w:val="18"/>
                            <w:szCs w:val="18"/>
                          </w:rPr>
                          <w:t>ADSP Framework</w:t>
                        </w:r>
                      </w:p>
                    </w:txbxContent>
                  </v:textbox>
                </v:rect>
                <v:shape id="Text Box 7" o:spid="_x0000_s1296" type="#_x0000_t202" style="position:absolute;left:21002;top:2520;width:15012;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" filled="f" stroked="f">
                  <v:textbox inset="1.95025mm,.23336mm,1.95025mm,.23336mm">
                    <w:txbxContent>
                      <w:p w14:paraId="1E34FB94" w14:textId="77777777" w:rsidR="00CA5115" w:rsidRDefault="00CA5115" w:rsidP="005179AB">
                        <w:pPr>
                          <w:pStyle w:val="NormalWeb"/>
                          <w:spacing w:before="0" w:after="0"/>
                          <w:jc w:val="both"/>
                        </w:pPr>
                        <w:r>
                          <w:rPr>
                            <w:rFonts w:ascii="Arial" w:eastAsia="MS Gothic" w:hAnsi="Arial" w:cs="Arial"/>
                            <w:sz w:val="18"/>
                            <w:szCs w:val="18"/>
                          </w:rPr>
                          <w:t>Stream</w:t>
                        </w:r>
                      </w:p>
                      <w:p w14:paraId="71A430FB" w14:textId="77777777" w:rsidR="00CA5115" w:rsidRDefault="00CA5115" w:rsidP="005179AB">
                        <w:pPr>
                          <w:pStyle w:val="NormalWeb"/>
                          <w:spacing w:before="0" w:after="0"/>
                          <w:jc w:val="both"/>
                        </w:pPr>
                        <w:r>
                          <w:rPr>
                            <w:rFonts w:ascii="Arial" w:eastAsia="MS Gothic" w:hAnsi="Arial" w:cs="Arial"/>
                            <w:sz w:val="18"/>
                            <w:szCs w:val="18"/>
                          </w:rPr>
                          <w:t>(Compressed Audio data)</w:t>
                        </w:r>
                      </w:p>
                    </w:txbxContent>
                  </v:textbox>
                </v:shape>
                <v:shape id="AutoShape 9" o:spid="_x0000_s1297" type="#_x0000_t32" style="position:absolute;left:20124;top:6056;width:1732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"/>
                <v:shape id="AutoShape 11" o:spid="_x0000_s1298" type="#_x0000_t32" style="position:absolute;left:37345;top:6062;width:0;height:2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">
                  <v:stroke endarrow="block"/>
                </v:shape>
                <v:shape id="Text Box 14" o:spid="_x0000_s1299" type="#_x0000_t202" style="position:absolute;left:19508;top:12489;width:6668;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" filled="f" stroked="f">
                  <v:textbox inset="1.95025mm,.23336mm,1.95025mm,.23336mm">
                    <w:txbxContent>
                      <w:p w14:paraId="4217D5D9" w14:textId="77777777" w:rsidR="00CA5115" w:rsidRDefault="00CA5115" w:rsidP="005179AB">
                        <w:pPr>
                          <w:pStyle w:val="NormalWeb"/>
                          <w:spacing w:before="0" w:after="0"/>
                          <w:jc w:val="both"/>
                        </w:pPr>
                        <w:r>
                          <w:rPr>
                            <w:rFonts w:ascii="Arial" w:hAnsi="Arial" w:cs="Arial"/>
                            <w:sz w:val="18"/>
                            <w:szCs w:val="18"/>
                          </w:rPr>
                          <w:t>PCM data</w:t>
                        </w:r>
                      </w:p>
                    </w:txbxContent>
                  </v:textbox>
                </v:shape>
                <v:shape id="Text Box 26" o:spid="_x0000_s1300" type="#_x0000_t202" style="position:absolute;left:7456;top:11413;width:1205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" filled="f" stroked="f">
                  <v:textbox inset="1.95025mm,.23336mm,1.95025mm,.23336mm">
                    <w:txbxContent>
                      <w:p w14:paraId="1F649176" w14:textId="77777777" w:rsidR="00CA5115" w:rsidRDefault="00CA5115" w:rsidP="005179AB">
                        <w:pPr>
                          <w:pStyle w:val="NormalWeb"/>
                          <w:spacing w:before="0" w:after="0"/>
                          <w:jc w:val="both"/>
                        </w:pPr>
                        <w:r>
                          <w:rPr>
                            <w:rFonts w:ascii="Arial" w:hAnsi="Arial" w:cs="Arial"/>
                            <w:sz w:val="18"/>
                            <w:szCs w:val="18"/>
                          </w:rPr>
                          <w:t>PCM data</w:t>
                        </w:r>
                      </w:p>
                    </w:txbxContent>
                  </v:textbox>
                </v:shape>
                <v:shape id="Elbow Connector 18" o:spid="_x0000_s1301" type="#_x0000_t35" style="position:absolute;left:43631;top:42098;width:19140;height:57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" adj="17099,30167">
                  <v:stroke endarrow="block" joinstyle="round"/>
                </v:shape>
                <v:shape id="Elbow Connector 463" o:spid="_x0000_s1302" type="#_x0000_t35" style="position:absolute;left:8724;top:17007;width:33931;height:2331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" adj="1466,24395">
                  <v:stroke endarrow="block" joinstyle="round"/>
                </v:shape>
                <v:shape id="Elbow Connector 466" o:spid="_x0000_s1303" type="#_x0000_t34" style="position:absolute;left:-7930;top:24948;width:37760;height:627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" adj="21604">
                  <v:stroke endarrow="block" joinstyle="round"/>
                </v:shape>
                <v:shape id="AutoShape 17" o:spid="_x0000_s1304" type="#_x0000_t32" style="position:absolute;left:7814;top:22935;width:62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">
                  <v:stroke endarrow="block"/>
                </v:shape>
                <v:shape id="AutoShape 17" o:spid="_x0000_s1305" type="#_x0000_t32" style="position:absolute;left:7814;top:30573;width:62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">
                  <v:stroke endarrow="block"/>
                </v:shape>
                <v:shape id="AutoShape 17" o:spid="_x0000_s1306" type="#_x0000_t32" style="position:absolute;left:7814;top:38636;width:61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">
                  <v:stroke endarrow="block"/>
                </v:shape>
                <w10:anchorlock/>
              </v:group>
            </w:pict>
          </mc:Fallback>
        </mc:AlternateContent>
      </w:r>
    </w:p>
    <w:p w14:paraId="124B6F18" w14:textId="5431A4D7" w:rsidR="005179AB" w:rsidRDefault="005179AB" w:rsidP="005179AB">
      <w:pPr>
        <w:pStyle w:val="Caption"/>
      </w:pPr>
      <w:bookmarkStart w:id="106" w:name="_Ref496107882"/>
      <w:bookmarkStart w:id="107" w:name="_Toc8203711"/>
      <w:r>
        <w:t xml:space="preserve">Figure </w:t>
      </w:r>
      <w:bookmarkEnd w:id="106"/>
      <w:r w:rsidR="00CC0666">
        <w:t xml:space="preserve">1.1.2.2 </w:t>
      </w:r>
      <w:r>
        <w:t>Example of the ADSP System Configuration uses CTU/MIX for renderer function</w:t>
      </w:r>
      <w:bookmarkEnd w:id="107"/>
    </w:p>
    <w:p w14:paraId="72F1A244" w14:textId="77777777" w:rsidR="005179AB" w:rsidRDefault="005179AB" w:rsidP="005179AB">
      <w:r>
        <w:br w:type="page"/>
      </w:r>
    </w:p>
    <w:p w14:paraId="3AEAED89" w14:textId="77777777" w:rsidR="005179AB" w:rsidRDefault="005179AB" w:rsidP="005179AB">
      <w:pPr>
        <w:rPr>
          <w:highlight w:val="yellow"/>
        </w:rPr>
      </w:pPr>
    </w:p>
    <w:p w14:paraId="61A76AB9" w14:textId="60CAEACD" w:rsidR="005179AB" w:rsidRDefault="00CC0666" w:rsidP="005179AB">
      <w:r>
        <w:t xml:space="preserve">Figure 1.1.2.3 </w:t>
      </w:r>
      <w:r w:rsidR="005179AB">
        <w:t>shows an example of the ADSP system configuration which uses capture function.</w:t>
      </w:r>
    </w:p>
    <w:p w14:paraId="6EB61FC2" w14:textId="7E5D077C" w:rsidR="005179AB" w:rsidRDefault="005179AB" w:rsidP="005179AB">
      <w:pPr>
        <w:pStyle w:val="a0"/>
        <w:pBdr>
          <w:top w:val="single" w:sz="4" w:space="1" w:color="auto"/>
        </w:pBdr>
        <w:rPr>
          <w:rFonts w:ascii="Verdana" w:eastAsia="Meiryo" w:hAnsi="Verdana"/>
        </w:rPr>
      </w:pPr>
      <w:r>
        <w:rPr>
          <w:noProof/>
        </w:rPr>
        <mc:AlternateContent>
          <mc:Choice Requires="wpc">
            <w:drawing>
              <wp:inline distT="0" distB="0" distL="0" distR="0" wp14:anchorId="34C3E573" wp14:editId="5181DF36">
                <wp:extent cx="6193790" cy="3467735"/>
                <wp:effectExtent l="0" t="0" r="0" b="0"/>
                <wp:docPr id="683" name="Canvas 6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0" name="Rectangle 80"/>
                        <wps:cNvSpPr>
                          <a:spLocks noChangeArrowheads="1"/>
                        </wps:cNvSpPr>
                        <wps:spPr bwMode="auto">
                          <a:xfrm>
                            <a:off x="143516" y="1673517"/>
                            <a:ext cx="2619592" cy="1397514"/>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0B4DD92C" w14:textId="77777777" w:rsidR="00CA5115" w:rsidRDefault="00CA5115" w:rsidP="005179AB">
                              <w:pPr>
                                <w:wordWrap w:val="0"/>
                                <w:jc w:val="right"/>
                                <w:rPr>
                                  <w:rFonts w:ascii="Arial" w:hAnsi="Arial"/>
                                  <w:sz w:val="18"/>
                                  <w:szCs w:val="18"/>
                                </w:rPr>
                              </w:pPr>
                              <w:r>
                                <w:rPr>
                                  <w:rFonts w:ascii="Arial" w:hAnsi="Arial"/>
                                  <w:sz w:val="18"/>
                                  <w:szCs w:val="18"/>
                                </w:rPr>
                                <w:t>ADSP Reference Plugin</w:t>
                              </w:r>
                            </w:p>
                          </w:txbxContent>
                        </wps:txbx>
                        <wps:bodyPr rot="0" vert="horz" wrap="square" lIns="70209" tIns="8401" rIns="70209" bIns="8401" anchor="t" anchorCtr="0" upright="1">
                          <a:noAutofit/>
                        </wps:bodyPr>
                      </wps:wsp>
                      <wps:wsp>
                        <wps:cNvPr id="651" name="Rectangle 81"/>
                        <wps:cNvSpPr>
                          <a:spLocks noChangeArrowheads="1"/>
                        </wps:cNvSpPr>
                        <wps:spPr bwMode="auto">
                          <a:xfrm>
                            <a:off x="2914925" y="657207"/>
                            <a:ext cx="2106535" cy="341003"/>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0D273119" w14:textId="77777777" w:rsidR="00CA5115" w:rsidRDefault="00CA5115" w:rsidP="005179AB">
                              <w:pPr>
                                <w:jc w:val="center"/>
                                <w:rPr>
                                  <w:rFonts w:ascii="Arial" w:hAnsi="Arial"/>
                                  <w:sz w:val="18"/>
                                  <w:szCs w:val="18"/>
                                </w:rPr>
                              </w:pPr>
                              <w:r>
                                <w:rPr>
                                  <w:rFonts w:ascii="Arial" w:hAnsi="Arial"/>
                                  <w:sz w:val="18"/>
                                  <w:szCs w:val="18"/>
                                </w:rPr>
                                <w:t>HiFi2 Codec Library</w:t>
                              </w:r>
                            </w:p>
                          </w:txbxContent>
                        </wps:txbx>
                        <wps:bodyPr rot="0" vert="horz" wrap="square" lIns="70209" tIns="8401" rIns="70209" bIns="8401" anchor="t" anchorCtr="0" upright="1">
                          <a:noAutofit/>
                        </wps:bodyPr>
                      </wps:wsp>
                      <wps:wsp>
                        <wps:cNvPr id="652" name="Rectangle 82"/>
                        <wps:cNvSpPr>
                          <a:spLocks noChangeArrowheads="1"/>
                        </wps:cNvSpPr>
                        <wps:spPr bwMode="auto">
                          <a:xfrm>
                            <a:off x="509957" y="126301"/>
                            <a:ext cx="1735593" cy="6147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178F3F4" w14:textId="77777777" w:rsidR="00CA5115" w:rsidRDefault="00CA5115" w:rsidP="005179AB">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653" name="Text Box 83"/>
                        <wps:cNvSpPr txBox="1">
                          <a:spLocks noChangeArrowheads="1"/>
                        </wps:cNvSpPr>
                        <wps:spPr bwMode="auto">
                          <a:xfrm>
                            <a:off x="2307757" y="159302"/>
                            <a:ext cx="1501367" cy="49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03639" w14:textId="77777777" w:rsidR="00CA5115" w:rsidRDefault="00CA5115" w:rsidP="005179AB">
                              <w:pPr>
                                <w:rPr>
                                  <w:rFonts w:ascii="Arial" w:eastAsia="MS Gothic" w:hAnsi="Arial"/>
                                  <w:sz w:val="18"/>
                                  <w:szCs w:val="18"/>
                                </w:rPr>
                              </w:pPr>
                              <w:r>
                                <w:rPr>
                                  <w:rFonts w:ascii="Arial" w:eastAsia="MS Gothic" w:hAnsi="Arial"/>
                                  <w:sz w:val="18"/>
                                  <w:szCs w:val="18"/>
                                </w:rPr>
                                <w:t>Stream</w:t>
                              </w:r>
                            </w:p>
                            <w:p w14:paraId="234D0000" w14:textId="77777777" w:rsidR="00CA5115" w:rsidRDefault="00CA5115" w:rsidP="005179AB">
                              <w:pPr>
                                <w:rPr>
                                  <w:rFonts w:ascii="Arial" w:eastAsia="MS Gothic" w:hAnsi="Arial"/>
                                  <w:sz w:val="18"/>
                                  <w:szCs w:val="18"/>
                                </w:rPr>
                              </w:pPr>
                              <w:r>
                                <w:rPr>
                                  <w:rFonts w:ascii="Arial" w:eastAsia="MS Gothic" w:hAnsi="Arial"/>
                                  <w:sz w:val="18"/>
                                  <w:szCs w:val="18"/>
                                </w:rPr>
                                <w:t>(Compressed Audio data)</w:t>
                              </w:r>
                            </w:p>
                          </w:txbxContent>
                        </wps:txbx>
                        <wps:bodyPr rot="0" vert="horz" wrap="square" lIns="70209" tIns="8401" rIns="70209" bIns="8401" anchor="t" anchorCtr="0" upright="1">
                          <a:noAutofit/>
                        </wps:bodyPr>
                      </wps:wsp>
                      <wps:wsp>
                        <wps:cNvPr id="654" name="AutoShape 84"/>
                        <wps:cNvSpPr>
                          <a:spLocks noChangeArrowheads="1"/>
                        </wps:cNvSpPr>
                        <wps:spPr bwMode="auto">
                          <a:xfrm>
                            <a:off x="514357" y="2132322"/>
                            <a:ext cx="1778798" cy="598206"/>
                          </a:xfrm>
                          <a:prstGeom prst="flowChartPredefinedProcess">
                            <a:avLst/>
                          </a:prstGeom>
                          <a:solidFill>
                            <a:srgbClr val="FBE4D5"/>
                          </a:solidFill>
                          <a:ln w="9525">
                            <a:solidFill>
                              <a:srgbClr val="000000"/>
                            </a:solidFill>
                            <a:miter lim="800000"/>
                            <a:headEnd/>
                            <a:tailEnd/>
                          </a:ln>
                        </wps:spPr>
                        <wps:txbx>
                          <w:txbxContent>
                            <w:p w14:paraId="6546D883" w14:textId="77777777" w:rsidR="00CA5115" w:rsidRDefault="00CA5115" w:rsidP="005179AB">
                              <w:pPr>
                                <w:spacing w:line="276" w:lineRule="auto"/>
                                <w:jc w:val="center"/>
                                <w:rPr>
                                  <w:rFonts w:ascii="Arial" w:hAnsi="Arial"/>
                                  <w:sz w:val="18"/>
                                  <w:szCs w:val="18"/>
                                </w:rPr>
                              </w:pPr>
                            </w:p>
                            <w:p w14:paraId="69ED0170" w14:textId="77777777" w:rsidR="00CA5115" w:rsidRDefault="00CA5115" w:rsidP="005179AB">
                              <w:pPr>
                                <w:spacing w:line="276" w:lineRule="auto"/>
                                <w:jc w:val="center"/>
                                <w:rPr>
                                  <w:rFonts w:ascii="Arial" w:hAnsi="Arial"/>
                                  <w:sz w:val="18"/>
                                  <w:szCs w:val="18"/>
                                </w:rPr>
                              </w:pPr>
                              <w:r>
                                <w:rPr>
                                  <w:rFonts w:ascii="Arial" w:hAnsi="Arial"/>
                                  <w:sz w:val="18"/>
                                  <w:szCs w:val="18"/>
                                </w:rPr>
                                <w:t>HiFi2 Capture</w:t>
                              </w:r>
                            </w:p>
                          </w:txbxContent>
                        </wps:txbx>
                        <wps:bodyPr rot="0" vert="horz" wrap="square" lIns="70209" tIns="8401" rIns="70209" bIns="8401" anchor="t" anchorCtr="0" upright="1">
                          <a:noAutofit/>
                        </wps:bodyPr>
                      </wps:wsp>
                      <wps:wsp>
                        <wps:cNvPr id="655" name="Text Box 85"/>
                        <wps:cNvSpPr txBox="1">
                          <a:spLocks noChangeArrowheads="1"/>
                        </wps:cNvSpPr>
                        <wps:spPr bwMode="auto">
                          <a:xfrm>
                            <a:off x="2168742" y="1095311"/>
                            <a:ext cx="1205334" cy="204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3DCC" w14:textId="77777777" w:rsidR="00CA5115" w:rsidRDefault="00CA5115"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656" name="Text Box 86"/>
                        <wps:cNvSpPr txBox="1">
                          <a:spLocks noChangeArrowheads="1"/>
                        </wps:cNvSpPr>
                        <wps:spPr bwMode="auto">
                          <a:xfrm>
                            <a:off x="2366464" y="2023120"/>
                            <a:ext cx="773486"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59F81" w14:textId="77777777" w:rsidR="00CA5115" w:rsidRDefault="00CA5115"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657" name="Rectangle 87"/>
                        <wps:cNvSpPr>
                          <a:spLocks noChangeArrowheads="1"/>
                        </wps:cNvSpPr>
                        <wps:spPr bwMode="auto">
                          <a:xfrm>
                            <a:off x="4891345" y="2188322"/>
                            <a:ext cx="449150" cy="4090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20E8AE0" w14:textId="77777777" w:rsidR="00CA5115" w:rsidRDefault="00CA5115" w:rsidP="005179AB">
                              <w:pPr>
                                <w:jc w:val="center"/>
                                <w:rPr>
                                  <w:rFonts w:ascii="Arial" w:hAnsi="Arial"/>
                                  <w:sz w:val="18"/>
                                  <w:szCs w:val="18"/>
                                </w:rPr>
                              </w:pPr>
                              <w:r>
                                <w:rPr>
                                  <w:rFonts w:ascii="Arial" w:hAnsi="Arial"/>
                                  <w:sz w:val="18"/>
                                  <w:szCs w:val="18"/>
                                </w:rPr>
                                <w:t>ADC</w:t>
                              </w:r>
                            </w:p>
                          </w:txbxContent>
                        </wps:txbx>
                        <wps:bodyPr rot="0" vert="horz" wrap="square" lIns="70209" tIns="8401" rIns="70209" bIns="8401" anchor="t" anchorCtr="0" upright="1">
                          <a:noAutofit/>
                        </wps:bodyPr>
                      </wps:wsp>
                      <wps:wsp>
                        <wps:cNvPr id="658" name="Text Box 89"/>
                        <wps:cNvSpPr txBox="1">
                          <a:spLocks noChangeArrowheads="1"/>
                        </wps:cNvSpPr>
                        <wps:spPr bwMode="auto">
                          <a:xfrm>
                            <a:off x="5404902" y="1938820"/>
                            <a:ext cx="772886"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E88CC" w14:textId="77777777" w:rsidR="00CA5115" w:rsidRDefault="00CA5115" w:rsidP="005179AB">
                              <w:pPr>
                                <w:rPr>
                                  <w:rFonts w:ascii="Arial" w:hAnsi="Arial"/>
                                  <w:sz w:val="18"/>
                                  <w:szCs w:val="18"/>
                                </w:rPr>
                              </w:pPr>
                              <w:r>
                                <w:rPr>
                                  <w:rFonts w:ascii="Arial" w:hAnsi="Arial"/>
                                  <w:sz w:val="18"/>
                                  <w:szCs w:val="18"/>
                                </w:rPr>
                                <w:t>Microphone</w:t>
                              </w:r>
                            </w:p>
                          </w:txbxContent>
                        </wps:txbx>
                        <wps:bodyPr rot="0" vert="horz" wrap="square" lIns="70209" tIns="8401" rIns="70209" bIns="8401" anchor="t" anchorCtr="0" upright="1">
                          <a:noAutofit/>
                        </wps:bodyPr>
                      </wps:wsp>
                      <wps:wsp>
                        <wps:cNvPr id="659" name="AutoShape 90"/>
                        <wps:cNvCnPr>
                          <a:cxnSpLocks noChangeShapeType="1"/>
                          <a:stCxn id="657" idx="3"/>
                        </wps:cNvCnPr>
                        <wps:spPr bwMode="auto">
                          <a:xfrm>
                            <a:off x="5340495" y="2392824"/>
                            <a:ext cx="330837"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60" name="AutoShape 91"/>
                        <wps:cNvCnPr>
                          <a:cxnSpLocks noChangeShapeType="1"/>
                        </wps:cNvCnPr>
                        <wps:spPr bwMode="auto">
                          <a:xfrm>
                            <a:off x="1026214" y="741007"/>
                            <a:ext cx="2600" cy="1371614"/>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61" name="Text Box 92"/>
                        <wps:cNvSpPr txBox="1">
                          <a:spLocks noChangeArrowheads="1"/>
                        </wps:cNvSpPr>
                        <wps:spPr bwMode="auto">
                          <a:xfrm>
                            <a:off x="1017313" y="873109"/>
                            <a:ext cx="1205434" cy="204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6911B" w14:textId="77777777" w:rsidR="00CA5115" w:rsidRDefault="00CA5115"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662" name="AutoShape 93"/>
                        <wps:cNvCnPr>
                          <a:cxnSpLocks noChangeShapeType="1"/>
                        </wps:cNvCnPr>
                        <wps:spPr bwMode="auto">
                          <a:xfrm rot="16200000">
                            <a:off x="2110993" y="283073"/>
                            <a:ext cx="1134111" cy="2564386"/>
                          </a:xfrm>
                          <a:prstGeom prst="bentConnector3">
                            <a:avLst>
                              <a:gd name="adj1" fmla="val 7731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63" name="AutoShape 94"/>
                        <wps:cNvCnPr>
                          <a:cxnSpLocks noChangeShapeType="1"/>
                          <a:stCxn id="651" idx="0"/>
                          <a:endCxn id="652" idx="3"/>
                        </wps:cNvCnPr>
                        <wps:spPr bwMode="auto">
                          <a:xfrm rot="5400000" flipH="1">
                            <a:off x="2995545" y="-316390"/>
                            <a:ext cx="223602" cy="172299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64" name="AutoShape 88"/>
                        <wps:cNvCnPr>
                          <a:cxnSpLocks noChangeShapeType="1"/>
                        </wps:cNvCnPr>
                        <wps:spPr bwMode="auto">
                          <a:xfrm flipV="1">
                            <a:off x="2307557" y="2403924"/>
                            <a:ext cx="702078" cy="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65" name="Oval 119"/>
                        <wps:cNvSpPr>
                          <a:spLocks noChangeArrowheads="1"/>
                        </wps:cNvSpPr>
                        <wps:spPr bwMode="auto">
                          <a:xfrm rot="1456831">
                            <a:off x="5827449" y="2847229"/>
                            <a:ext cx="96511" cy="80701"/>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666" name="Trapezoid 120"/>
                        <wps:cNvSpPr>
                          <a:spLocks/>
                        </wps:cNvSpPr>
                        <wps:spPr bwMode="auto">
                          <a:xfrm rot="9893858">
                            <a:off x="5711836" y="2382424"/>
                            <a:ext cx="186721" cy="487705"/>
                          </a:xfrm>
                          <a:custGeom>
                            <a:avLst/>
                            <a:gdLst>
                              <a:gd name="T0" fmla="*/ 0 w 186690"/>
                              <a:gd name="T1" fmla="*/ 487680 h 487680"/>
                              <a:gd name="T2" fmla="*/ 46673 w 186690"/>
                              <a:gd name="T3" fmla="*/ 0 h 487680"/>
                              <a:gd name="T4" fmla="*/ 140018 w 186690"/>
                              <a:gd name="T5" fmla="*/ 0 h 487680"/>
                              <a:gd name="T6" fmla="*/ 186690 w 186690"/>
                              <a:gd name="T7" fmla="*/ 487680 h 487680"/>
                              <a:gd name="T8" fmla="*/ 0 w 186690"/>
                              <a:gd name="T9" fmla="*/ 487680 h 4876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6690" h="487680">
                                <a:moveTo>
                                  <a:pt x="0" y="487680"/>
                                </a:moveTo>
                                <a:lnTo>
                                  <a:pt x="46673" y="0"/>
                                </a:lnTo>
                                <a:lnTo>
                                  <a:pt x="140018" y="0"/>
                                </a:lnTo>
                                <a:lnTo>
                                  <a:pt x="186690" y="487680"/>
                                </a:lnTo>
                                <a:lnTo>
                                  <a:pt x="0" y="487680"/>
                                </a:lnTo>
                                <a:close/>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667" name="Oval 121"/>
                        <wps:cNvSpPr>
                          <a:spLocks noChangeArrowheads="1"/>
                        </wps:cNvSpPr>
                        <wps:spPr bwMode="auto">
                          <a:xfrm rot="1456831">
                            <a:off x="5625427" y="2216022"/>
                            <a:ext cx="201322" cy="184802"/>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668" name="Arc 122"/>
                        <wps:cNvSpPr>
                          <a:spLocks/>
                        </wps:cNvSpPr>
                        <wps:spPr bwMode="auto">
                          <a:xfrm rot="7324696">
                            <a:off x="5598835" y="2204609"/>
                            <a:ext cx="225402" cy="257229"/>
                          </a:xfrm>
                          <a:custGeom>
                            <a:avLst/>
                            <a:gdLst>
                              <a:gd name="T0" fmla="*/ 105865 w 225425"/>
                              <a:gd name="T1" fmla="*/ 238 h 257175"/>
                              <a:gd name="T2" fmla="*/ 195470 w 225425"/>
                              <a:gd name="T3" fmla="*/ 41290 h 257175"/>
                              <a:gd name="T4" fmla="*/ 225426 w 225425"/>
                              <a:gd name="T5" fmla="*/ 128578 h 257175"/>
                              <a:gd name="T6" fmla="*/ 0 60000 65536"/>
                              <a:gd name="T7" fmla="*/ 0 60000 65536"/>
                              <a:gd name="T8" fmla="*/ 0 60000 65536"/>
                            </a:gdLst>
                            <a:ahLst/>
                            <a:cxnLst>
                              <a:cxn ang="T6">
                                <a:pos x="T0" y="T1"/>
                              </a:cxn>
                              <a:cxn ang="T7">
                                <a:pos x="T2" y="T3"/>
                              </a:cxn>
                              <a:cxn ang="T8">
                                <a:pos x="T4" y="T5"/>
                              </a:cxn>
                            </a:cxnLst>
                            <a:rect l="0" t="0" r="r" b="b"/>
                            <a:pathLst>
                              <a:path w="225425" h="257175" stroke="0">
                                <a:moveTo>
                                  <a:pt x="105865" y="238"/>
                                </a:moveTo>
                                <a:cubicBezTo>
                                  <a:pt x="139619" y="-2106"/>
                                  <a:pt x="172512" y="12964"/>
                                  <a:pt x="195470" y="41290"/>
                                </a:cubicBezTo>
                                <a:cubicBezTo>
                                  <a:pt x="214727" y="65049"/>
                                  <a:pt x="225423" y="96218"/>
                                  <a:pt x="225426" y="128578"/>
                                </a:cubicBezTo>
                                <a:lnTo>
                                  <a:pt x="112713" y="128588"/>
                                </a:lnTo>
                                <a:lnTo>
                                  <a:pt x="105865" y="238"/>
                                </a:lnTo>
                                <a:close/>
                              </a:path>
                              <a:path w="225425" h="257175" fill="none">
                                <a:moveTo>
                                  <a:pt x="105865" y="238"/>
                                </a:moveTo>
                                <a:cubicBezTo>
                                  <a:pt x="139619" y="-2106"/>
                                  <a:pt x="172512" y="12964"/>
                                  <a:pt x="195470" y="41290"/>
                                </a:cubicBezTo>
                                <a:cubicBezTo>
                                  <a:pt x="214727" y="65049"/>
                                  <a:pt x="225423" y="96218"/>
                                  <a:pt x="225426" y="128578"/>
                                </a:cubicBezTo>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g:wgp>
                        <wpg:cNvPr id="669" name="Group 123"/>
                        <wpg:cNvGrpSpPr>
                          <a:grpSpLocks/>
                        </wpg:cNvGrpSpPr>
                        <wpg:grpSpPr bwMode="auto">
                          <a:xfrm>
                            <a:off x="5621326" y="2118421"/>
                            <a:ext cx="320736" cy="703607"/>
                            <a:chOff x="0" y="0"/>
                            <a:chExt cx="3210" cy="7041"/>
                          </a:xfrm>
                        </wpg:grpSpPr>
                        <wps:wsp>
                          <wps:cNvPr id="670" name="Oval 124"/>
                          <wps:cNvSpPr>
                            <a:spLocks noChangeArrowheads="1"/>
                          </wps:cNvSpPr>
                          <wps:spPr bwMode="auto">
                            <a:xfrm rot="1412343">
                              <a:off x="2292" y="6206"/>
                              <a:ext cx="918" cy="835"/>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671" name="Trapezoid 125"/>
                          <wps:cNvSpPr>
                            <a:spLocks/>
                          </wps:cNvSpPr>
                          <wps:spPr bwMode="auto">
                            <a:xfrm rot="9849370">
                              <a:off x="1184" y="1588"/>
                              <a:ext cx="1774" cy="5027"/>
                            </a:xfrm>
                            <a:custGeom>
                              <a:avLst/>
                              <a:gdLst>
                                <a:gd name="T0" fmla="*/ 0 w 177437"/>
                                <a:gd name="T1" fmla="*/ 502682 h 502682"/>
                                <a:gd name="T2" fmla="*/ 44359 w 177437"/>
                                <a:gd name="T3" fmla="*/ 0 h 502682"/>
                                <a:gd name="T4" fmla="*/ 133078 w 177437"/>
                                <a:gd name="T5" fmla="*/ 0 h 502682"/>
                                <a:gd name="T6" fmla="*/ 177437 w 177437"/>
                                <a:gd name="T7" fmla="*/ 502682 h 502682"/>
                                <a:gd name="T8" fmla="*/ 0 w 177437"/>
                                <a:gd name="T9" fmla="*/ 502682 h 50268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7437" h="502682">
                                  <a:moveTo>
                                    <a:pt x="0" y="502682"/>
                                  </a:moveTo>
                                  <a:lnTo>
                                    <a:pt x="44359" y="0"/>
                                  </a:lnTo>
                                  <a:lnTo>
                                    <a:pt x="133078" y="0"/>
                                  </a:lnTo>
                                  <a:lnTo>
                                    <a:pt x="177437" y="502682"/>
                                  </a:lnTo>
                                  <a:lnTo>
                                    <a:pt x="0" y="502682"/>
                                  </a:lnTo>
                                  <a:close/>
                                </a:path>
                              </a:pathLst>
                            </a:cu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672" name="Oval 126"/>
                          <wps:cNvSpPr>
                            <a:spLocks noChangeArrowheads="1"/>
                          </wps:cNvSpPr>
                          <wps:spPr bwMode="auto">
                            <a:xfrm rot="1412343">
                              <a:off x="333" y="424"/>
                              <a:ext cx="1908" cy="1908"/>
                            </a:xfrm>
                            <a:prstGeom prst="ellipse">
                              <a:avLst/>
                            </a:prstGeom>
                            <a:solidFill>
                              <a:schemeClr val="bg1">
                                <a:lumMod val="100000"/>
                                <a:lumOff val="0"/>
                              </a:schemeClr>
                            </a:solidFill>
                            <a:ln w="6350">
                              <a:solidFill>
                                <a:schemeClr val="bg1">
                                  <a:lumMod val="100000"/>
                                  <a:lumOff val="0"/>
                                </a:schemeClr>
                              </a:solidFill>
                              <a:miter lim="800000"/>
                              <a:headEnd/>
                              <a:tailEnd/>
                            </a:ln>
                          </wps:spPr>
                          <wps:bodyPr rot="0" vert="horz" wrap="square" lIns="91440" tIns="45720" rIns="91440" bIns="45720" anchor="ctr" anchorCtr="0" upright="1">
                            <a:noAutofit/>
                          </wps:bodyPr>
                        </wps:wsp>
                        <wps:wsp>
                          <wps:cNvPr id="673" name="Oval 127"/>
                          <wps:cNvSpPr>
                            <a:spLocks noChangeArrowheads="1"/>
                          </wps:cNvSpPr>
                          <wps:spPr bwMode="auto">
                            <a:xfrm rot="1412343">
                              <a:off x="291" y="195"/>
                              <a:ext cx="1908" cy="1908"/>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674" name="Arc 128"/>
                          <wps:cNvSpPr>
                            <a:spLocks/>
                          </wps:cNvSpPr>
                          <wps:spPr bwMode="auto">
                            <a:xfrm rot="7280208">
                              <a:off x="57" y="-57"/>
                              <a:ext cx="2327" cy="2442"/>
                            </a:xfrm>
                            <a:custGeom>
                              <a:avLst/>
                              <a:gdLst>
                                <a:gd name="T0" fmla="*/ 109880 w 232770"/>
                                <a:gd name="T1" fmla="*/ 191 h 244260"/>
                                <a:gd name="T2" fmla="*/ 198466 w 232770"/>
                                <a:gd name="T3" fmla="*/ 35545 h 244260"/>
                                <a:gd name="T4" fmla="*/ 232770 w 232770"/>
                                <a:gd name="T5" fmla="*/ 122119 h 244260"/>
                                <a:gd name="T6" fmla="*/ 0 60000 65536"/>
                                <a:gd name="T7" fmla="*/ 0 60000 65536"/>
                                <a:gd name="T8" fmla="*/ 0 60000 65536"/>
                              </a:gdLst>
                              <a:ahLst/>
                              <a:cxnLst>
                                <a:cxn ang="T6">
                                  <a:pos x="T0" y="T1"/>
                                </a:cxn>
                                <a:cxn ang="T7">
                                  <a:pos x="T2" y="T3"/>
                                </a:cxn>
                                <a:cxn ang="T8">
                                  <a:pos x="T4" y="T5"/>
                                </a:cxn>
                              </a:cxnLst>
                              <a:rect l="0" t="0" r="r" b="b"/>
                              <a:pathLst>
                                <a:path w="232770" h="244260" stroke="0">
                                  <a:moveTo>
                                    <a:pt x="109880" y="191"/>
                                  </a:moveTo>
                                  <a:cubicBezTo>
                                    <a:pt x="142851" y="-1746"/>
                                    <a:pt x="175055" y="11106"/>
                                    <a:pt x="198466" y="35545"/>
                                  </a:cubicBezTo>
                                  <a:cubicBezTo>
                                    <a:pt x="220422" y="58464"/>
                                    <a:pt x="232767" y="89621"/>
                                    <a:pt x="232770" y="122119"/>
                                  </a:cubicBezTo>
                                  <a:lnTo>
                                    <a:pt x="116385" y="122130"/>
                                  </a:lnTo>
                                  <a:lnTo>
                                    <a:pt x="109880" y="191"/>
                                  </a:lnTo>
                                  <a:close/>
                                </a:path>
                                <a:path w="232770" h="244260" fill="none">
                                  <a:moveTo>
                                    <a:pt x="109880" y="191"/>
                                  </a:moveTo>
                                  <a:cubicBezTo>
                                    <a:pt x="142851" y="-1746"/>
                                    <a:pt x="175055" y="11106"/>
                                    <a:pt x="198466" y="35545"/>
                                  </a:cubicBezTo>
                                  <a:cubicBezTo>
                                    <a:pt x="220422" y="58464"/>
                                    <a:pt x="232767" y="89621"/>
                                    <a:pt x="232770" y="122119"/>
                                  </a:cubicBezTo>
                                </a:path>
                              </a:pathLst>
                            </a:cu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wps:wsp>
                        <wps:cNvPr id="675" name="Rectangle 164"/>
                        <wps:cNvSpPr>
                          <a:spLocks noChangeArrowheads="1"/>
                        </wps:cNvSpPr>
                        <wps:spPr bwMode="auto">
                          <a:xfrm>
                            <a:off x="3025537" y="2180122"/>
                            <a:ext cx="402045" cy="4083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3DD7353" w14:textId="77777777" w:rsidR="00CA5115" w:rsidRDefault="00CA5115" w:rsidP="005179AB">
                              <w:pPr>
                                <w:pStyle w:val="NormalWeb"/>
                                <w:spacing w:before="0" w:after="0"/>
                                <w:jc w:val="center"/>
                              </w:pPr>
                              <w:r>
                                <w:rPr>
                                  <w:rFonts w:ascii="Arial" w:hAnsi="Arial" w:cs="Arial"/>
                                  <w:sz w:val="18"/>
                                  <w:szCs w:val="18"/>
                                </w:rPr>
                                <w:t>DVC</w:t>
                              </w:r>
                            </w:p>
                          </w:txbxContent>
                        </wps:txbx>
                        <wps:bodyPr rot="0" vert="horz" wrap="square" lIns="70209" tIns="8401" rIns="70209" bIns="8401" anchor="t" anchorCtr="0" upright="1">
                          <a:noAutofit/>
                        </wps:bodyPr>
                      </wps:wsp>
                      <wps:wsp>
                        <wps:cNvPr id="676" name="AutoShape 23"/>
                        <wps:cNvCnPr>
                          <a:cxnSpLocks noChangeShapeType="1"/>
                        </wps:cNvCnPr>
                        <wps:spPr bwMode="auto">
                          <a:xfrm>
                            <a:off x="3428182" y="2384624"/>
                            <a:ext cx="140316" cy="32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77" name="Rectangle 166"/>
                        <wps:cNvSpPr>
                          <a:spLocks noChangeArrowheads="1"/>
                        </wps:cNvSpPr>
                        <wps:spPr bwMode="auto">
                          <a:xfrm>
                            <a:off x="3568498" y="2183322"/>
                            <a:ext cx="412846" cy="4083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D8AC90F" w14:textId="77777777" w:rsidR="00CA5115" w:rsidRDefault="00CA5115"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678" name="AutoShape 23"/>
                        <wps:cNvCnPr>
                          <a:cxnSpLocks noChangeShapeType="1"/>
                        </wps:cNvCnPr>
                        <wps:spPr bwMode="auto">
                          <a:xfrm flipV="1">
                            <a:off x="3981944" y="2384624"/>
                            <a:ext cx="218424" cy="32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79" name="Rectangle 168"/>
                        <wps:cNvSpPr>
                          <a:spLocks noChangeArrowheads="1"/>
                        </wps:cNvSpPr>
                        <wps:spPr bwMode="auto">
                          <a:xfrm>
                            <a:off x="2968331" y="2142622"/>
                            <a:ext cx="1073320" cy="52140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80" name="Text Box 15"/>
                        <wps:cNvSpPr txBox="1">
                          <a:spLocks noChangeArrowheads="1"/>
                        </wps:cNvSpPr>
                        <wps:spPr bwMode="auto">
                          <a:xfrm>
                            <a:off x="3268764" y="2008020"/>
                            <a:ext cx="772886" cy="203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7C150" w14:textId="77777777" w:rsidR="00CA5115" w:rsidRDefault="00CA5115" w:rsidP="005179AB">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681" name="Rectangle 170"/>
                        <wps:cNvSpPr>
                          <a:spLocks noChangeArrowheads="1"/>
                        </wps:cNvSpPr>
                        <wps:spPr bwMode="auto">
                          <a:xfrm>
                            <a:off x="4200368" y="2180122"/>
                            <a:ext cx="521458" cy="4083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0946DFF" w14:textId="77777777" w:rsidR="00CA5115" w:rsidRDefault="00CA5115" w:rsidP="005179AB">
                              <w:pPr>
                                <w:pStyle w:val="NormalWeb"/>
                                <w:spacing w:before="0" w:after="0"/>
                                <w:jc w:val="center"/>
                              </w:pPr>
                              <w:r>
                                <w:rPr>
                                  <w:rFonts w:ascii="Arial" w:hAnsi="Arial" w:cs="Arial"/>
                                  <w:sz w:val="18"/>
                                  <w:szCs w:val="18"/>
                                </w:rPr>
                                <w:t>SSI</w:t>
                              </w:r>
                            </w:p>
                          </w:txbxContent>
                        </wps:txbx>
                        <wps:bodyPr rot="0" vert="horz" wrap="square" lIns="70209" tIns="8401" rIns="70209" bIns="8401" anchor="t" anchorCtr="0" upright="1">
                          <a:noAutofit/>
                        </wps:bodyPr>
                      </wps:wsp>
                      <wps:wsp>
                        <wps:cNvPr id="682" name="AutoShape 23"/>
                        <wps:cNvCnPr>
                          <a:cxnSpLocks noChangeShapeType="1"/>
                        </wps:cNvCnPr>
                        <wps:spPr bwMode="auto">
                          <a:xfrm>
                            <a:off x="4722426" y="2384624"/>
                            <a:ext cx="168919"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4C3E573" id="Canvas 683" o:spid="_x0000_s1307" editas="canvas" style="width:487.7pt;height:273.05pt;mso-position-horizontal-relative:char;mso-position-vertical-relative:line" coordsize="61937,34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">
                <v:shape id="_x0000_s1308" type="#_x0000_t75" style="position:absolute;width:61937;height:34677;visibility:visible;mso-wrap-style:square">
                  <v:fill o:detectmouseclick="t"/>
                  <v:path o:connecttype="none"/>
                </v:shape>
                <v:rect id="Rectangle 80" o:spid="_x0000_s1309" style="position:absolute;left:1435;top:16735;width:26196;height:1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">
                  <v:shadow on="t" opacity=".5" offset="6pt,6pt"/>
                  <v:textbox inset="1.95025mm,.23336mm,1.95025mm,.23336mm">
                    <w:txbxContent>
                      <w:p w14:paraId="0B4DD92C" w14:textId="77777777" w:rsidR="00CA5115" w:rsidRDefault="00CA5115" w:rsidP="005179AB">
                        <w:pPr>
                          <w:wordWrap w:val="0"/>
                          <w:jc w:val="right"/>
                          <w:rPr>
                            <w:rFonts w:ascii="Arial" w:hAnsi="Arial"/>
                            <w:sz w:val="18"/>
                            <w:szCs w:val="18"/>
                          </w:rPr>
                        </w:pPr>
                        <w:r>
                          <w:rPr>
                            <w:rFonts w:ascii="Arial" w:hAnsi="Arial"/>
                            <w:sz w:val="18"/>
                            <w:szCs w:val="18"/>
                          </w:rPr>
                          <w:t>ADSP Reference Plugin</w:t>
                        </w:r>
                      </w:p>
                    </w:txbxContent>
                  </v:textbox>
                </v:rect>
                <v:rect id="Rectangle 81" o:spid="_x0000_s1310" style="position:absolute;left:29149;top:6572;width:2106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">
                  <v:shadow on="t" opacity=".5" offset="6pt,6pt"/>
                  <v:textbox inset="1.95025mm,.23336mm,1.95025mm,.23336mm">
                    <w:txbxContent>
                      <w:p w14:paraId="0D273119" w14:textId="77777777" w:rsidR="00CA5115" w:rsidRDefault="00CA5115" w:rsidP="005179AB">
                        <w:pPr>
                          <w:jc w:val="center"/>
                          <w:rPr>
                            <w:rFonts w:ascii="Arial" w:hAnsi="Arial"/>
                            <w:sz w:val="18"/>
                            <w:szCs w:val="18"/>
                          </w:rPr>
                        </w:pPr>
                        <w:r>
                          <w:rPr>
                            <w:rFonts w:ascii="Arial" w:hAnsi="Arial"/>
                            <w:sz w:val="18"/>
                            <w:szCs w:val="18"/>
                          </w:rPr>
                          <w:t>HiFi2 Codec Library</w:t>
                        </w:r>
                      </w:p>
                    </w:txbxContent>
                  </v:textbox>
                </v:rect>
                <v:rect id="Rectangle 82" o:spid="_x0000_s1311" style="position:absolute;left:5099;top:1263;width:17356;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">
                  <v:shadow on="t" opacity=".5" offset="6pt,6pt"/>
                  <v:textbox inset="1.95025mm,.23336mm,1.95025mm,.23336mm">
                    <w:txbxContent>
                      <w:p w14:paraId="3178F3F4" w14:textId="77777777" w:rsidR="00CA5115" w:rsidRDefault="00CA5115" w:rsidP="005179AB">
                        <w:pPr>
                          <w:jc w:val="center"/>
                          <w:rPr>
                            <w:rFonts w:ascii="Arial" w:hAnsi="Arial"/>
                            <w:sz w:val="18"/>
                            <w:szCs w:val="18"/>
                          </w:rPr>
                        </w:pPr>
                        <w:r>
                          <w:rPr>
                            <w:rFonts w:ascii="Arial" w:hAnsi="Arial"/>
                            <w:sz w:val="18"/>
                            <w:szCs w:val="18"/>
                          </w:rPr>
                          <w:t>ADSP Framework</w:t>
                        </w:r>
                      </w:p>
                    </w:txbxContent>
                  </v:textbox>
                </v:rect>
                <v:shape id="Text Box 83" o:spid="_x0000_s1312" type="#_x0000_t202" style="position:absolute;left:23077;top:1593;width:15014;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" filled="f" stroked="f">
                  <v:textbox inset="1.95025mm,.23336mm,1.95025mm,.23336mm">
                    <w:txbxContent>
                      <w:p w14:paraId="3EA03639" w14:textId="77777777" w:rsidR="00CA5115" w:rsidRDefault="00CA5115" w:rsidP="005179AB">
                        <w:pPr>
                          <w:rPr>
                            <w:rFonts w:ascii="Arial" w:eastAsia="MS Gothic" w:hAnsi="Arial"/>
                            <w:sz w:val="18"/>
                            <w:szCs w:val="18"/>
                          </w:rPr>
                        </w:pPr>
                        <w:r>
                          <w:rPr>
                            <w:rFonts w:ascii="Arial" w:eastAsia="MS Gothic" w:hAnsi="Arial"/>
                            <w:sz w:val="18"/>
                            <w:szCs w:val="18"/>
                          </w:rPr>
                          <w:t>Stream</w:t>
                        </w:r>
                      </w:p>
                      <w:p w14:paraId="234D0000" w14:textId="77777777" w:rsidR="00CA5115" w:rsidRDefault="00CA5115" w:rsidP="005179AB">
                        <w:pPr>
                          <w:rPr>
                            <w:rFonts w:ascii="Arial" w:eastAsia="MS Gothic" w:hAnsi="Arial"/>
                            <w:sz w:val="18"/>
                            <w:szCs w:val="18"/>
                          </w:rPr>
                        </w:pPr>
                        <w:r>
                          <w:rPr>
                            <w:rFonts w:ascii="Arial" w:eastAsia="MS Gothic" w:hAnsi="Arial"/>
                            <w:sz w:val="18"/>
                            <w:szCs w:val="18"/>
                          </w:rPr>
                          <w:t>(Compressed Audio data)</w:t>
                        </w:r>
                      </w:p>
                    </w:txbxContent>
                  </v:textbox>
                </v:shape>
                <v:shape id="AutoShape 84" o:spid="_x0000_s1313" type="#_x0000_t112" style="position:absolute;left:5143;top:21323;width:1778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" fillcolor="#fbe4d5">
                  <v:textbox inset="1.95025mm,.23336mm,1.95025mm,.23336mm">
                    <w:txbxContent>
                      <w:p w14:paraId="6546D883" w14:textId="77777777" w:rsidR="00CA5115" w:rsidRDefault="00CA5115" w:rsidP="005179AB">
                        <w:pPr>
                          <w:spacing w:line="276" w:lineRule="auto"/>
                          <w:jc w:val="center"/>
                          <w:rPr>
                            <w:rFonts w:ascii="Arial" w:hAnsi="Arial"/>
                            <w:sz w:val="18"/>
                            <w:szCs w:val="18"/>
                          </w:rPr>
                        </w:pPr>
                      </w:p>
                      <w:p w14:paraId="69ED0170" w14:textId="77777777" w:rsidR="00CA5115" w:rsidRDefault="00CA5115" w:rsidP="005179AB">
                        <w:pPr>
                          <w:spacing w:line="276" w:lineRule="auto"/>
                          <w:jc w:val="center"/>
                          <w:rPr>
                            <w:rFonts w:ascii="Arial" w:hAnsi="Arial"/>
                            <w:sz w:val="18"/>
                            <w:szCs w:val="18"/>
                          </w:rPr>
                        </w:pPr>
                        <w:r>
                          <w:rPr>
                            <w:rFonts w:ascii="Arial" w:hAnsi="Arial"/>
                            <w:sz w:val="18"/>
                            <w:szCs w:val="18"/>
                          </w:rPr>
                          <w:t>HiFi2 Capture</w:t>
                        </w:r>
                      </w:p>
                    </w:txbxContent>
                  </v:textbox>
                </v:shape>
                <v:shape id="Text Box 85" o:spid="_x0000_s1314" type="#_x0000_t202" style="position:absolute;left:21687;top:10953;width:1205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" filled="f" stroked="f">
                  <v:textbox inset="1.95025mm,.23336mm,1.95025mm,.23336mm">
                    <w:txbxContent>
                      <w:p w14:paraId="43193DCC" w14:textId="77777777" w:rsidR="00CA5115" w:rsidRDefault="00CA5115" w:rsidP="005179AB">
                        <w:pPr>
                          <w:rPr>
                            <w:rFonts w:ascii="Arial" w:hAnsi="Arial"/>
                            <w:sz w:val="18"/>
                            <w:szCs w:val="18"/>
                          </w:rPr>
                        </w:pPr>
                        <w:r>
                          <w:rPr>
                            <w:rFonts w:ascii="Arial" w:hAnsi="Arial"/>
                            <w:sz w:val="18"/>
                            <w:szCs w:val="18"/>
                          </w:rPr>
                          <w:t>PCM data</w:t>
                        </w:r>
                      </w:p>
                    </w:txbxContent>
                  </v:textbox>
                </v:shape>
                <v:shape id="Text Box 86" o:spid="_x0000_s1315" type="#_x0000_t202" style="position:absolute;left:23664;top:20231;width:7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" filled="f" stroked="f">
                  <v:textbox inset="1.95025mm,.23336mm,1.95025mm,.23336mm">
                    <w:txbxContent>
                      <w:p w14:paraId="3CF59F81" w14:textId="77777777" w:rsidR="00CA5115" w:rsidRDefault="00CA5115" w:rsidP="005179AB">
                        <w:pPr>
                          <w:rPr>
                            <w:rFonts w:ascii="Arial" w:hAnsi="Arial"/>
                            <w:sz w:val="18"/>
                            <w:szCs w:val="18"/>
                          </w:rPr>
                        </w:pPr>
                        <w:r>
                          <w:rPr>
                            <w:rFonts w:ascii="Arial" w:hAnsi="Arial"/>
                            <w:sz w:val="18"/>
                            <w:szCs w:val="18"/>
                          </w:rPr>
                          <w:t>PCM data</w:t>
                        </w:r>
                      </w:p>
                    </w:txbxContent>
                  </v:textbox>
                </v:shape>
                <v:rect id="Rectangle 87" o:spid="_x0000_s1316" style="position:absolute;left:48913;top:21883;width:4491;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8L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Xj0QT+zqQjIBe/AAAA//8DAFBLAQItABQABgAIAAAAIQDb4fbL7gAAAIUBAAATAAAAAAAA&#10;AAAAAAAAAAAAAABbQ29udGVudF9UeXBlc10ueG1sUEsBAi0AFAAGAAgAAAAhAFr0LFu/AAAAFQEA&#10;AAsAAAAAAAAAAAAAAAAAHwEAAF9yZWxzLy5yZWxzUEsBAi0AFAAGAAgAAAAhACxVHwvHAAAA3AAA&#10;AA8AAAAAAAAAAAAAAAAABwIAAGRycy9kb3ducmV2LnhtbFBLBQYAAAAAAwADALcAAAD7AgAAAAA=&#10;" fillcolor="#f2f2f2">
                  <v:shadow on="t" opacity=".5" offset="6pt,6pt"/>
                  <v:textbox inset="1.95025mm,.23336mm,1.95025mm,.23336mm">
                    <w:txbxContent>
                      <w:p w14:paraId="120E8AE0" w14:textId="77777777" w:rsidR="00CA5115" w:rsidRDefault="00CA5115" w:rsidP="005179AB">
                        <w:pPr>
                          <w:jc w:val="center"/>
                          <w:rPr>
                            <w:rFonts w:ascii="Arial" w:hAnsi="Arial"/>
                            <w:sz w:val="18"/>
                            <w:szCs w:val="18"/>
                          </w:rPr>
                        </w:pPr>
                        <w:r>
                          <w:rPr>
                            <w:rFonts w:ascii="Arial" w:hAnsi="Arial"/>
                            <w:sz w:val="18"/>
                            <w:szCs w:val="18"/>
                          </w:rPr>
                          <w:t>ADC</w:t>
                        </w:r>
                      </w:p>
                    </w:txbxContent>
                  </v:textbox>
                </v:rect>
                <v:shape id="Text Box 89" o:spid="_x0000_s1317" type="#_x0000_t202" style="position:absolute;left:54049;top:19388;width:772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" filled="f" stroked="f">
                  <v:textbox inset="1.95025mm,.23336mm,1.95025mm,.23336mm">
                    <w:txbxContent>
                      <w:p w14:paraId="388E88CC" w14:textId="77777777" w:rsidR="00CA5115" w:rsidRDefault="00CA5115" w:rsidP="005179AB">
                        <w:pPr>
                          <w:rPr>
                            <w:rFonts w:ascii="Arial" w:hAnsi="Arial"/>
                            <w:sz w:val="18"/>
                            <w:szCs w:val="18"/>
                          </w:rPr>
                        </w:pPr>
                        <w:r>
                          <w:rPr>
                            <w:rFonts w:ascii="Arial" w:hAnsi="Arial"/>
                            <w:sz w:val="18"/>
                            <w:szCs w:val="18"/>
                          </w:rPr>
                          <w:t>Microphone</w:t>
                        </w:r>
                      </w:p>
                    </w:txbxContent>
                  </v:textbox>
                </v:shape>
                <v:shape id="AutoShape 90" o:spid="_x0000_s1318" type="#_x0000_t32" style="position:absolute;left:53404;top:23928;width:33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">
                  <v:stroke startarrow="block"/>
                </v:shape>
                <v:shape id="AutoShape 91" o:spid="_x0000_s1319" type="#_x0000_t32" style="position:absolute;left:10262;top:7410;width:26;height:13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">
                  <v:stroke startarrow="block"/>
                </v:shape>
                <v:shape id="Text Box 92" o:spid="_x0000_s1320" type="#_x0000_t202" style="position:absolute;left:10173;top:8731;width:1205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" filled="f" stroked="f">
                  <v:textbox inset="1.95025mm,.23336mm,1.95025mm,.23336mm">
                    <w:txbxContent>
                      <w:p w14:paraId="07B6911B" w14:textId="77777777" w:rsidR="00CA5115" w:rsidRDefault="00CA5115" w:rsidP="005179AB">
                        <w:pPr>
                          <w:rPr>
                            <w:rFonts w:ascii="Arial" w:hAnsi="Arial"/>
                            <w:sz w:val="18"/>
                            <w:szCs w:val="18"/>
                          </w:rPr>
                        </w:pPr>
                        <w:r>
                          <w:rPr>
                            <w:rFonts w:ascii="Arial" w:hAnsi="Arial"/>
                            <w:sz w:val="18"/>
                            <w:szCs w:val="18"/>
                          </w:rPr>
                          <w:t>PCM data</w:t>
                        </w:r>
                      </w:p>
                    </w:txbxContent>
                  </v:textbox>
                </v:shape>
                <v:shape id="AutoShape 93" o:spid="_x0000_s1321" type="#_x0000_t34" style="position:absolute;left:21109;top:2831;width:11341;height:256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" adj="16701">
                  <v:stroke endarrow="block"/>
                </v:shape>
                <v:shapetype id="_x0000_t33" coordsize="21600,21600" o:spt="33" o:oned="t" path="m,l21600,r,21600e" filled="f">
                  <v:stroke joinstyle="miter"/>
                  <v:path arrowok="t" fillok="f" o:connecttype="none"/>
                  <o:lock v:ext="edit" shapetype="t"/>
                </v:shapetype>
                <v:shape id="AutoShape 94" o:spid="_x0000_s1322" type="#_x0000_t33" style="position:absolute;left:29955;top:-3164;width:2236;height:1723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">
                  <v:stroke endarrow="block"/>
                </v:shape>
                <v:shape id="AutoShape 88" o:spid="_x0000_s1323" type="#_x0000_t32" style="position:absolute;left:23075;top:24039;width:70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">
                  <v:stroke startarrow="block"/>
                </v:shape>
                <v:oval id="Oval 119" o:spid="_x0000_s1324" style="position:absolute;left:58274;top:28472;width:965;height:807;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" fillcolor="#a5a5a5 [2092]" strokecolor="#a5a5a5 [2092]" strokeweight="1pt">
                  <v:stroke joinstyle="miter"/>
                </v:oval>
                <v:shape id="Trapezoid 120" o:spid="_x0000_s1325" style="position:absolute;left:57118;top:23824;width:1867;height:4877;rotation:10806731fd;visibility:visible;mso-wrap-style:square;v-text-anchor:middle" coordsize="186690,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" path="m,487680l46673,r93345,l186690,487680,,487680xe" fillcolor="#a5a5a5 [2092]" strokecolor="#a5a5a5 [2092]" strokeweight="1pt">
                  <v:stroke joinstyle="miter"/>
                  <v:path arrowok="t" o:connecttype="custom" o:connectlocs="0,487705;46681,0;140041,0;186721,487705;0,487705" o:connectangles="0,0,0,0,0"/>
                </v:shape>
                <v:oval id="Oval 121" o:spid="_x0000_s1326" style="position:absolute;left:56254;top:22160;width:2013;height:1848;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" fillcolor="#a5a5a5 [2092]" strokecolor="#a5a5a5 [2092]" strokeweight="1pt">
                  <v:stroke joinstyle="miter"/>
                </v:oval>
                <v:shape id="Arc 122" o:spid="_x0000_s1327" style="position:absolute;left:55988;top:22046;width:2254;height:2572;rotation:8000521fd;visibility:visible;mso-wrap-style:square;v-text-anchor:middle" coordsize="2254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" path="m105865,238nsc139619,-2106,172512,12964,195470,41290v19257,23759,29953,54928,29956,87288l112713,128588,105865,238xem105865,238nfc139619,-2106,172512,12964,195470,41290v19257,23759,29953,54928,29956,87288e" fillcolor="#a5a5a5 [2092]" strokecolor="#a5a5a5 [2092]" strokeweight="1pt">
                  <v:stroke joinstyle="miter"/>
                  <v:path arrowok="t" o:connecttype="custom" o:connectlocs="105854,238;195450,41299;225403,128605" o:connectangles="0,0,0"/>
                </v:shape>
                <v:group id="Group 123" o:spid="_x0000_s1328" style="position:absolute;left:56213;top:21184;width:3207;height:7036" coordsize="3210,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oval id="Oval 124" o:spid="_x0000_s1329" style="position:absolute;left:2292;top:6206;width:918;height:835;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" fillcolor="#f4b083 [1941]" strokecolor="black [3213]" strokeweight=".5pt">
                    <v:stroke joinstyle="miter"/>
                  </v:oval>
                  <v:shape id="Trapezoid 125" o:spid="_x0000_s1330" style="position:absolute;left:1184;top:1588;width:1774;height:5027;rotation:10758139fd;visibility:visible;mso-wrap-style:square;v-text-anchor:middle" coordsize="177437,50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" path="m,502682l44359,r88719,l177437,502682,,502682xe" fillcolor="#f4b083 [1941]" strokecolor="black [3213]" strokeweight=".5pt">
                    <v:stroke joinstyle="miter"/>
                    <v:path arrowok="t" o:connecttype="custom" o:connectlocs="0,5027;443,0;1331,0;1774,5027;0,5027" o:connectangles="0,0,0,0,0"/>
                  </v:shape>
                  <v:oval id="Oval 126" o:spid="_x0000_s1331" style="position:absolute;left:333;top:424;width:1908;height:1908;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" fillcolor="white [3212]" strokecolor="white [3212]" strokeweight=".5pt">
                    <v:stroke joinstyle="miter"/>
                  </v:oval>
                  <v:oval id="Oval 127" o:spid="_x0000_s1332" style="position:absolute;left:291;top:195;width:1908;height:1908;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" fillcolor="#f4b083 [1941]" strokecolor="black [3213]" strokeweight=".5pt">
                    <v:stroke joinstyle="miter"/>
                  </v:oval>
                  <v:shape id="Arc 128" o:spid="_x0000_s1333" style="position:absolute;left:57;top:-57;width:2327;height:2442;rotation:7951929fd;visibility:visible;mso-wrap-style:square;v-text-anchor:middle" coordsize="232770,24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" path="m109880,191nsc142851,-1746,175055,11106,198466,35545v21956,22919,34301,54076,34304,86574l116385,122130,109880,191xem109880,191nfc142851,-1746,175055,11106,198466,35545v21956,22919,34301,54076,34304,86574e" filled="f" strokecolor="black [3213]" strokeweight=".5pt">
                    <v:stroke joinstyle="miter"/>
                    <v:path arrowok="t" o:connecttype="custom" o:connectlocs="1098,2;1984,355;2327,1221" o:connectangles="0,0,0"/>
                  </v:shape>
                </v:group>
                <v:rect id="Rectangle 164" o:spid="_x0000_s1334" style="position:absolute;left:30255;top:21801;width:4020;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iH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XjyQj+zqQjIBe/AAAA//8DAFBLAQItABQABgAIAAAAIQDb4fbL7gAAAIUBAAATAAAAAAAA&#10;AAAAAAAAAAAAAABbQ29udGVudF9UeXBlc10ueG1sUEsBAi0AFAAGAAgAAAAhAFr0LFu/AAAAFQEA&#10;AAsAAAAAAAAAAAAAAAAAHwEAAF9yZWxzLy5yZWxzUEsBAi0AFAAGAAgAAAAhAPh+eIfHAAAA3AAA&#10;AA8AAAAAAAAAAAAAAAAABwIAAGRycy9kb3ducmV2LnhtbFBLBQYAAAAAAwADALcAAAD7AgAAAAA=&#10;" fillcolor="#f2f2f2">
                  <v:shadow on="t" opacity=".5" offset="6pt,6pt"/>
                  <v:textbox inset="1.95025mm,.23336mm,1.95025mm,.23336mm">
                    <w:txbxContent>
                      <w:p w14:paraId="73DD7353" w14:textId="77777777" w:rsidR="00CA5115" w:rsidRDefault="00CA5115" w:rsidP="005179AB">
                        <w:pPr>
                          <w:pStyle w:val="NormalWeb"/>
                          <w:spacing w:before="0" w:after="0"/>
                          <w:jc w:val="center"/>
                        </w:pPr>
                        <w:r>
                          <w:rPr>
                            <w:rFonts w:ascii="Arial" w:hAnsi="Arial" w:cs="Arial"/>
                            <w:sz w:val="18"/>
                            <w:szCs w:val="18"/>
                          </w:rPr>
                          <w:t>DVC</w:t>
                        </w:r>
                      </w:p>
                    </w:txbxContent>
                  </v:textbox>
                </v:rect>
                <v:shape id="AutoShape 23" o:spid="_x0000_s1335" type="#_x0000_t32" style="position:absolute;left:34281;top:23846;width:1403;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">
                  <v:stroke startarrow="block"/>
                </v:shape>
                <v:rect id="Rectangle 166" o:spid="_x0000_s1336" style="position:absolute;left:35684;top:21833;width:4129;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" fillcolor="#f2f2f2">
                  <v:shadow on="t" opacity=".5" offset="6pt,6pt"/>
                  <v:textbox inset="1.95025mm,.23336mm,1.95025mm,.23336mm">
                    <w:txbxContent>
                      <w:p w14:paraId="7D8AC90F" w14:textId="77777777" w:rsidR="00CA5115" w:rsidRDefault="00CA5115" w:rsidP="005179AB">
                        <w:pPr>
                          <w:pStyle w:val="NormalWeb"/>
                          <w:spacing w:before="0" w:after="0"/>
                          <w:jc w:val="center"/>
                        </w:pPr>
                        <w:r>
                          <w:rPr>
                            <w:rFonts w:ascii="Arial" w:hAnsi="Arial" w:cs="Arial"/>
                            <w:sz w:val="18"/>
                            <w:szCs w:val="18"/>
                          </w:rPr>
                          <w:t>SRC</w:t>
                        </w:r>
                      </w:p>
                    </w:txbxContent>
                  </v:textbox>
                </v:rect>
                <v:shape id="AutoShape 23" o:spid="_x0000_s1337" type="#_x0000_t32" style="position:absolute;left:39819;top:23846;width:2184;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">
                  <v:stroke startarrow="block"/>
                </v:shape>
                <v:rect id="Rectangle 168" o:spid="_x0000_s1338" style="position:absolute;left:29683;top:21426;width:10733;height:5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" filled="f" strokecolor="black [3213]" strokeweight="1pt"/>
                <v:shape id="Text Box 15" o:spid="_x0000_s1339" type="#_x0000_t202" style="position:absolute;left:32687;top:20080;width:7729;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" filled="f" stroked="f">
                  <v:textbox inset="1.95025mm,.23336mm,1.95025mm,.23336mm">
                    <w:txbxContent>
                      <w:p w14:paraId="3097C150" w14:textId="77777777" w:rsidR="00CA5115" w:rsidRDefault="00CA5115" w:rsidP="005179AB">
                        <w:pPr>
                          <w:pStyle w:val="NormalWeb"/>
                          <w:spacing w:before="0" w:after="0"/>
                          <w:jc w:val="both"/>
                        </w:pPr>
                        <w:r>
                          <w:rPr>
                            <w:rFonts w:ascii="Arial" w:hAnsi="Arial" w:cs="Arial"/>
                            <w:sz w:val="18"/>
                            <w:szCs w:val="18"/>
                          </w:rPr>
                          <w:t>SCU</w:t>
                        </w:r>
                      </w:p>
                    </w:txbxContent>
                  </v:textbox>
                </v:shape>
                <v:rect id="Rectangle 170" o:spid="_x0000_s1340" style="position:absolute;left:42003;top:21801;width:5215;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" fillcolor="#f2f2f2">
                  <v:shadow on="t" opacity=".5" offset="6pt,6pt"/>
                  <v:textbox inset="1.95025mm,.23336mm,1.95025mm,.23336mm">
                    <w:txbxContent>
                      <w:p w14:paraId="50946DFF" w14:textId="77777777" w:rsidR="00CA5115" w:rsidRDefault="00CA5115" w:rsidP="005179AB">
                        <w:pPr>
                          <w:pStyle w:val="NormalWeb"/>
                          <w:spacing w:before="0" w:after="0"/>
                          <w:jc w:val="center"/>
                        </w:pPr>
                        <w:r>
                          <w:rPr>
                            <w:rFonts w:ascii="Arial" w:hAnsi="Arial" w:cs="Arial"/>
                            <w:sz w:val="18"/>
                            <w:szCs w:val="18"/>
                          </w:rPr>
                          <w:t>SSI</w:t>
                        </w:r>
                      </w:p>
                    </w:txbxContent>
                  </v:textbox>
                </v:rect>
                <v:shape id="AutoShape 23" o:spid="_x0000_s1341" type="#_x0000_t32" style="position:absolute;left:47224;top:23846;width:16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">
                  <v:stroke startarrow="block"/>
                </v:shape>
                <w10:anchorlock/>
              </v:group>
            </w:pict>
          </mc:Fallback>
        </mc:AlternateContent>
      </w:r>
    </w:p>
    <w:p w14:paraId="5BED4C89" w14:textId="2A37BB71" w:rsidR="005179AB" w:rsidRDefault="005179AB" w:rsidP="005179AB">
      <w:pPr>
        <w:pStyle w:val="Caption"/>
        <w:keepNext/>
        <w:rPr>
          <w:rFonts w:eastAsia="Meiryo"/>
        </w:rPr>
      </w:pPr>
      <w:bookmarkStart w:id="108" w:name="_Ref493667134"/>
      <w:bookmarkStart w:id="109" w:name="_Toc8203712"/>
      <w:bookmarkStart w:id="110" w:name="_Ref493666689"/>
      <w:r>
        <w:t xml:space="preserve">Figure </w:t>
      </w:r>
      <w:bookmarkEnd w:id="108"/>
      <w:r w:rsidR="009D33F5">
        <w:t xml:space="preserve">1.1.2.3 </w:t>
      </w:r>
      <w:r>
        <w:rPr>
          <w:rFonts w:eastAsia="Meiryo"/>
        </w:rPr>
        <w:t>Example of the ADSP System Configuration for capture function</w:t>
      </w:r>
      <w:bookmarkEnd w:id="109"/>
      <w:bookmarkEnd w:id="110"/>
    </w:p>
    <w:p w14:paraId="399E15BC" w14:textId="77777777" w:rsidR="005179AB" w:rsidRDefault="005179AB" w:rsidP="005179AB">
      <w:pPr>
        <w:rPr>
          <w:rFonts w:eastAsia="Meiryo"/>
        </w:rPr>
      </w:pPr>
    </w:p>
    <w:p w14:paraId="00B4B1B4" w14:textId="77777777" w:rsidR="005179AB" w:rsidRDefault="005179AB" w:rsidP="005179AB">
      <w:pPr>
        <w:pStyle w:val="a2"/>
        <w:ind w:left="397" w:hanging="199"/>
        <w:rPr>
          <w:rFonts w:ascii="Verdana" w:hAnsi="Verdana"/>
        </w:rPr>
      </w:pPr>
      <w:r>
        <w:rPr>
          <w:rFonts w:ascii="Verdana" w:hAnsi="Verdana"/>
        </w:rPr>
        <w:t>Stream (Compressed Audio data)</w:t>
      </w:r>
    </w:p>
    <w:p w14:paraId="61F5F0F0" w14:textId="0026A77B" w:rsidR="005179AB" w:rsidRDefault="005179AB" w:rsidP="003C1B73">
      <w:pPr>
        <w:pStyle w:val="a2"/>
        <w:tabs>
          <w:tab w:val="clear" w:pos="397"/>
          <w:tab w:val="left" w:pos="720"/>
        </w:tabs>
        <w:ind w:left="397" w:firstLine="0"/>
        <w:rPr>
          <w:rFonts w:ascii="Verdana" w:hAnsi="Verdana"/>
        </w:rPr>
      </w:pPr>
      <w:r>
        <w:rPr>
          <w:rFonts w:ascii="Verdana" w:hAnsi="Verdana"/>
        </w:rPr>
        <w:t>Compressed Audio data is a linear PCM data sample compressed according to the compression Audio specifications. For these specifications, depends on HiFi2 Codec Library.</w:t>
      </w:r>
    </w:p>
    <w:p w14:paraId="33290F60" w14:textId="77777777" w:rsidR="005179AB" w:rsidRDefault="005179AB" w:rsidP="005179AB">
      <w:pPr>
        <w:pStyle w:val="a2"/>
        <w:ind w:left="397" w:hanging="199"/>
        <w:rPr>
          <w:rFonts w:ascii="Verdana" w:hAnsi="Verdana"/>
        </w:rPr>
      </w:pPr>
      <w:r>
        <w:rPr>
          <w:rFonts w:ascii="Verdana" w:hAnsi="Verdana"/>
        </w:rPr>
        <w:t>HiFi2 Codec Library</w:t>
      </w:r>
    </w:p>
    <w:p w14:paraId="2BAF2C5E" w14:textId="65F3D6F9" w:rsidR="005179AB" w:rsidRDefault="005179AB" w:rsidP="003C1B73">
      <w:pPr>
        <w:pStyle w:val="BodyText"/>
        <w:ind w:leftChars="200" w:left="440"/>
        <w:rPr>
          <w:rFonts w:ascii="Verdana" w:eastAsia="Meiryo" w:hAnsi="Verdana"/>
          <w:sz w:val="20"/>
        </w:rPr>
      </w:pPr>
      <w:r>
        <w:rPr>
          <w:rFonts w:ascii="Verdana" w:eastAsia="Meiryo" w:hAnsi="Verdana"/>
          <w:sz w:val="20"/>
        </w:rPr>
        <w:t xml:space="preserve">It is Codec Library for HiFi2. It </w:t>
      </w:r>
      <w:r>
        <w:rPr>
          <w:rFonts w:ascii="Verdana" w:eastAsia="Meiryo" w:hAnsi="Verdana"/>
          <w:sz w:val="20"/>
          <w:lang w:val="en-US"/>
        </w:rPr>
        <w:t>decodes</w:t>
      </w:r>
      <w:r>
        <w:rPr>
          <w:rFonts w:ascii="Verdana" w:eastAsia="Meiryo" w:hAnsi="Verdana"/>
          <w:sz w:val="20"/>
        </w:rPr>
        <w:t xml:space="preserve"> the compression Audio</w:t>
      </w:r>
      <w:r>
        <w:rPr>
          <w:rFonts w:ascii="Verdana" w:eastAsia="Meiryo" w:hAnsi="Verdana"/>
          <w:sz w:val="20"/>
          <w:lang w:val="en-US"/>
        </w:rPr>
        <w:t xml:space="preserve"> in renderer case and encodes in capture case.</w:t>
      </w:r>
      <w:r>
        <w:rPr>
          <w:rFonts w:ascii="Verdana" w:eastAsia="Meiryo" w:hAnsi="Verdana"/>
          <w:sz w:val="20"/>
        </w:rPr>
        <w:t xml:space="preserve"> The user should procure to suit the target system.</w:t>
      </w:r>
    </w:p>
    <w:p w14:paraId="7A45EC82" w14:textId="77777777" w:rsidR="005179AB" w:rsidRDefault="005179AB" w:rsidP="005179AB">
      <w:pPr>
        <w:pStyle w:val="a2"/>
        <w:ind w:left="397" w:hanging="199"/>
        <w:rPr>
          <w:rFonts w:ascii="Verdana" w:hAnsi="Verdana"/>
        </w:rPr>
      </w:pPr>
      <w:r>
        <w:rPr>
          <w:rFonts w:ascii="Verdana" w:hAnsi="Verdana"/>
        </w:rPr>
        <w:t>ADSP Framework</w:t>
      </w:r>
    </w:p>
    <w:p w14:paraId="7CA484D3" w14:textId="568AFEA0" w:rsidR="005179AB" w:rsidRDefault="005179AB" w:rsidP="003C1B73">
      <w:pPr>
        <w:pStyle w:val="a2"/>
        <w:tabs>
          <w:tab w:val="clear" w:pos="397"/>
          <w:tab w:val="left" w:pos="720"/>
        </w:tabs>
        <w:ind w:left="0" w:firstLineChars="200" w:firstLine="400"/>
        <w:rPr>
          <w:rFonts w:ascii="Verdana" w:hAnsi="Verdana"/>
        </w:rPr>
      </w:pPr>
      <w:r>
        <w:rPr>
          <w:rFonts w:ascii="Verdana" w:hAnsi="Verdana"/>
        </w:rPr>
        <w:t>It controls ADSP Plugin. It is software provided separately as Framework.</w:t>
      </w:r>
    </w:p>
    <w:p w14:paraId="4E8890D5" w14:textId="77777777" w:rsidR="005179AB" w:rsidRDefault="005179AB" w:rsidP="005179AB">
      <w:pPr>
        <w:pStyle w:val="a2"/>
        <w:ind w:left="397" w:hanging="199"/>
        <w:rPr>
          <w:rFonts w:ascii="Verdana" w:hAnsi="Verdana"/>
        </w:rPr>
      </w:pPr>
      <w:r>
        <w:rPr>
          <w:rFonts w:ascii="Verdana" w:hAnsi="Verdana"/>
        </w:rPr>
        <w:t>HiFi2 Renderer (ADSP Reference Plugin)</w:t>
      </w:r>
    </w:p>
    <w:p w14:paraId="0A735EC7" w14:textId="2D572521" w:rsidR="005179AB" w:rsidRPr="003C1B73" w:rsidRDefault="005179AB" w:rsidP="003C1B73">
      <w:pPr>
        <w:pStyle w:val="ReqText"/>
        <w:ind w:left="360"/>
      </w:pPr>
      <w:r>
        <w:t>It performs output handling of PCM data to other Audio device. It is this software set up as ADSP Reference Plugin.</w:t>
      </w:r>
    </w:p>
    <w:p w14:paraId="0707BC68" w14:textId="77777777" w:rsidR="005179AB" w:rsidRDefault="005179AB" w:rsidP="005179AB">
      <w:pPr>
        <w:pStyle w:val="a2"/>
        <w:ind w:left="397" w:hanging="199"/>
        <w:rPr>
          <w:rFonts w:ascii="Verdana" w:hAnsi="Verdana"/>
        </w:rPr>
      </w:pPr>
      <w:r>
        <w:rPr>
          <w:rFonts w:ascii="Verdana" w:hAnsi="Verdana"/>
        </w:rPr>
        <w:t>HiFi2 Capture (ADSP Reference Plugin)</w:t>
      </w:r>
    </w:p>
    <w:p w14:paraId="26B5AF47" w14:textId="03383723" w:rsidR="005179AB" w:rsidRDefault="005179AB" w:rsidP="003C1B73">
      <w:pPr>
        <w:pStyle w:val="ReqText"/>
        <w:ind w:left="360"/>
      </w:pPr>
      <w:r>
        <w:t>It performs input handling of PCM data from other Audio device. It is this software set up as ADSP Reference Plugin.</w:t>
      </w:r>
    </w:p>
    <w:p w14:paraId="23120B77" w14:textId="77777777" w:rsidR="005179AB" w:rsidRDefault="005179AB" w:rsidP="005179AB">
      <w:pPr>
        <w:pStyle w:val="a2"/>
        <w:ind w:left="397" w:hanging="199"/>
        <w:rPr>
          <w:rFonts w:ascii="Verdana" w:hAnsi="Verdana"/>
        </w:rPr>
      </w:pPr>
      <w:r>
        <w:rPr>
          <w:rFonts w:ascii="Verdana" w:hAnsi="Verdana"/>
        </w:rPr>
        <w:t>PCM data</w:t>
      </w:r>
    </w:p>
    <w:p w14:paraId="064E9173" w14:textId="77777777" w:rsidR="005179AB" w:rsidRDefault="005179AB" w:rsidP="005179AB">
      <w:pPr>
        <w:pStyle w:val="a2"/>
        <w:tabs>
          <w:tab w:val="clear" w:pos="397"/>
          <w:tab w:val="left" w:pos="720"/>
        </w:tabs>
        <w:ind w:left="397" w:firstLine="0"/>
        <w:rPr>
          <w:rFonts w:ascii="Verdana" w:hAnsi="Verdana"/>
        </w:rPr>
      </w:pPr>
      <w:r>
        <w:rPr>
          <w:rFonts w:ascii="Verdana" w:hAnsi="Verdana"/>
        </w:rPr>
        <w:t>16-bit/24-bit linear PCM data which is a processing by this software.</w:t>
      </w:r>
    </w:p>
    <w:p w14:paraId="0F2EAB9E" w14:textId="77777777" w:rsidR="005179AB" w:rsidRDefault="005179AB" w:rsidP="005179AB">
      <w:pPr>
        <w:rPr>
          <w:rFonts w:ascii="Verdana" w:hAnsi="Verdana"/>
        </w:rPr>
      </w:pPr>
      <w:r>
        <w:br w:type="page"/>
      </w:r>
    </w:p>
    <w:p w14:paraId="0C7A80C7" w14:textId="77777777" w:rsidR="005179AB" w:rsidRDefault="005179AB" w:rsidP="005179AB"/>
    <w:p w14:paraId="52AB047E" w14:textId="77777777" w:rsidR="005179AB" w:rsidRDefault="005179AB" w:rsidP="005179AB">
      <w:pPr>
        <w:pStyle w:val="a2"/>
        <w:ind w:left="397" w:hanging="199"/>
        <w:rPr>
          <w:rFonts w:ascii="Verdana" w:hAnsi="Verdana"/>
        </w:rPr>
      </w:pPr>
      <w:r>
        <w:rPr>
          <w:rFonts w:ascii="Verdana" w:hAnsi="Verdana"/>
        </w:rPr>
        <w:t>SCU</w:t>
      </w:r>
    </w:p>
    <w:p w14:paraId="55AC7D68" w14:textId="1EA7EC85" w:rsidR="005179AB" w:rsidRDefault="005179AB" w:rsidP="003C1B73">
      <w:pPr>
        <w:pStyle w:val="a2"/>
        <w:tabs>
          <w:tab w:val="clear" w:pos="397"/>
          <w:tab w:val="left" w:pos="720"/>
        </w:tabs>
        <w:ind w:left="397" w:firstLine="0"/>
        <w:rPr>
          <w:rFonts w:ascii="Verdana" w:hAnsi="Verdana"/>
        </w:rPr>
      </w:pPr>
      <w:r>
        <w:rPr>
          <w:rFonts w:ascii="Verdana" w:hAnsi="Verdana"/>
        </w:rPr>
        <w:t>It performs sampling rate converters (SRC), channel transfer (CTU), mixing (MIX), and volume control (DVC).</w:t>
      </w:r>
    </w:p>
    <w:p w14:paraId="5553ED00" w14:textId="77777777" w:rsidR="005179AB" w:rsidRDefault="005179AB" w:rsidP="005179AB">
      <w:pPr>
        <w:pStyle w:val="a2"/>
        <w:ind w:left="397" w:hanging="199"/>
        <w:rPr>
          <w:rFonts w:ascii="Verdana" w:hAnsi="Verdana"/>
        </w:rPr>
      </w:pPr>
      <w:r>
        <w:rPr>
          <w:rFonts w:ascii="Verdana" w:hAnsi="Verdana"/>
        </w:rPr>
        <w:t>SRC</w:t>
      </w:r>
    </w:p>
    <w:p w14:paraId="200886FA" w14:textId="2B2963A4" w:rsidR="005179AB" w:rsidRDefault="005179AB" w:rsidP="005179AB">
      <w:pPr>
        <w:pStyle w:val="a2"/>
        <w:tabs>
          <w:tab w:val="clear" w:pos="397"/>
          <w:tab w:val="left" w:pos="720"/>
        </w:tabs>
        <w:ind w:left="397" w:firstLine="0"/>
        <w:rPr>
          <w:rFonts w:ascii="Verdana" w:hAnsi="Verdana"/>
        </w:rPr>
      </w:pPr>
      <w:r>
        <w:rPr>
          <w:rFonts w:ascii="Verdana" w:hAnsi="Verdana"/>
        </w:rPr>
        <w:t>It performs sampling rate conversion function.</w:t>
      </w:r>
    </w:p>
    <w:p w14:paraId="022EE5DD" w14:textId="77777777" w:rsidR="005179AB" w:rsidRDefault="005179AB" w:rsidP="005179AB">
      <w:pPr>
        <w:pStyle w:val="a2"/>
        <w:ind w:left="397" w:hanging="199"/>
        <w:rPr>
          <w:rFonts w:ascii="Verdana" w:hAnsi="Verdana"/>
        </w:rPr>
      </w:pPr>
      <w:r>
        <w:rPr>
          <w:rFonts w:ascii="Verdana" w:hAnsi="Verdana"/>
        </w:rPr>
        <w:t>CTU</w:t>
      </w:r>
    </w:p>
    <w:p w14:paraId="76C95AC1" w14:textId="6DE05355" w:rsidR="005179AB" w:rsidRDefault="005179AB" w:rsidP="005179AB">
      <w:pPr>
        <w:pStyle w:val="a2"/>
        <w:tabs>
          <w:tab w:val="clear" w:pos="397"/>
          <w:tab w:val="left" w:pos="720"/>
        </w:tabs>
        <w:ind w:left="397" w:firstLine="0"/>
        <w:rPr>
          <w:rFonts w:ascii="Verdana" w:hAnsi="Verdana"/>
        </w:rPr>
      </w:pPr>
      <w:r>
        <w:rPr>
          <w:rFonts w:ascii="Verdana" w:hAnsi="Verdana"/>
        </w:rPr>
        <w:t>It performs channel transfer unit function such as down-mixing and splitter functions.</w:t>
      </w:r>
    </w:p>
    <w:p w14:paraId="25ABA0CA" w14:textId="77777777" w:rsidR="005179AB" w:rsidRDefault="005179AB" w:rsidP="005179AB">
      <w:pPr>
        <w:pStyle w:val="a2"/>
        <w:ind w:left="397" w:hanging="199"/>
        <w:rPr>
          <w:rFonts w:ascii="Verdana" w:hAnsi="Verdana"/>
        </w:rPr>
      </w:pPr>
      <w:r>
        <w:rPr>
          <w:rFonts w:ascii="Verdana" w:hAnsi="Verdana"/>
        </w:rPr>
        <w:t>MIX</w:t>
      </w:r>
    </w:p>
    <w:p w14:paraId="07F84DDE" w14:textId="51E9CC07" w:rsidR="005179AB" w:rsidRDefault="005179AB" w:rsidP="005179AB">
      <w:pPr>
        <w:pStyle w:val="a2"/>
        <w:tabs>
          <w:tab w:val="clear" w:pos="397"/>
          <w:tab w:val="left" w:pos="720"/>
        </w:tabs>
        <w:ind w:left="397" w:firstLine="0"/>
        <w:rPr>
          <w:rFonts w:ascii="Verdana" w:hAnsi="Verdana"/>
        </w:rPr>
      </w:pPr>
      <w:r>
        <w:rPr>
          <w:rFonts w:ascii="Verdana" w:hAnsi="Verdana"/>
        </w:rPr>
        <w:t xml:space="preserve">It is used for mixing (adding) streams from two to four audio stream sources into a single stream. It also </w:t>
      </w:r>
      <w:proofErr w:type="gramStart"/>
      <w:r>
        <w:rPr>
          <w:rFonts w:ascii="Verdana" w:hAnsi="Verdana"/>
        </w:rPr>
        <w:t>support</w:t>
      </w:r>
      <w:proofErr w:type="gramEnd"/>
      <w:r>
        <w:rPr>
          <w:rFonts w:ascii="Verdana" w:hAnsi="Verdana"/>
        </w:rPr>
        <w:t xml:space="preserve"> the volume control (gain level) for each input stream.</w:t>
      </w:r>
    </w:p>
    <w:p w14:paraId="5BCFF1DF" w14:textId="77777777" w:rsidR="005179AB" w:rsidRDefault="005179AB" w:rsidP="005179AB">
      <w:pPr>
        <w:pStyle w:val="a2"/>
        <w:ind w:left="397" w:hanging="199"/>
        <w:rPr>
          <w:rFonts w:ascii="Verdana" w:hAnsi="Verdana"/>
        </w:rPr>
      </w:pPr>
      <w:r>
        <w:rPr>
          <w:rFonts w:ascii="Verdana" w:hAnsi="Verdana"/>
        </w:rPr>
        <w:t>DVC</w:t>
      </w:r>
    </w:p>
    <w:p w14:paraId="46BDA1E8" w14:textId="114514F8" w:rsidR="005179AB" w:rsidRDefault="005179AB" w:rsidP="005179AB">
      <w:pPr>
        <w:pStyle w:val="a2"/>
        <w:tabs>
          <w:tab w:val="clear" w:pos="397"/>
          <w:tab w:val="left" w:pos="720"/>
        </w:tabs>
        <w:ind w:left="397" w:firstLine="0"/>
        <w:rPr>
          <w:rFonts w:ascii="Verdana" w:hAnsi="Verdana"/>
        </w:rPr>
      </w:pPr>
      <w:r>
        <w:rPr>
          <w:rFonts w:ascii="Verdana" w:hAnsi="Verdana"/>
        </w:rPr>
        <w:t>It performs mute and volume control functions.</w:t>
      </w:r>
    </w:p>
    <w:p w14:paraId="73F91340" w14:textId="77777777" w:rsidR="005179AB" w:rsidRDefault="005179AB" w:rsidP="005179AB">
      <w:pPr>
        <w:pStyle w:val="a2"/>
        <w:ind w:left="397" w:hanging="199"/>
        <w:rPr>
          <w:rFonts w:ascii="Verdana" w:hAnsi="Verdana"/>
        </w:rPr>
      </w:pPr>
      <w:r>
        <w:rPr>
          <w:rFonts w:ascii="Verdana" w:hAnsi="Verdana"/>
        </w:rPr>
        <w:t>SSI</w:t>
      </w:r>
    </w:p>
    <w:p w14:paraId="69B04CC4" w14:textId="571689CD" w:rsidR="005179AB" w:rsidRDefault="005179AB" w:rsidP="005179AB">
      <w:pPr>
        <w:pStyle w:val="a2"/>
        <w:tabs>
          <w:tab w:val="clear" w:pos="397"/>
          <w:tab w:val="left" w:pos="720"/>
        </w:tabs>
        <w:ind w:left="397" w:firstLine="0"/>
        <w:rPr>
          <w:rFonts w:ascii="Verdana" w:hAnsi="Verdana"/>
        </w:rPr>
      </w:pPr>
      <w:r>
        <w:rPr>
          <w:rFonts w:ascii="Verdana" w:hAnsi="Verdana"/>
        </w:rPr>
        <w:t xml:space="preserve">Send or receive audio data interfacing with a </w:t>
      </w:r>
      <w:proofErr w:type="gramStart"/>
      <w:r>
        <w:rPr>
          <w:rFonts w:ascii="Verdana" w:hAnsi="Verdana"/>
        </w:rPr>
        <w:t>variety devices</w:t>
      </w:r>
      <w:proofErr w:type="gramEnd"/>
      <w:r>
        <w:rPr>
          <w:rFonts w:ascii="Verdana" w:hAnsi="Verdana"/>
        </w:rPr>
        <w:t xml:space="preserve"> of offering I2C format.</w:t>
      </w:r>
    </w:p>
    <w:p w14:paraId="2B7DF5CA" w14:textId="77777777" w:rsidR="005179AB" w:rsidRDefault="005179AB" w:rsidP="005179AB">
      <w:pPr>
        <w:pStyle w:val="a2"/>
        <w:ind w:left="397" w:hanging="199"/>
        <w:rPr>
          <w:rFonts w:ascii="Verdana" w:hAnsi="Verdana"/>
        </w:rPr>
      </w:pPr>
      <w:r>
        <w:rPr>
          <w:rFonts w:ascii="Verdana" w:hAnsi="Verdana"/>
        </w:rPr>
        <w:t>ADC</w:t>
      </w:r>
    </w:p>
    <w:p w14:paraId="1A4B0028" w14:textId="1308989A" w:rsidR="005179AB" w:rsidRDefault="005179AB" w:rsidP="005179AB">
      <w:pPr>
        <w:pStyle w:val="a2"/>
        <w:tabs>
          <w:tab w:val="clear" w:pos="397"/>
          <w:tab w:val="left" w:pos="720"/>
        </w:tabs>
        <w:ind w:left="397" w:firstLine="0"/>
        <w:rPr>
          <w:rFonts w:ascii="Verdana" w:hAnsi="Verdana"/>
        </w:rPr>
      </w:pPr>
      <w:r>
        <w:rPr>
          <w:rFonts w:ascii="Verdana" w:hAnsi="Verdana"/>
        </w:rPr>
        <w:t>The ADC converts an analog signal into 16-bit linear PCM data.</w:t>
      </w:r>
    </w:p>
    <w:p w14:paraId="4BD31812" w14:textId="6FB4FDE5" w:rsidR="00080221" w:rsidRDefault="00080221" w:rsidP="00080221">
      <w:pPr>
        <w:pStyle w:val="Heading4"/>
        <w:jc w:val="both"/>
        <w:rPr>
          <w:rFonts w:asciiTheme="minorHAnsi" w:hAnsiTheme="minorHAnsi" w:cstheme="minorHAnsi"/>
          <w:i w:val="0"/>
          <w:color w:val="auto"/>
        </w:rPr>
      </w:pPr>
      <w:r w:rsidRPr="00080221">
        <w:rPr>
          <w:rFonts w:asciiTheme="minorHAnsi" w:hAnsiTheme="minorHAnsi" w:cstheme="minorHAnsi"/>
          <w:i w:val="0"/>
          <w:color w:val="auto"/>
        </w:rPr>
        <w:lastRenderedPageBreak/>
        <w:t>1.</w:t>
      </w:r>
      <w:proofErr w:type="gramStart"/>
      <w:r w:rsidRPr="00080221">
        <w:rPr>
          <w:rFonts w:asciiTheme="minorHAnsi" w:hAnsiTheme="minorHAnsi" w:cstheme="minorHAnsi"/>
          <w:i w:val="0"/>
          <w:color w:val="auto"/>
        </w:rPr>
        <w:t>2.Processing</w:t>
      </w:r>
      <w:proofErr w:type="gramEnd"/>
      <w:r w:rsidRPr="00080221">
        <w:rPr>
          <w:rFonts w:asciiTheme="minorHAnsi" w:hAnsiTheme="minorHAnsi" w:cstheme="minorHAnsi"/>
          <w:i w:val="0"/>
          <w:color w:val="auto"/>
        </w:rPr>
        <w:t xml:space="preserve"> flow</w:t>
      </w:r>
    </w:p>
    <w:p w14:paraId="0D7D2C63" w14:textId="2547D213" w:rsidR="00080221" w:rsidRPr="00080221" w:rsidRDefault="00080221" w:rsidP="00080221">
      <w:r w:rsidRPr="00080221">
        <w:rPr>
          <w:noProof/>
        </w:rPr>
        <w:drawing>
          <wp:inline distT="0" distB="0" distL="0" distR="0" wp14:anchorId="4F52D9C0" wp14:editId="38787317">
            <wp:extent cx="5039428" cy="7144747"/>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428" cy="7144747"/>
                    </a:xfrm>
                    <a:prstGeom prst="rect">
                      <a:avLst/>
                    </a:prstGeom>
                  </pic:spPr>
                </pic:pic>
              </a:graphicData>
            </a:graphic>
          </wp:inline>
        </w:drawing>
      </w:r>
    </w:p>
    <w:p w14:paraId="58FFDC5F" w14:textId="77777777" w:rsidR="003C1B73" w:rsidRDefault="003C1B73" w:rsidP="005179AB">
      <w:pPr>
        <w:pStyle w:val="a2"/>
        <w:tabs>
          <w:tab w:val="clear" w:pos="397"/>
          <w:tab w:val="left" w:pos="720"/>
        </w:tabs>
        <w:ind w:left="397" w:firstLine="0"/>
        <w:rPr>
          <w:rFonts w:ascii="Verdana" w:hAnsi="Verdana"/>
        </w:rPr>
      </w:pPr>
    </w:p>
    <w:p w14:paraId="32EBB27B" w14:textId="77777777" w:rsidR="00DA4016" w:rsidRDefault="00DA4016">
      <w:pPr>
        <w:rPr>
          <w:rFonts w:eastAsiaTheme="majorEastAsia" w:cstheme="minorHAnsi"/>
          <w:iCs/>
        </w:rPr>
      </w:pPr>
      <w:r>
        <w:rPr>
          <w:rFonts w:cstheme="minorHAnsi"/>
          <w:i/>
        </w:rPr>
        <w:br w:type="page"/>
      </w:r>
    </w:p>
    <w:p w14:paraId="2BABF288" w14:textId="6F0F242D" w:rsidR="003C1B73" w:rsidRDefault="003C1B73" w:rsidP="00E25FEE">
      <w:pPr>
        <w:pStyle w:val="Heading4"/>
        <w:jc w:val="both"/>
        <w:rPr>
          <w:rFonts w:asciiTheme="minorHAnsi" w:hAnsiTheme="minorHAnsi" w:cstheme="minorHAnsi"/>
          <w:i w:val="0"/>
          <w:color w:val="auto"/>
        </w:rPr>
      </w:pPr>
      <w:r w:rsidRPr="003C1B73">
        <w:rPr>
          <w:rFonts w:asciiTheme="minorHAnsi" w:hAnsiTheme="minorHAnsi" w:cstheme="minorHAnsi"/>
          <w:i w:val="0"/>
          <w:color w:val="auto"/>
        </w:rPr>
        <w:lastRenderedPageBreak/>
        <w:t>1.</w:t>
      </w:r>
      <w:r w:rsidR="00080221">
        <w:rPr>
          <w:rFonts w:asciiTheme="minorHAnsi" w:hAnsiTheme="minorHAnsi" w:cstheme="minorHAnsi"/>
          <w:i w:val="0"/>
          <w:color w:val="auto"/>
        </w:rPr>
        <w:t>3</w:t>
      </w:r>
      <w:r w:rsidRPr="003C1B73">
        <w:rPr>
          <w:rFonts w:asciiTheme="minorHAnsi" w:hAnsiTheme="minorHAnsi" w:cstheme="minorHAnsi"/>
          <w:i w:val="0"/>
          <w:color w:val="auto"/>
        </w:rPr>
        <w:t>. Apendix</w:t>
      </w:r>
    </w:p>
    <w:p w14:paraId="35C4F114" w14:textId="2081DB78" w:rsidR="003C1B73" w:rsidRDefault="003C1B73" w:rsidP="00E25FEE">
      <w:pPr>
        <w:jc w:val="both"/>
      </w:pPr>
      <w:r>
        <w:t>This section will explain more detail about the configuration to using CTU, MIX module to perform channel transfer and mixing functions.</w:t>
      </w:r>
    </w:p>
    <w:p w14:paraId="350D1D33" w14:textId="7F99391D" w:rsidR="003C1B73" w:rsidRPr="003C1B73" w:rsidRDefault="003C1B73" w:rsidP="00E25FEE">
      <w:pPr>
        <w:pStyle w:val="Heading5"/>
        <w:jc w:val="both"/>
        <w:rPr>
          <w:rFonts w:asciiTheme="minorHAnsi" w:hAnsiTheme="minorHAnsi" w:cstheme="minorHAnsi"/>
          <w:i/>
          <w:color w:val="auto"/>
        </w:rPr>
      </w:pPr>
      <w:bookmarkStart w:id="111" w:name="_Toc8203744"/>
      <w:r>
        <w:rPr>
          <w:rFonts w:asciiTheme="minorHAnsi" w:hAnsiTheme="minorHAnsi" w:cstheme="minorHAnsi"/>
          <w:i/>
          <w:color w:val="auto"/>
        </w:rPr>
        <w:t xml:space="preserve">1.2.1. </w:t>
      </w:r>
      <w:r w:rsidRPr="003C1B73">
        <w:rPr>
          <w:rFonts w:asciiTheme="minorHAnsi" w:hAnsiTheme="minorHAnsi" w:cstheme="minorHAnsi"/>
          <w:i/>
          <w:color w:val="auto"/>
        </w:rPr>
        <w:t>CTU (Channel transfer unit)</w:t>
      </w:r>
      <w:bookmarkEnd w:id="111"/>
    </w:p>
    <w:p w14:paraId="1262ABCF" w14:textId="77777777" w:rsidR="003C1B73" w:rsidRDefault="003C1B73" w:rsidP="00E25FEE">
      <w:pPr>
        <w:jc w:val="both"/>
      </w:pPr>
      <w:r>
        <w:t>CTU implements the channel transfer unit function. It converts PCM format from “x” channel (for input PCM of Renderer plugin) to “y” channel (expected output channel for speaker).</w:t>
      </w:r>
    </w:p>
    <w:p w14:paraId="7BBA462F" w14:textId="6E65CDDB" w:rsidR="003C1B73" w:rsidRDefault="003C1B73" w:rsidP="00E25FEE">
      <w:pPr>
        <w:jc w:val="both"/>
      </w:pPr>
      <w:r>
        <w:rPr>
          <w:i/>
        </w:rPr>
        <w:t>(x = monaural, stereo, 4 channels, 6 channels, 8 channels; y = monaural, stereo)</w:t>
      </w:r>
    </w:p>
    <w:p w14:paraId="513DDB8A" w14:textId="399476E5" w:rsidR="003C1B73" w:rsidRDefault="003C1B73" w:rsidP="00E25FEE">
      <w:pPr>
        <w:jc w:val="both"/>
      </w:pPr>
      <w:r>
        <w:t xml:space="preserve">The setting of input, output channel can be referred in </w:t>
      </w:r>
      <w:r w:rsidR="00B64FF8">
        <w:rPr>
          <w:rFonts w:ascii="Verdana" w:hAnsi="Verdana" w:cs="Verdana"/>
          <w:sz w:val="20"/>
          <w:szCs w:val="20"/>
        </w:rPr>
        <w:t>XA_API_CMD_SET_CONFIG_PARAM</w:t>
      </w:r>
    </w:p>
    <w:p w14:paraId="47FDD366" w14:textId="345EFC04" w:rsidR="003C1B73" w:rsidRDefault="003C1B73" w:rsidP="00E25FEE">
      <w:pPr>
        <w:jc w:val="both"/>
      </w:pPr>
      <w:r>
        <w:t xml:space="preserve">To use CTU functions, the input channel’s and output channel’s values must be different, if not, it implies that CTU module is not used, except when Renderer is using MIX function. Because CTU and MIX are electrically connected as </w:t>
      </w:r>
      <w:r w:rsidR="00B64FF8">
        <w:t>figure 1.2.1.1</w:t>
      </w:r>
    </w:p>
    <w:p w14:paraId="6FA3C9AB" w14:textId="4DA92180" w:rsidR="003C1B73" w:rsidRDefault="003C1B73" w:rsidP="00E25FEE">
      <w:pPr>
        <w:jc w:val="both"/>
      </w:pPr>
      <w:r>
        <w:t>There are two discrete CTU modules available. And each module includes four sub-modules. The output of these sub-modules internally connects a MIX module (see</w:t>
      </w:r>
      <w:r w:rsidR="00B64FF8" w:rsidRPr="00B64FF8">
        <w:t xml:space="preserve"> </w:t>
      </w:r>
      <w:r w:rsidR="00B64FF8">
        <w:t>Figure 1.2.1.1</w:t>
      </w:r>
      <w:r>
        <w:t>).</w:t>
      </w:r>
    </w:p>
    <w:p w14:paraId="3983E514" w14:textId="3E366F4A" w:rsidR="003C1B73" w:rsidRDefault="003C1B73" w:rsidP="00E25FEE">
      <w:pPr>
        <w:jc w:val="both"/>
      </w:pPr>
      <w:r>
        <w:t>So, if you play two PCMs (from 2 Renderers) and mix them together, two sub-modules of CTU0 will be enabled, while CTU1 module is still available. But if you use CTU function in playing two PCMs (from 2 Renderers) separately to two different outputs, then both CTU0 and CTU1 are enabled. Note that, the index of CTU will be selected inside Renderer plugins automatically.</w:t>
      </w:r>
    </w:p>
    <w:p w14:paraId="26E52B47" w14:textId="77777777" w:rsidR="003C1B73" w:rsidRDefault="003C1B73" w:rsidP="00E25FEE">
      <w:pPr>
        <w:jc w:val="both"/>
      </w:pPr>
      <w:r>
        <w:br w:type="page"/>
      </w:r>
    </w:p>
    <w:p w14:paraId="2CCE0950" w14:textId="5B1FC7AD" w:rsidR="003C1B73" w:rsidRDefault="003C1B73" w:rsidP="003C1B73">
      <w:pPr>
        <w:jc w:val="center"/>
      </w:pPr>
      <w:r>
        <w:rPr>
          <w:noProof/>
        </w:rPr>
        <w:lastRenderedPageBreak/>
        <mc:AlternateContent>
          <mc:Choice Requires="wpc">
            <w:drawing>
              <wp:anchor distT="0" distB="0" distL="114300" distR="114300" simplePos="0" relativeHeight="251665408" behindDoc="0" locked="0" layoutInCell="1" allowOverlap="1" wp14:anchorId="22D395F9" wp14:editId="06D80339">
                <wp:simplePos x="0" y="0"/>
                <wp:positionH relativeFrom="column">
                  <wp:posOffset>1061699</wp:posOffset>
                </wp:positionH>
                <wp:positionV relativeFrom="paragraph">
                  <wp:posOffset>355732</wp:posOffset>
                </wp:positionV>
                <wp:extent cx="3788410" cy="3829685"/>
                <wp:effectExtent l="0" t="0" r="21590" b="18415"/>
                <wp:wrapTopAndBottom/>
                <wp:docPr id="946" name="Canvas 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6350" cap="flat" cmpd="sng" algn="ctr">
                          <a:solidFill>
                            <a:schemeClr val="tx1">
                              <a:lumMod val="100000"/>
                              <a:lumOff val="0"/>
                            </a:schemeClr>
                          </a:solidFill>
                          <a:prstDash val="solid"/>
                          <a:miter lim="800000"/>
                          <a:headEnd type="none" w="med" len="med"/>
                          <a:tailEnd type="none" w="med" len="med"/>
                        </a:ln>
                      </wpc:whole>
                      <wps:wsp>
                        <wps:cNvPr id="904" name="Rectangle 518"/>
                        <wps:cNvSpPr>
                          <a:spLocks noChangeArrowheads="1"/>
                        </wps:cNvSpPr>
                        <wps:spPr bwMode="auto">
                          <a:xfrm>
                            <a:off x="1344952" y="780817"/>
                            <a:ext cx="559105" cy="195304"/>
                          </a:xfrm>
                          <a:prstGeom prst="rect">
                            <a:avLst/>
                          </a:prstGeom>
                          <a:solidFill>
                            <a:srgbClr val="F2F2F2"/>
                          </a:solidFill>
                          <a:ln w="9525">
                            <a:solidFill>
                              <a:srgbClr val="000000"/>
                            </a:solidFill>
                            <a:miter lim="800000"/>
                            <a:headEnd/>
                            <a:tailEnd/>
                          </a:ln>
                        </wps:spPr>
                        <wps:txbx>
                          <w:txbxContent>
                            <w:p w14:paraId="530B7235" w14:textId="77777777" w:rsidR="00CA5115" w:rsidRDefault="00CA5115" w:rsidP="003C1B73">
                              <w:pPr>
                                <w:pStyle w:val="NormalWeb"/>
                                <w:spacing w:before="0" w:after="0"/>
                                <w:jc w:val="center"/>
                              </w:pPr>
                              <w:r>
                                <w:rPr>
                                  <w:rFonts w:ascii="Arial" w:hAnsi="Arial"/>
                                  <w:sz w:val="16"/>
                                  <w:szCs w:val="16"/>
                                </w:rPr>
                                <w:t>CTU01</w:t>
                              </w:r>
                            </w:p>
                          </w:txbxContent>
                        </wps:txbx>
                        <wps:bodyPr rot="0" vert="horz" wrap="square" lIns="70209" tIns="8401" rIns="70209" bIns="8401" anchor="ctr" anchorCtr="0" upright="1">
                          <a:noAutofit/>
                        </wps:bodyPr>
                      </wps:wsp>
                      <wps:wsp>
                        <wps:cNvPr id="905" name="Rectangle 519"/>
                        <wps:cNvSpPr>
                          <a:spLocks noChangeArrowheads="1"/>
                        </wps:cNvSpPr>
                        <wps:spPr bwMode="auto">
                          <a:xfrm>
                            <a:off x="2238820" y="839519"/>
                            <a:ext cx="391273" cy="475511"/>
                          </a:xfrm>
                          <a:prstGeom prst="rect">
                            <a:avLst/>
                          </a:prstGeom>
                          <a:solidFill>
                            <a:srgbClr val="F2F2F2"/>
                          </a:solidFill>
                          <a:ln w="9525">
                            <a:solidFill>
                              <a:srgbClr val="000000"/>
                            </a:solidFill>
                            <a:miter lim="800000"/>
                            <a:headEnd/>
                            <a:tailEnd/>
                          </a:ln>
                        </wps:spPr>
                        <wps:txbx>
                          <w:txbxContent>
                            <w:p w14:paraId="3FA40BD6" w14:textId="77777777" w:rsidR="00CA5115" w:rsidRDefault="00CA5115" w:rsidP="003C1B73">
                              <w:pPr>
                                <w:pStyle w:val="NormalWeb"/>
                                <w:spacing w:before="0" w:after="0"/>
                                <w:jc w:val="center"/>
                              </w:pPr>
                              <w:r>
                                <w:rPr>
                                  <w:rFonts w:ascii="Arial" w:hAnsi="Arial"/>
                                  <w:sz w:val="16"/>
                                  <w:szCs w:val="16"/>
                                </w:rPr>
                                <w:t>MIX0</w:t>
                              </w:r>
                            </w:p>
                          </w:txbxContent>
                        </wps:txbx>
                        <wps:bodyPr rot="0" vert="horz" wrap="square" lIns="70209" tIns="8401" rIns="70209" bIns="8401" anchor="ctr" anchorCtr="0" upright="1">
                          <a:noAutofit/>
                        </wps:bodyPr>
                      </wps:wsp>
                      <wps:wsp>
                        <wps:cNvPr id="906" name="AutoShape 23"/>
                        <wps:cNvCnPr>
                          <a:cxnSpLocks noChangeShapeType="1"/>
                        </wps:cNvCnPr>
                        <wps:spPr bwMode="auto">
                          <a:xfrm>
                            <a:off x="2629893" y="1077224"/>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7" name="Rectangle 521"/>
                        <wps:cNvSpPr>
                          <a:spLocks noChangeArrowheads="1"/>
                        </wps:cNvSpPr>
                        <wps:spPr bwMode="auto">
                          <a:xfrm>
                            <a:off x="1344752" y="403309"/>
                            <a:ext cx="557504" cy="246205"/>
                          </a:xfrm>
                          <a:prstGeom prst="rect">
                            <a:avLst/>
                          </a:prstGeom>
                          <a:solidFill>
                            <a:srgbClr val="F2F2F2"/>
                          </a:solidFill>
                          <a:ln w="9525">
                            <a:solidFill>
                              <a:srgbClr val="000000"/>
                            </a:solidFill>
                            <a:miter lim="800000"/>
                            <a:headEnd/>
                            <a:tailEnd/>
                          </a:ln>
                        </wps:spPr>
                        <wps:txbx>
                          <w:txbxContent>
                            <w:p w14:paraId="6D003648" w14:textId="77777777" w:rsidR="00CA5115" w:rsidRDefault="00CA5115" w:rsidP="003C1B73">
                              <w:pPr>
                                <w:pStyle w:val="NormalWeb"/>
                                <w:spacing w:before="0" w:after="0"/>
                                <w:jc w:val="center"/>
                              </w:pPr>
                              <w:r>
                                <w:rPr>
                                  <w:rFonts w:ascii="Arial" w:hAnsi="Arial"/>
                                  <w:sz w:val="16"/>
                                  <w:szCs w:val="16"/>
                                </w:rPr>
                                <w:t>CTU00</w:t>
                              </w:r>
                            </w:p>
                          </w:txbxContent>
                        </wps:txbx>
                        <wps:bodyPr rot="0" vert="horz" wrap="square" lIns="70209" tIns="8401" rIns="70209" bIns="8401" anchor="ctr" anchorCtr="0" upright="1">
                          <a:noAutofit/>
                        </wps:bodyPr>
                      </wps:wsp>
                      <wps:wsp>
                        <wps:cNvPr id="908" name="Rectangle 522"/>
                        <wps:cNvSpPr>
                          <a:spLocks noChangeArrowheads="1"/>
                        </wps:cNvSpPr>
                        <wps:spPr bwMode="auto">
                          <a:xfrm>
                            <a:off x="1345052" y="1142325"/>
                            <a:ext cx="545502" cy="189204"/>
                          </a:xfrm>
                          <a:prstGeom prst="rect">
                            <a:avLst/>
                          </a:prstGeom>
                          <a:solidFill>
                            <a:srgbClr val="F2F2F2"/>
                          </a:solidFill>
                          <a:ln w="9525">
                            <a:solidFill>
                              <a:srgbClr val="000000"/>
                            </a:solidFill>
                            <a:miter lim="800000"/>
                            <a:headEnd/>
                            <a:tailEnd/>
                          </a:ln>
                        </wps:spPr>
                        <wps:txbx>
                          <w:txbxContent>
                            <w:p w14:paraId="01E021E1" w14:textId="77777777" w:rsidR="00CA5115" w:rsidRDefault="00CA5115" w:rsidP="003C1B73">
                              <w:pPr>
                                <w:pStyle w:val="NormalWeb"/>
                                <w:spacing w:before="0" w:after="0"/>
                                <w:jc w:val="center"/>
                              </w:pPr>
                              <w:r>
                                <w:rPr>
                                  <w:rFonts w:ascii="Arial" w:hAnsi="Arial"/>
                                  <w:sz w:val="16"/>
                                  <w:szCs w:val="16"/>
                                </w:rPr>
                                <w:t>CTU02</w:t>
                              </w:r>
                            </w:p>
                          </w:txbxContent>
                        </wps:txbx>
                        <wps:bodyPr rot="0" vert="horz" wrap="square" lIns="70209" tIns="8401" rIns="70209" bIns="8401" anchor="ctr" anchorCtr="0" upright="1">
                          <a:noAutofit/>
                        </wps:bodyPr>
                      </wps:wsp>
                      <wps:wsp>
                        <wps:cNvPr id="909" name="Rectangle 523"/>
                        <wps:cNvSpPr>
                          <a:spLocks noChangeArrowheads="1"/>
                        </wps:cNvSpPr>
                        <wps:spPr bwMode="auto">
                          <a:xfrm>
                            <a:off x="1345052" y="1458632"/>
                            <a:ext cx="540901" cy="206205"/>
                          </a:xfrm>
                          <a:prstGeom prst="rect">
                            <a:avLst/>
                          </a:prstGeom>
                          <a:solidFill>
                            <a:srgbClr val="F2F2F2"/>
                          </a:solidFill>
                          <a:ln w="9525">
                            <a:solidFill>
                              <a:srgbClr val="000000"/>
                            </a:solidFill>
                            <a:miter lim="800000"/>
                            <a:headEnd/>
                            <a:tailEnd/>
                          </a:ln>
                        </wps:spPr>
                        <wps:txbx>
                          <w:txbxContent>
                            <w:p w14:paraId="6FB7B151" w14:textId="77777777" w:rsidR="00CA5115" w:rsidRDefault="00CA5115" w:rsidP="003C1B73">
                              <w:pPr>
                                <w:pStyle w:val="NormalWeb"/>
                                <w:spacing w:before="0" w:after="0"/>
                                <w:jc w:val="center"/>
                              </w:pPr>
                              <w:r>
                                <w:rPr>
                                  <w:rFonts w:ascii="Arial" w:hAnsi="Arial"/>
                                  <w:sz w:val="16"/>
                                  <w:szCs w:val="16"/>
                                </w:rPr>
                                <w:t>CTU03</w:t>
                              </w:r>
                            </w:p>
                          </w:txbxContent>
                        </wps:txbx>
                        <wps:bodyPr rot="0" vert="horz" wrap="square" lIns="70209" tIns="8401" rIns="70209" bIns="8401" anchor="ctr" anchorCtr="0" upright="1">
                          <a:noAutofit/>
                        </wps:bodyPr>
                      </wps:wsp>
                      <wps:wsp>
                        <wps:cNvPr id="910" name="Elbow Connector 524"/>
                        <wps:cNvCnPr>
                          <a:cxnSpLocks noChangeShapeType="1"/>
                          <a:stCxn id="907" idx="3"/>
                        </wps:cNvCnPr>
                        <wps:spPr bwMode="auto">
                          <a:xfrm>
                            <a:off x="1902156" y="526412"/>
                            <a:ext cx="330662" cy="388209"/>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1" name="Elbow Connector 525"/>
                        <wps:cNvCnPr>
                          <a:cxnSpLocks noChangeShapeType="1"/>
                          <a:stCxn id="904" idx="3"/>
                        </wps:cNvCnPr>
                        <wps:spPr bwMode="auto">
                          <a:xfrm>
                            <a:off x="1904057" y="878419"/>
                            <a:ext cx="328762" cy="145003"/>
                          </a:xfrm>
                          <a:prstGeom prst="bentConnector3">
                            <a:avLst>
                              <a:gd name="adj1" fmla="val 3370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2" name="Elbow Connector 526"/>
                        <wps:cNvCnPr>
                          <a:cxnSpLocks noChangeShapeType="1"/>
                          <a:stCxn id="908" idx="3"/>
                        </wps:cNvCnPr>
                        <wps:spPr bwMode="auto">
                          <a:xfrm flipV="1">
                            <a:off x="1890354" y="1160826"/>
                            <a:ext cx="353266" cy="76102"/>
                          </a:xfrm>
                          <a:prstGeom prst="bentConnector3">
                            <a:avLst>
                              <a:gd name="adj1" fmla="val 31463"/>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3" name="Elbow Connector 527"/>
                        <wps:cNvCnPr>
                          <a:cxnSpLocks noChangeShapeType="1"/>
                          <a:stCxn id="909" idx="3"/>
                        </wps:cNvCnPr>
                        <wps:spPr bwMode="auto">
                          <a:xfrm flipV="1">
                            <a:off x="1885853" y="1257028"/>
                            <a:ext cx="347365" cy="304707"/>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4" name="AutoShape 23"/>
                        <wps:cNvCnPr>
                          <a:cxnSpLocks noChangeShapeType="1"/>
                        </wps:cNvCnPr>
                        <wps:spPr bwMode="auto">
                          <a:xfrm>
                            <a:off x="1050197" y="526412"/>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AutoShape 23"/>
                        <wps:cNvCnPr>
                          <a:cxnSpLocks noChangeShapeType="1"/>
                        </wps:cNvCnPr>
                        <wps:spPr bwMode="auto">
                          <a:xfrm>
                            <a:off x="1050197" y="892420"/>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AutoShape 23"/>
                        <wps:cNvCnPr>
                          <a:cxnSpLocks noChangeShapeType="1"/>
                        </wps:cNvCnPr>
                        <wps:spPr bwMode="auto">
                          <a:xfrm>
                            <a:off x="1061699" y="1244628"/>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AutoShape 23"/>
                        <wps:cNvCnPr>
                          <a:cxnSpLocks noChangeShapeType="1"/>
                        </wps:cNvCnPr>
                        <wps:spPr bwMode="auto">
                          <a:xfrm>
                            <a:off x="1061699" y="1561735"/>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Text Box 15"/>
                        <wps:cNvSpPr txBox="1">
                          <a:spLocks noChangeArrowheads="1"/>
                        </wps:cNvSpPr>
                        <wps:spPr bwMode="auto">
                          <a:xfrm>
                            <a:off x="589410" y="375908"/>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D0EFC" w14:textId="77777777" w:rsidR="00CA5115" w:rsidRDefault="00CA5115"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19" name="Text Box 15"/>
                        <wps:cNvSpPr txBox="1">
                          <a:spLocks noChangeArrowheads="1"/>
                        </wps:cNvSpPr>
                        <wps:spPr bwMode="auto">
                          <a:xfrm>
                            <a:off x="586310" y="717716"/>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71A5A" w14:textId="77777777" w:rsidR="00CA5115" w:rsidRDefault="00CA5115"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0" name="Text Box 15"/>
                        <wps:cNvSpPr txBox="1">
                          <a:spLocks noChangeArrowheads="1"/>
                        </wps:cNvSpPr>
                        <wps:spPr bwMode="auto">
                          <a:xfrm>
                            <a:off x="597812" y="1085924"/>
                            <a:ext cx="746940" cy="196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13000" w14:textId="77777777" w:rsidR="00CA5115" w:rsidRDefault="00CA5115"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1" name="Text Box 15"/>
                        <wps:cNvSpPr txBox="1">
                          <a:spLocks noChangeArrowheads="1"/>
                        </wps:cNvSpPr>
                        <wps:spPr bwMode="auto">
                          <a:xfrm>
                            <a:off x="615615" y="1412431"/>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86549" w14:textId="77777777" w:rsidR="00CA5115" w:rsidRDefault="00CA5115"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2" name="Text Box 15"/>
                        <wps:cNvSpPr txBox="1">
                          <a:spLocks noChangeArrowheads="1"/>
                        </wps:cNvSpPr>
                        <wps:spPr bwMode="auto">
                          <a:xfrm>
                            <a:off x="2700206" y="889020"/>
                            <a:ext cx="7468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C2185" w14:textId="77777777" w:rsidR="00CA5115" w:rsidRDefault="00CA5115"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3" name="Rectangle 541"/>
                        <wps:cNvSpPr>
                          <a:spLocks noChangeArrowheads="1"/>
                        </wps:cNvSpPr>
                        <wps:spPr bwMode="auto">
                          <a:xfrm>
                            <a:off x="1223229" y="314207"/>
                            <a:ext cx="730537" cy="14967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29BB53" w14:textId="77777777" w:rsidR="00CA5115" w:rsidRDefault="00CA5115" w:rsidP="003C1B73">
                              <w:pPr>
                                <w:pStyle w:val="NormalWeb"/>
                                <w:spacing w:before="0" w:after="0"/>
                                <w:jc w:val="center"/>
                                <w:rPr>
                                  <w:color w:val="FFFFFF" w:themeColor="background1"/>
                                  <w14:textFill>
                                    <w14:noFill/>
                                  </w14:textFill>
                                </w:rPr>
                              </w:pPr>
                            </w:p>
                          </w:txbxContent>
                        </wps:txbx>
                        <wps:bodyPr rot="0" vert="horz" wrap="square" lIns="70209" tIns="8401" rIns="70209" bIns="8401" anchor="ctr" anchorCtr="0" upright="1">
                          <a:noAutofit/>
                        </wps:bodyPr>
                      </wps:wsp>
                      <wps:wsp>
                        <wps:cNvPr id="924" name="Text Box 15"/>
                        <wps:cNvSpPr txBox="1">
                          <a:spLocks noChangeArrowheads="1"/>
                        </wps:cNvSpPr>
                        <wps:spPr bwMode="auto">
                          <a:xfrm>
                            <a:off x="1580896" y="156203"/>
                            <a:ext cx="485791"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F0C80" w14:textId="77777777" w:rsidR="00CA5115" w:rsidRDefault="00CA5115" w:rsidP="003C1B73">
                              <w:pPr>
                                <w:pStyle w:val="NormalWeb"/>
                                <w:spacing w:before="0" w:after="0"/>
                                <w:jc w:val="both"/>
                              </w:pPr>
                              <w:r>
                                <w:rPr>
                                  <w:rFonts w:ascii="Arial" w:hAnsi="Arial"/>
                                  <w:sz w:val="18"/>
                                  <w:szCs w:val="18"/>
                                </w:rPr>
                                <w:t>CTU0</w:t>
                              </w:r>
                            </w:p>
                          </w:txbxContent>
                        </wps:txbx>
                        <wps:bodyPr rot="0" vert="horz" wrap="square" lIns="70209" tIns="8401" rIns="70209" bIns="8401" anchor="t" anchorCtr="0" upright="1">
                          <a:noAutofit/>
                        </wps:bodyPr>
                      </wps:wsp>
                      <wps:wsp>
                        <wps:cNvPr id="925" name="Rectangle 543"/>
                        <wps:cNvSpPr>
                          <a:spLocks noChangeArrowheads="1"/>
                        </wps:cNvSpPr>
                        <wps:spPr bwMode="auto">
                          <a:xfrm>
                            <a:off x="1344952" y="2562157"/>
                            <a:ext cx="559105" cy="195304"/>
                          </a:xfrm>
                          <a:prstGeom prst="rect">
                            <a:avLst/>
                          </a:prstGeom>
                          <a:solidFill>
                            <a:srgbClr val="F2F2F2"/>
                          </a:solidFill>
                          <a:ln w="9525">
                            <a:solidFill>
                              <a:srgbClr val="000000"/>
                            </a:solidFill>
                            <a:miter lim="800000"/>
                            <a:headEnd/>
                            <a:tailEnd/>
                          </a:ln>
                        </wps:spPr>
                        <wps:txbx>
                          <w:txbxContent>
                            <w:p w14:paraId="105779D4" w14:textId="77777777" w:rsidR="00CA5115" w:rsidRDefault="00CA5115" w:rsidP="003C1B73">
                              <w:pPr>
                                <w:pStyle w:val="NormalWeb"/>
                                <w:spacing w:before="0" w:after="0"/>
                                <w:jc w:val="center"/>
                              </w:pPr>
                              <w:r>
                                <w:rPr>
                                  <w:rFonts w:ascii="Arial" w:hAnsi="Arial"/>
                                  <w:sz w:val="16"/>
                                  <w:szCs w:val="16"/>
                                </w:rPr>
                                <w:t>CTU11</w:t>
                              </w:r>
                            </w:p>
                          </w:txbxContent>
                        </wps:txbx>
                        <wps:bodyPr rot="0" vert="horz" wrap="square" lIns="70209" tIns="8401" rIns="70209" bIns="8401" anchor="ctr" anchorCtr="0" upright="1">
                          <a:noAutofit/>
                        </wps:bodyPr>
                      </wps:wsp>
                      <wps:wsp>
                        <wps:cNvPr id="926" name="Rectangle 544"/>
                        <wps:cNvSpPr>
                          <a:spLocks noChangeArrowheads="1"/>
                        </wps:cNvSpPr>
                        <wps:spPr bwMode="auto">
                          <a:xfrm>
                            <a:off x="2238820" y="2620858"/>
                            <a:ext cx="391273" cy="475511"/>
                          </a:xfrm>
                          <a:prstGeom prst="rect">
                            <a:avLst/>
                          </a:prstGeom>
                          <a:solidFill>
                            <a:srgbClr val="F2F2F2"/>
                          </a:solidFill>
                          <a:ln w="9525">
                            <a:solidFill>
                              <a:srgbClr val="000000"/>
                            </a:solidFill>
                            <a:miter lim="800000"/>
                            <a:headEnd/>
                            <a:tailEnd/>
                          </a:ln>
                        </wps:spPr>
                        <wps:txbx>
                          <w:txbxContent>
                            <w:p w14:paraId="46001697" w14:textId="77777777" w:rsidR="00CA5115" w:rsidRDefault="00CA5115" w:rsidP="003C1B73">
                              <w:pPr>
                                <w:pStyle w:val="NormalWeb"/>
                                <w:spacing w:before="0" w:after="0"/>
                                <w:jc w:val="center"/>
                              </w:pPr>
                              <w:r>
                                <w:rPr>
                                  <w:rFonts w:ascii="Arial" w:hAnsi="Arial"/>
                                  <w:sz w:val="16"/>
                                  <w:szCs w:val="16"/>
                                </w:rPr>
                                <w:t>MIX1</w:t>
                              </w:r>
                            </w:p>
                          </w:txbxContent>
                        </wps:txbx>
                        <wps:bodyPr rot="0" vert="horz" wrap="square" lIns="70209" tIns="8401" rIns="70209" bIns="8401" anchor="ctr" anchorCtr="0" upright="1">
                          <a:noAutofit/>
                        </wps:bodyPr>
                      </wps:wsp>
                      <wps:wsp>
                        <wps:cNvPr id="927" name="AutoShape 23"/>
                        <wps:cNvCnPr>
                          <a:cxnSpLocks noChangeShapeType="1"/>
                        </wps:cNvCnPr>
                        <wps:spPr bwMode="auto">
                          <a:xfrm>
                            <a:off x="2629893" y="2858563"/>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8" name="Rectangle 546"/>
                        <wps:cNvSpPr>
                          <a:spLocks noChangeArrowheads="1"/>
                        </wps:cNvSpPr>
                        <wps:spPr bwMode="auto">
                          <a:xfrm>
                            <a:off x="1344752" y="2184648"/>
                            <a:ext cx="557504" cy="246205"/>
                          </a:xfrm>
                          <a:prstGeom prst="rect">
                            <a:avLst/>
                          </a:prstGeom>
                          <a:solidFill>
                            <a:srgbClr val="F2F2F2"/>
                          </a:solidFill>
                          <a:ln w="9525">
                            <a:solidFill>
                              <a:srgbClr val="000000"/>
                            </a:solidFill>
                            <a:miter lim="800000"/>
                            <a:headEnd/>
                            <a:tailEnd/>
                          </a:ln>
                        </wps:spPr>
                        <wps:txbx>
                          <w:txbxContent>
                            <w:p w14:paraId="2A81C155" w14:textId="77777777" w:rsidR="00CA5115" w:rsidRDefault="00CA5115" w:rsidP="003C1B73">
                              <w:pPr>
                                <w:pStyle w:val="NormalWeb"/>
                                <w:spacing w:before="0" w:after="0"/>
                                <w:jc w:val="center"/>
                              </w:pPr>
                              <w:r>
                                <w:rPr>
                                  <w:rFonts w:ascii="Arial" w:hAnsi="Arial"/>
                                  <w:sz w:val="16"/>
                                  <w:szCs w:val="16"/>
                                </w:rPr>
                                <w:t>CTU10</w:t>
                              </w:r>
                            </w:p>
                          </w:txbxContent>
                        </wps:txbx>
                        <wps:bodyPr rot="0" vert="horz" wrap="square" lIns="70209" tIns="8401" rIns="70209" bIns="8401" anchor="ctr" anchorCtr="0" upright="1">
                          <a:noAutofit/>
                        </wps:bodyPr>
                      </wps:wsp>
                      <wps:wsp>
                        <wps:cNvPr id="929" name="Rectangle 547"/>
                        <wps:cNvSpPr>
                          <a:spLocks noChangeArrowheads="1"/>
                        </wps:cNvSpPr>
                        <wps:spPr bwMode="auto">
                          <a:xfrm>
                            <a:off x="1345052" y="2923665"/>
                            <a:ext cx="545502" cy="189204"/>
                          </a:xfrm>
                          <a:prstGeom prst="rect">
                            <a:avLst/>
                          </a:prstGeom>
                          <a:solidFill>
                            <a:srgbClr val="F2F2F2"/>
                          </a:solidFill>
                          <a:ln w="9525">
                            <a:solidFill>
                              <a:srgbClr val="000000"/>
                            </a:solidFill>
                            <a:miter lim="800000"/>
                            <a:headEnd/>
                            <a:tailEnd/>
                          </a:ln>
                        </wps:spPr>
                        <wps:txbx>
                          <w:txbxContent>
                            <w:p w14:paraId="650505D7" w14:textId="77777777" w:rsidR="00CA5115" w:rsidRDefault="00CA5115" w:rsidP="003C1B73">
                              <w:pPr>
                                <w:pStyle w:val="NormalWeb"/>
                                <w:spacing w:before="0" w:after="0"/>
                                <w:jc w:val="center"/>
                              </w:pPr>
                              <w:r>
                                <w:rPr>
                                  <w:rFonts w:ascii="Arial" w:hAnsi="Arial"/>
                                  <w:sz w:val="16"/>
                                  <w:szCs w:val="16"/>
                                </w:rPr>
                                <w:t>CTU12</w:t>
                              </w:r>
                            </w:p>
                          </w:txbxContent>
                        </wps:txbx>
                        <wps:bodyPr rot="0" vert="horz" wrap="square" lIns="70209" tIns="8401" rIns="70209" bIns="8401" anchor="ctr" anchorCtr="0" upright="1">
                          <a:noAutofit/>
                        </wps:bodyPr>
                      </wps:wsp>
                      <wps:wsp>
                        <wps:cNvPr id="930" name="Rectangle 548"/>
                        <wps:cNvSpPr>
                          <a:spLocks noChangeArrowheads="1"/>
                        </wps:cNvSpPr>
                        <wps:spPr bwMode="auto">
                          <a:xfrm>
                            <a:off x="1345052" y="3239972"/>
                            <a:ext cx="540901" cy="206205"/>
                          </a:xfrm>
                          <a:prstGeom prst="rect">
                            <a:avLst/>
                          </a:prstGeom>
                          <a:solidFill>
                            <a:srgbClr val="F2F2F2"/>
                          </a:solidFill>
                          <a:ln w="9525">
                            <a:solidFill>
                              <a:srgbClr val="000000"/>
                            </a:solidFill>
                            <a:miter lim="800000"/>
                            <a:headEnd/>
                            <a:tailEnd/>
                          </a:ln>
                        </wps:spPr>
                        <wps:txbx>
                          <w:txbxContent>
                            <w:p w14:paraId="6E3932BE" w14:textId="77777777" w:rsidR="00CA5115" w:rsidRDefault="00CA5115" w:rsidP="003C1B73">
                              <w:pPr>
                                <w:pStyle w:val="NormalWeb"/>
                                <w:spacing w:before="0" w:after="0"/>
                                <w:jc w:val="center"/>
                              </w:pPr>
                              <w:r>
                                <w:rPr>
                                  <w:rFonts w:ascii="Arial" w:hAnsi="Arial"/>
                                  <w:sz w:val="16"/>
                                  <w:szCs w:val="16"/>
                                </w:rPr>
                                <w:t>CTU13</w:t>
                              </w:r>
                            </w:p>
                          </w:txbxContent>
                        </wps:txbx>
                        <wps:bodyPr rot="0" vert="horz" wrap="square" lIns="70209" tIns="8401" rIns="70209" bIns="8401" anchor="ctr" anchorCtr="0" upright="1">
                          <a:noAutofit/>
                        </wps:bodyPr>
                      </wps:wsp>
                      <wps:wsp>
                        <wps:cNvPr id="931" name="Elbow Connector 549"/>
                        <wps:cNvCnPr>
                          <a:cxnSpLocks noChangeShapeType="1"/>
                          <a:stCxn id="928" idx="3"/>
                        </wps:cNvCnPr>
                        <wps:spPr bwMode="auto">
                          <a:xfrm>
                            <a:off x="1902156" y="2307751"/>
                            <a:ext cx="330662" cy="388209"/>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2" name="Elbow Connector 550"/>
                        <wps:cNvCnPr>
                          <a:cxnSpLocks noChangeShapeType="1"/>
                          <a:stCxn id="925" idx="3"/>
                        </wps:cNvCnPr>
                        <wps:spPr bwMode="auto">
                          <a:xfrm>
                            <a:off x="1904057" y="2659759"/>
                            <a:ext cx="328762" cy="145003"/>
                          </a:xfrm>
                          <a:prstGeom prst="bentConnector3">
                            <a:avLst>
                              <a:gd name="adj1" fmla="val 3370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3" name="Elbow Connector 551"/>
                        <wps:cNvCnPr>
                          <a:cxnSpLocks noChangeShapeType="1"/>
                          <a:stCxn id="929" idx="3"/>
                        </wps:cNvCnPr>
                        <wps:spPr bwMode="auto">
                          <a:xfrm flipV="1">
                            <a:off x="1890354" y="2942165"/>
                            <a:ext cx="353266" cy="76102"/>
                          </a:xfrm>
                          <a:prstGeom prst="bentConnector3">
                            <a:avLst>
                              <a:gd name="adj1" fmla="val 31463"/>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4" name="Elbow Connector 552"/>
                        <wps:cNvCnPr>
                          <a:cxnSpLocks noChangeShapeType="1"/>
                          <a:stCxn id="930" idx="3"/>
                        </wps:cNvCnPr>
                        <wps:spPr bwMode="auto">
                          <a:xfrm flipV="1">
                            <a:off x="1885853" y="3038367"/>
                            <a:ext cx="347365" cy="304707"/>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5" name="AutoShape 23"/>
                        <wps:cNvCnPr>
                          <a:cxnSpLocks noChangeShapeType="1"/>
                        </wps:cNvCnPr>
                        <wps:spPr bwMode="auto">
                          <a:xfrm>
                            <a:off x="1050197" y="2307751"/>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6" name="AutoShape 23"/>
                        <wps:cNvCnPr>
                          <a:cxnSpLocks noChangeShapeType="1"/>
                        </wps:cNvCnPr>
                        <wps:spPr bwMode="auto">
                          <a:xfrm>
                            <a:off x="1050197" y="2673759"/>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7" name="AutoShape 23"/>
                        <wps:cNvCnPr>
                          <a:cxnSpLocks noChangeShapeType="1"/>
                        </wps:cNvCnPr>
                        <wps:spPr bwMode="auto">
                          <a:xfrm>
                            <a:off x="1061699" y="3025967"/>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8" name="AutoShape 23"/>
                        <wps:cNvCnPr>
                          <a:cxnSpLocks noChangeShapeType="1"/>
                        </wps:cNvCnPr>
                        <wps:spPr bwMode="auto">
                          <a:xfrm>
                            <a:off x="1061699" y="3343074"/>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9" name="Text Box 15"/>
                        <wps:cNvSpPr txBox="1">
                          <a:spLocks noChangeArrowheads="1"/>
                        </wps:cNvSpPr>
                        <wps:spPr bwMode="auto">
                          <a:xfrm>
                            <a:off x="589410" y="2157248"/>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F978B" w14:textId="77777777" w:rsidR="00CA5115" w:rsidRDefault="00CA5115"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0" name="Text Box 15"/>
                        <wps:cNvSpPr txBox="1">
                          <a:spLocks noChangeArrowheads="1"/>
                        </wps:cNvSpPr>
                        <wps:spPr bwMode="auto">
                          <a:xfrm>
                            <a:off x="586310" y="2499055"/>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10F2E" w14:textId="77777777" w:rsidR="00CA5115" w:rsidRDefault="00CA5115"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1" name="Text Box 15"/>
                        <wps:cNvSpPr txBox="1">
                          <a:spLocks noChangeArrowheads="1"/>
                        </wps:cNvSpPr>
                        <wps:spPr bwMode="auto">
                          <a:xfrm>
                            <a:off x="597812" y="2867264"/>
                            <a:ext cx="746940" cy="196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41B1D" w14:textId="77777777" w:rsidR="00CA5115" w:rsidRDefault="00CA5115"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2" name="Text Box 15"/>
                        <wps:cNvSpPr txBox="1">
                          <a:spLocks noChangeArrowheads="1"/>
                        </wps:cNvSpPr>
                        <wps:spPr bwMode="auto">
                          <a:xfrm>
                            <a:off x="615615" y="3193771"/>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2F2DB" w14:textId="77777777" w:rsidR="00CA5115" w:rsidRDefault="00CA5115"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3" name="Text Box 15"/>
                        <wps:cNvSpPr txBox="1">
                          <a:spLocks noChangeArrowheads="1"/>
                        </wps:cNvSpPr>
                        <wps:spPr bwMode="auto">
                          <a:xfrm>
                            <a:off x="2700206" y="2670359"/>
                            <a:ext cx="7468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B0C14" w14:textId="77777777" w:rsidR="00CA5115" w:rsidRDefault="00CA5115"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4" name="Rectangle 562"/>
                        <wps:cNvSpPr>
                          <a:spLocks noChangeArrowheads="1"/>
                        </wps:cNvSpPr>
                        <wps:spPr bwMode="auto">
                          <a:xfrm>
                            <a:off x="1223229" y="2095547"/>
                            <a:ext cx="730537" cy="14967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D2BF20" w14:textId="77777777" w:rsidR="00CA5115" w:rsidRDefault="00CA5115" w:rsidP="003C1B73">
                              <w:pPr>
                                <w:pStyle w:val="NormalWeb"/>
                                <w:spacing w:before="0" w:after="0"/>
                                <w:jc w:val="center"/>
                                <w:rPr>
                                  <w:color w:val="FFFFFF" w:themeColor="background1"/>
                                  <w14:textFill>
                                    <w14:noFill/>
                                  </w14:textFill>
                                </w:rPr>
                              </w:pPr>
                            </w:p>
                          </w:txbxContent>
                        </wps:txbx>
                        <wps:bodyPr rot="0" vert="horz" wrap="square" lIns="70209" tIns="8401" rIns="70209" bIns="8401" anchor="ctr" anchorCtr="0" upright="1">
                          <a:noAutofit/>
                        </wps:bodyPr>
                      </wps:wsp>
                      <wps:wsp>
                        <wps:cNvPr id="945" name="Text Box 15"/>
                        <wps:cNvSpPr txBox="1">
                          <a:spLocks noChangeArrowheads="1"/>
                        </wps:cNvSpPr>
                        <wps:spPr bwMode="auto">
                          <a:xfrm>
                            <a:off x="1580896" y="1937543"/>
                            <a:ext cx="485791"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5CC1C" w14:textId="77777777" w:rsidR="00CA5115" w:rsidRDefault="00CA5115" w:rsidP="003C1B73">
                              <w:pPr>
                                <w:pStyle w:val="NormalWeb"/>
                                <w:spacing w:before="0" w:after="0"/>
                                <w:jc w:val="both"/>
                              </w:pPr>
                              <w:r>
                                <w:rPr>
                                  <w:rFonts w:ascii="Arial" w:hAnsi="Arial"/>
                                  <w:sz w:val="18"/>
                                  <w:szCs w:val="18"/>
                                </w:rPr>
                                <w:t>CTU1</w:t>
                              </w:r>
                            </w:p>
                          </w:txbxContent>
                        </wps:txbx>
                        <wps:bodyPr rot="0" vert="horz" wrap="square" lIns="70209" tIns="8401" rIns="70209" bIns="8401" anchor="t" anchorCtr="0" upright="1">
                          <a:noAutofit/>
                        </wps:bodyPr>
                      </wps:wsp>
                    </wpc:wpc>
                  </a:graphicData>
                </a:graphic>
              </wp:anchor>
            </w:drawing>
          </mc:Choice>
          <mc:Fallback>
            <w:pict>
              <v:group w14:anchorId="22D395F9" id="Canvas 946" o:spid="_x0000_s1342" editas="canvas" style="position:absolute;left:0;text-align:left;margin-left:83.6pt;margin-top:28pt;width:298.3pt;height:301.55pt;z-index:251665408;mso-position-horizontal-relative:text;mso-position-vertical-relative:text" coordsize="37884,3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">
                <v:shape id="_x0000_s1343" type="#_x0000_t75" style="position:absolute;width:37884;height:38296;visibility:visible;mso-wrap-style:square" stroked="t" strokecolor="black [3213]" strokeweight=".5pt">
                  <v:fill o:detectmouseclick="t"/>
                  <v:path o:connecttype="none"/>
                </v:shape>
                <v:rect id="Rectangle 518" o:spid="_x0000_s1344" style="position:absolute;left:13449;top:7808;width:5591;height: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" fillcolor="#f2f2f2">
                  <v:textbox inset="1.95025mm,.23336mm,1.95025mm,.23336mm">
                    <w:txbxContent>
                      <w:p w14:paraId="530B7235" w14:textId="77777777" w:rsidR="00CA5115" w:rsidRDefault="00CA5115" w:rsidP="003C1B73">
                        <w:pPr>
                          <w:pStyle w:val="NormalWeb"/>
                          <w:spacing w:before="0" w:after="0"/>
                          <w:jc w:val="center"/>
                        </w:pPr>
                        <w:r>
                          <w:rPr>
                            <w:rFonts w:ascii="Arial" w:hAnsi="Arial"/>
                            <w:sz w:val="16"/>
                            <w:szCs w:val="16"/>
                          </w:rPr>
                          <w:t>CTU01</w:t>
                        </w:r>
                      </w:p>
                    </w:txbxContent>
                  </v:textbox>
                </v:rect>
                <v:rect id="Rectangle 519" o:spid="_x0000_s1345" style="position:absolute;left:22388;top:8395;width:3912;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" fillcolor="#f2f2f2">
                  <v:textbox inset="1.95025mm,.23336mm,1.95025mm,.23336mm">
                    <w:txbxContent>
                      <w:p w14:paraId="3FA40BD6" w14:textId="77777777" w:rsidR="00CA5115" w:rsidRDefault="00CA5115" w:rsidP="003C1B73">
                        <w:pPr>
                          <w:pStyle w:val="NormalWeb"/>
                          <w:spacing w:before="0" w:after="0"/>
                          <w:jc w:val="center"/>
                        </w:pPr>
                        <w:r>
                          <w:rPr>
                            <w:rFonts w:ascii="Arial" w:hAnsi="Arial"/>
                            <w:sz w:val="16"/>
                            <w:szCs w:val="16"/>
                          </w:rPr>
                          <w:t>MIX0</w:t>
                        </w:r>
                      </w:p>
                    </w:txbxContent>
                  </v:textbox>
                </v:rect>
                <v:shape id="AutoShape 23" o:spid="_x0000_s1346" type="#_x0000_t32" style="position:absolute;left:26298;top:10772;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">
                  <v:stroke endarrow="block"/>
                </v:shape>
                <v:rect id="Rectangle 521" o:spid="_x0000_s1347" style="position:absolute;left:13447;top:4033;width:5575;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" fillcolor="#f2f2f2">
                  <v:textbox inset="1.95025mm,.23336mm,1.95025mm,.23336mm">
                    <w:txbxContent>
                      <w:p w14:paraId="6D003648" w14:textId="77777777" w:rsidR="00CA5115" w:rsidRDefault="00CA5115" w:rsidP="003C1B73">
                        <w:pPr>
                          <w:pStyle w:val="NormalWeb"/>
                          <w:spacing w:before="0" w:after="0"/>
                          <w:jc w:val="center"/>
                        </w:pPr>
                        <w:r>
                          <w:rPr>
                            <w:rFonts w:ascii="Arial" w:hAnsi="Arial"/>
                            <w:sz w:val="16"/>
                            <w:szCs w:val="16"/>
                          </w:rPr>
                          <w:t>CTU00</w:t>
                        </w:r>
                      </w:p>
                    </w:txbxContent>
                  </v:textbox>
                </v:rect>
                <v:rect id="Rectangle 522" o:spid="_x0000_s1348" style="position:absolute;left:13450;top:11423;width:5455;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" fillcolor="#f2f2f2">
                  <v:textbox inset="1.95025mm,.23336mm,1.95025mm,.23336mm">
                    <w:txbxContent>
                      <w:p w14:paraId="01E021E1" w14:textId="77777777" w:rsidR="00CA5115" w:rsidRDefault="00CA5115" w:rsidP="003C1B73">
                        <w:pPr>
                          <w:pStyle w:val="NormalWeb"/>
                          <w:spacing w:before="0" w:after="0"/>
                          <w:jc w:val="center"/>
                        </w:pPr>
                        <w:r>
                          <w:rPr>
                            <w:rFonts w:ascii="Arial" w:hAnsi="Arial"/>
                            <w:sz w:val="16"/>
                            <w:szCs w:val="16"/>
                          </w:rPr>
                          <w:t>CTU02</w:t>
                        </w:r>
                      </w:p>
                    </w:txbxContent>
                  </v:textbox>
                </v:rect>
                <v:rect id="Rectangle 523" o:spid="_x0000_s1349" style="position:absolute;left:13450;top:14586;width:5409;height: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" fillcolor="#f2f2f2">
                  <v:textbox inset="1.95025mm,.23336mm,1.95025mm,.23336mm">
                    <w:txbxContent>
                      <w:p w14:paraId="6FB7B151" w14:textId="77777777" w:rsidR="00CA5115" w:rsidRDefault="00CA5115" w:rsidP="003C1B73">
                        <w:pPr>
                          <w:pStyle w:val="NormalWeb"/>
                          <w:spacing w:before="0" w:after="0"/>
                          <w:jc w:val="center"/>
                        </w:pPr>
                        <w:r>
                          <w:rPr>
                            <w:rFonts w:ascii="Arial" w:hAnsi="Arial"/>
                            <w:sz w:val="16"/>
                            <w:szCs w:val="16"/>
                          </w:rPr>
                          <w:t>CTU03</w:t>
                        </w:r>
                      </w:p>
                    </w:txbxContent>
                  </v:textbox>
                </v:rect>
                <v:shape id="Elbow Connector 524" o:spid="_x0000_s1350" type="#_x0000_t34" style="position:absolute;left:19021;top:5264;width:3307;height: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">
                  <v:stroke endarrow="block" joinstyle="round"/>
                </v:shape>
                <v:shape id="Elbow Connector 525" o:spid="_x0000_s1351" type="#_x0000_t34" style="position:absolute;left:19040;top:8784;width:3288;height:14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" adj="7280">
                  <v:stroke endarrow="block" joinstyle="round"/>
                </v:shape>
                <v:shape id="Elbow Connector 526" o:spid="_x0000_s1352" type="#_x0000_t34" style="position:absolute;left:18903;top:11608;width:3533;height:7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" adj="6796">
                  <v:stroke endarrow="block" joinstyle="round"/>
                </v:shape>
                <v:shape id="Elbow Connector 527" o:spid="_x0000_s1353" type="#_x0000_t34" style="position:absolute;left:18858;top:12570;width:3474;height:304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">
                  <v:stroke endarrow="block" joinstyle="round"/>
                </v:shape>
                <v:shape id="AutoShape 23" o:spid="_x0000_s1354" type="#_x0000_t32" style="position:absolute;left:10501;top:5264;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">
                  <v:stroke endarrow="block"/>
                </v:shape>
                <v:shape id="AutoShape 23" o:spid="_x0000_s1355" type="#_x0000_t32" style="position:absolute;left:10501;top:8924;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">
                  <v:stroke endarrow="block"/>
                </v:shape>
                <v:shape id="AutoShape 23" o:spid="_x0000_s1356" type="#_x0000_t32" style="position:absolute;left:10616;top:12446;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">
                  <v:stroke endarrow="block"/>
                </v:shape>
                <v:shape id="AutoShape 23" o:spid="_x0000_s1357" type="#_x0000_t32" style="position:absolute;left:10616;top:15617;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">
                  <v:stroke endarrow="block"/>
                </v:shape>
                <v:shape id="Text Box 15" o:spid="_x0000_s1358" type="#_x0000_t202" style="position:absolute;left:5894;top:3759;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" filled="f" stroked="f">
                  <v:textbox inset="1.95025mm,.23336mm,1.95025mm,.23336mm">
                    <w:txbxContent>
                      <w:p w14:paraId="0E7D0EFC" w14:textId="77777777" w:rsidR="00CA5115" w:rsidRDefault="00CA5115" w:rsidP="003C1B73">
                        <w:pPr>
                          <w:pStyle w:val="NormalWeb"/>
                          <w:spacing w:before="0" w:after="0"/>
                          <w:jc w:val="both"/>
                        </w:pPr>
                        <w:r>
                          <w:rPr>
                            <w:rFonts w:ascii="Arial" w:hAnsi="Arial"/>
                            <w:sz w:val="18"/>
                            <w:szCs w:val="18"/>
                          </w:rPr>
                          <w:t>PCM data</w:t>
                        </w:r>
                      </w:p>
                    </w:txbxContent>
                  </v:textbox>
                </v:shape>
                <v:shape id="Text Box 15" o:spid="_x0000_s1359" type="#_x0000_t202" style="position:absolute;left:5863;top:7177;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" filled="f" stroked="f">
                  <v:textbox inset="1.95025mm,.23336mm,1.95025mm,.23336mm">
                    <w:txbxContent>
                      <w:p w14:paraId="21871A5A" w14:textId="77777777" w:rsidR="00CA5115" w:rsidRDefault="00CA5115" w:rsidP="003C1B73">
                        <w:pPr>
                          <w:pStyle w:val="NormalWeb"/>
                          <w:spacing w:before="0" w:after="0"/>
                          <w:jc w:val="both"/>
                        </w:pPr>
                        <w:r>
                          <w:rPr>
                            <w:rFonts w:ascii="Arial" w:hAnsi="Arial"/>
                            <w:sz w:val="18"/>
                            <w:szCs w:val="18"/>
                          </w:rPr>
                          <w:t>PCM data</w:t>
                        </w:r>
                      </w:p>
                    </w:txbxContent>
                  </v:textbox>
                </v:shape>
                <v:shape id="Text Box 15" o:spid="_x0000_s1360" type="#_x0000_t202" style="position:absolute;left:5978;top:10859;width:746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" filled="f" stroked="f">
                  <v:textbox inset="1.95025mm,.23336mm,1.95025mm,.23336mm">
                    <w:txbxContent>
                      <w:p w14:paraId="4FB13000" w14:textId="77777777" w:rsidR="00CA5115" w:rsidRDefault="00CA5115" w:rsidP="003C1B73">
                        <w:pPr>
                          <w:pStyle w:val="NormalWeb"/>
                          <w:spacing w:before="0" w:after="0"/>
                          <w:jc w:val="both"/>
                        </w:pPr>
                        <w:r>
                          <w:rPr>
                            <w:rFonts w:ascii="Arial" w:hAnsi="Arial"/>
                            <w:sz w:val="18"/>
                            <w:szCs w:val="18"/>
                          </w:rPr>
                          <w:t>PCM data</w:t>
                        </w:r>
                      </w:p>
                    </w:txbxContent>
                  </v:textbox>
                </v:shape>
                <v:shape id="Text Box 15" o:spid="_x0000_s1361" type="#_x0000_t202" style="position:absolute;left:6156;top:14124;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" filled="f" stroked="f">
                  <v:textbox inset="1.95025mm,.23336mm,1.95025mm,.23336mm">
                    <w:txbxContent>
                      <w:p w14:paraId="07A86549" w14:textId="77777777" w:rsidR="00CA5115" w:rsidRDefault="00CA5115" w:rsidP="003C1B73">
                        <w:pPr>
                          <w:pStyle w:val="NormalWeb"/>
                          <w:spacing w:before="0" w:after="0"/>
                          <w:jc w:val="both"/>
                        </w:pPr>
                        <w:r>
                          <w:rPr>
                            <w:rFonts w:ascii="Arial" w:hAnsi="Arial"/>
                            <w:sz w:val="18"/>
                            <w:szCs w:val="18"/>
                          </w:rPr>
                          <w:t>PCM data</w:t>
                        </w:r>
                      </w:p>
                    </w:txbxContent>
                  </v:textbox>
                </v:shape>
                <v:shape id="Text Box 15" o:spid="_x0000_s1362" type="#_x0000_t202" style="position:absolute;left:27002;top:8890;width:746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" filled="f" stroked="f">
                  <v:textbox inset="1.95025mm,.23336mm,1.95025mm,.23336mm">
                    <w:txbxContent>
                      <w:p w14:paraId="23EC2185" w14:textId="77777777" w:rsidR="00CA5115" w:rsidRDefault="00CA5115" w:rsidP="003C1B73">
                        <w:pPr>
                          <w:pStyle w:val="NormalWeb"/>
                          <w:spacing w:before="0" w:after="0"/>
                          <w:jc w:val="both"/>
                        </w:pPr>
                        <w:r>
                          <w:rPr>
                            <w:rFonts w:ascii="Arial" w:hAnsi="Arial"/>
                            <w:sz w:val="18"/>
                            <w:szCs w:val="18"/>
                          </w:rPr>
                          <w:t>PCM data</w:t>
                        </w:r>
                      </w:p>
                    </w:txbxContent>
                  </v:textbox>
                </v:shape>
                <v:rect id="Rectangle 541" o:spid="_x0000_s1363" style="position:absolute;left:12232;top:3142;width:7305;height:14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" filled="f">
                  <v:textbox inset="1.95025mm,.23336mm,1.95025mm,.23336mm">
                    <w:txbxContent>
                      <w:p w14:paraId="7929BB53" w14:textId="77777777" w:rsidR="00CA5115" w:rsidRDefault="00CA5115" w:rsidP="003C1B73">
                        <w:pPr>
                          <w:pStyle w:val="NormalWeb"/>
                          <w:spacing w:before="0" w:after="0"/>
                          <w:jc w:val="center"/>
                          <w:rPr>
                            <w:color w:val="FFFFFF" w:themeColor="background1"/>
                            <w14:textFill>
                              <w14:noFill/>
                            </w14:textFill>
                          </w:rPr>
                        </w:pPr>
                      </w:p>
                    </w:txbxContent>
                  </v:textbox>
                </v:rect>
                <v:shape id="Text Box 15" o:spid="_x0000_s1364" type="#_x0000_t202" style="position:absolute;left:15808;top:1562;width:485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" filled="f" stroked="f">
                  <v:textbox inset="1.95025mm,.23336mm,1.95025mm,.23336mm">
                    <w:txbxContent>
                      <w:p w14:paraId="2DFF0C80" w14:textId="77777777" w:rsidR="00CA5115" w:rsidRDefault="00CA5115" w:rsidP="003C1B73">
                        <w:pPr>
                          <w:pStyle w:val="NormalWeb"/>
                          <w:spacing w:before="0" w:after="0"/>
                          <w:jc w:val="both"/>
                        </w:pPr>
                        <w:r>
                          <w:rPr>
                            <w:rFonts w:ascii="Arial" w:hAnsi="Arial"/>
                            <w:sz w:val="18"/>
                            <w:szCs w:val="18"/>
                          </w:rPr>
                          <w:t>CTU0</w:t>
                        </w:r>
                      </w:p>
                    </w:txbxContent>
                  </v:textbox>
                </v:shape>
                <v:rect id="Rectangle 543" o:spid="_x0000_s1365" style="position:absolute;left:13449;top:25621;width:5591;height: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" fillcolor="#f2f2f2">
                  <v:textbox inset="1.95025mm,.23336mm,1.95025mm,.23336mm">
                    <w:txbxContent>
                      <w:p w14:paraId="105779D4" w14:textId="77777777" w:rsidR="00CA5115" w:rsidRDefault="00CA5115" w:rsidP="003C1B73">
                        <w:pPr>
                          <w:pStyle w:val="NormalWeb"/>
                          <w:spacing w:before="0" w:after="0"/>
                          <w:jc w:val="center"/>
                        </w:pPr>
                        <w:r>
                          <w:rPr>
                            <w:rFonts w:ascii="Arial" w:hAnsi="Arial"/>
                            <w:sz w:val="16"/>
                            <w:szCs w:val="16"/>
                          </w:rPr>
                          <w:t>CTU11</w:t>
                        </w:r>
                      </w:p>
                    </w:txbxContent>
                  </v:textbox>
                </v:rect>
                <v:rect id="Rectangle 544" o:spid="_x0000_s1366" style="position:absolute;left:22388;top:26208;width:3912;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" fillcolor="#f2f2f2">
                  <v:textbox inset="1.95025mm,.23336mm,1.95025mm,.23336mm">
                    <w:txbxContent>
                      <w:p w14:paraId="46001697" w14:textId="77777777" w:rsidR="00CA5115" w:rsidRDefault="00CA5115" w:rsidP="003C1B73">
                        <w:pPr>
                          <w:pStyle w:val="NormalWeb"/>
                          <w:spacing w:before="0" w:after="0"/>
                          <w:jc w:val="center"/>
                        </w:pPr>
                        <w:r>
                          <w:rPr>
                            <w:rFonts w:ascii="Arial" w:hAnsi="Arial"/>
                            <w:sz w:val="16"/>
                            <w:szCs w:val="16"/>
                          </w:rPr>
                          <w:t>MIX1</w:t>
                        </w:r>
                      </w:p>
                    </w:txbxContent>
                  </v:textbox>
                </v:rect>
                <v:shape id="AutoShape 23" o:spid="_x0000_s1367" type="#_x0000_t32" style="position:absolute;left:26298;top:28585;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">
                  <v:stroke endarrow="block"/>
                </v:shape>
                <v:rect id="Rectangle 546" o:spid="_x0000_s1368" style="position:absolute;left:13447;top:21846;width:5575;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" fillcolor="#f2f2f2">
                  <v:textbox inset="1.95025mm,.23336mm,1.95025mm,.23336mm">
                    <w:txbxContent>
                      <w:p w14:paraId="2A81C155" w14:textId="77777777" w:rsidR="00CA5115" w:rsidRDefault="00CA5115" w:rsidP="003C1B73">
                        <w:pPr>
                          <w:pStyle w:val="NormalWeb"/>
                          <w:spacing w:before="0" w:after="0"/>
                          <w:jc w:val="center"/>
                        </w:pPr>
                        <w:r>
                          <w:rPr>
                            <w:rFonts w:ascii="Arial" w:hAnsi="Arial"/>
                            <w:sz w:val="16"/>
                            <w:szCs w:val="16"/>
                          </w:rPr>
                          <w:t>CTU10</w:t>
                        </w:r>
                      </w:p>
                    </w:txbxContent>
                  </v:textbox>
                </v:rect>
                <v:rect id="Rectangle 547" o:spid="_x0000_s1369" style="position:absolute;left:13450;top:29236;width:5455;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" fillcolor="#f2f2f2">
                  <v:textbox inset="1.95025mm,.23336mm,1.95025mm,.23336mm">
                    <w:txbxContent>
                      <w:p w14:paraId="650505D7" w14:textId="77777777" w:rsidR="00CA5115" w:rsidRDefault="00CA5115" w:rsidP="003C1B73">
                        <w:pPr>
                          <w:pStyle w:val="NormalWeb"/>
                          <w:spacing w:before="0" w:after="0"/>
                          <w:jc w:val="center"/>
                        </w:pPr>
                        <w:r>
                          <w:rPr>
                            <w:rFonts w:ascii="Arial" w:hAnsi="Arial"/>
                            <w:sz w:val="16"/>
                            <w:szCs w:val="16"/>
                          </w:rPr>
                          <w:t>CTU12</w:t>
                        </w:r>
                      </w:p>
                    </w:txbxContent>
                  </v:textbox>
                </v:rect>
                <v:rect id="Rectangle 548" o:spid="_x0000_s1370" style="position:absolute;left:13450;top:32399;width:5409;height: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" fillcolor="#f2f2f2">
                  <v:textbox inset="1.95025mm,.23336mm,1.95025mm,.23336mm">
                    <w:txbxContent>
                      <w:p w14:paraId="6E3932BE" w14:textId="77777777" w:rsidR="00CA5115" w:rsidRDefault="00CA5115" w:rsidP="003C1B73">
                        <w:pPr>
                          <w:pStyle w:val="NormalWeb"/>
                          <w:spacing w:before="0" w:after="0"/>
                          <w:jc w:val="center"/>
                        </w:pPr>
                        <w:r>
                          <w:rPr>
                            <w:rFonts w:ascii="Arial" w:hAnsi="Arial"/>
                            <w:sz w:val="16"/>
                            <w:szCs w:val="16"/>
                          </w:rPr>
                          <w:t>CTU13</w:t>
                        </w:r>
                      </w:p>
                    </w:txbxContent>
                  </v:textbox>
                </v:rect>
                <v:shape id="Elbow Connector 549" o:spid="_x0000_s1371" type="#_x0000_t34" style="position:absolute;left:19021;top:23077;width:3307;height: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">
                  <v:stroke endarrow="block" joinstyle="round"/>
                </v:shape>
                <v:shape id="Elbow Connector 550" o:spid="_x0000_s1372" type="#_x0000_t34" style="position:absolute;left:19040;top:26597;width:3288;height:14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" adj="7280">
                  <v:stroke endarrow="block" joinstyle="round"/>
                </v:shape>
                <v:shape id="Elbow Connector 551" o:spid="_x0000_s1373" type="#_x0000_t34" style="position:absolute;left:18903;top:29421;width:3533;height:7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" adj="6796">
                  <v:stroke endarrow="block" joinstyle="round"/>
                </v:shape>
                <v:shape id="Elbow Connector 552" o:spid="_x0000_s1374" type="#_x0000_t34" style="position:absolute;left:18858;top:30383;width:3474;height:304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">
                  <v:stroke endarrow="block" joinstyle="round"/>
                </v:shape>
                <v:shape id="AutoShape 23" o:spid="_x0000_s1375" type="#_x0000_t32" style="position:absolute;left:10501;top:23077;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">
                  <v:stroke endarrow="block"/>
                </v:shape>
                <v:shape id="AutoShape 23" o:spid="_x0000_s1376" type="#_x0000_t32" style="position:absolute;left:10501;top:26737;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">
                  <v:stroke endarrow="block"/>
                </v:shape>
                <v:shape id="AutoShape 23" o:spid="_x0000_s1377" type="#_x0000_t32" style="position:absolute;left:10616;top:30259;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">
                  <v:stroke endarrow="block"/>
                </v:shape>
                <v:shape id="AutoShape 23" o:spid="_x0000_s1378" type="#_x0000_t32" style="position:absolute;left:10616;top:33430;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">
                  <v:stroke endarrow="block"/>
                </v:shape>
                <v:shape id="Text Box 15" o:spid="_x0000_s1379" type="#_x0000_t202" style="position:absolute;left:5894;top:21572;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" filled="f" stroked="f">
                  <v:textbox inset="1.95025mm,.23336mm,1.95025mm,.23336mm">
                    <w:txbxContent>
                      <w:p w14:paraId="341F978B" w14:textId="77777777" w:rsidR="00CA5115" w:rsidRDefault="00CA5115" w:rsidP="003C1B73">
                        <w:pPr>
                          <w:pStyle w:val="NormalWeb"/>
                          <w:spacing w:before="0" w:after="0"/>
                          <w:jc w:val="both"/>
                        </w:pPr>
                        <w:r>
                          <w:rPr>
                            <w:rFonts w:ascii="Arial" w:hAnsi="Arial"/>
                            <w:sz w:val="18"/>
                            <w:szCs w:val="18"/>
                          </w:rPr>
                          <w:t>PCM data</w:t>
                        </w:r>
                      </w:p>
                    </w:txbxContent>
                  </v:textbox>
                </v:shape>
                <v:shape id="Text Box 15" o:spid="_x0000_s1380" type="#_x0000_t202" style="position:absolute;left:5863;top:24990;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" filled="f" stroked="f">
                  <v:textbox inset="1.95025mm,.23336mm,1.95025mm,.23336mm">
                    <w:txbxContent>
                      <w:p w14:paraId="5F610F2E" w14:textId="77777777" w:rsidR="00CA5115" w:rsidRDefault="00CA5115" w:rsidP="003C1B73">
                        <w:pPr>
                          <w:pStyle w:val="NormalWeb"/>
                          <w:spacing w:before="0" w:after="0"/>
                          <w:jc w:val="both"/>
                        </w:pPr>
                        <w:r>
                          <w:rPr>
                            <w:rFonts w:ascii="Arial" w:hAnsi="Arial"/>
                            <w:sz w:val="18"/>
                            <w:szCs w:val="18"/>
                          </w:rPr>
                          <w:t>PCM data</w:t>
                        </w:r>
                      </w:p>
                    </w:txbxContent>
                  </v:textbox>
                </v:shape>
                <v:shape id="Text Box 15" o:spid="_x0000_s1381" type="#_x0000_t202" style="position:absolute;left:5978;top:28672;width:746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" filled="f" stroked="f">
                  <v:textbox inset="1.95025mm,.23336mm,1.95025mm,.23336mm">
                    <w:txbxContent>
                      <w:p w14:paraId="1C341B1D" w14:textId="77777777" w:rsidR="00CA5115" w:rsidRDefault="00CA5115" w:rsidP="003C1B73">
                        <w:pPr>
                          <w:pStyle w:val="NormalWeb"/>
                          <w:spacing w:before="0" w:after="0"/>
                          <w:jc w:val="both"/>
                        </w:pPr>
                        <w:r>
                          <w:rPr>
                            <w:rFonts w:ascii="Arial" w:hAnsi="Arial"/>
                            <w:sz w:val="18"/>
                            <w:szCs w:val="18"/>
                          </w:rPr>
                          <w:t>PCM data</w:t>
                        </w:r>
                      </w:p>
                    </w:txbxContent>
                  </v:textbox>
                </v:shape>
                <v:shape id="Text Box 15" o:spid="_x0000_s1382" type="#_x0000_t202" style="position:absolute;left:6156;top:31937;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" filled="f" stroked="f">
                  <v:textbox inset="1.95025mm,.23336mm,1.95025mm,.23336mm">
                    <w:txbxContent>
                      <w:p w14:paraId="39F2F2DB" w14:textId="77777777" w:rsidR="00CA5115" w:rsidRDefault="00CA5115" w:rsidP="003C1B73">
                        <w:pPr>
                          <w:pStyle w:val="NormalWeb"/>
                          <w:spacing w:before="0" w:after="0"/>
                          <w:jc w:val="both"/>
                        </w:pPr>
                        <w:r>
                          <w:rPr>
                            <w:rFonts w:ascii="Arial" w:hAnsi="Arial"/>
                            <w:sz w:val="18"/>
                            <w:szCs w:val="18"/>
                          </w:rPr>
                          <w:t>PCM data</w:t>
                        </w:r>
                      </w:p>
                    </w:txbxContent>
                  </v:textbox>
                </v:shape>
                <v:shape id="Text Box 15" o:spid="_x0000_s1383" type="#_x0000_t202" style="position:absolute;left:27002;top:26703;width:746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" filled="f" stroked="f">
                  <v:textbox inset="1.95025mm,.23336mm,1.95025mm,.23336mm">
                    <w:txbxContent>
                      <w:p w14:paraId="2DDB0C14" w14:textId="77777777" w:rsidR="00CA5115" w:rsidRDefault="00CA5115" w:rsidP="003C1B73">
                        <w:pPr>
                          <w:pStyle w:val="NormalWeb"/>
                          <w:spacing w:before="0" w:after="0"/>
                          <w:jc w:val="both"/>
                        </w:pPr>
                        <w:r>
                          <w:rPr>
                            <w:rFonts w:ascii="Arial" w:hAnsi="Arial"/>
                            <w:sz w:val="18"/>
                            <w:szCs w:val="18"/>
                          </w:rPr>
                          <w:t>PCM data</w:t>
                        </w:r>
                      </w:p>
                    </w:txbxContent>
                  </v:textbox>
                </v:shape>
                <v:rect id="Rectangle 562" o:spid="_x0000_s1384" style="position:absolute;left:12232;top:20955;width:7305;height:14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" filled="f">
                  <v:textbox inset="1.95025mm,.23336mm,1.95025mm,.23336mm">
                    <w:txbxContent>
                      <w:p w14:paraId="76D2BF20" w14:textId="77777777" w:rsidR="00CA5115" w:rsidRDefault="00CA5115" w:rsidP="003C1B73">
                        <w:pPr>
                          <w:pStyle w:val="NormalWeb"/>
                          <w:spacing w:before="0" w:after="0"/>
                          <w:jc w:val="center"/>
                          <w:rPr>
                            <w:color w:val="FFFFFF" w:themeColor="background1"/>
                            <w14:textFill>
                              <w14:noFill/>
                            </w14:textFill>
                          </w:rPr>
                        </w:pPr>
                      </w:p>
                    </w:txbxContent>
                  </v:textbox>
                </v:rect>
                <v:shape id="Text Box 15" o:spid="_x0000_s1385" type="#_x0000_t202" style="position:absolute;left:15808;top:19375;width:485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" filled="f" stroked="f">
                  <v:textbox inset="1.95025mm,.23336mm,1.95025mm,.23336mm">
                    <w:txbxContent>
                      <w:p w14:paraId="7585CC1C" w14:textId="77777777" w:rsidR="00CA5115" w:rsidRDefault="00CA5115" w:rsidP="003C1B73">
                        <w:pPr>
                          <w:pStyle w:val="NormalWeb"/>
                          <w:spacing w:before="0" w:after="0"/>
                          <w:jc w:val="both"/>
                        </w:pPr>
                        <w:r>
                          <w:rPr>
                            <w:rFonts w:ascii="Arial" w:hAnsi="Arial"/>
                            <w:sz w:val="18"/>
                            <w:szCs w:val="18"/>
                          </w:rPr>
                          <w:t>CTU1</w:t>
                        </w:r>
                      </w:p>
                    </w:txbxContent>
                  </v:textbox>
                </v:shape>
                <w10:wrap type="topAndBottom"/>
              </v:group>
            </w:pict>
          </mc:Fallback>
        </mc:AlternateContent>
      </w:r>
      <w:r w:rsidR="00B64FF8">
        <w:t>Figure 1.2.1.1</w:t>
      </w:r>
      <w:r>
        <w:t xml:space="preserve"> shows all available of CTU modules.</w:t>
      </w:r>
    </w:p>
    <w:p w14:paraId="1F83B6B8" w14:textId="11B3883E" w:rsidR="003C1B73" w:rsidRDefault="00B64FF8" w:rsidP="003C1B73">
      <w:pPr>
        <w:pStyle w:val="Caption"/>
      </w:pPr>
      <w:bookmarkStart w:id="112" w:name="_Toc8203718"/>
      <w:r>
        <w:t xml:space="preserve">Figure 1.2.1.1 </w:t>
      </w:r>
      <w:r w:rsidR="003C1B73">
        <w:t>Block diagram of CTU</w:t>
      </w:r>
      <w:bookmarkEnd w:id="112"/>
    </w:p>
    <w:p w14:paraId="525EAEC5" w14:textId="09F0E6A4" w:rsidR="003C1B73" w:rsidRDefault="003C1B73" w:rsidP="003C1B73">
      <w:pPr>
        <w:pStyle w:val="Heading5"/>
        <w:rPr>
          <w:rFonts w:eastAsia="Meiryo"/>
          <w:lang w:val="x-none" w:eastAsia="x-none"/>
        </w:rPr>
      </w:pPr>
      <w:bookmarkStart w:id="113" w:name="_MIX_(Mixing)"/>
      <w:bookmarkStart w:id="114" w:name="_Toc8203745"/>
      <w:bookmarkEnd w:id="113"/>
      <w:r w:rsidRPr="003C1B73">
        <w:rPr>
          <w:rFonts w:asciiTheme="minorHAnsi" w:hAnsiTheme="minorHAnsi" w:cstheme="minorHAnsi"/>
          <w:i/>
          <w:color w:val="auto"/>
        </w:rPr>
        <w:t>1.2.2. MIX (Mixing)</w:t>
      </w:r>
      <w:bookmarkEnd w:id="114"/>
    </w:p>
    <w:p w14:paraId="28C0A472" w14:textId="40E59977" w:rsidR="003C1B73" w:rsidRDefault="003C1B73" w:rsidP="003C1B73">
      <w:pPr>
        <w:rPr>
          <w:lang w:eastAsia="x-none"/>
        </w:rPr>
      </w:pPr>
      <w:r>
        <w:rPr>
          <w:lang w:eastAsia="x-none"/>
        </w:rPr>
        <w:t>MIX implements the mixing (adding) two to four streams from Renderer plugins into a single stream, which will be output to a speaker.</w:t>
      </w:r>
    </w:p>
    <w:p w14:paraId="78CE1CEA" w14:textId="795BD6D5" w:rsidR="003C1B73" w:rsidRDefault="003C1B73" w:rsidP="003C1B73">
      <w:pPr>
        <w:rPr>
          <w:lang w:eastAsia="x-none"/>
        </w:rPr>
      </w:pPr>
      <w:r>
        <w:rPr>
          <w:lang w:eastAsia="x-none"/>
        </w:rPr>
        <w:t>The setting of plugin to use MIX functions can be referred to</w:t>
      </w:r>
      <w:r w:rsidR="00B64FF8" w:rsidRPr="00B64FF8">
        <w:rPr>
          <w:rFonts w:ascii="Verdana" w:hAnsi="Verdana" w:cs="Verdana"/>
          <w:sz w:val="20"/>
          <w:szCs w:val="20"/>
        </w:rPr>
        <w:t xml:space="preserve"> </w:t>
      </w:r>
      <w:r w:rsidR="00B64FF8">
        <w:rPr>
          <w:rFonts w:ascii="Verdana" w:hAnsi="Verdana" w:cs="Verdana"/>
          <w:sz w:val="20"/>
          <w:szCs w:val="20"/>
        </w:rPr>
        <w:t>XA_API_CMD_SET_CONFIG_PARAM command</w:t>
      </w:r>
      <w:r>
        <w:rPr>
          <w:lang w:eastAsia="x-none"/>
        </w:rPr>
        <w:t>.</w:t>
      </w:r>
    </w:p>
    <w:p w14:paraId="0557CBEE" w14:textId="11F95903" w:rsidR="003C1B73" w:rsidRDefault="003C1B73" w:rsidP="003C1B73">
      <w:pPr>
        <w:rPr>
          <w:lang w:eastAsia="x-none"/>
        </w:rPr>
      </w:pPr>
      <w:r>
        <w:rPr>
          <w:lang w:eastAsia="x-none"/>
        </w:rPr>
        <w:t>As</w:t>
      </w:r>
      <w:r w:rsidR="00B64FF8">
        <w:rPr>
          <w:lang w:eastAsia="x-none"/>
        </w:rPr>
        <w:t xml:space="preserve"> figure 1.2.1.1</w:t>
      </w:r>
      <w:r>
        <w:rPr>
          <w:lang w:eastAsia="x-none"/>
        </w:rPr>
        <w:t>, there are two MIX modules available. And each one supports maximum of 4 inputs.</w:t>
      </w:r>
    </w:p>
    <w:p w14:paraId="1F782AB8" w14:textId="346DB404" w:rsidR="003C1B73" w:rsidRDefault="003C1B73" w:rsidP="003C1B73">
      <w:pPr>
        <w:rPr>
          <w:lang w:eastAsia="x-none"/>
        </w:rPr>
      </w:pPr>
      <w:r>
        <w:rPr>
          <w:lang w:eastAsia="x-none"/>
        </w:rPr>
        <w:t>The below conditions must be assured when mixing PCMs output from Renderers.</w:t>
      </w:r>
    </w:p>
    <w:p w14:paraId="600B8DCA"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r>
        <w:rPr>
          <w:lang w:eastAsia="x-none"/>
        </w:rPr>
        <w:t>Set mix control flag</w:t>
      </w:r>
    </w:p>
    <w:p w14:paraId="03C95147" w14:textId="0FFA504F" w:rsidR="003C1B73" w:rsidRDefault="003C1B73" w:rsidP="003C1B73">
      <w:pPr>
        <w:pStyle w:val="ListParagraph"/>
        <w:widowControl w:val="0"/>
        <w:numPr>
          <w:ilvl w:val="0"/>
          <w:numId w:val="21"/>
        </w:numPr>
        <w:autoSpaceDE w:val="0"/>
        <w:autoSpaceDN w:val="0"/>
        <w:adjustRightInd w:val="0"/>
        <w:snapToGrid w:val="0"/>
        <w:spacing w:after="0" w:line="240" w:lineRule="auto"/>
        <w:contextualSpacing w:val="0"/>
        <w:jc w:val="both"/>
        <w:rPr>
          <w:lang w:eastAsia="x-none"/>
        </w:rPr>
      </w:pPr>
      <w:r>
        <w:rPr>
          <w:lang w:eastAsia="x-none"/>
        </w:rPr>
        <w:t xml:space="preserve">Plugin has to set the mix control flag to assure that this stream </w:t>
      </w:r>
      <w:proofErr w:type="gramStart"/>
      <w:r>
        <w:rPr>
          <w:lang w:eastAsia="x-none"/>
        </w:rPr>
        <w:t>want</w:t>
      </w:r>
      <w:proofErr w:type="gramEnd"/>
      <w:r>
        <w:rPr>
          <w:lang w:eastAsia="x-none"/>
        </w:rPr>
        <w:t xml:space="preserve"> to mix with others.</w:t>
      </w:r>
    </w:p>
    <w:p w14:paraId="5D3FD401"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bookmarkStart w:id="115" w:name="_Ref495936263"/>
      <w:r>
        <w:rPr>
          <w:lang w:eastAsia="x-none"/>
        </w:rPr>
        <w:t>Same output destination</w:t>
      </w:r>
      <w:bookmarkEnd w:id="115"/>
    </w:p>
    <w:p w14:paraId="5F0A7516" w14:textId="323727B7"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All plugins have to set the same output SSI module index. Otherwise, the plugin will play independently as PCM 3 in</w:t>
      </w:r>
      <w:r w:rsidR="00B64FF8">
        <w:rPr>
          <w:lang w:eastAsia="x-none"/>
        </w:rPr>
        <w:t xml:space="preserve"> figure 1.2.2.1</w:t>
      </w:r>
      <w:r>
        <w:rPr>
          <w:lang w:eastAsia="x-none"/>
        </w:rPr>
        <w:t>.</w:t>
      </w:r>
    </w:p>
    <w:p w14:paraId="2F3AC39B"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r>
        <w:rPr>
          <w:lang w:eastAsia="x-none"/>
        </w:rPr>
        <w:t>Input mixing available</w:t>
      </w:r>
    </w:p>
    <w:p w14:paraId="4396A120" w14:textId="1710391E"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 xml:space="preserve">A Mix module supports maximum of 4 streams. </w:t>
      </w:r>
      <w:proofErr w:type="gramStart"/>
      <w:r>
        <w:rPr>
          <w:lang w:eastAsia="x-none"/>
        </w:rPr>
        <w:t>So</w:t>
      </w:r>
      <w:proofErr w:type="gramEnd"/>
      <w:r>
        <w:rPr>
          <w:lang w:eastAsia="x-none"/>
        </w:rPr>
        <w:t xml:space="preserve"> when the 5</w:t>
      </w:r>
      <w:r w:rsidRPr="003C1B73">
        <w:rPr>
          <w:vertAlign w:val="superscript"/>
          <w:lang w:eastAsia="x-none"/>
        </w:rPr>
        <w:t>th</w:t>
      </w:r>
      <w:r>
        <w:rPr>
          <w:lang w:eastAsia="x-none"/>
        </w:rPr>
        <w:t xml:space="preserve"> stream performs mixing (condition </w:t>
      </w:r>
      <w:r>
        <w:rPr>
          <w:lang w:eastAsia="x-none"/>
        </w:rPr>
        <w:fldChar w:fldCharType="begin"/>
      </w:r>
      <w:r>
        <w:rPr>
          <w:lang w:eastAsia="x-none"/>
        </w:rPr>
        <w:instrText xml:space="preserve"> REF _Ref495936263 \n \h </w:instrText>
      </w:r>
      <w:r>
        <w:rPr>
          <w:lang w:eastAsia="x-none"/>
        </w:rPr>
      </w:r>
      <w:r>
        <w:rPr>
          <w:lang w:eastAsia="x-none"/>
        </w:rPr>
        <w:fldChar w:fldCharType="separate"/>
      </w:r>
      <w:r w:rsidR="00CA5115">
        <w:rPr>
          <w:lang w:eastAsia="x-none"/>
        </w:rPr>
        <w:t>(2)</w:t>
      </w:r>
      <w:r>
        <w:rPr>
          <w:lang w:eastAsia="x-none"/>
        </w:rPr>
        <w:fldChar w:fldCharType="end"/>
      </w:r>
      <w:r>
        <w:rPr>
          <w:lang w:eastAsia="x-none"/>
        </w:rPr>
        <w:t>), the busy error of hardware will be returned.</w:t>
      </w:r>
    </w:p>
    <w:p w14:paraId="04B033B4"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r>
        <w:rPr>
          <w:lang w:eastAsia="x-none"/>
        </w:rPr>
        <w:t>Consistent PCMs format</w:t>
      </w:r>
    </w:p>
    <w:p w14:paraId="2A9D9A29" w14:textId="0415972F"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The output PCM format (output channels, output sampling rate, and PCM width) has to have same configurations. Otherwise, this plugin will return an error and stop immediately.</w:t>
      </w:r>
    </w:p>
    <w:p w14:paraId="6B1C14A9" w14:textId="77777777" w:rsidR="003C1B73" w:rsidRDefault="003C1B73">
      <w:pPr>
        <w:rPr>
          <w:lang w:eastAsia="x-none"/>
        </w:rPr>
      </w:pPr>
      <w:r>
        <w:rPr>
          <w:lang w:eastAsia="x-none"/>
        </w:rPr>
        <w:br w:type="page"/>
      </w:r>
    </w:p>
    <w:p w14:paraId="78E2B196" w14:textId="219D8DFA" w:rsidR="003C1B73" w:rsidRDefault="00A608E8" w:rsidP="003C1B73">
      <w:pPr>
        <w:rPr>
          <w:lang w:eastAsia="x-none"/>
        </w:rPr>
      </w:pPr>
      <w:r>
        <w:rPr>
          <w:noProof/>
          <w:lang w:eastAsia="ja-JP"/>
        </w:rPr>
        <w:lastRenderedPageBreak/>
        <mc:AlternateContent>
          <mc:Choice Requires="wpc">
            <w:drawing>
              <wp:anchor distT="0" distB="0" distL="114300" distR="114300" simplePos="0" relativeHeight="251666432" behindDoc="0" locked="0" layoutInCell="1" allowOverlap="1" wp14:anchorId="2A2D3558" wp14:editId="2877EB1C">
                <wp:simplePos x="0" y="0"/>
                <wp:positionH relativeFrom="column">
                  <wp:posOffset>-412006</wp:posOffset>
                </wp:positionH>
                <wp:positionV relativeFrom="paragraph">
                  <wp:posOffset>314960</wp:posOffset>
                </wp:positionV>
                <wp:extent cx="6537325" cy="3111500"/>
                <wp:effectExtent l="0" t="0" r="15875" b="12700"/>
                <wp:wrapTopAndBottom/>
                <wp:docPr id="903" name="Canvas 9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853" name="Rectangle 341"/>
                        <wps:cNvSpPr>
                          <a:spLocks noChangeArrowheads="1"/>
                        </wps:cNvSpPr>
                        <wps:spPr bwMode="auto">
                          <a:xfrm>
                            <a:off x="5182520" y="974119"/>
                            <a:ext cx="439802" cy="395089"/>
                          </a:xfrm>
                          <a:prstGeom prst="rect">
                            <a:avLst/>
                          </a:prstGeom>
                          <a:solidFill>
                            <a:srgbClr val="F2F2F2"/>
                          </a:solidFill>
                          <a:ln w="9525">
                            <a:solidFill>
                              <a:srgbClr val="000000"/>
                            </a:solidFill>
                            <a:miter lim="800000"/>
                            <a:headEnd/>
                            <a:tailEnd/>
                          </a:ln>
                        </wps:spPr>
                        <wps:txbx>
                          <w:txbxContent>
                            <w:p w14:paraId="3FF6A49E" w14:textId="77777777" w:rsidR="00CA5115" w:rsidRDefault="00CA5115" w:rsidP="003C1B73">
                              <w:pPr>
                                <w:pStyle w:val="NormalWeb"/>
                                <w:spacing w:before="0" w:after="0"/>
                                <w:jc w:val="center"/>
                                <w:rPr>
                                  <w:sz w:val="16"/>
                                  <w:szCs w:val="16"/>
                                </w:rPr>
                              </w:pPr>
                              <w:r>
                                <w:rPr>
                                  <w:rFonts w:ascii="Arial" w:hAnsi="Arial" w:cs="Arial"/>
                                  <w:sz w:val="16"/>
                                  <w:szCs w:val="16"/>
                                </w:rPr>
                                <w:t>DAC</w:t>
                              </w:r>
                            </w:p>
                          </w:txbxContent>
                        </wps:txbx>
                        <wps:bodyPr rot="0" vert="horz" wrap="square" lIns="70209" tIns="8401" rIns="70209" bIns="8401" anchor="ctr" anchorCtr="0" upright="1">
                          <a:noAutofit/>
                        </wps:bodyPr>
                      </wps:wsp>
                      <wps:wsp>
                        <wps:cNvPr id="854" name="AutoShape 17"/>
                        <wps:cNvCnPr>
                          <a:cxnSpLocks noChangeShapeType="1"/>
                        </wps:cNvCnPr>
                        <wps:spPr bwMode="auto">
                          <a:xfrm flipV="1">
                            <a:off x="1995308" y="980020"/>
                            <a:ext cx="27760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5" name="Sound"/>
                        <wps:cNvSpPr>
                          <a:spLocks noEditPoints="1" noChangeArrowheads="1"/>
                        </wps:cNvSpPr>
                        <wps:spPr bwMode="auto">
                          <a:xfrm rot="10800000" flipH="1">
                            <a:off x="5758522" y="867695"/>
                            <a:ext cx="493902" cy="612938"/>
                          </a:xfrm>
                          <a:custGeom>
                            <a:avLst/>
                            <a:gdLst>
                              <a:gd name="T0" fmla="*/ 255233 w 21600"/>
                              <a:gd name="T1" fmla="*/ 600320 h 21600"/>
                              <a:gd name="T2" fmla="*/ 255233 w 21600"/>
                              <a:gd name="T3" fmla="*/ 0 h 21600"/>
                              <a:gd name="T4" fmla="*/ 0 w 21600"/>
                              <a:gd name="T5" fmla="*/ 306416 h 21600"/>
                              <a:gd name="T6" fmla="*/ 493823 w 21600"/>
                              <a:gd name="T7" fmla="*/ 306416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856" name="AutoShape 20"/>
                        <wps:cNvCnPr>
                          <a:cxnSpLocks noChangeShapeType="1"/>
                          <a:stCxn id="893" idx="3"/>
                          <a:endCxn id="855" idx="2"/>
                        </wps:cNvCnPr>
                        <wps:spPr bwMode="auto">
                          <a:xfrm>
                            <a:off x="5622322" y="1171664"/>
                            <a:ext cx="136201" cy="2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7" name="Rectangle 345"/>
                        <wps:cNvSpPr>
                          <a:spLocks noChangeArrowheads="1"/>
                        </wps:cNvSpPr>
                        <wps:spPr bwMode="auto">
                          <a:xfrm>
                            <a:off x="2272909" y="782476"/>
                            <a:ext cx="391401" cy="395089"/>
                          </a:xfrm>
                          <a:prstGeom prst="rect">
                            <a:avLst/>
                          </a:prstGeom>
                          <a:solidFill>
                            <a:srgbClr val="F2F2F2"/>
                          </a:solidFill>
                          <a:ln w="9525">
                            <a:solidFill>
                              <a:srgbClr val="000000"/>
                            </a:solidFill>
                            <a:miter lim="800000"/>
                            <a:headEnd/>
                            <a:tailEnd/>
                          </a:ln>
                        </wps:spPr>
                        <wps:txbx>
                          <w:txbxContent>
                            <w:p w14:paraId="10DD50CA" w14:textId="77777777" w:rsidR="00CA5115" w:rsidRDefault="00CA5115" w:rsidP="003C1B73">
                              <w:pPr>
                                <w:pStyle w:val="NormalWeb"/>
                                <w:spacing w:before="0" w:after="0"/>
                                <w:jc w:val="center"/>
                                <w:rPr>
                                  <w:sz w:val="16"/>
                                  <w:szCs w:val="16"/>
                                </w:rPr>
                              </w:pPr>
                              <w:r>
                                <w:rPr>
                                  <w:rFonts w:ascii="Arial" w:hAnsi="Arial" w:cs="Arial"/>
                                  <w:sz w:val="16"/>
                                  <w:szCs w:val="16"/>
                                </w:rPr>
                                <w:t>SRC4</w:t>
                              </w:r>
                            </w:p>
                          </w:txbxContent>
                        </wps:txbx>
                        <wps:bodyPr rot="0" vert="horz" wrap="square" lIns="70209" tIns="8401" rIns="70209" bIns="8401" anchor="ctr" anchorCtr="0" upright="1">
                          <a:noAutofit/>
                        </wps:bodyPr>
                      </wps:wsp>
                      <wps:wsp>
                        <wps:cNvPr id="858" name="AutoShape 23"/>
                        <wps:cNvCnPr>
                          <a:cxnSpLocks noChangeShapeType="1"/>
                        </wps:cNvCnPr>
                        <wps:spPr bwMode="auto">
                          <a:xfrm>
                            <a:off x="2664910" y="980020"/>
                            <a:ext cx="11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9" name="Rectangle 347"/>
                        <wps:cNvSpPr>
                          <a:spLocks noChangeArrowheads="1"/>
                        </wps:cNvSpPr>
                        <wps:spPr bwMode="auto">
                          <a:xfrm>
                            <a:off x="4000815" y="973519"/>
                            <a:ext cx="422702" cy="395189"/>
                          </a:xfrm>
                          <a:prstGeom prst="rect">
                            <a:avLst/>
                          </a:prstGeom>
                          <a:solidFill>
                            <a:srgbClr val="F2F2F2"/>
                          </a:solidFill>
                          <a:ln w="9525">
                            <a:solidFill>
                              <a:srgbClr val="000000"/>
                            </a:solidFill>
                            <a:miter lim="800000"/>
                            <a:headEnd/>
                            <a:tailEnd/>
                          </a:ln>
                        </wps:spPr>
                        <wps:txbx>
                          <w:txbxContent>
                            <w:p w14:paraId="2E61DB18" w14:textId="77777777" w:rsidR="00CA5115" w:rsidRDefault="00CA5115" w:rsidP="003C1B73">
                              <w:pPr>
                                <w:pStyle w:val="NormalWeb"/>
                                <w:spacing w:before="0" w:after="0"/>
                                <w:jc w:val="center"/>
                                <w:rPr>
                                  <w:sz w:val="16"/>
                                  <w:szCs w:val="16"/>
                                </w:rPr>
                              </w:pPr>
                              <w:r>
                                <w:rPr>
                                  <w:rFonts w:ascii="Arial" w:hAnsi="Arial" w:cs="Arial"/>
                                  <w:sz w:val="16"/>
                                  <w:szCs w:val="16"/>
                                </w:rPr>
                                <w:t>DVC0</w:t>
                              </w:r>
                            </w:p>
                          </w:txbxContent>
                        </wps:txbx>
                        <wps:bodyPr rot="0" vert="horz" wrap="square" lIns="70209" tIns="8401" rIns="70209" bIns="8401" anchor="ctr" anchorCtr="0" upright="1">
                          <a:noAutofit/>
                        </wps:bodyPr>
                      </wps:wsp>
                      <wps:wsp>
                        <wps:cNvPr id="860" name="Rectangle 348"/>
                        <wps:cNvSpPr>
                          <a:spLocks noChangeArrowheads="1"/>
                        </wps:cNvSpPr>
                        <wps:spPr bwMode="auto">
                          <a:xfrm>
                            <a:off x="2123008" y="124628"/>
                            <a:ext cx="2381009" cy="2761721"/>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61" name="Text Box 15"/>
                        <wps:cNvSpPr txBox="1">
                          <a:spLocks noChangeArrowheads="1"/>
                        </wps:cNvSpPr>
                        <wps:spPr bwMode="auto">
                          <a:xfrm>
                            <a:off x="3959515" y="187142"/>
                            <a:ext cx="747203" cy="197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0CB2D" w14:textId="77777777" w:rsidR="00CA5115" w:rsidRDefault="00CA5115" w:rsidP="003C1B73">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862" name="Rectangle 350"/>
                        <wps:cNvSpPr>
                          <a:spLocks noChangeArrowheads="1"/>
                        </wps:cNvSpPr>
                        <wps:spPr bwMode="auto">
                          <a:xfrm>
                            <a:off x="4627218" y="973619"/>
                            <a:ext cx="418302" cy="395189"/>
                          </a:xfrm>
                          <a:prstGeom prst="rect">
                            <a:avLst/>
                          </a:prstGeom>
                          <a:solidFill>
                            <a:srgbClr val="F2F2F2"/>
                          </a:solidFill>
                          <a:ln w="9525">
                            <a:solidFill>
                              <a:srgbClr val="000000"/>
                            </a:solidFill>
                            <a:miter lim="800000"/>
                            <a:headEnd/>
                            <a:tailEnd/>
                          </a:ln>
                        </wps:spPr>
                        <wps:txbx>
                          <w:txbxContent>
                            <w:p w14:paraId="5091F236" w14:textId="77777777" w:rsidR="00CA5115" w:rsidRDefault="00CA5115" w:rsidP="003C1B73">
                              <w:pPr>
                                <w:pStyle w:val="NormalWeb"/>
                                <w:spacing w:before="0" w:after="0"/>
                                <w:jc w:val="center"/>
                                <w:rPr>
                                  <w:sz w:val="16"/>
                                  <w:szCs w:val="16"/>
                                </w:rPr>
                              </w:pPr>
                              <w:r>
                                <w:rPr>
                                  <w:rFonts w:ascii="Arial" w:hAnsi="Arial" w:cs="Arial"/>
                                  <w:sz w:val="16"/>
                                  <w:szCs w:val="16"/>
                                </w:rPr>
                                <w:t>SSI0</w:t>
                              </w:r>
                            </w:p>
                          </w:txbxContent>
                        </wps:txbx>
                        <wps:bodyPr rot="0" vert="horz" wrap="square" lIns="70209" tIns="8401" rIns="70209" bIns="8401" anchor="ctr" anchorCtr="0" upright="1">
                          <a:noAutofit/>
                        </wps:bodyPr>
                      </wps:wsp>
                      <wps:wsp>
                        <wps:cNvPr id="863" name="AutoShape 23"/>
                        <wps:cNvCnPr>
                          <a:cxnSpLocks noChangeShapeType="1"/>
                        </wps:cNvCnPr>
                        <wps:spPr bwMode="auto">
                          <a:xfrm flipV="1">
                            <a:off x="4423517" y="1171063"/>
                            <a:ext cx="2037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4" name="Rectangle 352"/>
                        <wps:cNvSpPr>
                          <a:spLocks noChangeArrowheads="1"/>
                        </wps:cNvSpPr>
                        <wps:spPr bwMode="auto">
                          <a:xfrm>
                            <a:off x="2777811" y="783076"/>
                            <a:ext cx="391401" cy="394489"/>
                          </a:xfrm>
                          <a:prstGeom prst="rect">
                            <a:avLst/>
                          </a:prstGeom>
                          <a:solidFill>
                            <a:srgbClr val="F2F2F2"/>
                          </a:solidFill>
                          <a:ln w="9525">
                            <a:solidFill>
                              <a:srgbClr val="000000"/>
                            </a:solidFill>
                            <a:miter lim="800000"/>
                            <a:headEnd/>
                            <a:tailEnd/>
                          </a:ln>
                        </wps:spPr>
                        <wps:txbx>
                          <w:txbxContent>
                            <w:p w14:paraId="21785E5F" w14:textId="77777777" w:rsidR="00CA5115" w:rsidRDefault="00CA5115" w:rsidP="003C1B73">
                              <w:pPr>
                                <w:pStyle w:val="NormalWeb"/>
                                <w:spacing w:before="0" w:after="0"/>
                                <w:jc w:val="center"/>
                                <w:rPr>
                                  <w:sz w:val="16"/>
                                  <w:szCs w:val="16"/>
                                </w:rPr>
                              </w:pPr>
                              <w:r>
                                <w:rPr>
                                  <w:rFonts w:ascii="Arial" w:hAnsi="Arial"/>
                                  <w:sz w:val="16"/>
                                  <w:szCs w:val="16"/>
                                </w:rPr>
                                <w:t>CTU01</w:t>
                              </w:r>
                            </w:p>
                          </w:txbxContent>
                        </wps:txbx>
                        <wps:bodyPr rot="0" vert="horz" wrap="square" lIns="70209" tIns="8401" rIns="70209" bIns="8401" anchor="ctr" anchorCtr="0" upright="1">
                          <a:noAutofit/>
                        </wps:bodyPr>
                      </wps:wsp>
                      <wps:wsp>
                        <wps:cNvPr id="865" name="Rectangle 353"/>
                        <wps:cNvSpPr>
                          <a:spLocks noChangeArrowheads="1"/>
                        </wps:cNvSpPr>
                        <wps:spPr bwMode="auto">
                          <a:xfrm>
                            <a:off x="3480013" y="973619"/>
                            <a:ext cx="391401" cy="394489"/>
                          </a:xfrm>
                          <a:prstGeom prst="rect">
                            <a:avLst/>
                          </a:prstGeom>
                          <a:solidFill>
                            <a:srgbClr val="F2F2F2"/>
                          </a:solidFill>
                          <a:ln w="9525">
                            <a:solidFill>
                              <a:srgbClr val="000000"/>
                            </a:solidFill>
                            <a:miter lim="800000"/>
                            <a:headEnd/>
                            <a:tailEnd/>
                          </a:ln>
                        </wps:spPr>
                        <wps:txbx>
                          <w:txbxContent>
                            <w:p w14:paraId="3CD8A000" w14:textId="77777777" w:rsidR="00CA5115" w:rsidRDefault="00CA5115" w:rsidP="003C1B73">
                              <w:pPr>
                                <w:pStyle w:val="NormalWeb"/>
                                <w:spacing w:before="0" w:after="0"/>
                                <w:jc w:val="center"/>
                                <w:rPr>
                                  <w:sz w:val="16"/>
                                  <w:szCs w:val="16"/>
                                </w:rPr>
                              </w:pPr>
                              <w:r>
                                <w:rPr>
                                  <w:rFonts w:ascii="Arial" w:hAnsi="Arial"/>
                                  <w:sz w:val="16"/>
                                  <w:szCs w:val="16"/>
                                </w:rPr>
                                <w:t>MIX0</w:t>
                              </w:r>
                            </w:p>
                          </w:txbxContent>
                        </wps:txbx>
                        <wps:bodyPr rot="0" vert="horz" wrap="square" lIns="70209" tIns="8401" rIns="70209" bIns="8401" anchor="ctr" anchorCtr="0" upright="1">
                          <a:noAutofit/>
                        </wps:bodyPr>
                      </wps:wsp>
                      <wps:wsp>
                        <wps:cNvPr id="866" name="AutoShape 23"/>
                        <wps:cNvCnPr>
                          <a:cxnSpLocks noChangeShapeType="1"/>
                        </wps:cNvCnPr>
                        <wps:spPr bwMode="auto">
                          <a:xfrm>
                            <a:off x="3871415" y="1170563"/>
                            <a:ext cx="12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7" name="AutoShape 8"/>
                        <wps:cNvSpPr>
                          <a:spLocks noChangeArrowheads="1"/>
                        </wps:cNvSpPr>
                        <wps:spPr bwMode="auto">
                          <a:xfrm>
                            <a:off x="1140404" y="305169"/>
                            <a:ext cx="843303" cy="315871"/>
                          </a:xfrm>
                          <a:prstGeom prst="flowChartPredefinedProcess">
                            <a:avLst/>
                          </a:prstGeom>
                          <a:solidFill>
                            <a:srgbClr val="FBE4D5"/>
                          </a:solidFill>
                          <a:ln w="9525">
                            <a:solidFill>
                              <a:srgbClr val="000000"/>
                            </a:solidFill>
                            <a:miter lim="800000"/>
                            <a:headEnd/>
                            <a:tailEnd/>
                          </a:ln>
                        </wps:spPr>
                        <wps:txbx>
                          <w:txbxContent>
                            <w:p w14:paraId="6CB08E5A"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68" name="AutoShape 17"/>
                        <wps:cNvCnPr>
                          <a:cxnSpLocks noChangeShapeType="1"/>
                        </wps:cNvCnPr>
                        <wps:spPr bwMode="auto">
                          <a:xfrm flipV="1">
                            <a:off x="1983708" y="463004"/>
                            <a:ext cx="287901" cy="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9" name="Rectangle 359"/>
                        <wps:cNvSpPr>
                          <a:spLocks noChangeArrowheads="1"/>
                        </wps:cNvSpPr>
                        <wps:spPr bwMode="auto">
                          <a:xfrm>
                            <a:off x="2271609" y="265460"/>
                            <a:ext cx="391401" cy="395089"/>
                          </a:xfrm>
                          <a:prstGeom prst="rect">
                            <a:avLst/>
                          </a:prstGeom>
                          <a:solidFill>
                            <a:srgbClr val="F2F2F2"/>
                          </a:solidFill>
                          <a:ln w="9525">
                            <a:solidFill>
                              <a:srgbClr val="000000"/>
                            </a:solidFill>
                            <a:miter lim="800000"/>
                            <a:headEnd/>
                            <a:tailEnd/>
                          </a:ln>
                        </wps:spPr>
                        <wps:txbx>
                          <w:txbxContent>
                            <w:p w14:paraId="7FE8DE8C" w14:textId="77777777" w:rsidR="00CA5115" w:rsidRDefault="00CA5115" w:rsidP="003C1B73">
                              <w:pPr>
                                <w:pStyle w:val="NormalWeb"/>
                                <w:spacing w:before="0" w:after="0"/>
                                <w:jc w:val="center"/>
                                <w:rPr>
                                  <w:sz w:val="16"/>
                                  <w:szCs w:val="16"/>
                                </w:rPr>
                              </w:pPr>
                              <w:r>
                                <w:rPr>
                                  <w:rFonts w:ascii="Arial" w:hAnsi="Arial"/>
                                  <w:sz w:val="16"/>
                                  <w:szCs w:val="16"/>
                                </w:rPr>
                                <w:t>SRC3</w:t>
                              </w:r>
                            </w:p>
                          </w:txbxContent>
                        </wps:txbx>
                        <wps:bodyPr rot="0" vert="horz" wrap="square" lIns="70209" tIns="8401" rIns="70209" bIns="8401" anchor="ctr" anchorCtr="0" upright="1">
                          <a:noAutofit/>
                        </wps:bodyPr>
                      </wps:wsp>
                      <wps:wsp>
                        <wps:cNvPr id="870" name="AutoShape 23"/>
                        <wps:cNvCnPr>
                          <a:cxnSpLocks noChangeShapeType="1"/>
                        </wps:cNvCnPr>
                        <wps:spPr bwMode="auto">
                          <a:xfrm>
                            <a:off x="2663610" y="463004"/>
                            <a:ext cx="1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1" name="Rectangle 361"/>
                        <wps:cNvSpPr>
                          <a:spLocks noChangeArrowheads="1"/>
                        </wps:cNvSpPr>
                        <wps:spPr bwMode="auto">
                          <a:xfrm>
                            <a:off x="2776411" y="266060"/>
                            <a:ext cx="391401" cy="394489"/>
                          </a:xfrm>
                          <a:prstGeom prst="rect">
                            <a:avLst/>
                          </a:prstGeom>
                          <a:solidFill>
                            <a:srgbClr val="F2F2F2"/>
                          </a:solidFill>
                          <a:ln w="9525">
                            <a:solidFill>
                              <a:srgbClr val="000000"/>
                            </a:solidFill>
                            <a:miter lim="800000"/>
                            <a:headEnd/>
                            <a:tailEnd/>
                          </a:ln>
                        </wps:spPr>
                        <wps:txbx>
                          <w:txbxContent>
                            <w:p w14:paraId="7D405650" w14:textId="77777777" w:rsidR="00CA5115" w:rsidRDefault="00CA5115" w:rsidP="003C1B73">
                              <w:pPr>
                                <w:pStyle w:val="NormalWeb"/>
                                <w:spacing w:before="0" w:after="0"/>
                                <w:jc w:val="center"/>
                                <w:rPr>
                                  <w:sz w:val="16"/>
                                  <w:szCs w:val="16"/>
                                </w:rPr>
                              </w:pPr>
                              <w:r>
                                <w:rPr>
                                  <w:rFonts w:ascii="Arial" w:hAnsi="Arial"/>
                                  <w:sz w:val="16"/>
                                  <w:szCs w:val="16"/>
                                </w:rPr>
                                <w:t>CTU00</w:t>
                              </w:r>
                            </w:p>
                          </w:txbxContent>
                        </wps:txbx>
                        <wps:bodyPr rot="0" vert="horz" wrap="square" lIns="70209" tIns="8401" rIns="70209" bIns="8401" anchor="ctr" anchorCtr="0" upright="1">
                          <a:noAutofit/>
                        </wps:bodyPr>
                      </wps:wsp>
                      <wps:wsp>
                        <wps:cNvPr id="872" name="AutoShape 17"/>
                        <wps:cNvCnPr>
                          <a:cxnSpLocks noChangeShapeType="1"/>
                        </wps:cNvCnPr>
                        <wps:spPr bwMode="auto">
                          <a:xfrm>
                            <a:off x="1996508" y="1504939"/>
                            <a:ext cx="275101" cy="1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3" name="Rectangle 363"/>
                        <wps:cNvSpPr>
                          <a:spLocks noChangeArrowheads="1"/>
                        </wps:cNvSpPr>
                        <wps:spPr bwMode="auto">
                          <a:xfrm>
                            <a:off x="2271609" y="1308494"/>
                            <a:ext cx="391401" cy="395189"/>
                          </a:xfrm>
                          <a:prstGeom prst="rect">
                            <a:avLst/>
                          </a:prstGeom>
                          <a:solidFill>
                            <a:srgbClr val="F2F2F2"/>
                          </a:solidFill>
                          <a:ln w="9525">
                            <a:solidFill>
                              <a:srgbClr val="000000"/>
                            </a:solidFill>
                            <a:miter lim="800000"/>
                            <a:headEnd/>
                            <a:tailEnd/>
                          </a:ln>
                        </wps:spPr>
                        <wps:txbx>
                          <w:txbxContent>
                            <w:p w14:paraId="2847A236" w14:textId="77777777" w:rsidR="00CA5115" w:rsidRDefault="00CA5115" w:rsidP="003C1B73">
                              <w:pPr>
                                <w:pStyle w:val="NormalWeb"/>
                                <w:spacing w:before="0" w:after="0"/>
                                <w:jc w:val="center"/>
                                <w:rPr>
                                  <w:sz w:val="16"/>
                                  <w:szCs w:val="16"/>
                                </w:rPr>
                              </w:pPr>
                              <w:r>
                                <w:rPr>
                                  <w:rFonts w:ascii="Arial" w:hAnsi="Arial"/>
                                  <w:sz w:val="16"/>
                                  <w:szCs w:val="16"/>
                                </w:rPr>
                                <w:t>SRC0</w:t>
                              </w:r>
                            </w:p>
                          </w:txbxContent>
                        </wps:txbx>
                        <wps:bodyPr rot="0" vert="horz" wrap="square" lIns="70209" tIns="8401" rIns="70209" bIns="8401" anchor="ctr" anchorCtr="0" upright="1">
                          <a:noAutofit/>
                        </wps:bodyPr>
                      </wps:wsp>
                      <wps:wsp>
                        <wps:cNvPr id="874" name="AutoShape 23"/>
                        <wps:cNvCnPr>
                          <a:cxnSpLocks noChangeShapeType="1"/>
                        </wps:cNvCnPr>
                        <wps:spPr bwMode="auto">
                          <a:xfrm>
                            <a:off x="2663610" y="1506039"/>
                            <a:ext cx="1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5" name="Rectangle 365"/>
                        <wps:cNvSpPr>
                          <a:spLocks noChangeArrowheads="1"/>
                        </wps:cNvSpPr>
                        <wps:spPr bwMode="auto">
                          <a:xfrm>
                            <a:off x="2776411" y="1309095"/>
                            <a:ext cx="391401" cy="394589"/>
                          </a:xfrm>
                          <a:prstGeom prst="rect">
                            <a:avLst/>
                          </a:prstGeom>
                          <a:solidFill>
                            <a:srgbClr val="F2F2F2"/>
                          </a:solidFill>
                          <a:ln w="9525">
                            <a:solidFill>
                              <a:srgbClr val="000000"/>
                            </a:solidFill>
                            <a:miter lim="800000"/>
                            <a:headEnd/>
                            <a:tailEnd/>
                          </a:ln>
                        </wps:spPr>
                        <wps:txbx>
                          <w:txbxContent>
                            <w:p w14:paraId="69CBED8D" w14:textId="77777777" w:rsidR="00CA5115" w:rsidRDefault="00CA5115" w:rsidP="003C1B73">
                              <w:pPr>
                                <w:pStyle w:val="NormalWeb"/>
                                <w:spacing w:before="0" w:after="0"/>
                                <w:jc w:val="center"/>
                                <w:rPr>
                                  <w:sz w:val="16"/>
                                  <w:szCs w:val="16"/>
                                </w:rPr>
                              </w:pPr>
                              <w:r>
                                <w:rPr>
                                  <w:rFonts w:ascii="Arial" w:hAnsi="Arial"/>
                                  <w:sz w:val="16"/>
                                  <w:szCs w:val="16"/>
                                </w:rPr>
                                <w:t>CTU02</w:t>
                              </w:r>
                            </w:p>
                          </w:txbxContent>
                        </wps:txbx>
                        <wps:bodyPr rot="0" vert="horz" wrap="square" lIns="70209" tIns="8401" rIns="70209" bIns="8401" anchor="ctr" anchorCtr="0" upright="1">
                          <a:noAutofit/>
                        </wps:bodyPr>
                      </wps:wsp>
                      <wps:wsp>
                        <wps:cNvPr id="876" name="Elbow Connector 370"/>
                        <wps:cNvCnPr>
                          <a:cxnSpLocks noChangeShapeType="1"/>
                          <a:stCxn id="871" idx="3"/>
                        </wps:cNvCnPr>
                        <wps:spPr bwMode="auto">
                          <a:xfrm>
                            <a:off x="3167812" y="463304"/>
                            <a:ext cx="316701" cy="568428"/>
                          </a:xfrm>
                          <a:prstGeom prst="bentConnector3">
                            <a:avLst>
                              <a:gd name="adj1" fmla="val 6312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Elbow Connector 371"/>
                        <wps:cNvCnPr>
                          <a:cxnSpLocks noChangeShapeType="1"/>
                          <a:stCxn id="864" idx="3"/>
                        </wps:cNvCnPr>
                        <wps:spPr bwMode="auto">
                          <a:xfrm>
                            <a:off x="3169212" y="980221"/>
                            <a:ext cx="305301" cy="144232"/>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Elbow Connector 372"/>
                        <wps:cNvCnPr>
                          <a:cxnSpLocks noChangeShapeType="1"/>
                          <a:stCxn id="875" idx="3"/>
                        </wps:cNvCnPr>
                        <wps:spPr bwMode="auto">
                          <a:xfrm flipV="1">
                            <a:off x="3167812" y="1240479"/>
                            <a:ext cx="306701" cy="265760"/>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9" name="AutoShape 17"/>
                        <wps:cNvCnPr>
                          <a:cxnSpLocks noChangeShapeType="1"/>
                        </wps:cNvCnPr>
                        <wps:spPr bwMode="auto">
                          <a:xfrm>
                            <a:off x="528902" y="463104"/>
                            <a:ext cx="60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0" name="AutoShape 17"/>
                        <wps:cNvCnPr>
                          <a:cxnSpLocks noChangeShapeType="1"/>
                        </wps:cNvCnPr>
                        <wps:spPr bwMode="auto">
                          <a:xfrm>
                            <a:off x="560602" y="1003626"/>
                            <a:ext cx="5914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 name="Text Box 15"/>
                        <wps:cNvSpPr txBox="1">
                          <a:spLocks noChangeArrowheads="1"/>
                        </wps:cNvSpPr>
                        <wps:spPr bwMode="auto">
                          <a:xfrm>
                            <a:off x="5731722" y="619039"/>
                            <a:ext cx="6663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BAC3" w14:textId="77777777" w:rsidR="00CA5115" w:rsidRDefault="00CA5115"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82" name="AutoShape 8"/>
                        <wps:cNvSpPr>
                          <a:spLocks noChangeArrowheads="1"/>
                        </wps:cNvSpPr>
                        <wps:spPr bwMode="auto">
                          <a:xfrm>
                            <a:off x="1152004" y="822685"/>
                            <a:ext cx="843303" cy="315871"/>
                          </a:xfrm>
                          <a:prstGeom prst="flowChartPredefinedProcess">
                            <a:avLst/>
                          </a:prstGeom>
                          <a:solidFill>
                            <a:srgbClr val="FBE4D5"/>
                          </a:solidFill>
                          <a:ln w="9525">
                            <a:solidFill>
                              <a:srgbClr val="000000"/>
                            </a:solidFill>
                            <a:miter lim="800000"/>
                            <a:headEnd/>
                            <a:tailEnd/>
                          </a:ln>
                        </wps:spPr>
                        <wps:txbx>
                          <w:txbxContent>
                            <w:p w14:paraId="666E635C"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83" name="AutoShape 8"/>
                        <wps:cNvSpPr>
                          <a:spLocks noChangeArrowheads="1"/>
                        </wps:cNvSpPr>
                        <wps:spPr bwMode="auto">
                          <a:xfrm>
                            <a:off x="1153204" y="1347003"/>
                            <a:ext cx="843303" cy="315871"/>
                          </a:xfrm>
                          <a:prstGeom prst="flowChartPredefinedProcess">
                            <a:avLst/>
                          </a:prstGeom>
                          <a:solidFill>
                            <a:srgbClr val="FBE4D5"/>
                          </a:solidFill>
                          <a:ln w="9525">
                            <a:solidFill>
                              <a:srgbClr val="000000"/>
                            </a:solidFill>
                            <a:miter lim="800000"/>
                            <a:headEnd/>
                            <a:tailEnd/>
                          </a:ln>
                        </wps:spPr>
                        <wps:txbx>
                          <w:txbxContent>
                            <w:p w14:paraId="35283AEE"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84" name="AutoShape 17"/>
                        <wps:cNvCnPr>
                          <a:cxnSpLocks noChangeShapeType="1"/>
                        </wps:cNvCnPr>
                        <wps:spPr bwMode="auto">
                          <a:xfrm>
                            <a:off x="561802" y="1519742"/>
                            <a:ext cx="5914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5" name="Text Box 15"/>
                        <wps:cNvSpPr txBox="1">
                          <a:spLocks noChangeArrowheads="1"/>
                        </wps:cNvSpPr>
                        <wps:spPr bwMode="auto">
                          <a:xfrm>
                            <a:off x="477802" y="294066"/>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5700" w14:textId="77777777" w:rsidR="00CA5115" w:rsidRDefault="00CA5115" w:rsidP="003C1B73">
                              <w:pPr>
                                <w:pStyle w:val="NormalWeb"/>
                                <w:spacing w:before="0" w:after="0"/>
                                <w:jc w:val="both"/>
                              </w:pPr>
                              <w:r>
                                <w:rPr>
                                  <w:rFonts w:ascii="Arial" w:hAnsi="Arial" w:cs="Arial"/>
                                  <w:sz w:val="18"/>
                                  <w:szCs w:val="18"/>
                                </w:rPr>
                                <w:t>PCM 0</w:t>
                              </w:r>
                            </w:p>
                          </w:txbxContent>
                        </wps:txbx>
                        <wps:bodyPr rot="0" vert="horz" wrap="square" lIns="70209" tIns="8401" rIns="70209" bIns="8401" anchor="t" anchorCtr="0" upright="1">
                          <a:noAutofit/>
                        </wps:bodyPr>
                      </wps:wsp>
                      <wps:wsp>
                        <wps:cNvPr id="886" name="AutoShape 20"/>
                        <wps:cNvCnPr>
                          <a:cxnSpLocks noChangeShapeType="1"/>
                        </wps:cNvCnPr>
                        <wps:spPr bwMode="auto">
                          <a:xfrm>
                            <a:off x="5045519" y="1171163"/>
                            <a:ext cx="137001" cy="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7" name="Text Box 15"/>
                        <wps:cNvSpPr txBox="1">
                          <a:spLocks noChangeArrowheads="1"/>
                        </wps:cNvSpPr>
                        <wps:spPr bwMode="auto">
                          <a:xfrm>
                            <a:off x="480002" y="806681"/>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53513" w14:textId="77777777" w:rsidR="00CA5115" w:rsidRDefault="00CA5115" w:rsidP="003C1B73">
                              <w:pPr>
                                <w:pStyle w:val="NormalWeb"/>
                                <w:spacing w:before="0" w:after="0"/>
                                <w:jc w:val="both"/>
                              </w:pPr>
                              <w:r>
                                <w:rPr>
                                  <w:rFonts w:ascii="Arial" w:hAnsi="Arial" w:cs="Arial"/>
                                  <w:sz w:val="18"/>
                                  <w:szCs w:val="18"/>
                                </w:rPr>
                                <w:t>PCM 1</w:t>
                              </w:r>
                            </w:p>
                          </w:txbxContent>
                        </wps:txbx>
                        <wps:bodyPr rot="0" vert="horz" wrap="square" lIns="70209" tIns="8401" rIns="70209" bIns="8401" anchor="t" anchorCtr="0" upright="1">
                          <a:noAutofit/>
                        </wps:bodyPr>
                      </wps:wsp>
                      <wps:wsp>
                        <wps:cNvPr id="888" name="Text Box 15"/>
                        <wps:cNvSpPr txBox="1">
                          <a:spLocks noChangeArrowheads="1"/>
                        </wps:cNvSpPr>
                        <wps:spPr bwMode="auto">
                          <a:xfrm>
                            <a:off x="509702" y="1339701"/>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55286" w14:textId="77777777" w:rsidR="00CA5115" w:rsidRDefault="00CA5115" w:rsidP="003C1B73">
                              <w:pPr>
                                <w:pStyle w:val="NormalWeb"/>
                                <w:spacing w:before="0" w:after="0"/>
                                <w:jc w:val="both"/>
                              </w:pPr>
                              <w:r>
                                <w:rPr>
                                  <w:rFonts w:ascii="Arial" w:hAnsi="Arial" w:cs="Arial"/>
                                  <w:sz w:val="18"/>
                                  <w:szCs w:val="18"/>
                                </w:rPr>
                                <w:t>PCM 2</w:t>
                              </w:r>
                            </w:p>
                          </w:txbxContent>
                        </wps:txbx>
                        <wps:bodyPr rot="0" vert="horz" wrap="square" lIns="70209" tIns="8401" rIns="70209" bIns="8401" anchor="t" anchorCtr="0" upright="1">
                          <a:noAutofit/>
                        </wps:bodyPr>
                      </wps:wsp>
                      <wps:wsp>
                        <wps:cNvPr id="889" name="AutoShape 17"/>
                        <wps:cNvCnPr>
                          <a:cxnSpLocks noChangeShapeType="1"/>
                        </wps:cNvCnPr>
                        <wps:spPr bwMode="auto">
                          <a:xfrm>
                            <a:off x="1993408" y="2461954"/>
                            <a:ext cx="280201" cy="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0" name="AutoShape 8"/>
                        <wps:cNvSpPr>
                          <a:spLocks noChangeArrowheads="1"/>
                        </wps:cNvSpPr>
                        <wps:spPr bwMode="auto">
                          <a:xfrm>
                            <a:off x="1150104" y="2304018"/>
                            <a:ext cx="843303" cy="315871"/>
                          </a:xfrm>
                          <a:prstGeom prst="flowChartPredefinedProcess">
                            <a:avLst/>
                          </a:prstGeom>
                          <a:solidFill>
                            <a:srgbClr val="FBE4D5"/>
                          </a:solidFill>
                          <a:ln w="9525">
                            <a:solidFill>
                              <a:srgbClr val="000000"/>
                            </a:solidFill>
                            <a:miter lim="800000"/>
                            <a:headEnd/>
                            <a:tailEnd/>
                          </a:ln>
                        </wps:spPr>
                        <wps:txbx>
                          <w:txbxContent>
                            <w:p w14:paraId="0394EF55"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91" name="AutoShape 17"/>
                        <wps:cNvCnPr>
                          <a:cxnSpLocks noChangeShapeType="1"/>
                        </wps:cNvCnPr>
                        <wps:spPr bwMode="auto">
                          <a:xfrm>
                            <a:off x="558702" y="2476757"/>
                            <a:ext cx="5914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 name="Text Box 15"/>
                        <wps:cNvSpPr txBox="1">
                          <a:spLocks noChangeArrowheads="1"/>
                        </wps:cNvSpPr>
                        <wps:spPr bwMode="auto">
                          <a:xfrm>
                            <a:off x="494702" y="2296717"/>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2D402" w14:textId="77777777" w:rsidR="00CA5115" w:rsidRDefault="00CA5115" w:rsidP="003C1B73">
                              <w:pPr>
                                <w:pStyle w:val="NormalWeb"/>
                                <w:spacing w:before="0" w:after="0"/>
                                <w:jc w:val="both"/>
                              </w:pPr>
                              <w:r>
                                <w:rPr>
                                  <w:rFonts w:ascii="Arial" w:hAnsi="Arial" w:cs="Arial"/>
                                  <w:sz w:val="18"/>
                                  <w:szCs w:val="18"/>
                                </w:rPr>
                                <w:t>PCM 3</w:t>
                              </w:r>
                            </w:p>
                          </w:txbxContent>
                        </wps:txbx>
                        <wps:bodyPr rot="0" vert="horz" wrap="square" lIns="70209" tIns="8401" rIns="70209" bIns="8401" anchor="t" anchorCtr="0" upright="1">
                          <a:noAutofit/>
                        </wps:bodyPr>
                      </wps:wsp>
                      <wps:wsp>
                        <wps:cNvPr id="893" name="Rectangle 424"/>
                        <wps:cNvSpPr>
                          <a:spLocks noChangeArrowheads="1"/>
                        </wps:cNvSpPr>
                        <wps:spPr bwMode="auto">
                          <a:xfrm>
                            <a:off x="5155620" y="2263709"/>
                            <a:ext cx="439902" cy="395089"/>
                          </a:xfrm>
                          <a:prstGeom prst="rect">
                            <a:avLst/>
                          </a:prstGeom>
                          <a:solidFill>
                            <a:srgbClr val="F2F2F2"/>
                          </a:solidFill>
                          <a:ln w="9525">
                            <a:solidFill>
                              <a:srgbClr val="000000"/>
                            </a:solidFill>
                            <a:miter lim="800000"/>
                            <a:headEnd/>
                            <a:tailEnd/>
                          </a:ln>
                        </wps:spPr>
                        <wps:txbx>
                          <w:txbxContent>
                            <w:p w14:paraId="02209768" w14:textId="77777777" w:rsidR="00CA5115" w:rsidRDefault="00CA5115" w:rsidP="003C1B73">
                              <w:pPr>
                                <w:pStyle w:val="NormalWeb"/>
                                <w:spacing w:before="0" w:after="0"/>
                                <w:jc w:val="center"/>
                                <w:rPr>
                                  <w:sz w:val="16"/>
                                  <w:szCs w:val="16"/>
                                </w:rPr>
                              </w:pPr>
                              <w:r>
                                <w:rPr>
                                  <w:rFonts w:ascii="Arial" w:hAnsi="Arial" w:cs="Arial"/>
                                  <w:sz w:val="16"/>
                                  <w:szCs w:val="16"/>
                                </w:rPr>
                                <w:t>DAC</w:t>
                              </w:r>
                            </w:p>
                          </w:txbxContent>
                        </wps:txbx>
                        <wps:bodyPr rot="0" vert="horz" wrap="square" lIns="70209" tIns="8401" rIns="70209" bIns="8401" anchor="ctr" anchorCtr="0" upright="1">
                          <a:noAutofit/>
                        </wps:bodyPr>
                      </wps:wsp>
                      <wps:wsp>
                        <wps:cNvPr id="894" name="Sound"/>
                        <wps:cNvSpPr>
                          <a:spLocks noEditPoints="1" noChangeArrowheads="1"/>
                        </wps:cNvSpPr>
                        <wps:spPr bwMode="auto">
                          <a:xfrm rot="10800000" flipH="1">
                            <a:off x="5731722" y="2157285"/>
                            <a:ext cx="493802" cy="612938"/>
                          </a:xfrm>
                          <a:custGeom>
                            <a:avLst/>
                            <a:gdLst>
                              <a:gd name="T0" fmla="*/ 255233 w 21600"/>
                              <a:gd name="T1" fmla="*/ 600320 h 21600"/>
                              <a:gd name="T2" fmla="*/ 255233 w 21600"/>
                              <a:gd name="T3" fmla="*/ 0 h 21600"/>
                              <a:gd name="T4" fmla="*/ 0 w 21600"/>
                              <a:gd name="T5" fmla="*/ 306416 h 21600"/>
                              <a:gd name="T6" fmla="*/ 493823 w 21600"/>
                              <a:gd name="T7" fmla="*/ 306416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895" name="AutoShape 20"/>
                        <wps:cNvCnPr>
                          <a:cxnSpLocks noChangeShapeType="1"/>
                        </wps:cNvCnPr>
                        <wps:spPr bwMode="auto">
                          <a:xfrm>
                            <a:off x="5595521" y="2461254"/>
                            <a:ext cx="136201" cy="2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6" name="Rectangle 427"/>
                        <wps:cNvSpPr>
                          <a:spLocks noChangeArrowheads="1"/>
                        </wps:cNvSpPr>
                        <wps:spPr bwMode="auto">
                          <a:xfrm>
                            <a:off x="4600318" y="2263209"/>
                            <a:ext cx="418402" cy="395189"/>
                          </a:xfrm>
                          <a:prstGeom prst="rect">
                            <a:avLst/>
                          </a:prstGeom>
                          <a:solidFill>
                            <a:srgbClr val="F2F2F2"/>
                          </a:solidFill>
                          <a:ln w="9525">
                            <a:solidFill>
                              <a:srgbClr val="000000"/>
                            </a:solidFill>
                            <a:miter lim="800000"/>
                            <a:headEnd/>
                            <a:tailEnd/>
                          </a:ln>
                        </wps:spPr>
                        <wps:txbx>
                          <w:txbxContent>
                            <w:p w14:paraId="08706A3F" w14:textId="77777777" w:rsidR="00CA5115" w:rsidRDefault="00CA5115" w:rsidP="003C1B73">
                              <w:pPr>
                                <w:pStyle w:val="NormalWeb"/>
                                <w:spacing w:before="0" w:after="0"/>
                                <w:jc w:val="center"/>
                                <w:rPr>
                                  <w:sz w:val="16"/>
                                  <w:szCs w:val="16"/>
                                </w:rPr>
                              </w:pPr>
                              <w:r>
                                <w:rPr>
                                  <w:rFonts w:ascii="Arial" w:hAnsi="Arial" w:cs="Arial"/>
                                  <w:sz w:val="16"/>
                                  <w:szCs w:val="16"/>
                                </w:rPr>
                                <w:t>SSI3</w:t>
                              </w:r>
                            </w:p>
                          </w:txbxContent>
                        </wps:txbx>
                        <wps:bodyPr rot="0" vert="horz" wrap="square" lIns="70209" tIns="8401" rIns="70209" bIns="8401" anchor="ctr" anchorCtr="0" upright="1">
                          <a:noAutofit/>
                        </wps:bodyPr>
                      </wps:wsp>
                      <wps:wsp>
                        <wps:cNvPr id="897" name="Text Box 15"/>
                        <wps:cNvSpPr txBox="1">
                          <a:spLocks noChangeArrowheads="1"/>
                        </wps:cNvSpPr>
                        <wps:spPr bwMode="auto">
                          <a:xfrm>
                            <a:off x="5704922" y="1908629"/>
                            <a:ext cx="6663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C0616" w14:textId="77777777" w:rsidR="00CA5115" w:rsidRDefault="00CA5115"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98" name="AutoShape 20"/>
                        <wps:cNvCnPr>
                          <a:cxnSpLocks noChangeShapeType="1"/>
                        </wps:cNvCnPr>
                        <wps:spPr bwMode="auto">
                          <a:xfrm>
                            <a:off x="5018719" y="2460754"/>
                            <a:ext cx="136901" cy="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9" name="Rectangle 430"/>
                        <wps:cNvSpPr>
                          <a:spLocks noChangeArrowheads="1"/>
                        </wps:cNvSpPr>
                        <wps:spPr bwMode="auto">
                          <a:xfrm>
                            <a:off x="2273609" y="2265410"/>
                            <a:ext cx="391301" cy="395089"/>
                          </a:xfrm>
                          <a:prstGeom prst="rect">
                            <a:avLst/>
                          </a:prstGeom>
                          <a:solidFill>
                            <a:srgbClr val="F2F2F2"/>
                          </a:solidFill>
                          <a:ln w="9525">
                            <a:solidFill>
                              <a:srgbClr val="000000"/>
                            </a:solidFill>
                            <a:miter lim="800000"/>
                            <a:headEnd/>
                            <a:tailEnd/>
                          </a:ln>
                        </wps:spPr>
                        <wps:txbx>
                          <w:txbxContent>
                            <w:p w14:paraId="1BED5016" w14:textId="77777777" w:rsidR="00CA5115" w:rsidRDefault="00CA5115" w:rsidP="003C1B73">
                              <w:pPr>
                                <w:pStyle w:val="NormalWeb"/>
                                <w:spacing w:before="0" w:after="0"/>
                                <w:jc w:val="center"/>
                                <w:rPr>
                                  <w:sz w:val="16"/>
                                  <w:szCs w:val="16"/>
                                </w:rPr>
                              </w:pPr>
                              <w:r>
                                <w:rPr>
                                  <w:rFonts w:ascii="Arial" w:hAnsi="Arial"/>
                                  <w:sz w:val="16"/>
                                  <w:szCs w:val="16"/>
                                </w:rPr>
                                <w:t>SRC2</w:t>
                              </w:r>
                            </w:p>
                          </w:txbxContent>
                        </wps:txbx>
                        <wps:bodyPr rot="0" vert="horz" wrap="square" lIns="70209" tIns="8401" rIns="70209" bIns="8401" anchor="ctr" anchorCtr="0" upright="1">
                          <a:noAutofit/>
                        </wps:bodyPr>
                      </wps:wsp>
                      <wps:wsp>
                        <wps:cNvPr id="900" name="Rectangle 431"/>
                        <wps:cNvSpPr>
                          <a:spLocks noChangeArrowheads="1"/>
                        </wps:cNvSpPr>
                        <wps:spPr bwMode="auto">
                          <a:xfrm>
                            <a:off x="4009615" y="2263209"/>
                            <a:ext cx="422702" cy="395189"/>
                          </a:xfrm>
                          <a:prstGeom prst="rect">
                            <a:avLst/>
                          </a:prstGeom>
                          <a:solidFill>
                            <a:srgbClr val="F2F2F2"/>
                          </a:solidFill>
                          <a:ln w="9525">
                            <a:solidFill>
                              <a:srgbClr val="000000"/>
                            </a:solidFill>
                            <a:miter lim="800000"/>
                            <a:headEnd/>
                            <a:tailEnd/>
                          </a:ln>
                        </wps:spPr>
                        <wps:txbx>
                          <w:txbxContent>
                            <w:p w14:paraId="21855C42" w14:textId="77777777" w:rsidR="00CA5115" w:rsidRDefault="00CA5115" w:rsidP="003C1B73">
                              <w:pPr>
                                <w:pStyle w:val="NormalWeb"/>
                                <w:spacing w:before="0" w:after="0"/>
                                <w:jc w:val="center"/>
                                <w:rPr>
                                  <w:sz w:val="16"/>
                                  <w:szCs w:val="16"/>
                                </w:rPr>
                              </w:pPr>
                              <w:r>
                                <w:rPr>
                                  <w:rFonts w:ascii="Arial" w:hAnsi="Arial" w:cs="Arial"/>
                                  <w:sz w:val="16"/>
                                  <w:szCs w:val="16"/>
                                </w:rPr>
                                <w:t>DVC1</w:t>
                              </w:r>
                            </w:p>
                          </w:txbxContent>
                        </wps:txbx>
                        <wps:bodyPr rot="0" vert="horz" wrap="square" lIns="70209" tIns="8401" rIns="70209" bIns="8401" anchor="ctr" anchorCtr="0" upright="1">
                          <a:noAutofit/>
                        </wps:bodyPr>
                      </wps:wsp>
                      <wps:wsp>
                        <wps:cNvPr id="901" name="AutoShape 23"/>
                        <wps:cNvCnPr>
                          <a:cxnSpLocks noChangeShapeType="1"/>
                        </wps:cNvCnPr>
                        <wps:spPr bwMode="auto">
                          <a:xfrm>
                            <a:off x="4432317" y="2460654"/>
                            <a:ext cx="1680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2" name="AutoShape 23"/>
                        <wps:cNvCnPr>
                          <a:cxnSpLocks noChangeShapeType="1"/>
                        </wps:cNvCnPr>
                        <wps:spPr bwMode="auto">
                          <a:xfrm flipV="1">
                            <a:off x="2664910" y="2460754"/>
                            <a:ext cx="1344705" cy="2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2A2D3558" id="Canvas 903" o:spid="_x0000_s1386" editas="canvas" style="position:absolute;margin-left:-32.45pt;margin-top:24.8pt;width:514.75pt;height:245pt;z-index:251666432;mso-position-horizontal-relative:text;mso-position-vertical-relative:text" coordsize="65373,3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">
                <v:shape id="_x0000_s1387" type="#_x0000_t75" style="position:absolute;width:65373;height:31115;visibility:visible;mso-wrap-style:square" stroked="t" strokecolor="black [3213]">
                  <v:fill o:detectmouseclick="t"/>
                  <v:path o:connecttype="none"/>
                </v:shape>
                <v:rect id="Rectangle 341" o:spid="_x0000_s1388" style="position:absolute;left:51825;top:9741;width:4398;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" fillcolor="#f2f2f2">
                  <v:textbox inset="1.95025mm,.23336mm,1.95025mm,.23336mm">
                    <w:txbxContent>
                      <w:p w14:paraId="3FF6A49E" w14:textId="77777777" w:rsidR="00CA5115" w:rsidRDefault="00CA5115" w:rsidP="003C1B73">
                        <w:pPr>
                          <w:pStyle w:val="NormalWeb"/>
                          <w:spacing w:before="0" w:after="0"/>
                          <w:jc w:val="center"/>
                          <w:rPr>
                            <w:sz w:val="16"/>
                            <w:szCs w:val="16"/>
                          </w:rPr>
                        </w:pPr>
                        <w:r>
                          <w:rPr>
                            <w:rFonts w:ascii="Arial" w:hAnsi="Arial" w:cs="Arial"/>
                            <w:sz w:val="16"/>
                            <w:szCs w:val="16"/>
                          </w:rPr>
                          <w:t>DAC</w:t>
                        </w:r>
                      </w:p>
                    </w:txbxContent>
                  </v:textbox>
                </v:rect>
                <v:shape id="AutoShape 17" o:spid="_x0000_s1389" type="#_x0000_t32" style="position:absolute;left:19953;top:9800;width:2776;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">
                  <v:stroke endarrow="block"/>
                </v:shape>
                <v:shape id="Sound" o:spid="_x0000_s1390" style="position:absolute;left:57585;top:8676;width:4939;height:6130;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36115,17035136;5836115,0;0,8695093;11291674,8695093" o:connectangles="0,0,0,0" textboxrect="761,22454,21069,28282"/>
                  <o:lock v:ext="edit" verticies="t"/>
                </v:shape>
                <v:shape id="AutoShape 20" o:spid="_x0000_s1391" type="#_x0000_t32" style="position:absolute;left:56223;top:11716;width:1362;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">
                  <v:stroke endarrow="block"/>
                </v:shape>
                <v:rect id="Rectangle 345" o:spid="_x0000_s1392" style="position:absolute;left:22729;top:7824;width:3914;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" fillcolor="#f2f2f2">
                  <v:textbox inset="1.95025mm,.23336mm,1.95025mm,.23336mm">
                    <w:txbxContent>
                      <w:p w14:paraId="10DD50CA" w14:textId="77777777" w:rsidR="00CA5115" w:rsidRDefault="00CA5115" w:rsidP="003C1B73">
                        <w:pPr>
                          <w:pStyle w:val="NormalWeb"/>
                          <w:spacing w:before="0" w:after="0"/>
                          <w:jc w:val="center"/>
                          <w:rPr>
                            <w:sz w:val="16"/>
                            <w:szCs w:val="16"/>
                          </w:rPr>
                        </w:pPr>
                        <w:r>
                          <w:rPr>
                            <w:rFonts w:ascii="Arial" w:hAnsi="Arial" w:cs="Arial"/>
                            <w:sz w:val="16"/>
                            <w:szCs w:val="16"/>
                          </w:rPr>
                          <w:t>SRC4</w:t>
                        </w:r>
                      </w:p>
                    </w:txbxContent>
                  </v:textbox>
                </v:rect>
                <v:shape id="AutoShape 23" o:spid="_x0000_s1393" type="#_x0000_t32" style="position:absolute;left:26649;top:9800;width:1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">
                  <v:stroke endarrow="block"/>
                </v:shape>
                <v:rect id="Rectangle 347" o:spid="_x0000_s1394" style="position:absolute;left:40008;top:9735;width:4227;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" fillcolor="#f2f2f2">
                  <v:textbox inset="1.95025mm,.23336mm,1.95025mm,.23336mm">
                    <w:txbxContent>
                      <w:p w14:paraId="2E61DB18" w14:textId="77777777" w:rsidR="00CA5115" w:rsidRDefault="00CA5115" w:rsidP="003C1B73">
                        <w:pPr>
                          <w:pStyle w:val="NormalWeb"/>
                          <w:spacing w:before="0" w:after="0"/>
                          <w:jc w:val="center"/>
                          <w:rPr>
                            <w:sz w:val="16"/>
                            <w:szCs w:val="16"/>
                          </w:rPr>
                        </w:pPr>
                        <w:r>
                          <w:rPr>
                            <w:rFonts w:ascii="Arial" w:hAnsi="Arial" w:cs="Arial"/>
                            <w:sz w:val="16"/>
                            <w:szCs w:val="16"/>
                          </w:rPr>
                          <w:t>DVC0</w:t>
                        </w:r>
                      </w:p>
                    </w:txbxContent>
                  </v:textbox>
                </v:rect>
                <v:rect id="Rectangle 348" o:spid="_x0000_s1395" style="position:absolute;left:21230;top:1246;width:23810;height:2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shape id="Text Box 15" o:spid="_x0000_s1396" type="#_x0000_t202" style="position:absolute;left:39595;top:1871;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" filled="f" stroked="f">
                  <v:textbox inset="1.95025mm,.23336mm,1.95025mm,.23336mm">
                    <w:txbxContent>
                      <w:p w14:paraId="6B80CB2D" w14:textId="77777777" w:rsidR="00CA5115" w:rsidRDefault="00CA5115" w:rsidP="003C1B73">
                        <w:pPr>
                          <w:pStyle w:val="NormalWeb"/>
                          <w:spacing w:before="0" w:after="0"/>
                          <w:jc w:val="both"/>
                        </w:pPr>
                        <w:r>
                          <w:rPr>
                            <w:rFonts w:ascii="Arial" w:hAnsi="Arial" w:cs="Arial"/>
                            <w:sz w:val="18"/>
                            <w:szCs w:val="18"/>
                          </w:rPr>
                          <w:t>SCU</w:t>
                        </w:r>
                      </w:p>
                    </w:txbxContent>
                  </v:textbox>
                </v:shape>
                <v:rect id="Rectangle 350" o:spid="_x0000_s1397" style="position:absolute;left:46272;top:9736;width:4183;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" fillcolor="#f2f2f2">
                  <v:textbox inset="1.95025mm,.23336mm,1.95025mm,.23336mm">
                    <w:txbxContent>
                      <w:p w14:paraId="5091F236" w14:textId="77777777" w:rsidR="00CA5115" w:rsidRDefault="00CA5115" w:rsidP="003C1B73">
                        <w:pPr>
                          <w:pStyle w:val="NormalWeb"/>
                          <w:spacing w:before="0" w:after="0"/>
                          <w:jc w:val="center"/>
                          <w:rPr>
                            <w:sz w:val="16"/>
                            <w:szCs w:val="16"/>
                          </w:rPr>
                        </w:pPr>
                        <w:r>
                          <w:rPr>
                            <w:rFonts w:ascii="Arial" w:hAnsi="Arial" w:cs="Arial"/>
                            <w:sz w:val="16"/>
                            <w:szCs w:val="16"/>
                          </w:rPr>
                          <w:t>SSI0</w:t>
                        </w:r>
                      </w:p>
                    </w:txbxContent>
                  </v:textbox>
                </v:rect>
                <v:shape id="AutoShape 23" o:spid="_x0000_s1398" type="#_x0000_t32" style="position:absolute;left:44235;top:11710;width: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">
                  <v:stroke endarrow="block"/>
                </v:shape>
                <v:rect id="Rectangle 352" o:spid="_x0000_s1399" style="position:absolute;left:27778;top:7830;width:3914;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" fillcolor="#f2f2f2">
                  <v:textbox inset="1.95025mm,.23336mm,1.95025mm,.23336mm">
                    <w:txbxContent>
                      <w:p w14:paraId="21785E5F" w14:textId="77777777" w:rsidR="00CA5115" w:rsidRDefault="00CA5115" w:rsidP="003C1B73">
                        <w:pPr>
                          <w:pStyle w:val="NormalWeb"/>
                          <w:spacing w:before="0" w:after="0"/>
                          <w:jc w:val="center"/>
                          <w:rPr>
                            <w:sz w:val="16"/>
                            <w:szCs w:val="16"/>
                          </w:rPr>
                        </w:pPr>
                        <w:r>
                          <w:rPr>
                            <w:rFonts w:ascii="Arial" w:hAnsi="Arial"/>
                            <w:sz w:val="16"/>
                            <w:szCs w:val="16"/>
                          </w:rPr>
                          <w:t>CTU01</w:t>
                        </w:r>
                      </w:p>
                    </w:txbxContent>
                  </v:textbox>
                </v:rect>
                <v:rect id="Rectangle 353" o:spid="_x0000_s1400" style="position:absolute;left:34800;top:9736;width:3914;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" fillcolor="#f2f2f2">
                  <v:textbox inset="1.95025mm,.23336mm,1.95025mm,.23336mm">
                    <w:txbxContent>
                      <w:p w14:paraId="3CD8A000" w14:textId="77777777" w:rsidR="00CA5115" w:rsidRDefault="00CA5115" w:rsidP="003C1B73">
                        <w:pPr>
                          <w:pStyle w:val="NormalWeb"/>
                          <w:spacing w:before="0" w:after="0"/>
                          <w:jc w:val="center"/>
                          <w:rPr>
                            <w:sz w:val="16"/>
                            <w:szCs w:val="16"/>
                          </w:rPr>
                        </w:pPr>
                        <w:r>
                          <w:rPr>
                            <w:rFonts w:ascii="Arial" w:hAnsi="Arial"/>
                            <w:sz w:val="16"/>
                            <w:szCs w:val="16"/>
                          </w:rPr>
                          <w:t>MIX0</w:t>
                        </w:r>
                      </w:p>
                    </w:txbxContent>
                  </v:textbox>
                </v:rect>
                <v:shape id="AutoShape 23" o:spid="_x0000_s1401" type="#_x0000_t32" style="position:absolute;left:38714;top:11705;width:12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">
                  <v:stroke endarrow="block"/>
                </v:shape>
                <v:shape id="AutoShape 8" o:spid="_x0000_s1402" type="#_x0000_t112" style="position:absolute;left:11404;top:3051;width:8433;height:3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" fillcolor="#fbe4d5">
                  <v:textbox inset="1.95025mm,.23336mm,1.95025mm,.23336mm">
                    <w:txbxContent>
                      <w:p w14:paraId="6CB08E5A"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03" type="#_x0000_t32" style="position:absolute;left:19837;top:4630;width:287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">
                  <v:stroke endarrow="block"/>
                </v:shape>
                <v:rect id="Rectangle 359" o:spid="_x0000_s1404" style="position:absolute;left:22716;top:2654;width:3914;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" fillcolor="#f2f2f2">
                  <v:textbox inset="1.95025mm,.23336mm,1.95025mm,.23336mm">
                    <w:txbxContent>
                      <w:p w14:paraId="7FE8DE8C" w14:textId="77777777" w:rsidR="00CA5115" w:rsidRDefault="00CA5115" w:rsidP="003C1B73">
                        <w:pPr>
                          <w:pStyle w:val="NormalWeb"/>
                          <w:spacing w:before="0" w:after="0"/>
                          <w:jc w:val="center"/>
                          <w:rPr>
                            <w:sz w:val="16"/>
                            <w:szCs w:val="16"/>
                          </w:rPr>
                        </w:pPr>
                        <w:r>
                          <w:rPr>
                            <w:rFonts w:ascii="Arial" w:hAnsi="Arial"/>
                            <w:sz w:val="16"/>
                            <w:szCs w:val="16"/>
                          </w:rPr>
                          <w:t>SRC3</w:t>
                        </w:r>
                      </w:p>
                    </w:txbxContent>
                  </v:textbox>
                </v:rect>
                <v:shape id="AutoShape 23" o:spid="_x0000_s1405" type="#_x0000_t32" style="position:absolute;left:26636;top:4630;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">
                  <v:stroke endarrow="block"/>
                </v:shape>
                <v:rect id="Rectangle 361" o:spid="_x0000_s1406" style="position:absolute;left:27764;top:2660;width:3914;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" fillcolor="#f2f2f2">
                  <v:textbox inset="1.95025mm,.23336mm,1.95025mm,.23336mm">
                    <w:txbxContent>
                      <w:p w14:paraId="7D405650" w14:textId="77777777" w:rsidR="00CA5115" w:rsidRDefault="00CA5115" w:rsidP="003C1B73">
                        <w:pPr>
                          <w:pStyle w:val="NormalWeb"/>
                          <w:spacing w:before="0" w:after="0"/>
                          <w:jc w:val="center"/>
                          <w:rPr>
                            <w:sz w:val="16"/>
                            <w:szCs w:val="16"/>
                          </w:rPr>
                        </w:pPr>
                        <w:r>
                          <w:rPr>
                            <w:rFonts w:ascii="Arial" w:hAnsi="Arial"/>
                            <w:sz w:val="16"/>
                            <w:szCs w:val="16"/>
                          </w:rPr>
                          <w:t>CTU00</w:t>
                        </w:r>
                      </w:p>
                    </w:txbxContent>
                  </v:textbox>
                </v:rect>
                <v:shape id="AutoShape 17" o:spid="_x0000_s1407" type="#_x0000_t32" style="position:absolute;left:19965;top:15049;width:2751;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">
                  <v:stroke endarrow="block"/>
                </v:shape>
                <v:rect id="Rectangle 363" o:spid="_x0000_s1408" style="position:absolute;left:22716;top:13084;width:3914;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" fillcolor="#f2f2f2">
                  <v:textbox inset="1.95025mm,.23336mm,1.95025mm,.23336mm">
                    <w:txbxContent>
                      <w:p w14:paraId="2847A236" w14:textId="77777777" w:rsidR="00CA5115" w:rsidRDefault="00CA5115" w:rsidP="003C1B73">
                        <w:pPr>
                          <w:pStyle w:val="NormalWeb"/>
                          <w:spacing w:before="0" w:after="0"/>
                          <w:jc w:val="center"/>
                          <w:rPr>
                            <w:sz w:val="16"/>
                            <w:szCs w:val="16"/>
                          </w:rPr>
                        </w:pPr>
                        <w:r>
                          <w:rPr>
                            <w:rFonts w:ascii="Arial" w:hAnsi="Arial"/>
                            <w:sz w:val="16"/>
                            <w:szCs w:val="16"/>
                          </w:rPr>
                          <w:t>SRC0</w:t>
                        </w:r>
                      </w:p>
                    </w:txbxContent>
                  </v:textbox>
                </v:rect>
                <v:shape id="AutoShape 23" o:spid="_x0000_s1409" type="#_x0000_t32" style="position:absolute;left:26636;top:15060;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">
                  <v:stroke endarrow="block"/>
                </v:shape>
                <v:rect id="Rectangle 365" o:spid="_x0000_s1410" style="position:absolute;left:27764;top:13090;width:3914;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" fillcolor="#f2f2f2">
                  <v:textbox inset="1.95025mm,.23336mm,1.95025mm,.23336mm">
                    <w:txbxContent>
                      <w:p w14:paraId="69CBED8D" w14:textId="77777777" w:rsidR="00CA5115" w:rsidRDefault="00CA5115" w:rsidP="003C1B73">
                        <w:pPr>
                          <w:pStyle w:val="NormalWeb"/>
                          <w:spacing w:before="0" w:after="0"/>
                          <w:jc w:val="center"/>
                          <w:rPr>
                            <w:sz w:val="16"/>
                            <w:szCs w:val="16"/>
                          </w:rPr>
                        </w:pPr>
                        <w:r>
                          <w:rPr>
                            <w:rFonts w:ascii="Arial" w:hAnsi="Arial"/>
                            <w:sz w:val="16"/>
                            <w:szCs w:val="16"/>
                          </w:rPr>
                          <w:t>CTU02</w:t>
                        </w:r>
                      </w:p>
                    </w:txbxContent>
                  </v:textbox>
                </v:rect>
                <v:shape id="Elbow Connector 370" o:spid="_x0000_s1411" type="#_x0000_t34" style="position:absolute;left:31678;top:4633;width:3167;height:56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" adj="13635">
                  <v:stroke endarrow="block" joinstyle="round"/>
                </v:shape>
                <v:shape id="Elbow Connector 371" o:spid="_x0000_s1412" type="#_x0000_t34" style="position:absolute;left:31692;top:9802;width:3053;height:14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">
                  <v:stroke endarrow="block" joinstyle="round"/>
                </v:shape>
                <v:shape id="Elbow Connector 372" o:spid="_x0000_s1413" type="#_x0000_t34" style="position:absolute;left:31678;top:12404;width:3067;height:26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">
                  <v:stroke endarrow="block" joinstyle="round"/>
                </v:shape>
                <v:shape id="AutoShape 17" o:spid="_x0000_s1414" type="#_x0000_t32" style="position:absolute;left:5289;top:4631;width:6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">
                  <v:stroke endarrow="block"/>
                </v:shape>
                <v:shape id="AutoShape 17" o:spid="_x0000_s1415" type="#_x0000_t32" style="position:absolute;left:5606;top:10036;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">
                  <v:stroke endarrow="block"/>
                </v:shape>
                <v:shape id="Text Box 15" o:spid="_x0000_s1416" type="#_x0000_t202" style="position:absolute;left:57317;top:6190;width:666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" filled="f" stroked="f">
                  <v:textbox inset="1.95025mm,.23336mm,1.95025mm,.23336mm">
                    <w:txbxContent>
                      <w:p w14:paraId="7696BAC3" w14:textId="77777777" w:rsidR="00CA5115" w:rsidRDefault="00CA5115" w:rsidP="003C1B73">
                        <w:pPr>
                          <w:pStyle w:val="NormalWeb"/>
                          <w:spacing w:before="0" w:after="0"/>
                          <w:jc w:val="both"/>
                        </w:pPr>
                        <w:r>
                          <w:rPr>
                            <w:rFonts w:ascii="Arial" w:hAnsi="Arial"/>
                            <w:sz w:val="18"/>
                            <w:szCs w:val="18"/>
                          </w:rPr>
                          <w:t>Speaker</w:t>
                        </w:r>
                      </w:p>
                    </w:txbxContent>
                  </v:textbox>
                </v:shape>
                <v:shape id="AutoShape 8" o:spid="_x0000_s1417" type="#_x0000_t112" style="position:absolute;left:11520;top:8226;width:8433;height:3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" fillcolor="#fbe4d5">
                  <v:textbox inset="1.95025mm,.23336mm,1.95025mm,.23336mm">
                    <w:txbxContent>
                      <w:p w14:paraId="666E635C"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8" o:spid="_x0000_s1418" type="#_x0000_t112" style="position:absolute;left:11532;top:13470;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" fillcolor="#fbe4d5">
                  <v:textbox inset="1.95025mm,.23336mm,1.95025mm,.23336mm">
                    <w:txbxContent>
                      <w:p w14:paraId="35283AEE"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19" type="#_x0000_t32" style="position:absolute;left:5618;top:15197;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">
                  <v:stroke endarrow="block"/>
                </v:shape>
                <v:shape id="Text Box 15" o:spid="_x0000_s1420" type="#_x0000_t202" style="position:absolute;left:4778;top:2940;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" filled="f" stroked="f">
                  <v:textbox inset="1.95025mm,.23336mm,1.95025mm,.23336mm">
                    <w:txbxContent>
                      <w:p w14:paraId="622B5700" w14:textId="77777777" w:rsidR="00CA5115" w:rsidRDefault="00CA5115" w:rsidP="003C1B73">
                        <w:pPr>
                          <w:pStyle w:val="NormalWeb"/>
                          <w:spacing w:before="0" w:after="0"/>
                          <w:jc w:val="both"/>
                        </w:pPr>
                        <w:r>
                          <w:rPr>
                            <w:rFonts w:ascii="Arial" w:hAnsi="Arial" w:cs="Arial"/>
                            <w:sz w:val="18"/>
                            <w:szCs w:val="18"/>
                          </w:rPr>
                          <w:t>PCM 0</w:t>
                        </w:r>
                      </w:p>
                    </w:txbxContent>
                  </v:textbox>
                </v:shape>
                <v:shape id="AutoShape 20" o:spid="_x0000_s1421" type="#_x0000_t32" style="position:absolute;left:50455;top:11711;width:1370;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">
                  <v:stroke endarrow="block"/>
                </v:shape>
                <v:shape id="Text Box 15" o:spid="_x0000_s1422" type="#_x0000_t202" style="position:absolute;left:4800;top:8066;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" filled="f" stroked="f">
                  <v:textbox inset="1.95025mm,.23336mm,1.95025mm,.23336mm">
                    <w:txbxContent>
                      <w:p w14:paraId="55753513" w14:textId="77777777" w:rsidR="00CA5115" w:rsidRDefault="00CA5115" w:rsidP="003C1B73">
                        <w:pPr>
                          <w:pStyle w:val="NormalWeb"/>
                          <w:spacing w:before="0" w:after="0"/>
                          <w:jc w:val="both"/>
                        </w:pPr>
                        <w:r>
                          <w:rPr>
                            <w:rFonts w:ascii="Arial" w:hAnsi="Arial" w:cs="Arial"/>
                            <w:sz w:val="18"/>
                            <w:szCs w:val="18"/>
                          </w:rPr>
                          <w:t>PCM 1</w:t>
                        </w:r>
                      </w:p>
                    </w:txbxContent>
                  </v:textbox>
                </v:shape>
                <v:shape id="Text Box 15" o:spid="_x0000_s1423" type="#_x0000_t202" style="position:absolute;left:5097;top:13397;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" filled="f" stroked="f">
                  <v:textbox inset="1.95025mm,.23336mm,1.95025mm,.23336mm">
                    <w:txbxContent>
                      <w:p w14:paraId="73255286" w14:textId="77777777" w:rsidR="00CA5115" w:rsidRDefault="00CA5115" w:rsidP="003C1B73">
                        <w:pPr>
                          <w:pStyle w:val="NormalWeb"/>
                          <w:spacing w:before="0" w:after="0"/>
                          <w:jc w:val="both"/>
                        </w:pPr>
                        <w:r>
                          <w:rPr>
                            <w:rFonts w:ascii="Arial" w:hAnsi="Arial" w:cs="Arial"/>
                            <w:sz w:val="18"/>
                            <w:szCs w:val="18"/>
                          </w:rPr>
                          <w:t>PCM 2</w:t>
                        </w:r>
                      </w:p>
                    </w:txbxContent>
                  </v:textbox>
                </v:shape>
                <v:shape id="AutoShape 17" o:spid="_x0000_s1424" type="#_x0000_t32" style="position:absolute;left:19934;top:24619;width:280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">
                  <v:stroke endarrow="block"/>
                </v:shape>
                <v:shape id="AutoShape 8" o:spid="_x0000_s1425" type="#_x0000_t112" style="position:absolute;left:11501;top:23040;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" fillcolor="#fbe4d5">
                  <v:textbox inset="1.95025mm,.23336mm,1.95025mm,.23336mm">
                    <w:txbxContent>
                      <w:p w14:paraId="0394EF55"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26" type="#_x0000_t32" style="position:absolute;left:5587;top:24767;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">
                  <v:stroke endarrow="block"/>
                </v:shape>
                <v:shape id="Text Box 15" o:spid="_x0000_s1427" type="#_x0000_t202" style="position:absolute;left:4947;top:22967;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" filled="f" stroked="f">
                  <v:textbox inset="1.95025mm,.23336mm,1.95025mm,.23336mm">
                    <w:txbxContent>
                      <w:p w14:paraId="4EA2D402" w14:textId="77777777" w:rsidR="00CA5115" w:rsidRDefault="00CA5115" w:rsidP="003C1B73">
                        <w:pPr>
                          <w:pStyle w:val="NormalWeb"/>
                          <w:spacing w:before="0" w:after="0"/>
                          <w:jc w:val="both"/>
                        </w:pPr>
                        <w:r>
                          <w:rPr>
                            <w:rFonts w:ascii="Arial" w:hAnsi="Arial" w:cs="Arial"/>
                            <w:sz w:val="18"/>
                            <w:szCs w:val="18"/>
                          </w:rPr>
                          <w:t>PCM 3</w:t>
                        </w:r>
                      </w:p>
                    </w:txbxContent>
                  </v:textbox>
                </v:shape>
                <v:rect id="Rectangle 424" o:spid="_x0000_s1428" style="position:absolute;left:51556;top:22637;width:4399;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" fillcolor="#f2f2f2">
                  <v:textbox inset="1.95025mm,.23336mm,1.95025mm,.23336mm">
                    <w:txbxContent>
                      <w:p w14:paraId="02209768" w14:textId="77777777" w:rsidR="00CA5115" w:rsidRDefault="00CA5115" w:rsidP="003C1B73">
                        <w:pPr>
                          <w:pStyle w:val="NormalWeb"/>
                          <w:spacing w:before="0" w:after="0"/>
                          <w:jc w:val="center"/>
                          <w:rPr>
                            <w:sz w:val="16"/>
                            <w:szCs w:val="16"/>
                          </w:rPr>
                        </w:pPr>
                        <w:r>
                          <w:rPr>
                            <w:rFonts w:ascii="Arial" w:hAnsi="Arial" w:cs="Arial"/>
                            <w:sz w:val="16"/>
                            <w:szCs w:val="16"/>
                          </w:rPr>
                          <w:t>DAC</w:t>
                        </w:r>
                      </w:p>
                    </w:txbxContent>
                  </v:textbox>
                </v:rect>
                <v:shape id="Sound" o:spid="_x0000_s1429" style="position:absolute;left:57317;top:21572;width:4938;height:6130;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34934,17035136;5834934,0;0,8695093;11289388,8695093" o:connectangles="0,0,0,0" textboxrect="761,22454,21069,28282"/>
                  <o:lock v:ext="edit" verticies="t"/>
                </v:shape>
                <v:shape id="AutoShape 20" o:spid="_x0000_s1430" type="#_x0000_t32" style="position:absolute;left:55955;top:24612;width:1362;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">
                  <v:stroke endarrow="block"/>
                </v:shape>
                <v:rect id="Rectangle 427" o:spid="_x0000_s1431" style="position:absolute;left:46003;top:22632;width:4184;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" fillcolor="#f2f2f2">
                  <v:textbox inset="1.95025mm,.23336mm,1.95025mm,.23336mm">
                    <w:txbxContent>
                      <w:p w14:paraId="08706A3F" w14:textId="77777777" w:rsidR="00CA5115" w:rsidRDefault="00CA5115" w:rsidP="003C1B73">
                        <w:pPr>
                          <w:pStyle w:val="NormalWeb"/>
                          <w:spacing w:before="0" w:after="0"/>
                          <w:jc w:val="center"/>
                          <w:rPr>
                            <w:sz w:val="16"/>
                            <w:szCs w:val="16"/>
                          </w:rPr>
                        </w:pPr>
                        <w:r>
                          <w:rPr>
                            <w:rFonts w:ascii="Arial" w:hAnsi="Arial" w:cs="Arial"/>
                            <w:sz w:val="16"/>
                            <w:szCs w:val="16"/>
                          </w:rPr>
                          <w:t>SSI3</w:t>
                        </w:r>
                      </w:p>
                    </w:txbxContent>
                  </v:textbox>
                </v:rect>
                <v:shape id="Text Box 15" o:spid="_x0000_s1432" type="#_x0000_t202" style="position:absolute;left:57049;top:19086;width:666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" filled="f" stroked="f">
                  <v:textbox inset="1.95025mm,.23336mm,1.95025mm,.23336mm">
                    <w:txbxContent>
                      <w:p w14:paraId="6E0C0616" w14:textId="77777777" w:rsidR="00CA5115" w:rsidRDefault="00CA5115" w:rsidP="003C1B73">
                        <w:pPr>
                          <w:pStyle w:val="NormalWeb"/>
                          <w:spacing w:before="0" w:after="0"/>
                          <w:jc w:val="both"/>
                        </w:pPr>
                        <w:r>
                          <w:rPr>
                            <w:rFonts w:ascii="Arial" w:hAnsi="Arial"/>
                            <w:sz w:val="18"/>
                            <w:szCs w:val="18"/>
                          </w:rPr>
                          <w:t>Speaker</w:t>
                        </w:r>
                      </w:p>
                    </w:txbxContent>
                  </v:textbox>
                </v:shape>
                <v:shape id="AutoShape 20" o:spid="_x0000_s1433" type="#_x0000_t32" style="position:absolute;left:50187;top:24607;width:1369;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">
                  <v:stroke endarrow="block"/>
                </v:shape>
                <v:rect id="Rectangle 430" o:spid="_x0000_s1434" style="position:absolute;left:22736;top:22654;width:3913;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" fillcolor="#f2f2f2">
                  <v:textbox inset="1.95025mm,.23336mm,1.95025mm,.23336mm">
                    <w:txbxContent>
                      <w:p w14:paraId="1BED5016" w14:textId="77777777" w:rsidR="00CA5115" w:rsidRDefault="00CA5115" w:rsidP="003C1B73">
                        <w:pPr>
                          <w:pStyle w:val="NormalWeb"/>
                          <w:spacing w:before="0" w:after="0"/>
                          <w:jc w:val="center"/>
                          <w:rPr>
                            <w:sz w:val="16"/>
                            <w:szCs w:val="16"/>
                          </w:rPr>
                        </w:pPr>
                        <w:r>
                          <w:rPr>
                            <w:rFonts w:ascii="Arial" w:hAnsi="Arial"/>
                            <w:sz w:val="16"/>
                            <w:szCs w:val="16"/>
                          </w:rPr>
                          <w:t>SRC2</w:t>
                        </w:r>
                      </w:p>
                    </w:txbxContent>
                  </v:textbox>
                </v:rect>
                <v:rect id="Rectangle 431" o:spid="_x0000_s1435" style="position:absolute;left:40096;top:22632;width:4227;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" fillcolor="#f2f2f2">
                  <v:textbox inset="1.95025mm,.23336mm,1.95025mm,.23336mm">
                    <w:txbxContent>
                      <w:p w14:paraId="21855C42" w14:textId="77777777" w:rsidR="00CA5115" w:rsidRDefault="00CA5115" w:rsidP="003C1B73">
                        <w:pPr>
                          <w:pStyle w:val="NormalWeb"/>
                          <w:spacing w:before="0" w:after="0"/>
                          <w:jc w:val="center"/>
                          <w:rPr>
                            <w:sz w:val="16"/>
                            <w:szCs w:val="16"/>
                          </w:rPr>
                        </w:pPr>
                        <w:r>
                          <w:rPr>
                            <w:rFonts w:ascii="Arial" w:hAnsi="Arial" w:cs="Arial"/>
                            <w:sz w:val="16"/>
                            <w:szCs w:val="16"/>
                          </w:rPr>
                          <w:t>DVC1</w:t>
                        </w:r>
                      </w:p>
                    </w:txbxContent>
                  </v:textbox>
                </v:rect>
                <v:shape id="AutoShape 23" o:spid="_x0000_s1436" type="#_x0000_t32" style="position:absolute;left:44323;top:24606;width:1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">
                  <v:stroke endarrow="block"/>
                </v:shape>
                <v:shape id="AutoShape 23" o:spid="_x0000_s1437" type="#_x0000_t32" style="position:absolute;left:26649;top:24607;width:13447;height: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">
                  <v:stroke endarrow="block"/>
                </v:shape>
                <w10:wrap type="topAndBottom"/>
              </v:group>
            </w:pict>
          </mc:Fallback>
        </mc:AlternateContent>
      </w:r>
      <w:r w:rsidR="003C1B73">
        <w:rPr>
          <w:lang w:eastAsia="x-none"/>
        </w:rPr>
        <w:t>Below are figures that present some use cases in using CTU/MIX modules in ADSP Renderer plugin.</w:t>
      </w:r>
    </w:p>
    <w:p w14:paraId="2BC3C7B2" w14:textId="3743082E" w:rsidR="003C1B73" w:rsidRDefault="003C1B73" w:rsidP="003C1B73">
      <w:pPr>
        <w:rPr>
          <w:lang w:eastAsia="x-none"/>
        </w:rPr>
      </w:pPr>
    </w:p>
    <w:p w14:paraId="10D0C96A" w14:textId="46689591" w:rsidR="003C1B73" w:rsidRDefault="00B64FF8" w:rsidP="00B64FF8">
      <w:pPr>
        <w:widowControl w:val="0"/>
        <w:autoSpaceDE w:val="0"/>
        <w:autoSpaceDN w:val="0"/>
        <w:adjustRightInd w:val="0"/>
        <w:snapToGrid w:val="0"/>
        <w:spacing w:after="0" w:line="240" w:lineRule="auto"/>
        <w:jc w:val="center"/>
        <w:rPr>
          <w:lang w:eastAsia="x-none"/>
        </w:rPr>
      </w:pPr>
      <w:bookmarkStart w:id="116" w:name="_Toc8203719"/>
      <w:r>
        <w:rPr>
          <w:lang w:eastAsia="x-none"/>
        </w:rPr>
        <w:t xml:space="preserve">Figure 1.2.2.1. </w:t>
      </w:r>
      <w:r w:rsidR="003C1B73">
        <w:t>Example of using CTU/MIX for 3 streams to SSI0 and another stream to SSI3</w:t>
      </w:r>
      <w:bookmarkEnd w:id="116"/>
    </w:p>
    <w:p w14:paraId="34CBA181" w14:textId="77777777" w:rsidR="003C1B73" w:rsidRDefault="003C1B73" w:rsidP="003C1B73">
      <w:pPr>
        <w:rPr>
          <w:lang w:eastAsia="x-none"/>
        </w:rPr>
      </w:pPr>
      <w:r>
        <w:rPr>
          <w:lang w:eastAsia="x-none"/>
        </w:rPr>
        <w:br w:type="page"/>
      </w:r>
    </w:p>
    <w:p w14:paraId="02FF9BF9" w14:textId="052B8C52" w:rsidR="003C1B73" w:rsidRDefault="00A608E8" w:rsidP="003C1B73">
      <w:pPr>
        <w:rPr>
          <w:lang w:eastAsia="x-none"/>
        </w:rPr>
      </w:pPr>
      <w:r>
        <w:rPr>
          <w:noProof/>
          <w:lang w:eastAsia="ja-JP"/>
        </w:rPr>
        <w:lastRenderedPageBreak/>
        <mc:AlternateContent>
          <mc:Choice Requires="wpc">
            <w:drawing>
              <wp:anchor distT="0" distB="0" distL="114300" distR="114300" simplePos="0" relativeHeight="251667456" behindDoc="0" locked="0" layoutInCell="1" allowOverlap="1" wp14:anchorId="23643A2D" wp14:editId="036A5E58">
                <wp:simplePos x="0" y="0"/>
                <wp:positionH relativeFrom="column">
                  <wp:posOffset>-245001</wp:posOffset>
                </wp:positionH>
                <wp:positionV relativeFrom="paragraph">
                  <wp:posOffset>299085</wp:posOffset>
                </wp:positionV>
                <wp:extent cx="6483350" cy="4958080"/>
                <wp:effectExtent l="0" t="0" r="12700" b="13970"/>
                <wp:wrapTopAndBottom/>
                <wp:docPr id="852" name="Canvas 8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797" name="Rectangle 238"/>
                        <wps:cNvSpPr>
                          <a:spLocks noChangeArrowheads="1"/>
                        </wps:cNvSpPr>
                        <wps:spPr bwMode="auto">
                          <a:xfrm>
                            <a:off x="5182540" y="974034"/>
                            <a:ext cx="439803" cy="395054"/>
                          </a:xfrm>
                          <a:prstGeom prst="rect">
                            <a:avLst/>
                          </a:prstGeom>
                          <a:solidFill>
                            <a:srgbClr val="F2F2F2"/>
                          </a:solidFill>
                          <a:ln w="9525">
                            <a:solidFill>
                              <a:srgbClr val="000000"/>
                            </a:solidFill>
                            <a:miter lim="800000"/>
                            <a:headEnd/>
                            <a:tailEnd/>
                          </a:ln>
                        </wps:spPr>
                        <wps:txbx>
                          <w:txbxContent>
                            <w:p w14:paraId="3B29DF1A" w14:textId="77777777" w:rsidR="00CA5115" w:rsidRDefault="00CA5115" w:rsidP="003C1B73">
                              <w:pPr>
                                <w:pStyle w:val="NormalWeb"/>
                                <w:spacing w:before="0" w:after="0"/>
                                <w:jc w:val="center"/>
                                <w:rPr>
                                  <w:sz w:val="16"/>
                                  <w:szCs w:val="16"/>
                                </w:rPr>
                              </w:pPr>
                              <w:r>
                                <w:rPr>
                                  <w:rFonts w:ascii="Arial" w:hAnsi="Arial" w:cs="Arial"/>
                                  <w:sz w:val="16"/>
                                  <w:szCs w:val="16"/>
                                </w:rPr>
                                <w:t>DAC</w:t>
                              </w:r>
                            </w:p>
                          </w:txbxContent>
                        </wps:txbx>
                        <wps:bodyPr rot="0" vert="horz" wrap="square" lIns="70209" tIns="8401" rIns="70209" bIns="8401" anchor="ctr" anchorCtr="0" upright="1">
                          <a:noAutofit/>
                        </wps:bodyPr>
                      </wps:wsp>
                      <wps:wsp>
                        <wps:cNvPr id="798" name="AutoShape 17"/>
                        <wps:cNvCnPr>
                          <a:cxnSpLocks noChangeShapeType="1"/>
                        </wps:cNvCnPr>
                        <wps:spPr bwMode="auto">
                          <a:xfrm flipV="1">
                            <a:off x="1995315" y="979934"/>
                            <a:ext cx="277602"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9" name="Sound"/>
                        <wps:cNvSpPr>
                          <a:spLocks noEditPoints="1" noChangeArrowheads="1"/>
                        </wps:cNvSpPr>
                        <wps:spPr bwMode="auto">
                          <a:xfrm rot="10800000" flipH="1">
                            <a:off x="5758544" y="867619"/>
                            <a:ext cx="493904" cy="612884"/>
                          </a:xfrm>
                          <a:custGeom>
                            <a:avLst/>
                            <a:gdLst>
                              <a:gd name="T0" fmla="*/ 255233 w 21600"/>
                              <a:gd name="T1" fmla="*/ 600320 h 21600"/>
                              <a:gd name="T2" fmla="*/ 255233 w 21600"/>
                              <a:gd name="T3" fmla="*/ 0 h 21600"/>
                              <a:gd name="T4" fmla="*/ 0 w 21600"/>
                              <a:gd name="T5" fmla="*/ 306416 h 21600"/>
                              <a:gd name="T6" fmla="*/ 493823 w 21600"/>
                              <a:gd name="T7" fmla="*/ 306416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256" name="AutoShape 20"/>
                        <wps:cNvCnPr>
                          <a:cxnSpLocks noChangeShapeType="1"/>
                        </wps:cNvCnPr>
                        <wps:spPr bwMode="auto">
                          <a:xfrm>
                            <a:off x="5622343" y="1171561"/>
                            <a:ext cx="136201"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Rectangle 107"/>
                        <wps:cNvSpPr>
                          <a:spLocks noChangeArrowheads="1"/>
                        </wps:cNvSpPr>
                        <wps:spPr bwMode="auto">
                          <a:xfrm>
                            <a:off x="2272918" y="782407"/>
                            <a:ext cx="391403" cy="395054"/>
                          </a:xfrm>
                          <a:prstGeom prst="rect">
                            <a:avLst/>
                          </a:prstGeom>
                          <a:solidFill>
                            <a:srgbClr val="F2F2F2"/>
                          </a:solidFill>
                          <a:ln w="9525">
                            <a:solidFill>
                              <a:srgbClr val="000000"/>
                            </a:solidFill>
                            <a:miter lim="800000"/>
                            <a:headEnd/>
                            <a:tailEnd/>
                          </a:ln>
                        </wps:spPr>
                        <wps:txbx>
                          <w:txbxContent>
                            <w:p w14:paraId="2932D167" w14:textId="77777777" w:rsidR="00CA5115" w:rsidRDefault="00CA5115" w:rsidP="003C1B73">
                              <w:pPr>
                                <w:pStyle w:val="NormalWeb"/>
                                <w:spacing w:before="0" w:after="0"/>
                                <w:jc w:val="center"/>
                                <w:rPr>
                                  <w:sz w:val="16"/>
                                  <w:szCs w:val="16"/>
                                </w:rPr>
                              </w:pPr>
                              <w:r>
                                <w:rPr>
                                  <w:rFonts w:ascii="Arial" w:hAnsi="Arial" w:cs="Arial"/>
                                  <w:sz w:val="16"/>
                                  <w:szCs w:val="16"/>
                                </w:rPr>
                                <w:t>SRC4</w:t>
                              </w:r>
                            </w:p>
                          </w:txbxContent>
                        </wps:txbx>
                        <wps:bodyPr rot="0" vert="horz" wrap="square" lIns="70209" tIns="8401" rIns="70209" bIns="8401" anchor="ctr" anchorCtr="0" upright="1">
                          <a:noAutofit/>
                        </wps:bodyPr>
                      </wps:wsp>
                      <wps:wsp>
                        <wps:cNvPr id="258" name="AutoShape 23"/>
                        <wps:cNvCnPr>
                          <a:cxnSpLocks noChangeShapeType="1"/>
                        </wps:cNvCnPr>
                        <wps:spPr bwMode="auto">
                          <a:xfrm>
                            <a:off x="2664921" y="979934"/>
                            <a:ext cx="1129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9" name="Rectangle 112"/>
                        <wps:cNvSpPr>
                          <a:spLocks noChangeArrowheads="1"/>
                        </wps:cNvSpPr>
                        <wps:spPr bwMode="auto">
                          <a:xfrm>
                            <a:off x="4000831" y="973434"/>
                            <a:ext cx="422703" cy="395154"/>
                          </a:xfrm>
                          <a:prstGeom prst="rect">
                            <a:avLst/>
                          </a:prstGeom>
                          <a:solidFill>
                            <a:srgbClr val="F2F2F2"/>
                          </a:solidFill>
                          <a:ln w="9525">
                            <a:solidFill>
                              <a:srgbClr val="000000"/>
                            </a:solidFill>
                            <a:miter lim="800000"/>
                            <a:headEnd/>
                            <a:tailEnd/>
                          </a:ln>
                        </wps:spPr>
                        <wps:txbx>
                          <w:txbxContent>
                            <w:p w14:paraId="7121ADC5" w14:textId="77777777" w:rsidR="00CA5115" w:rsidRDefault="00CA5115" w:rsidP="003C1B73">
                              <w:pPr>
                                <w:pStyle w:val="NormalWeb"/>
                                <w:spacing w:before="0" w:after="0"/>
                                <w:jc w:val="center"/>
                                <w:rPr>
                                  <w:sz w:val="16"/>
                                  <w:szCs w:val="16"/>
                                </w:rPr>
                              </w:pPr>
                              <w:r>
                                <w:rPr>
                                  <w:rFonts w:ascii="Arial" w:hAnsi="Arial" w:cs="Arial"/>
                                  <w:sz w:val="16"/>
                                  <w:szCs w:val="16"/>
                                </w:rPr>
                                <w:t>DVC0</w:t>
                              </w:r>
                            </w:p>
                          </w:txbxContent>
                        </wps:txbx>
                        <wps:bodyPr rot="0" vert="horz" wrap="square" lIns="70209" tIns="8401" rIns="70209" bIns="8401" anchor="ctr" anchorCtr="0" upright="1">
                          <a:noAutofit/>
                        </wps:bodyPr>
                      </wps:wsp>
                      <wps:wsp>
                        <wps:cNvPr id="260" name="Rectangle 130"/>
                        <wps:cNvSpPr>
                          <a:spLocks noChangeArrowheads="1"/>
                        </wps:cNvSpPr>
                        <wps:spPr bwMode="auto">
                          <a:xfrm>
                            <a:off x="2123016" y="124617"/>
                            <a:ext cx="2381018" cy="464983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1" name="Text Box 15"/>
                        <wps:cNvSpPr txBox="1">
                          <a:spLocks noChangeArrowheads="1"/>
                        </wps:cNvSpPr>
                        <wps:spPr bwMode="auto">
                          <a:xfrm>
                            <a:off x="3959531" y="187126"/>
                            <a:ext cx="747206" cy="197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89202" w14:textId="77777777" w:rsidR="00CA5115" w:rsidRDefault="00CA5115" w:rsidP="003C1B73">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262" name="Rectangle 135"/>
                        <wps:cNvSpPr>
                          <a:spLocks noChangeArrowheads="1"/>
                        </wps:cNvSpPr>
                        <wps:spPr bwMode="auto">
                          <a:xfrm>
                            <a:off x="4627236" y="973534"/>
                            <a:ext cx="418303" cy="395154"/>
                          </a:xfrm>
                          <a:prstGeom prst="rect">
                            <a:avLst/>
                          </a:prstGeom>
                          <a:solidFill>
                            <a:srgbClr val="F2F2F2"/>
                          </a:solidFill>
                          <a:ln w="9525">
                            <a:solidFill>
                              <a:srgbClr val="000000"/>
                            </a:solidFill>
                            <a:miter lim="800000"/>
                            <a:headEnd/>
                            <a:tailEnd/>
                          </a:ln>
                        </wps:spPr>
                        <wps:txbx>
                          <w:txbxContent>
                            <w:p w14:paraId="7B9046E4" w14:textId="77777777" w:rsidR="00CA5115" w:rsidRDefault="00CA5115" w:rsidP="003C1B73">
                              <w:pPr>
                                <w:pStyle w:val="NormalWeb"/>
                                <w:spacing w:before="0" w:after="0"/>
                                <w:jc w:val="center"/>
                                <w:rPr>
                                  <w:sz w:val="16"/>
                                  <w:szCs w:val="16"/>
                                </w:rPr>
                              </w:pPr>
                              <w:r>
                                <w:rPr>
                                  <w:rFonts w:ascii="Arial" w:hAnsi="Arial" w:cs="Arial"/>
                                  <w:sz w:val="16"/>
                                  <w:szCs w:val="16"/>
                                </w:rPr>
                                <w:t>SSI0</w:t>
                              </w:r>
                            </w:p>
                          </w:txbxContent>
                        </wps:txbx>
                        <wps:bodyPr rot="0" vert="horz" wrap="square" lIns="70209" tIns="8401" rIns="70209" bIns="8401" anchor="ctr" anchorCtr="0" upright="1">
                          <a:noAutofit/>
                        </wps:bodyPr>
                      </wps:wsp>
                      <wps:wsp>
                        <wps:cNvPr id="263" name="AutoShape 23"/>
                        <wps:cNvCnPr>
                          <a:cxnSpLocks noChangeShapeType="1"/>
                        </wps:cNvCnPr>
                        <wps:spPr bwMode="auto">
                          <a:xfrm flipV="1">
                            <a:off x="4423534" y="1170961"/>
                            <a:ext cx="203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4" name="Rectangle 137"/>
                        <wps:cNvSpPr>
                          <a:spLocks noChangeArrowheads="1"/>
                        </wps:cNvSpPr>
                        <wps:spPr bwMode="auto">
                          <a:xfrm>
                            <a:off x="2777821" y="783007"/>
                            <a:ext cx="391403" cy="394454"/>
                          </a:xfrm>
                          <a:prstGeom prst="rect">
                            <a:avLst/>
                          </a:prstGeom>
                          <a:solidFill>
                            <a:srgbClr val="F2F2F2"/>
                          </a:solidFill>
                          <a:ln w="9525">
                            <a:solidFill>
                              <a:srgbClr val="000000"/>
                            </a:solidFill>
                            <a:miter lim="800000"/>
                            <a:headEnd/>
                            <a:tailEnd/>
                          </a:ln>
                        </wps:spPr>
                        <wps:txbx>
                          <w:txbxContent>
                            <w:p w14:paraId="3F6D63B9" w14:textId="77777777" w:rsidR="00CA5115" w:rsidRDefault="00CA5115" w:rsidP="003C1B73">
                              <w:pPr>
                                <w:pStyle w:val="NormalWeb"/>
                                <w:spacing w:before="0" w:after="0"/>
                                <w:jc w:val="center"/>
                                <w:rPr>
                                  <w:sz w:val="16"/>
                                  <w:szCs w:val="16"/>
                                </w:rPr>
                              </w:pPr>
                              <w:r>
                                <w:rPr>
                                  <w:rFonts w:ascii="Arial" w:hAnsi="Arial"/>
                                  <w:sz w:val="16"/>
                                  <w:szCs w:val="16"/>
                                </w:rPr>
                                <w:t>CTU01</w:t>
                              </w:r>
                            </w:p>
                          </w:txbxContent>
                        </wps:txbx>
                        <wps:bodyPr rot="0" vert="horz" wrap="square" lIns="70209" tIns="8401" rIns="70209" bIns="8401" anchor="ctr" anchorCtr="0" upright="1">
                          <a:noAutofit/>
                        </wps:bodyPr>
                      </wps:wsp>
                      <wps:wsp>
                        <wps:cNvPr id="265" name="Rectangle 139"/>
                        <wps:cNvSpPr>
                          <a:spLocks noChangeArrowheads="1"/>
                        </wps:cNvSpPr>
                        <wps:spPr bwMode="auto">
                          <a:xfrm>
                            <a:off x="3480027" y="973534"/>
                            <a:ext cx="391403" cy="394454"/>
                          </a:xfrm>
                          <a:prstGeom prst="rect">
                            <a:avLst/>
                          </a:prstGeom>
                          <a:solidFill>
                            <a:srgbClr val="F2F2F2"/>
                          </a:solidFill>
                          <a:ln w="9525">
                            <a:solidFill>
                              <a:srgbClr val="000000"/>
                            </a:solidFill>
                            <a:miter lim="800000"/>
                            <a:headEnd/>
                            <a:tailEnd/>
                          </a:ln>
                        </wps:spPr>
                        <wps:txbx>
                          <w:txbxContent>
                            <w:p w14:paraId="69A36B06" w14:textId="77777777" w:rsidR="00CA5115" w:rsidRDefault="00CA5115" w:rsidP="003C1B73">
                              <w:pPr>
                                <w:pStyle w:val="NormalWeb"/>
                                <w:spacing w:before="0" w:after="0"/>
                                <w:jc w:val="center"/>
                                <w:rPr>
                                  <w:sz w:val="16"/>
                                  <w:szCs w:val="16"/>
                                </w:rPr>
                              </w:pPr>
                              <w:r>
                                <w:rPr>
                                  <w:rFonts w:ascii="Arial" w:hAnsi="Arial"/>
                                  <w:sz w:val="16"/>
                                  <w:szCs w:val="16"/>
                                </w:rPr>
                                <w:t>MIX0</w:t>
                              </w:r>
                            </w:p>
                          </w:txbxContent>
                        </wps:txbx>
                        <wps:bodyPr rot="0" vert="horz" wrap="square" lIns="70209" tIns="8401" rIns="70209" bIns="8401" anchor="ctr" anchorCtr="0" upright="1">
                          <a:noAutofit/>
                        </wps:bodyPr>
                      </wps:wsp>
                      <wps:wsp>
                        <wps:cNvPr id="266" name="AutoShape 23"/>
                        <wps:cNvCnPr>
                          <a:cxnSpLocks noChangeShapeType="1"/>
                        </wps:cNvCnPr>
                        <wps:spPr bwMode="auto">
                          <a:xfrm>
                            <a:off x="3871430" y="1170461"/>
                            <a:ext cx="1294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8"/>
                        <wps:cNvSpPr>
                          <a:spLocks noChangeArrowheads="1"/>
                        </wps:cNvSpPr>
                        <wps:spPr bwMode="auto">
                          <a:xfrm>
                            <a:off x="1140409" y="305142"/>
                            <a:ext cx="843307" cy="315843"/>
                          </a:xfrm>
                          <a:prstGeom prst="flowChartPredefinedProcess">
                            <a:avLst/>
                          </a:prstGeom>
                          <a:solidFill>
                            <a:srgbClr val="FBE4D5"/>
                          </a:solidFill>
                          <a:ln w="9525">
                            <a:solidFill>
                              <a:srgbClr val="000000"/>
                            </a:solidFill>
                            <a:miter lim="800000"/>
                            <a:headEnd/>
                            <a:tailEnd/>
                          </a:ln>
                        </wps:spPr>
                        <wps:txbx>
                          <w:txbxContent>
                            <w:p w14:paraId="6689AC99"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268" name="AutoShape 17"/>
                        <wps:cNvCnPr>
                          <a:cxnSpLocks noChangeShapeType="1"/>
                        </wps:cNvCnPr>
                        <wps:spPr bwMode="auto">
                          <a:xfrm flipV="1">
                            <a:off x="1983715" y="462963"/>
                            <a:ext cx="287902" cy="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Rectangle 144"/>
                        <wps:cNvSpPr>
                          <a:spLocks noChangeArrowheads="1"/>
                        </wps:cNvSpPr>
                        <wps:spPr bwMode="auto">
                          <a:xfrm>
                            <a:off x="2271618" y="265436"/>
                            <a:ext cx="391403" cy="395054"/>
                          </a:xfrm>
                          <a:prstGeom prst="rect">
                            <a:avLst/>
                          </a:prstGeom>
                          <a:solidFill>
                            <a:srgbClr val="F2F2F2"/>
                          </a:solidFill>
                          <a:ln w="9525">
                            <a:solidFill>
                              <a:srgbClr val="000000"/>
                            </a:solidFill>
                            <a:miter lim="800000"/>
                            <a:headEnd/>
                            <a:tailEnd/>
                          </a:ln>
                        </wps:spPr>
                        <wps:txbx>
                          <w:txbxContent>
                            <w:p w14:paraId="433B5B11" w14:textId="77777777" w:rsidR="00CA5115" w:rsidRDefault="00CA5115" w:rsidP="003C1B73">
                              <w:pPr>
                                <w:pStyle w:val="NormalWeb"/>
                                <w:spacing w:before="0" w:after="0"/>
                                <w:jc w:val="center"/>
                                <w:rPr>
                                  <w:sz w:val="16"/>
                                  <w:szCs w:val="16"/>
                                </w:rPr>
                              </w:pPr>
                              <w:r>
                                <w:rPr>
                                  <w:rFonts w:ascii="Arial" w:hAnsi="Arial"/>
                                  <w:sz w:val="16"/>
                                  <w:szCs w:val="16"/>
                                </w:rPr>
                                <w:t>SRC3</w:t>
                              </w:r>
                            </w:p>
                          </w:txbxContent>
                        </wps:txbx>
                        <wps:bodyPr rot="0" vert="horz" wrap="square" lIns="70209" tIns="8401" rIns="70209" bIns="8401" anchor="ctr" anchorCtr="0" upright="1">
                          <a:noAutofit/>
                        </wps:bodyPr>
                      </wps:wsp>
                      <wps:wsp>
                        <wps:cNvPr id="270" name="AutoShape 23"/>
                        <wps:cNvCnPr>
                          <a:cxnSpLocks noChangeShapeType="1"/>
                        </wps:cNvCnPr>
                        <wps:spPr bwMode="auto">
                          <a:xfrm>
                            <a:off x="2663621" y="462963"/>
                            <a:ext cx="1128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Rectangle 146"/>
                        <wps:cNvSpPr>
                          <a:spLocks noChangeArrowheads="1"/>
                        </wps:cNvSpPr>
                        <wps:spPr bwMode="auto">
                          <a:xfrm>
                            <a:off x="2776421" y="266036"/>
                            <a:ext cx="391403" cy="394454"/>
                          </a:xfrm>
                          <a:prstGeom prst="rect">
                            <a:avLst/>
                          </a:prstGeom>
                          <a:solidFill>
                            <a:srgbClr val="F2F2F2"/>
                          </a:solidFill>
                          <a:ln w="9525">
                            <a:solidFill>
                              <a:srgbClr val="000000"/>
                            </a:solidFill>
                            <a:miter lim="800000"/>
                            <a:headEnd/>
                            <a:tailEnd/>
                          </a:ln>
                        </wps:spPr>
                        <wps:txbx>
                          <w:txbxContent>
                            <w:p w14:paraId="39C3C9ED" w14:textId="77777777" w:rsidR="00CA5115" w:rsidRDefault="00CA5115" w:rsidP="003C1B73">
                              <w:pPr>
                                <w:pStyle w:val="NormalWeb"/>
                                <w:spacing w:before="0" w:after="0"/>
                                <w:jc w:val="center"/>
                                <w:rPr>
                                  <w:sz w:val="16"/>
                                  <w:szCs w:val="16"/>
                                </w:rPr>
                              </w:pPr>
                              <w:r>
                                <w:rPr>
                                  <w:rFonts w:ascii="Arial" w:hAnsi="Arial"/>
                                  <w:sz w:val="16"/>
                                  <w:szCs w:val="16"/>
                                </w:rPr>
                                <w:t>CTU00</w:t>
                              </w:r>
                            </w:p>
                          </w:txbxContent>
                        </wps:txbx>
                        <wps:bodyPr rot="0" vert="horz" wrap="square" lIns="70209" tIns="8401" rIns="70209" bIns="8401" anchor="ctr" anchorCtr="0" upright="1">
                          <a:noAutofit/>
                        </wps:bodyPr>
                      </wps:wsp>
                      <wps:wsp>
                        <wps:cNvPr id="272" name="AutoShape 17"/>
                        <wps:cNvCnPr>
                          <a:cxnSpLocks noChangeShapeType="1"/>
                        </wps:cNvCnPr>
                        <wps:spPr bwMode="auto">
                          <a:xfrm>
                            <a:off x="2008415" y="1504806"/>
                            <a:ext cx="263202" cy="1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Rectangle 148"/>
                        <wps:cNvSpPr>
                          <a:spLocks noChangeArrowheads="1"/>
                        </wps:cNvSpPr>
                        <wps:spPr bwMode="auto">
                          <a:xfrm>
                            <a:off x="2271618" y="1308379"/>
                            <a:ext cx="391403" cy="395154"/>
                          </a:xfrm>
                          <a:prstGeom prst="rect">
                            <a:avLst/>
                          </a:prstGeom>
                          <a:solidFill>
                            <a:srgbClr val="F2F2F2"/>
                          </a:solidFill>
                          <a:ln w="9525">
                            <a:solidFill>
                              <a:srgbClr val="000000"/>
                            </a:solidFill>
                            <a:miter lim="800000"/>
                            <a:headEnd/>
                            <a:tailEnd/>
                          </a:ln>
                        </wps:spPr>
                        <wps:txbx>
                          <w:txbxContent>
                            <w:p w14:paraId="079CF821" w14:textId="77777777" w:rsidR="00CA5115" w:rsidRDefault="00CA5115" w:rsidP="003C1B73">
                              <w:pPr>
                                <w:pStyle w:val="NormalWeb"/>
                                <w:spacing w:before="0" w:after="0"/>
                                <w:jc w:val="center"/>
                                <w:rPr>
                                  <w:sz w:val="16"/>
                                  <w:szCs w:val="16"/>
                                </w:rPr>
                              </w:pPr>
                              <w:r>
                                <w:rPr>
                                  <w:rFonts w:ascii="Arial" w:hAnsi="Arial"/>
                                  <w:sz w:val="16"/>
                                  <w:szCs w:val="16"/>
                                </w:rPr>
                                <w:t>SRC0</w:t>
                              </w:r>
                            </w:p>
                          </w:txbxContent>
                        </wps:txbx>
                        <wps:bodyPr rot="0" vert="horz" wrap="square" lIns="70209" tIns="8401" rIns="70209" bIns="8401" anchor="ctr" anchorCtr="0" upright="1">
                          <a:noAutofit/>
                        </wps:bodyPr>
                      </wps:wsp>
                      <wps:wsp>
                        <wps:cNvPr id="274" name="AutoShape 23"/>
                        <wps:cNvCnPr>
                          <a:cxnSpLocks noChangeShapeType="1"/>
                        </wps:cNvCnPr>
                        <wps:spPr bwMode="auto">
                          <a:xfrm>
                            <a:off x="2663621" y="1505907"/>
                            <a:ext cx="1128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Rectangle 150"/>
                        <wps:cNvSpPr>
                          <a:spLocks noChangeArrowheads="1"/>
                        </wps:cNvSpPr>
                        <wps:spPr bwMode="auto">
                          <a:xfrm>
                            <a:off x="2776421" y="1308980"/>
                            <a:ext cx="391403" cy="394554"/>
                          </a:xfrm>
                          <a:prstGeom prst="rect">
                            <a:avLst/>
                          </a:prstGeom>
                          <a:solidFill>
                            <a:srgbClr val="F2F2F2"/>
                          </a:solidFill>
                          <a:ln w="9525">
                            <a:solidFill>
                              <a:srgbClr val="000000"/>
                            </a:solidFill>
                            <a:miter lim="800000"/>
                            <a:headEnd/>
                            <a:tailEnd/>
                          </a:ln>
                        </wps:spPr>
                        <wps:txbx>
                          <w:txbxContent>
                            <w:p w14:paraId="74C6AB1D" w14:textId="77777777" w:rsidR="00CA5115" w:rsidRDefault="00CA5115" w:rsidP="003C1B73">
                              <w:pPr>
                                <w:pStyle w:val="NormalWeb"/>
                                <w:spacing w:before="0" w:after="0"/>
                                <w:jc w:val="center"/>
                                <w:rPr>
                                  <w:sz w:val="16"/>
                                  <w:szCs w:val="16"/>
                                </w:rPr>
                              </w:pPr>
                              <w:r>
                                <w:rPr>
                                  <w:rFonts w:ascii="Arial" w:hAnsi="Arial"/>
                                  <w:sz w:val="16"/>
                                  <w:szCs w:val="16"/>
                                </w:rPr>
                                <w:t>CTU02</w:t>
                              </w:r>
                            </w:p>
                          </w:txbxContent>
                        </wps:txbx>
                        <wps:bodyPr rot="0" vert="horz" wrap="square" lIns="70209" tIns="8401" rIns="70209" bIns="8401" anchor="ctr" anchorCtr="0" upright="1">
                          <a:noAutofit/>
                        </wps:bodyPr>
                      </wps:wsp>
                      <wps:wsp>
                        <wps:cNvPr id="277" name="AutoShape 17"/>
                        <wps:cNvCnPr>
                          <a:cxnSpLocks noChangeShapeType="1"/>
                        </wps:cNvCnPr>
                        <wps:spPr bwMode="auto">
                          <a:xfrm>
                            <a:off x="2017516" y="2010776"/>
                            <a:ext cx="255402"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172"/>
                        <wps:cNvSpPr>
                          <a:spLocks noChangeArrowheads="1"/>
                        </wps:cNvSpPr>
                        <wps:spPr bwMode="auto">
                          <a:xfrm>
                            <a:off x="2272918" y="1813549"/>
                            <a:ext cx="391403" cy="395154"/>
                          </a:xfrm>
                          <a:prstGeom prst="rect">
                            <a:avLst/>
                          </a:prstGeom>
                          <a:solidFill>
                            <a:srgbClr val="F2F2F2"/>
                          </a:solidFill>
                          <a:ln w="9525">
                            <a:solidFill>
                              <a:srgbClr val="000000"/>
                            </a:solidFill>
                            <a:miter lim="800000"/>
                            <a:headEnd/>
                            <a:tailEnd/>
                          </a:ln>
                        </wps:spPr>
                        <wps:txbx>
                          <w:txbxContent>
                            <w:p w14:paraId="74D57E93" w14:textId="77777777" w:rsidR="00CA5115" w:rsidRDefault="00CA5115" w:rsidP="003C1B73">
                              <w:pPr>
                                <w:pStyle w:val="NormalWeb"/>
                                <w:spacing w:before="0" w:after="0"/>
                                <w:jc w:val="center"/>
                                <w:rPr>
                                  <w:sz w:val="16"/>
                                  <w:szCs w:val="16"/>
                                </w:rPr>
                              </w:pPr>
                              <w:r>
                                <w:rPr>
                                  <w:rFonts w:ascii="Arial" w:hAnsi="Arial"/>
                                  <w:sz w:val="16"/>
                                  <w:szCs w:val="16"/>
                                </w:rPr>
                                <w:t>SRC2</w:t>
                              </w:r>
                            </w:p>
                          </w:txbxContent>
                        </wps:txbx>
                        <wps:bodyPr rot="0" vert="horz" wrap="square" lIns="70209" tIns="8401" rIns="70209" bIns="8401" anchor="ctr" anchorCtr="0" upright="1">
                          <a:noAutofit/>
                        </wps:bodyPr>
                      </wps:wsp>
                      <wps:wsp>
                        <wps:cNvPr id="279" name="AutoShape 23"/>
                        <wps:cNvCnPr>
                          <a:cxnSpLocks noChangeShapeType="1"/>
                        </wps:cNvCnPr>
                        <wps:spPr bwMode="auto">
                          <a:xfrm>
                            <a:off x="2664921" y="2011076"/>
                            <a:ext cx="1129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Rectangle 174"/>
                        <wps:cNvSpPr>
                          <a:spLocks noChangeArrowheads="1"/>
                        </wps:cNvSpPr>
                        <wps:spPr bwMode="auto">
                          <a:xfrm>
                            <a:off x="2777821" y="1814149"/>
                            <a:ext cx="391403" cy="394554"/>
                          </a:xfrm>
                          <a:prstGeom prst="rect">
                            <a:avLst/>
                          </a:prstGeom>
                          <a:solidFill>
                            <a:srgbClr val="F2F2F2"/>
                          </a:solidFill>
                          <a:ln w="9525">
                            <a:solidFill>
                              <a:srgbClr val="000000"/>
                            </a:solidFill>
                            <a:miter lim="800000"/>
                            <a:headEnd/>
                            <a:tailEnd/>
                          </a:ln>
                        </wps:spPr>
                        <wps:txbx>
                          <w:txbxContent>
                            <w:p w14:paraId="03403FA5" w14:textId="77777777" w:rsidR="00CA5115" w:rsidRDefault="00CA5115" w:rsidP="003C1B73">
                              <w:pPr>
                                <w:pStyle w:val="NormalWeb"/>
                                <w:spacing w:before="0" w:after="0"/>
                                <w:jc w:val="center"/>
                                <w:rPr>
                                  <w:sz w:val="16"/>
                                  <w:szCs w:val="16"/>
                                </w:rPr>
                              </w:pPr>
                              <w:r>
                                <w:rPr>
                                  <w:rFonts w:ascii="Arial" w:hAnsi="Arial"/>
                                  <w:sz w:val="16"/>
                                  <w:szCs w:val="16"/>
                                </w:rPr>
                                <w:t>CTU03</w:t>
                              </w:r>
                            </w:p>
                          </w:txbxContent>
                        </wps:txbx>
                        <wps:bodyPr rot="0" vert="horz" wrap="square" lIns="70209" tIns="8401" rIns="70209" bIns="8401" anchor="ctr" anchorCtr="0" upright="1">
                          <a:noAutofit/>
                        </wps:bodyPr>
                      </wps:wsp>
                      <wps:wsp>
                        <wps:cNvPr id="281" name="Elbow Connector 175"/>
                        <wps:cNvCnPr>
                          <a:cxnSpLocks noChangeShapeType="1"/>
                          <a:stCxn id="271" idx="3"/>
                        </wps:cNvCnPr>
                        <wps:spPr bwMode="auto">
                          <a:xfrm>
                            <a:off x="3167824" y="463264"/>
                            <a:ext cx="316702" cy="568378"/>
                          </a:xfrm>
                          <a:prstGeom prst="bentConnector3">
                            <a:avLst>
                              <a:gd name="adj1" fmla="val 6312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Elbow Connector 176"/>
                        <wps:cNvCnPr>
                          <a:cxnSpLocks noChangeShapeType="1"/>
                          <a:stCxn id="264" idx="3"/>
                        </wps:cNvCnPr>
                        <wps:spPr bwMode="auto">
                          <a:xfrm>
                            <a:off x="3169224" y="980134"/>
                            <a:ext cx="305302" cy="144220"/>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Elbow Connector 177"/>
                        <wps:cNvCnPr>
                          <a:cxnSpLocks noChangeShapeType="1"/>
                          <a:stCxn id="276" idx="3"/>
                        </wps:cNvCnPr>
                        <wps:spPr bwMode="auto">
                          <a:xfrm flipV="1">
                            <a:off x="3167824" y="1240370"/>
                            <a:ext cx="306702" cy="265736"/>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Elbow Connector 178"/>
                        <wps:cNvCnPr>
                          <a:cxnSpLocks noChangeShapeType="1"/>
                          <a:stCxn id="280" idx="3"/>
                        </wps:cNvCnPr>
                        <wps:spPr bwMode="auto">
                          <a:xfrm flipV="1">
                            <a:off x="3169224" y="1339584"/>
                            <a:ext cx="311002" cy="671692"/>
                          </a:xfrm>
                          <a:prstGeom prst="bentConnector3">
                            <a:avLst>
                              <a:gd name="adj1" fmla="val 6718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AutoShape 17"/>
                        <wps:cNvCnPr>
                          <a:cxnSpLocks noChangeShapeType="1"/>
                        </wps:cNvCnPr>
                        <wps:spPr bwMode="auto">
                          <a:xfrm>
                            <a:off x="528904" y="463064"/>
                            <a:ext cx="606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AutoShape 17"/>
                        <wps:cNvCnPr>
                          <a:cxnSpLocks noChangeShapeType="1"/>
                        </wps:cNvCnPr>
                        <wps:spPr bwMode="auto">
                          <a:xfrm>
                            <a:off x="560604" y="1003538"/>
                            <a:ext cx="591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Text Box 15"/>
                        <wps:cNvSpPr txBox="1">
                          <a:spLocks noChangeArrowheads="1"/>
                        </wps:cNvSpPr>
                        <wps:spPr bwMode="auto">
                          <a:xfrm>
                            <a:off x="5731744" y="618985"/>
                            <a:ext cx="666305"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F1D9" w14:textId="77777777" w:rsidR="00CA5115" w:rsidRDefault="00CA5115"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00" name="AutoShape 8"/>
                        <wps:cNvSpPr>
                          <a:spLocks noChangeArrowheads="1"/>
                        </wps:cNvSpPr>
                        <wps:spPr bwMode="auto">
                          <a:xfrm>
                            <a:off x="1152009" y="822613"/>
                            <a:ext cx="843307" cy="315843"/>
                          </a:xfrm>
                          <a:prstGeom prst="flowChartPredefinedProcess">
                            <a:avLst/>
                          </a:prstGeom>
                          <a:solidFill>
                            <a:srgbClr val="FBE4D5"/>
                          </a:solidFill>
                          <a:ln w="9525">
                            <a:solidFill>
                              <a:srgbClr val="000000"/>
                            </a:solidFill>
                            <a:miter lim="800000"/>
                            <a:headEnd/>
                            <a:tailEnd/>
                          </a:ln>
                        </wps:spPr>
                        <wps:txbx>
                          <w:txbxContent>
                            <w:p w14:paraId="28C3B4B8"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01" name="AutoShape 8"/>
                        <wps:cNvSpPr>
                          <a:spLocks noChangeArrowheads="1"/>
                        </wps:cNvSpPr>
                        <wps:spPr bwMode="auto">
                          <a:xfrm>
                            <a:off x="1165009" y="1346885"/>
                            <a:ext cx="843407" cy="315843"/>
                          </a:xfrm>
                          <a:prstGeom prst="flowChartPredefinedProcess">
                            <a:avLst/>
                          </a:prstGeom>
                          <a:solidFill>
                            <a:srgbClr val="FBE4D5"/>
                          </a:solidFill>
                          <a:ln w="9525">
                            <a:solidFill>
                              <a:srgbClr val="000000"/>
                            </a:solidFill>
                            <a:miter lim="800000"/>
                            <a:headEnd/>
                            <a:tailEnd/>
                          </a:ln>
                        </wps:spPr>
                        <wps:txbx>
                          <w:txbxContent>
                            <w:p w14:paraId="3D62D52F"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02" name="AutoShape 8"/>
                        <wps:cNvSpPr>
                          <a:spLocks noChangeArrowheads="1"/>
                        </wps:cNvSpPr>
                        <wps:spPr bwMode="auto">
                          <a:xfrm>
                            <a:off x="1174209" y="1852854"/>
                            <a:ext cx="843307" cy="315843"/>
                          </a:xfrm>
                          <a:prstGeom prst="flowChartPredefinedProcess">
                            <a:avLst/>
                          </a:prstGeom>
                          <a:solidFill>
                            <a:srgbClr val="FBE4D5"/>
                          </a:solidFill>
                          <a:ln w="9525">
                            <a:solidFill>
                              <a:srgbClr val="000000"/>
                            </a:solidFill>
                            <a:miter lim="800000"/>
                            <a:headEnd/>
                            <a:tailEnd/>
                          </a:ln>
                        </wps:spPr>
                        <wps:txbx>
                          <w:txbxContent>
                            <w:p w14:paraId="7AC86BEB"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03" name="AutoShape 17"/>
                        <wps:cNvCnPr>
                          <a:cxnSpLocks noChangeShapeType="1"/>
                        </wps:cNvCnPr>
                        <wps:spPr bwMode="auto">
                          <a:xfrm>
                            <a:off x="573704" y="1519608"/>
                            <a:ext cx="5913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4" name="AutoShape 17"/>
                        <wps:cNvCnPr>
                          <a:cxnSpLocks noChangeShapeType="1"/>
                        </wps:cNvCnPr>
                        <wps:spPr bwMode="auto">
                          <a:xfrm>
                            <a:off x="582804" y="2023277"/>
                            <a:ext cx="591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5" name="Text Box 15"/>
                        <wps:cNvSpPr txBox="1">
                          <a:spLocks noChangeArrowheads="1"/>
                        </wps:cNvSpPr>
                        <wps:spPr bwMode="auto">
                          <a:xfrm>
                            <a:off x="477804" y="294040"/>
                            <a:ext cx="7472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B3569" w14:textId="77777777" w:rsidR="00CA5115" w:rsidRDefault="00CA5115" w:rsidP="003C1B73">
                              <w:pPr>
                                <w:pStyle w:val="NormalWeb"/>
                                <w:spacing w:before="0" w:after="0"/>
                                <w:jc w:val="both"/>
                              </w:pPr>
                              <w:r>
                                <w:rPr>
                                  <w:rFonts w:ascii="Arial" w:hAnsi="Arial" w:cs="Arial"/>
                                  <w:sz w:val="18"/>
                                  <w:szCs w:val="18"/>
                                </w:rPr>
                                <w:t>PCM 0</w:t>
                              </w:r>
                            </w:p>
                          </w:txbxContent>
                        </wps:txbx>
                        <wps:bodyPr rot="0" vert="horz" wrap="square" lIns="70209" tIns="8401" rIns="70209" bIns="8401" anchor="t" anchorCtr="0" upright="1">
                          <a:noAutofit/>
                        </wps:bodyPr>
                      </wps:wsp>
                      <wps:wsp>
                        <wps:cNvPr id="806" name="AutoShape 20"/>
                        <wps:cNvCnPr>
                          <a:cxnSpLocks noChangeShapeType="1"/>
                        </wps:cNvCnPr>
                        <wps:spPr bwMode="auto">
                          <a:xfrm>
                            <a:off x="5045539" y="1171061"/>
                            <a:ext cx="137001" cy="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7" name="Text Box 15"/>
                        <wps:cNvSpPr txBox="1">
                          <a:spLocks noChangeArrowheads="1"/>
                        </wps:cNvSpPr>
                        <wps:spPr bwMode="auto">
                          <a:xfrm>
                            <a:off x="480004" y="806611"/>
                            <a:ext cx="7472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67EC8" w14:textId="77777777" w:rsidR="00CA5115" w:rsidRDefault="00CA5115" w:rsidP="003C1B73">
                              <w:pPr>
                                <w:pStyle w:val="NormalWeb"/>
                                <w:spacing w:before="0" w:after="0"/>
                                <w:jc w:val="both"/>
                              </w:pPr>
                              <w:r>
                                <w:rPr>
                                  <w:rFonts w:ascii="Arial" w:hAnsi="Arial" w:cs="Arial"/>
                                  <w:sz w:val="18"/>
                                  <w:szCs w:val="18"/>
                                </w:rPr>
                                <w:t>PCM 1</w:t>
                              </w:r>
                            </w:p>
                          </w:txbxContent>
                        </wps:txbx>
                        <wps:bodyPr rot="0" vert="horz" wrap="square" lIns="70209" tIns="8401" rIns="70209" bIns="8401" anchor="t" anchorCtr="0" upright="1">
                          <a:noAutofit/>
                        </wps:bodyPr>
                      </wps:wsp>
                      <wps:wsp>
                        <wps:cNvPr id="808" name="Text Box 15"/>
                        <wps:cNvSpPr txBox="1">
                          <a:spLocks noChangeArrowheads="1"/>
                        </wps:cNvSpPr>
                        <wps:spPr bwMode="auto">
                          <a:xfrm>
                            <a:off x="509704" y="1339584"/>
                            <a:ext cx="7472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FCE8F" w14:textId="77777777" w:rsidR="00CA5115" w:rsidRDefault="00CA5115" w:rsidP="003C1B73">
                              <w:pPr>
                                <w:pStyle w:val="NormalWeb"/>
                                <w:spacing w:before="0" w:after="0"/>
                                <w:jc w:val="both"/>
                              </w:pPr>
                              <w:r>
                                <w:rPr>
                                  <w:rFonts w:ascii="Arial" w:hAnsi="Arial" w:cs="Arial"/>
                                  <w:sz w:val="18"/>
                                  <w:szCs w:val="18"/>
                                </w:rPr>
                                <w:t>PCM 2</w:t>
                              </w:r>
                            </w:p>
                          </w:txbxContent>
                        </wps:txbx>
                        <wps:bodyPr rot="0" vert="horz" wrap="square" lIns="70209" tIns="8401" rIns="70209" bIns="8401" anchor="t" anchorCtr="0" upright="1">
                          <a:noAutofit/>
                        </wps:bodyPr>
                      </wps:wsp>
                      <wps:wsp>
                        <wps:cNvPr id="809" name="Text Box 15"/>
                        <wps:cNvSpPr txBox="1">
                          <a:spLocks noChangeArrowheads="1"/>
                        </wps:cNvSpPr>
                        <wps:spPr bwMode="auto">
                          <a:xfrm>
                            <a:off x="515704" y="1829751"/>
                            <a:ext cx="7471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5784" w14:textId="77777777" w:rsidR="00CA5115" w:rsidRDefault="00CA5115" w:rsidP="003C1B73">
                              <w:pPr>
                                <w:pStyle w:val="NormalWeb"/>
                                <w:spacing w:before="0" w:after="0"/>
                                <w:jc w:val="both"/>
                              </w:pPr>
                              <w:r>
                                <w:rPr>
                                  <w:rFonts w:ascii="Arial" w:hAnsi="Arial" w:cs="Arial"/>
                                  <w:sz w:val="18"/>
                                  <w:szCs w:val="18"/>
                                </w:rPr>
                                <w:t>PCM 3</w:t>
                              </w:r>
                            </w:p>
                          </w:txbxContent>
                        </wps:txbx>
                        <wps:bodyPr rot="0" vert="horz" wrap="square" lIns="70209" tIns="8401" rIns="70209" bIns="8401" anchor="t" anchorCtr="0" upright="1">
                          <a:noAutofit/>
                        </wps:bodyPr>
                      </wps:wsp>
                      <wps:wsp>
                        <wps:cNvPr id="810" name="Rectangle 436"/>
                        <wps:cNvSpPr>
                          <a:spLocks noChangeArrowheads="1"/>
                        </wps:cNvSpPr>
                        <wps:spPr bwMode="auto">
                          <a:xfrm>
                            <a:off x="5199640" y="3341358"/>
                            <a:ext cx="439403" cy="394954"/>
                          </a:xfrm>
                          <a:prstGeom prst="rect">
                            <a:avLst/>
                          </a:prstGeom>
                          <a:solidFill>
                            <a:srgbClr val="F2F2F2"/>
                          </a:solidFill>
                          <a:ln w="9525">
                            <a:solidFill>
                              <a:srgbClr val="000000"/>
                            </a:solidFill>
                            <a:miter lim="800000"/>
                            <a:headEnd/>
                            <a:tailEnd/>
                          </a:ln>
                        </wps:spPr>
                        <wps:txbx>
                          <w:txbxContent>
                            <w:p w14:paraId="20824E01" w14:textId="77777777" w:rsidR="00CA5115" w:rsidRDefault="00CA5115" w:rsidP="003C1B73">
                              <w:pPr>
                                <w:pStyle w:val="NormalWeb"/>
                                <w:spacing w:before="0" w:after="0"/>
                                <w:jc w:val="center"/>
                              </w:pPr>
                              <w:r>
                                <w:rPr>
                                  <w:rFonts w:ascii="Arial" w:hAnsi="Arial"/>
                                  <w:sz w:val="16"/>
                                  <w:szCs w:val="16"/>
                                </w:rPr>
                                <w:t>DAC</w:t>
                              </w:r>
                            </w:p>
                          </w:txbxContent>
                        </wps:txbx>
                        <wps:bodyPr rot="0" vert="horz" wrap="square" lIns="70209" tIns="8401" rIns="70209" bIns="8401" anchor="ctr" anchorCtr="0" upright="1">
                          <a:noAutofit/>
                        </wps:bodyPr>
                      </wps:wsp>
                      <wps:wsp>
                        <wps:cNvPr id="811" name="AutoShape 17"/>
                        <wps:cNvCnPr>
                          <a:cxnSpLocks noChangeShapeType="1"/>
                        </wps:cNvCnPr>
                        <wps:spPr bwMode="auto">
                          <a:xfrm flipV="1">
                            <a:off x="2012616" y="3347059"/>
                            <a:ext cx="2775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2" name="Sound"/>
                        <wps:cNvSpPr>
                          <a:spLocks noEditPoints="1" noChangeArrowheads="1"/>
                        </wps:cNvSpPr>
                        <wps:spPr bwMode="auto">
                          <a:xfrm rot="10800000" flipH="1">
                            <a:off x="5775645" y="3235244"/>
                            <a:ext cx="493404" cy="612884"/>
                          </a:xfrm>
                          <a:custGeom>
                            <a:avLst/>
                            <a:gdLst>
                              <a:gd name="T0" fmla="*/ 255012 w 21600"/>
                              <a:gd name="T1" fmla="*/ 600264 h 21600"/>
                              <a:gd name="T2" fmla="*/ 255012 w 21600"/>
                              <a:gd name="T3" fmla="*/ 0 h 21600"/>
                              <a:gd name="T4" fmla="*/ 0 w 21600"/>
                              <a:gd name="T5" fmla="*/ 306388 h 21600"/>
                              <a:gd name="T6" fmla="*/ 493395 w 21600"/>
                              <a:gd name="T7" fmla="*/ 306388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813" name="AutoShape 20"/>
                        <wps:cNvCnPr>
                          <a:cxnSpLocks noChangeShapeType="1"/>
                        </wps:cNvCnPr>
                        <wps:spPr bwMode="auto">
                          <a:xfrm>
                            <a:off x="5639743" y="3538885"/>
                            <a:ext cx="135901" cy="1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4" name="Rectangle 440"/>
                        <wps:cNvSpPr>
                          <a:spLocks noChangeArrowheads="1"/>
                        </wps:cNvSpPr>
                        <wps:spPr bwMode="auto">
                          <a:xfrm>
                            <a:off x="2290118" y="3149532"/>
                            <a:ext cx="391103" cy="395054"/>
                          </a:xfrm>
                          <a:prstGeom prst="rect">
                            <a:avLst/>
                          </a:prstGeom>
                          <a:solidFill>
                            <a:srgbClr val="F2F2F2"/>
                          </a:solidFill>
                          <a:ln w="9525">
                            <a:solidFill>
                              <a:srgbClr val="000000"/>
                            </a:solidFill>
                            <a:miter lim="800000"/>
                            <a:headEnd/>
                            <a:tailEnd/>
                          </a:ln>
                        </wps:spPr>
                        <wps:txbx>
                          <w:txbxContent>
                            <w:p w14:paraId="474B8ABA" w14:textId="77777777" w:rsidR="00CA5115" w:rsidRDefault="00CA5115" w:rsidP="003C1B73">
                              <w:pPr>
                                <w:pStyle w:val="NormalWeb"/>
                                <w:spacing w:before="0" w:after="0"/>
                                <w:jc w:val="center"/>
                              </w:pPr>
                              <w:r>
                                <w:rPr>
                                  <w:rFonts w:ascii="Arial" w:hAnsi="Arial"/>
                                  <w:sz w:val="16"/>
                                  <w:szCs w:val="16"/>
                                </w:rPr>
                                <w:t>SRC9</w:t>
                              </w:r>
                            </w:p>
                          </w:txbxContent>
                        </wps:txbx>
                        <wps:bodyPr rot="0" vert="horz" wrap="square" lIns="70209" tIns="8401" rIns="70209" bIns="8401" anchor="ctr" anchorCtr="0" upright="1">
                          <a:noAutofit/>
                        </wps:bodyPr>
                      </wps:wsp>
                      <wps:wsp>
                        <wps:cNvPr id="815" name="AutoShape 23"/>
                        <wps:cNvCnPr>
                          <a:cxnSpLocks noChangeShapeType="1"/>
                        </wps:cNvCnPr>
                        <wps:spPr bwMode="auto">
                          <a:xfrm>
                            <a:off x="2681921" y="3347059"/>
                            <a:ext cx="1123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6" name="Rectangle 442"/>
                        <wps:cNvSpPr>
                          <a:spLocks noChangeArrowheads="1"/>
                        </wps:cNvSpPr>
                        <wps:spPr bwMode="auto">
                          <a:xfrm>
                            <a:off x="4017931" y="3340658"/>
                            <a:ext cx="422303" cy="395054"/>
                          </a:xfrm>
                          <a:prstGeom prst="rect">
                            <a:avLst/>
                          </a:prstGeom>
                          <a:solidFill>
                            <a:srgbClr val="F2F2F2"/>
                          </a:solidFill>
                          <a:ln w="9525">
                            <a:solidFill>
                              <a:srgbClr val="000000"/>
                            </a:solidFill>
                            <a:miter lim="800000"/>
                            <a:headEnd/>
                            <a:tailEnd/>
                          </a:ln>
                        </wps:spPr>
                        <wps:txbx>
                          <w:txbxContent>
                            <w:p w14:paraId="3BF36145" w14:textId="77777777" w:rsidR="00CA5115" w:rsidRDefault="00CA5115" w:rsidP="003C1B73">
                              <w:pPr>
                                <w:pStyle w:val="NormalWeb"/>
                                <w:spacing w:before="0" w:after="0"/>
                                <w:jc w:val="center"/>
                              </w:pPr>
                              <w:r>
                                <w:rPr>
                                  <w:rFonts w:ascii="Arial" w:hAnsi="Arial"/>
                                  <w:sz w:val="16"/>
                                  <w:szCs w:val="16"/>
                                </w:rPr>
                                <w:t>DVC1</w:t>
                              </w:r>
                            </w:p>
                          </w:txbxContent>
                        </wps:txbx>
                        <wps:bodyPr rot="0" vert="horz" wrap="square" lIns="70209" tIns="8401" rIns="70209" bIns="8401" anchor="ctr" anchorCtr="0" upright="1">
                          <a:noAutofit/>
                        </wps:bodyPr>
                      </wps:wsp>
                      <wps:wsp>
                        <wps:cNvPr id="817" name="Rectangle 443"/>
                        <wps:cNvSpPr>
                          <a:spLocks noChangeArrowheads="1"/>
                        </wps:cNvSpPr>
                        <wps:spPr bwMode="auto">
                          <a:xfrm>
                            <a:off x="4644036" y="3340658"/>
                            <a:ext cx="417803" cy="395054"/>
                          </a:xfrm>
                          <a:prstGeom prst="rect">
                            <a:avLst/>
                          </a:prstGeom>
                          <a:solidFill>
                            <a:srgbClr val="F2F2F2"/>
                          </a:solidFill>
                          <a:ln w="9525">
                            <a:solidFill>
                              <a:srgbClr val="000000"/>
                            </a:solidFill>
                            <a:miter lim="800000"/>
                            <a:headEnd/>
                            <a:tailEnd/>
                          </a:ln>
                        </wps:spPr>
                        <wps:txbx>
                          <w:txbxContent>
                            <w:p w14:paraId="040E47D8" w14:textId="77777777" w:rsidR="00CA5115" w:rsidRDefault="00CA5115" w:rsidP="003C1B73">
                              <w:pPr>
                                <w:pStyle w:val="NormalWeb"/>
                                <w:spacing w:before="0" w:after="0"/>
                                <w:jc w:val="center"/>
                              </w:pPr>
                              <w:r>
                                <w:rPr>
                                  <w:rFonts w:ascii="Arial" w:hAnsi="Arial"/>
                                  <w:sz w:val="16"/>
                                  <w:szCs w:val="16"/>
                                </w:rPr>
                                <w:t>SSI3</w:t>
                              </w:r>
                            </w:p>
                          </w:txbxContent>
                        </wps:txbx>
                        <wps:bodyPr rot="0" vert="horz" wrap="square" lIns="70209" tIns="8401" rIns="70209" bIns="8401" anchor="ctr" anchorCtr="0" upright="1">
                          <a:noAutofit/>
                        </wps:bodyPr>
                      </wps:wsp>
                      <wps:wsp>
                        <wps:cNvPr id="818" name="AutoShape 23"/>
                        <wps:cNvCnPr>
                          <a:cxnSpLocks noChangeShapeType="1"/>
                        </wps:cNvCnPr>
                        <wps:spPr bwMode="auto">
                          <a:xfrm flipV="1">
                            <a:off x="4440834" y="3538185"/>
                            <a:ext cx="2032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Rectangle 445"/>
                        <wps:cNvSpPr>
                          <a:spLocks noChangeArrowheads="1"/>
                        </wps:cNvSpPr>
                        <wps:spPr bwMode="auto">
                          <a:xfrm>
                            <a:off x="2794922" y="3150132"/>
                            <a:ext cx="391103" cy="394454"/>
                          </a:xfrm>
                          <a:prstGeom prst="rect">
                            <a:avLst/>
                          </a:prstGeom>
                          <a:solidFill>
                            <a:srgbClr val="F2F2F2"/>
                          </a:solidFill>
                          <a:ln w="9525">
                            <a:solidFill>
                              <a:srgbClr val="000000"/>
                            </a:solidFill>
                            <a:miter lim="800000"/>
                            <a:headEnd/>
                            <a:tailEnd/>
                          </a:ln>
                        </wps:spPr>
                        <wps:txbx>
                          <w:txbxContent>
                            <w:p w14:paraId="5E2CF347" w14:textId="77777777" w:rsidR="00CA5115" w:rsidRDefault="00CA5115" w:rsidP="003C1B73">
                              <w:pPr>
                                <w:pStyle w:val="NormalWeb"/>
                                <w:spacing w:before="0" w:after="0"/>
                                <w:jc w:val="center"/>
                              </w:pPr>
                              <w:r>
                                <w:rPr>
                                  <w:rFonts w:ascii="Arial" w:hAnsi="Arial"/>
                                  <w:sz w:val="16"/>
                                  <w:szCs w:val="16"/>
                                </w:rPr>
                                <w:t>CTU11</w:t>
                              </w:r>
                            </w:p>
                          </w:txbxContent>
                        </wps:txbx>
                        <wps:bodyPr rot="0" vert="horz" wrap="square" lIns="70209" tIns="8401" rIns="70209" bIns="8401" anchor="ctr" anchorCtr="0" upright="1">
                          <a:noAutofit/>
                        </wps:bodyPr>
                      </wps:wsp>
                      <wps:wsp>
                        <wps:cNvPr id="820" name="Rectangle 446"/>
                        <wps:cNvSpPr>
                          <a:spLocks noChangeArrowheads="1"/>
                        </wps:cNvSpPr>
                        <wps:spPr bwMode="auto">
                          <a:xfrm>
                            <a:off x="3497227" y="3340658"/>
                            <a:ext cx="391203" cy="394454"/>
                          </a:xfrm>
                          <a:prstGeom prst="rect">
                            <a:avLst/>
                          </a:prstGeom>
                          <a:solidFill>
                            <a:srgbClr val="F2F2F2"/>
                          </a:solidFill>
                          <a:ln w="9525">
                            <a:solidFill>
                              <a:srgbClr val="000000"/>
                            </a:solidFill>
                            <a:miter lim="800000"/>
                            <a:headEnd/>
                            <a:tailEnd/>
                          </a:ln>
                        </wps:spPr>
                        <wps:txbx>
                          <w:txbxContent>
                            <w:p w14:paraId="5CA3FFC8" w14:textId="77777777" w:rsidR="00CA5115" w:rsidRDefault="00CA5115" w:rsidP="003C1B73">
                              <w:pPr>
                                <w:pStyle w:val="NormalWeb"/>
                                <w:spacing w:before="0" w:after="0"/>
                                <w:jc w:val="center"/>
                              </w:pPr>
                              <w:r>
                                <w:rPr>
                                  <w:rFonts w:ascii="Arial" w:hAnsi="Arial"/>
                                  <w:sz w:val="16"/>
                                  <w:szCs w:val="16"/>
                                </w:rPr>
                                <w:t>MIX1</w:t>
                              </w:r>
                            </w:p>
                          </w:txbxContent>
                        </wps:txbx>
                        <wps:bodyPr rot="0" vert="horz" wrap="square" lIns="70209" tIns="8401" rIns="70209" bIns="8401" anchor="ctr" anchorCtr="0" upright="1">
                          <a:noAutofit/>
                        </wps:bodyPr>
                      </wps:wsp>
                      <wps:wsp>
                        <wps:cNvPr id="821" name="AutoShape 23"/>
                        <wps:cNvCnPr>
                          <a:cxnSpLocks noChangeShapeType="1"/>
                        </wps:cNvCnPr>
                        <wps:spPr bwMode="auto">
                          <a:xfrm>
                            <a:off x="3888430" y="3537585"/>
                            <a:ext cx="1289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2" name="AutoShape 8"/>
                        <wps:cNvSpPr>
                          <a:spLocks noChangeArrowheads="1"/>
                        </wps:cNvSpPr>
                        <wps:spPr bwMode="auto">
                          <a:xfrm>
                            <a:off x="1157209" y="2672567"/>
                            <a:ext cx="843307" cy="315643"/>
                          </a:xfrm>
                          <a:prstGeom prst="flowChartPredefinedProcess">
                            <a:avLst/>
                          </a:prstGeom>
                          <a:solidFill>
                            <a:srgbClr val="FBE4D5"/>
                          </a:solidFill>
                          <a:ln w="9525">
                            <a:solidFill>
                              <a:srgbClr val="000000"/>
                            </a:solidFill>
                            <a:miter lim="800000"/>
                            <a:headEnd/>
                            <a:tailEnd/>
                          </a:ln>
                        </wps:spPr>
                        <wps:txbx>
                          <w:txbxContent>
                            <w:p w14:paraId="698F3063" w14:textId="77777777" w:rsidR="00CA5115" w:rsidRDefault="00CA5115"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23" name="AutoShape 17"/>
                        <wps:cNvCnPr>
                          <a:cxnSpLocks noChangeShapeType="1"/>
                        </wps:cNvCnPr>
                        <wps:spPr bwMode="auto">
                          <a:xfrm flipV="1">
                            <a:off x="2001115" y="2830088"/>
                            <a:ext cx="287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4" name="Rectangle 488"/>
                        <wps:cNvSpPr>
                          <a:spLocks noChangeArrowheads="1"/>
                        </wps:cNvSpPr>
                        <wps:spPr bwMode="auto">
                          <a:xfrm>
                            <a:off x="2288818" y="2632561"/>
                            <a:ext cx="391103" cy="395054"/>
                          </a:xfrm>
                          <a:prstGeom prst="rect">
                            <a:avLst/>
                          </a:prstGeom>
                          <a:solidFill>
                            <a:srgbClr val="F2F2F2"/>
                          </a:solidFill>
                          <a:ln w="9525">
                            <a:solidFill>
                              <a:srgbClr val="000000"/>
                            </a:solidFill>
                            <a:miter lim="800000"/>
                            <a:headEnd/>
                            <a:tailEnd/>
                          </a:ln>
                        </wps:spPr>
                        <wps:txbx>
                          <w:txbxContent>
                            <w:p w14:paraId="7C668196" w14:textId="77777777" w:rsidR="00CA5115" w:rsidRDefault="00CA5115" w:rsidP="003C1B73">
                              <w:pPr>
                                <w:pStyle w:val="NormalWeb"/>
                                <w:spacing w:before="0" w:after="0"/>
                                <w:jc w:val="center"/>
                              </w:pPr>
                              <w:r>
                                <w:rPr>
                                  <w:rFonts w:ascii="Arial" w:hAnsi="Arial"/>
                                  <w:sz w:val="16"/>
                                  <w:szCs w:val="16"/>
                                </w:rPr>
                                <w:t>SRC6</w:t>
                              </w:r>
                            </w:p>
                          </w:txbxContent>
                        </wps:txbx>
                        <wps:bodyPr rot="0" vert="horz" wrap="square" lIns="70209" tIns="8401" rIns="70209" bIns="8401" anchor="ctr" anchorCtr="0" upright="1">
                          <a:noAutofit/>
                        </wps:bodyPr>
                      </wps:wsp>
                      <wps:wsp>
                        <wps:cNvPr id="825" name="AutoShape 23"/>
                        <wps:cNvCnPr>
                          <a:cxnSpLocks noChangeShapeType="1"/>
                        </wps:cNvCnPr>
                        <wps:spPr bwMode="auto">
                          <a:xfrm>
                            <a:off x="2680621" y="2830088"/>
                            <a:ext cx="1124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6" name="Rectangle 490"/>
                        <wps:cNvSpPr>
                          <a:spLocks noChangeArrowheads="1"/>
                        </wps:cNvSpPr>
                        <wps:spPr bwMode="auto">
                          <a:xfrm>
                            <a:off x="2793622" y="2633161"/>
                            <a:ext cx="391203" cy="394454"/>
                          </a:xfrm>
                          <a:prstGeom prst="rect">
                            <a:avLst/>
                          </a:prstGeom>
                          <a:solidFill>
                            <a:srgbClr val="F2F2F2"/>
                          </a:solidFill>
                          <a:ln w="9525">
                            <a:solidFill>
                              <a:srgbClr val="000000"/>
                            </a:solidFill>
                            <a:miter lim="800000"/>
                            <a:headEnd/>
                            <a:tailEnd/>
                          </a:ln>
                        </wps:spPr>
                        <wps:txbx>
                          <w:txbxContent>
                            <w:p w14:paraId="5121B8F7" w14:textId="77777777" w:rsidR="00CA5115" w:rsidRDefault="00CA5115" w:rsidP="003C1B73">
                              <w:pPr>
                                <w:pStyle w:val="NormalWeb"/>
                                <w:spacing w:before="0" w:after="0"/>
                                <w:jc w:val="center"/>
                              </w:pPr>
                              <w:r>
                                <w:rPr>
                                  <w:rFonts w:ascii="Arial" w:hAnsi="Arial"/>
                                  <w:sz w:val="16"/>
                                  <w:szCs w:val="16"/>
                                </w:rPr>
                                <w:t>CTU10</w:t>
                              </w:r>
                            </w:p>
                          </w:txbxContent>
                        </wps:txbx>
                        <wps:bodyPr rot="0" vert="horz" wrap="square" lIns="70209" tIns="8401" rIns="70209" bIns="8401" anchor="ctr" anchorCtr="0" upright="1">
                          <a:noAutofit/>
                        </wps:bodyPr>
                      </wps:wsp>
                      <wps:wsp>
                        <wps:cNvPr id="827" name="AutoShape 17"/>
                        <wps:cNvCnPr>
                          <a:cxnSpLocks noChangeShapeType="1"/>
                        </wps:cNvCnPr>
                        <wps:spPr bwMode="auto">
                          <a:xfrm>
                            <a:off x="2025316" y="3872231"/>
                            <a:ext cx="262902"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8" name="Rectangle 492"/>
                        <wps:cNvSpPr>
                          <a:spLocks noChangeArrowheads="1"/>
                        </wps:cNvSpPr>
                        <wps:spPr bwMode="auto">
                          <a:xfrm>
                            <a:off x="2288818" y="3676004"/>
                            <a:ext cx="391103" cy="395054"/>
                          </a:xfrm>
                          <a:prstGeom prst="rect">
                            <a:avLst/>
                          </a:prstGeom>
                          <a:solidFill>
                            <a:srgbClr val="F2F2F2"/>
                          </a:solidFill>
                          <a:ln w="9525">
                            <a:solidFill>
                              <a:srgbClr val="000000"/>
                            </a:solidFill>
                            <a:miter lim="800000"/>
                            <a:headEnd/>
                            <a:tailEnd/>
                          </a:ln>
                        </wps:spPr>
                        <wps:txbx>
                          <w:txbxContent>
                            <w:p w14:paraId="458FFA7E" w14:textId="77777777" w:rsidR="00CA5115" w:rsidRDefault="00CA5115" w:rsidP="003C1B73">
                              <w:pPr>
                                <w:pStyle w:val="NormalWeb"/>
                                <w:spacing w:before="0" w:after="0"/>
                                <w:jc w:val="center"/>
                              </w:pPr>
                              <w:r>
                                <w:rPr>
                                  <w:rFonts w:ascii="Arial" w:hAnsi="Arial"/>
                                  <w:sz w:val="16"/>
                                  <w:szCs w:val="16"/>
                                </w:rPr>
                                <w:t>SRC1</w:t>
                              </w:r>
                            </w:p>
                          </w:txbxContent>
                        </wps:txbx>
                        <wps:bodyPr rot="0" vert="horz" wrap="square" lIns="70209" tIns="8401" rIns="70209" bIns="8401" anchor="ctr" anchorCtr="0" upright="1">
                          <a:noAutofit/>
                        </wps:bodyPr>
                      </wps:wsp>
                      <wps:wsp>
                        <wps:cNvPr id="829" name="AutoShape 23"/>
                        <wps:cNvCnPr>
                          <a:cxnSpLocks noChangeShapeType="1"/>
                        </wps:cNvCnPr>
                        <wps:spPr bwMode="auto">
                          <a:xfrm>
                            <a:off x="2680621" y="3873531"/>
                            <a:ext cx="1124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0" name="Rectangle 494"/>
                        <wps:cNvSpPr>
                          <a:spLocks noChangeArrowheads="1"/>
                        </wps:cNvSpPr>
                        <wps:spPr bwMode="auto">
                          <a:xfrm>
                            <a:off x="2793622" y="3676604"/>
                            <a:ext cx="391203" cy="394454"/>
                          </a:xfrm>
                          <a:prstGeom prst="rect">
                            <a:avLst/>
                          </a:prstGeom>
                          <a:solidFill>
                            <a:srgbClr val="F2F2F2"/>
                          </a:solidFill>
                          <a:ln w="9525">
                            <a:solidFill>
                              <a:srgbClr val="000000"/>
                            </a:solidFill>
                            <a:miter lim="800000"/>
                            <a:headEnd/>
                            <a:tailEnd/>
                          </a:ln>
                        </wps:spPr>
                        <wps:txbx>
                          <w:txbxContent>
                            <w:p w14:paraId="1B46EEFE" w14:textId="77777777" w:rsidR="00CA5115" w:rsidRDefault="00CA5115" w:rsidP="003C1B73">
                              <w:pPr>
                                <w:pStyle w:val="NormalWeb"/>
                                <w:spacing w:before="0" w:after="0"/>
                                <w:jc w:val="center"/>
                              </w:pPr>
                              <w:r>
                                <w:rPr>
                                  <w:rFonts w:ascii="Arial" w:hAnsi="Arial"/>
                                  <w:sz w:val="16"/>
                                  <w:szCs w:val="16"/>
                                </w:rPr>
                                <w:t>CTU12</w:t>
                              </w:r>
                            </w:p>
                          </w:txbxContent>
                        </wps:txbx>
                        <wps:bodyPr rot="0" vert="horz" wrap="square" lIns="70209" tIns="8401" rIns="70209" bIns="8401" anchor="ctr" anchorCtr="0" upright="1">
                          <a:noAutofit/>
                        </wps:bodyPr>
                      </wps:wsp>
                      <wps:wsp>
                        <wps:cNvPr id="831" name="AutoShape 17"/>
                        <wps:cNvCnPr>
                          <a:cxnSpLocks noChangeShapeType="1"/>
                        </wps:cNvCnPr>
                        <wps:spPr bwMode="auto">
                          <a:xfrm>
                            <a:off x="2034816" y="4377800"/>
                            <a:ext cx="2553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2" name="Rectangle 496"/>
                        <wps:cNvSpPr>
                          <a:spLocks noChangeArrowheads="1"/>
                        </wps:cNvSpPr>
                        <wps:spPr bwMode="auto">
                          <a:xfrm>
                            <a:off x="2290118" y="4180873"/>
                            <a:ext cx="391103" cy="395054"/>
                          </a:xfrm>
                          <a:prstGeom prst="rect">
                            <a:avLst/>
                          </a:prstGeom>
                          <a:solidFill>
                            <a:srgbClr val="F2F2F2"/>
                          </a:solidFill>
                          <a:ln w="9525">
                            <a:solidFill>
                              <a:srgbClr val="000000"/>
                            </a:solidFill>
                            <a:miter lim="800000"/>
                            <a:headEnd/>
                            <a:tailEnd/>
                          </a:ln>
                        </wps:spPr>
                        <wps:txbx>
                          <w:txbxContent>
                            <w:p w14:paraId="64293BEC" w14:textId="77777777" w:rsidR="00CA5115" w:rsidRDefault="00CA5115" w:rsidP="003C1B73">
                              <w:pPr>
                                <w:pStyle w:val="NormalWeb"/>
                                <w:spacing w:before="0" w:after="0"/>
                                <w:jc w:val="center"/>
                              </w:pPr>
                              <w:r>
                                <w:rPr>
                                  <w:rFonts w:ascii="Arial" w:hAnsi="Arial"/>
                                  <w:sz w:val="16"/>
                                  <w:szCs w:val="16"/>
                                </w:rPr>
                                <w:t>SRC5</w:t>
                              </w:r>
                            </w:p>
                          </w:txbxContent>
                        </wps:txbx>
                        <wps:bodyPr rot="0" vert="horz" wrap="square" lIns="70209" tIns="8401" rIns="70209" bIns="8401" anchor="ctr" anchorCtr="0" upright="1">
                          <a:noAutofit/>
                        </wps:bodyPr>
                      </wps:wsp>
                      <wps:wsp>
                        <wps:cNvPr id="833" name="AutoShape 23"/>
                        <wps:cNvCnPr>
                          <a:cxnSpLocks noChangeShapeType="1"/>
                        </wps:cNvCnPr>
                        <wps:spPr bwMode="auto">
                          <a:xfrm>
                            <a:off x="2681921" y="4378400"/>
                            <a:ext cx="1123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4" name="Rectangle 498"/>
                        <wps:cNvSpPr>
                          <a:spLocks noChangeArrowheads="1"/>
                        </wps:cNvSpPr>
                        <wps:spPr bwMode="auto">
                          <a:xfrm>
                            <a:off x="2794922" y="4181574"/>
                            <a:ext cx="391103" cy="394354"/>
                          </a:xfrm>
                          <a:prstGeom prst="rect">
                            <a:avLst/>
                          </a:prstGeom>
                          <a:solidFill>
                            <a:srgbClr val="F2F2F2"/>
                          </a:solidFill>
                          <a:ln w="9525">
                            <a:solidFill>
                              <a:srgbClr val="000000"/>
                            </a:solidFill>
                            <a:miter lim="800000"/>
                            <a:headEnd/>
                            <a:tailEnd/>
                          </a:ln>
                        </wps:spPr>
                        <wps:txbx>
                          <w:txbxContent>
                            <w:p w14:paraId="41CCD863" w14:textId="77777777" w:rsidR="00CA5115" w:rsidRDefault="00CA5115" w:rsidP="003C1B73">
                              <w:pPr>
                                <w:pStyle w:val="NormalWeb"/>
                                <w:spacing w:before="0" w:after="0"/>
                                <w:jc w:val="center"/>
                              </w:pPr>
                              <w:r>
                                <w:rPr>
                                  <w:rFonts w:ascii="Arial" w:hAnsi="Arial"/>
                                  <w:sz w:val="16"/>
                                  <w:szCs w:val="16"/>
                                </w:rPr>
                                <w:t>CTU13</w:t>
                              </w:r>
                            </w:p>
                          </w:txbxContent>
                        </wps:txbx>
                        <wps:bodyPr rot="0" vert="horz" wrap="square" lIns="70209" tIns="8401" rIns="70209" bIns="8401" anchor="ctr" anchorCtr="0" upright="1">
                          <a:noAutofit/>
                        </wps:bodyPr>
                      </wps:wsp>
                      <wps:wsp>
                        <wps:cNvPr id="835" name="Elbow Connector 499"/>
                        <wps:cNvCnPr>
                          <a:cxnSpLocks noChangeShapeType="1"/>
                        </wps:cNvCnPr>
                        <wps:spPr bwMode="auto">
                          <a:xfrm>
                            <a:off x="3184825" y="2830688"/>
                            <a:ext cx="316202" cy="567778"/>
                          </a:xfrm>
                          <a:prstGeom prst="bentConnector3">
                            <a:avLst>
                              <a:gd name="adj1" fmla="val 6312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6" name="Elbow Connector 500"/>
                        <wps:cNvCnPr>
                          <a:cxnSpLocks noChangeShapeType="1"/>
                        </wps:cNvCnPr>
                        <wps:spPr bwMode="auto">
                          <a:xfrm>
                            <a:off x="3186025" y="3347659"/>
                            <a:ext cx="304802" cy="144220"/>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7" name="Elbow Connector 501"/>
                        <wps:cNvCnPr>
                          <a:cxnSpLocks noChangeShapeType="1"/>
                        </wps:cNvCnPr>
                        <wps:spPr bwMode="auto">
                          <a:xfrm flipV="1">
                            <a:off x="3184825" y="3607395"/>
                            <a:ext cx="306002" cy="265536"/>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8" name="Elbow Connector 502"/>
                        <wps:cNvCnPr>
                          <a:cxnSpLocks noChangeShapeType="1"/>
                        </wps:cNvCnPr>
                        <wps:spPr bwMode="auto">
                          <a:xfrm flipV="1">
                            <a:off x="3186025" y="3707108"/>
                            <a:ext cx="310602" cy="671292"/>
                          </a:xfrm>
                          <a:prstGeom prst="bentConnector3">
                            <a:avLst>
                              <a:gd name="adj1" fmla="val 6718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9" name="AutoShape 17"/>
                        <wps:cNvCnPr>
                          <a:cxnSpLocks noChangeShapeType="1"/>
                        </wps:cNvCnPr>
                        <wps:spPr bwMode="auto">
                          <a:xfrm>
                            <a:off x="546304" y="2830688"/>
                            <a:ext cx="606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0" name="AutoShape 17"/>
                        <wps:cNvCnPr>
                          <a:cxnSpLocks noChangeShapeType="1"/>
                        </wps:cNvCnPr>
                        <wps:spPr bwMode="auto">
                          <a:xfrm>
                            <a:off x="577504" y="3371162"/>
                            <a:ext cx="591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1" name="Text Box 15"/>
                        <wps:cNvSpPr txBox="1">
                          <a:spLocks noChangeArrowheads="1"/>
                        </wps:cNvSpPr>
                        <wps:spPr bwMode="auto">
                          <a:xfrm>
                            <a:off x="5748944" y="2986310"/>
                            <a:ext cx="666105" cy="196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6DAC" w14:textId="77777777" w:rsidR="00CA5115" w:rsidRDefault="00CA5115"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42" name="AutoShape 8"/>
                        <wps:cNvSpPr>
                          <a:spLocks noChangeArrowheads="1"/>
                        </wps:cNvSpPr>
                        <wps:spPr bwMode="auto">
                          <a:xfrm>
                            <a:off x="1169309" y="3190138"/>
                            <a:ext cx="843307" cy="315643"/>
                          </a:xfrm>
                          <a:prstGeom prst="flowChartPredefinedProcess">
                            <a:avLst/>
                          </a:prstGeom>
                          <a:solidFill>
                            <a:srgbClr val="FBE4D5"/>
                          </a:solidFill>
                          <a:ln w="9525">
                            <a:solidFill>
                              <a:srgbClr val="000000"/>
                            </a:solidFill>
                            <a:miter lim="800000"/>
                            <a:headEnd/>
                            <a:tailEnd/>
                          </a:ln>
                        </wps:spPr>
                        <wps:txbx>
                          <w:txbxContent>
                            <w:p w14:paraId="11E47853" w14:textId="77777777" w:rsidR="00CA5115" w:rsidRDefault="00CA5115"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43" name="AutoShape 8"/>
                        <wps:cNvSpPr>
                          <a:spLocks noChangeArrowheads="1"/>
                        </wps:cNvSpPr>
                        <wps:spPr bwMode="auto">
                          <a:xfrm>
                            <a:off x="1182009" y="3714109"/>
                            <a:ext cx="843307" cy="315643"/>
                          </a:xfrm>
                          <a:prstGeom prst="flowChartPredefinedProcess">
                            <a:avLst/>
                          </a:prstGeom>
                          <a:solidFill>
                            <a:srgbClr val="FBE4D5"/>
                          </a:solidFill>
                          <a:ln w="9525">
                            <a:solidFill>
                              <a:srgbClr val="000000"/>
                            </a:solidFill>
                            <a:miter lim="800000"/>
                            <a:headEnd/>
                            <a:tailEnd/>
                          </a:ln>
                        </wps:spPr>
                        <wps:txbx>
                          <w:txbxContent>
                            <w:p w14:paraId="6E5C0DB4" w14:textId="77777777" w:rsidR="00CA5115" w:rsidRDefault="00CA5115"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44" name="AutoShape 8"/>
                        <wps:cNvSpPr>
                          <a:spLocks noChangeArrowheads="1"/>
                        </wps:cNvSpPr>
                        <wps:spPr bwMode="auto">
                          <a:xfrm>
                            <a:off x="1191509" y="4220279"/>
                            <a:ext cx="843307" cy="315643"/>
                          </a:xfrm>
                          <a:prstGeom prst="flowChartPredefinedProcess">
                            <a:avLst/>
                          </a:prstGeom>
                          <a:solidFill>
                            <a:srgbClr val="FBE4D5"/>
                          </a:solidFill>
                          <a:ln w="9525">
                            <a:solidFill>
                              <a:srgbClr val="000000"/>
                            </a:solidFill>
                            <a:miter lim="800000"/>
                            <a:headEnd/>
                            <a:tailEnd/>
                          </a:ln>
                        </wps:spPr>
                        <wps:txbx>
                          <w:txbxContent>
                            <w:p w14:paraId="33174A14" w14:textId="77777777" w:rsidR="00CA5115" w:rsidRDefault="00CA5115"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45" name="AutoShape 17"/>
                        <wps:cNvCnPr>
                          <a:cxnSpLocks noChangeShapeType="1"/>
                        </wps:cNvCnPr>
                        <wps:spPr bwMode="auto">
                          <a:xfrm>
                            <a:off x="590805" y="3886833"/>
                            <a:ext cx="5912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6" name="AutoShape 17"/>
                        <wps:cNvCnPr>
                          <a:cxnSpLocks noChangeShapeType="1"/>
                        </wps:cNvCnPr>
                        <wps:spPr bwMode="auto">
                          <a:xfrm>
                            <a:off x="599705" y="4390502"/>
                            <a:ext cx="5912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7" name="Text Box 15"/>
                        <wps:cNvSpPr txBox="1">
                          <a:spLocks noChangeArrowheads="1"/>
                        </wps:cNvSpPr>
                        <wps:spPr bwMode="auto">
                          <a:xfrm>
                            <a:off x="494904" y="2661765"/>
                            <a:ext cx="7468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A8B21" w14:textId="77777777" w:rsidR="00CA5115" w:rsidRDefault="00CA5115" w:rsidP="003C1B73">
                              <w:pPr>
                                <w:pStyle w:val="NormalWeb"/>
                                <w:spacing w:before="0" w:after="0"/>
                                <w:jc w:val="both"/>
                              </w:pPr>
                              <w:r>
                                <w:rPr>
                                  <w:rFonts w:ascii="Arial" w:hAnsi="Arial"/>
                                  <w:sz w:val="18"/>
                                  <w:szCs w:val="18"/>
                                </w:rPr>
                                <w:t>PCM 4</w:t>
                              </w:r>
                            </w:p>
                          </w:txbxContent>
                        </wps:txbx>
                        <wps:bodyPr rot="0" vert="horz" wrap="square" lIns="70209" tIns="8401" rIns="70209" bIns="8401" anchor="t" anchorCtr="0" upright="1">
                          <a:noAutofit/>
                        </wps:bodyPr>
                      </wps:wsp>
                      <wps:wsp>
                        <wps:cNvPr id="848" name="AutoShape 20"/>
                        <wps:cNvCnPr>
                          <a:cxnSpLocks noChangeShapeType="1"/>
                        </wps:cNvCnPr>
                        <wps:spPr bwMode="auto">
                          <a:xfrm>
                            <a:off x="5062539" y="3538185"/>
                            <a:ext cx="1365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Text Box 15"/>
                        <wps:cNvSpPr txBox="1">
                          <a:spLocks noChangeArrowheads="1"/>
                        </wps:cNvSpPr>
                        <wps:spPr bwMode="auto">
                          <a:xfrm>
                            <a:off x="497504" y="3174335"/>
                            <a:ext cx="746706" cy="196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DBB13" w14:textId="77777777" w:rsidR="00CA5115" w:rsidRDefault="00CA5115" w:rsidP="003C1B73">
                              <w:pPr>
                                <w:pStyle w:val="NormalWeb"/>
                                <w:spacing w:before="0" w:after="0"/>
                                <w:jc w:val="both"/>
                              </w:pPr>
                              <w:r>
                                <w:rPr>
                                  <w:rFonts w:ascii="Arial" w:hAnsi="Arial"/>
                                  <w:sz w:val="18"/>
                                  <w:szCs w:val="18"/>
                                </w:rPr>
                                <w:t>PCM 5</w:t>
                              </w:r>
                            </w:p>
                          </w:txbxContent>
                        </wps:txbx>
                        <wps:bodyPr rot="0" vert="horz" wrap="square" lIns="70209" tIns="8401" rIns="70209" bIns="8401" anchor="t" anchorCtr="0" upright="1">
                          <a:noAutofit/>
                        </wps:bodyPr>
                      </wps:wsp>
                      <wps:wsp>
                        <wps:cNvPr id="850" name="Text Box 15"/>
                        <wps:cNvSpPr txBox="1">
                          <a:spLocks noChangeArrowheads="1"/>
                        </wps:cNvSpPr>
                        <wps:spPr bwMode="auto">
                          <a:xfrm>
                            <a:off x="526704" y="3707108"/>
                            <a:ext cx="7467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C102C" w14:textId="77777777" w:rsidR="00CA5115" w:rsidRDefault="00CA5115" w:rsidP="003C1B73">
                              <w:pPr>
                                <w:pStyle w:val="NormalWeb"/>
                                <w:spacing w:before="0" w:after="0"/>
                                <w:jc w:val="both"/>
                              </w:pPr>
                              <w:r>
                                <w:rPr>
                                  <w:rFonts w:ascii="Arial" w:hAnsi="Arial"/>
                                  <w:sz w:val="18"/>
                                  <w:szCs w:val="18"/>
                                </w:rPr>
                                <w:t>PCM 6</w:t>
                              </w:r>
                            </w:p>
                          </w:txbxContent>
                        </wps:txbx>
                        <wps:bodyPr rot="0" vert="horz" wrap="square" lIns="70209" tIns="8401" rIns="70209" bIns="8401" anchor="t" anchorCtr="0" upright="1">
                          <a:noAutofit/>
                        </wps:bodyPr>
                      </wps:wsp>
                      <wps:wsp>
                        <wps:cNvPr id="851" name="Text Box 15"/>
                        <wps:cNvSpPr txBox="1">
                          <a:spLocks noChangeArrowheads="1"/>
                        </wps:cNvSpPr>
                        <wps:spPr bwMode="auto">
                          <a:xfrm>
                            <a:off x="533004" y="4196776"/>
                            <a:ext cx="7468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EC4D8" w14:textId="77777777" w:rsidR="00CA5115" w:rsidRDefault="00CA5115" w:rsidP="003C1B73">
                              <w:pPr>
                                <w:pStyle w:val="NormalWeb"/>
                                <w:spacing w:before="0" w:after="0"/>
                                <w:jc w:val="both"/>
                              </w:pPr>
                              <w:r>
                                <w:rPr>
                                  <w:rFonts w:ascii="Arial" w:hAnsi="Arial"/>
                                  <w:sz w:val="18"/>
                                  <w:szCs w:val="18"/>
                                </w:rPr>
                                <w:t>PCM 7</w:t>
                              </w:r>
                            </w:p>
                          </w:txbxContent>
                        </wps:txbx>
                        <wps:bodyPr rot="0" vert="horz" wrap="square" lIns="70209" tIns="8401" rIns="70209" bIns="8401" anchor="t" anchorCtr="0" upright="1">
                          <a:noAutofit/>
                        </wps:bodyPr>
                      </wps:wsp>
                    </wpc:wpc>
                  </a:graphicData>
                </a:graphic>
              </wp:anchor>
            </w:drawing>
          </mc:Choice>
          <mc:Fallback>
            <w:pict>
              <v:group w14:anchorId="23643A2D" id="Canvas 852" o:spid="_x0000_s1438" editas="canvas" style="position:absolute;margin-left:-19.3pt;margin-top:23.55pt;width:510.5pt;height:390.4pt;z-index:251667456;mso-position-horizontal-relative:text;mso-position-vertical-relative:text" coordsize="64833,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">
                <v:shape id="_x0000_s1439" type="#_x0000_t75" style="position:absolute;width:64833;height:49580;visibility:visible;mso-wrap-style:square" stroked="t" strokecolor="black [3213]">
                  <v:fill o:detectmouseclick="t"/>
                  <v:path o:connecttype="none"/>
                </v:shape>
                <v:rect id="Rectangle 238" o:spid="_x0000_s1440" style="position:absolute;left:51825;top:9740;width:4398;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" fillcolor="#f2f2f2">
                  <v:textbox inset="1.95025mm,.23336mm,1.95025mm,.23336mm">
                    <w:txbxContent>
                      <w:p w14:paraId="3B29DF1A" w14:textId="77777777" w:rsidR="00CA5115" w:rsidRDefault="00CA5115" w:rsidP="003C1B73">
                        <w:pPr>
                          <w:pStyle w:val="NormalWeb"/>
                          <w:spacing w:before="0" w:after="0"/>
                          <w:jc w:val="center"/>
                          <w:rPr>
                            <w:sz w:val="16"/>
                            <w:szCs w:val="16"/>
                          </w:rPr>
                        </w:pPr>
                        <w:r>
                          <w:rPr>
                            <w:rFonts w:ascii="Arial" w:hAnsi="Arial" w:cs="Arial"/>
                            <w:sz w:val="16"/>
                            <w:szCs w:val="16"/>
                          </w:rPr>
                          <w:t>DAC</w:t>
                        </w:r>
                      </w:p>
                    </w:txbxContent>
                  </v:textbox>
                </v:rect>
                <v:shape id="AutoShape 17" o:spid="_x0000_s1441" type="#_x0000_t32" style="position:absolute;left:19953;top:9799;width:2776;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">
                  <v:stroke endarrow="block"/>
                </v:shape>
                <v:shape id="Sound" o:spid="_x0000_s1442" style="position:absolute;left:57585;top:8676;width:4939;height:6129;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36139,17033635;5836139,0;0,8694327;11291720,8694327" o:connectangles="0,0,0,0" textboxrect="761,22454,21069,28282"/>
                  <o:lock v:ext="edit" verticies="t"/>
                </v:shape>
                <v:shape id="AutoShape 20" o:spid="_x0000_s1443" type="#_x0000_t32" style="position:absolute;left:56223;top:11715;width:1362;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0axQAAANwAAAAPAAAAZHJzL2Rvd25yZXYueG1sRI9BawIx&#10;FITvQv9DeAVvmlVQ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DfjF0axQAAANwAAAAP&#10;AAAAAAAAAAAAAAAAAAcCAABkcnMvZG93bnJldi54bWxQSwUGAAAAAAMAAwC3AAAA+QIAAAAA&#10;">
                  <v:stroke endarrow="block"/>
                </v:shape>
                <v:rect id="Rectangle 107" o:spid="_x0000_s1444" style="position:absolute;left:22729;top:7824;width:391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" fillcolor="#f2f2f2">
                  <v:textbox inset="1.95025mm,.23336mm,1.95025mm,.23336mm">
                    <w:txbxContent>
                      <w:p w14:paraId="2932D167" w14:textId="77777777" w:rsidR="00CA5115" w:rsidRDefault="00CA5115" w:rsidP="003C1B73">
                        <w:pPr>
                          <w:pStyle w:val="NormalWeb"/>
                          <w:spacing w:before="0" w:after="0"/>
                          <w:jc w:val="center"/>
                          <w:rPr>
                            <w:sz w:val="16"/>
                            <w:szCs w:val="16"/>
                          </w:rPr>
                        </w:pPr>
                        <w:r>
                          <w:rPr>
                            <w:rFonts w:ascii="Arial" w:hAnsi="Arial" w:cs="Arial"/>
                            <w:sz w:val="16"/>
                            <w:szCs w:val="16"/>
                          </w:rPr>
                          <w:t>SRC4</w:t>
                        </w:r>
                      </w:p>
                    </w:txbxContent>
                  </v:textbox>
                </v:rect>
                <v:shape id="AutoShape 23" o:spid="_x0000_s1445" type="#_x0000_t32" style="position:absolute;left:26649;top:9799;width:1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zzwgAAANwAAAAPAAAAZHJzL2Rvd25yZXYueG1sRE9Ni8Iw&#10;EL0v+B/CCN7WVEF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DBX2zzwgAAANwAAAAPAAAA&#10;AAAAAAAAAAAAAAcCAABkcnMvZG93bnJldi54bWxQSwUGAAAAAAMAAwC3AAAA9gIAAAAA&#10;">
                  <v:stroke endarrow="block"/>
                </v:shape>
                <v:rect id="Rectangle 112" o:spid="_x0000_s1446" style="position:absolute;left:40008;top:9734;width:4227;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" fillcolor="#f2f2f2">
                  <v:textbox inset="1.95025mm,.23336mm,1.95025mm,.23336mm">
                    <w:txbxContent>
                      <w:p w14:paraId="7121ADC5" w14:textId="77777777" w:rsidR="00CA5115" w:rsidRDefault="00CA5115" w:rsidP="003C1B73">
                        <w:pPr>
                          <w:pStyle w:val="NormalWeb"/>
                          <w:spacing w:before="0" w:after="0"/>
                          <w:jc w:val="center"/>
                          <w:rPr>
                            <w:sz w:val="16"/>
                            <w:szCs w:val="16"/>
                          </w:rPr>
                        </w:pPr>
                        <w:r>
                          <w:rPr>
                            <w:rFonts w:ascii="Arial" w:hAnsi="Arial" w:cs="Arial"/>
                            <w:sz w:val="16"/>
                            <w:szCs w:val="16"/>
                          </w:rPr>
                          <w:t>DVC0</w:t>
                        </w:r>
                      </w:p>
                    </w:txbxContent>
                  </v:textbox>
                </v:rect>
                <v:rect id="Rectangle 130" o:spid="_x0000_s1447" style="position:absolute;left:21230;top:1246;width:23810;height:46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" filled="f" strokecolor="black [3213]" strokeweight="1pt"/>
                <v:shape id="Text Box 15" o:spid="_x0000_s1448" type="#_x0000_t202" style="position:absolute;left:39595;top:1871;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" filled="f" stroked="f">
                  <v:textbox inset="1.95025mm,.23336mm,1.95025mm,.23336mm">
                    <w:txbxContent>
                      <w:p w14:paraId="0AB89202" w14:textId="77777777" w:rsidR="00CA5115" w:rsidRDefault="00CA5115" w:rsidP="003C1B73">
                        <w:pPr>
                          <w:pStyle w:val="NormalWeb"/>
                          <w:spacing w:before="0" w:after="0"/>
                          <w:jc w:val="both"/>
                        </w:pPr>
                        <w:r>
                          <w:rPr>
                            <w:rFonts w:ascii="Arial" w:hAnsi="Arial" w:cs="Arial"/>
                            <w:sz w:val="18"/>
                            <w:szCs w:val="18"/>
                          </w:rPr>
                          <w:t>SCU</w:t>
                        </w:r>
                      </w:p>
                    </w:txbxContent>
                  </v:textbox>
                </v:shape>
                <v:rect id="Rectangle 135" o:spid="_x0000_s1449" style="position:absolute;left:46272;top:9735;width:4183;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" fillcolor="#f2f2f2">
                  <v:textbox inset="1.95025mm,.23336mm,1.95025mm,.23336mm">
                    <w:txbxContent>
                      <w:p w14:paraId="7B9046E4" w14:textId="77777777" w:rsidR="00CA5115" w:rsidRDefault="00CA5115" w:rsidP="003C1B73">
                        <w:pPr>
                          <w:pStyle w:val="NormalWeb"/>
                          <w:spacing w:before="0" w:after="0"/>
                          <w:jc w:val="center"/>
                          <w:rPr>
                            <w:sz w:val="16"/>
                            <w:szCs w:val="16"/>
                          </w:rPr>
                        </w:pPr>
                        <w:r>
                          <w:rPr>
                            <w:rFonts w:ascii="Arial" w:hAnsi="Arial" w:cs="Arial"/>
                            <w:sz w:val="16"/>
                            <w:szCs w:val="16"/>
                          </w:rPr>
                          <w:t>SSI0</w:t>
                        </w:r>
                      </w:p>
                    </w:txbxContent>
                  </v:textbox>
                </v:rect>
                <v:shape id="AutoShape 23" o:spid="_x0000_s1450" type="#_x0000_t32" style="position:absolute;left:44235;top:11709;width: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">
                  <v:stroke endarrow="block"/>
                </v:shape>
                <v:rect id="Rectangle 137" o:spid="_x0000_s1451" style="position:absolute;left:27778;top:7830;width:391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" fillcolor="#f2f2f2">
                  <v:textbox inset="1.95025mm,.23336mm,1.95025mm,.23336mm">
                    <w:txbxContent>
                      <w:p w14:paraId="3F6D63B9" w14:textId="77777777" w:rsidR="00CA5115" w:rsidRDefault="00CA5115" w:rsidP="003C1B73">
                        <w:pPr>
                          <w:pStyle w:val="NormalWeb"/>
                          <w:spacing w:before="0" w:after="0"/>
                          <w:jc w:val="center"/>
                          <w:rPr>
                            <w:sz w:val="16"/>
                            <w:szCs w:val="16"/>
                          </w:rPr>
                        </w:pPr>
                        <w:r>
                          <w:rPr>
                            <w:rFonts w:ascii="Arial" w:hAnsi="Arial"/>
                            <w:sz w:val="16"/>
                            <w:szCs w:val="16"/>
                          </w:rPr>
                          <w:t>CTU01</w:t>
                        </w:r>
                      </w:p>
                    </w:txbxContent>
                  </v:textbox>
                </v:rect>
                <v:rect id="Rectangle 139" o:spid="_x0000_s1452" style="position:absolute;left:34800;top:9735;width:391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" fillcolor="#f2f2f2">
                  <v:textbox inset="1.95025mm,.23336mm,1.95025mm,.23336mm">
                    <w:txbxContent>
                      <w:p w14:paraId="69A36B06" w14:textId="77777777" w:rsidR="00CA5115" w:rsidRDefault="00CA5115" w:rsidP="003C1B73">
                        <w:pPr>
                          <w:pStyle w:val="NormalWeb"/>
                          <w:spacing w:before="0" w:after="0"/>
                          <w:jc w:val="center"/>
                          <w:rPr>
                            <w:sz w:val="16"/>
                            <w:szCs w:val="16"/>
                          </w:rPr>
                        </w:pPr>
                        <w:r>
                          <w:rPr>
                            <w:rFonts w:ascii="Arial" w:hAnsi="Arial"/>
                            <w:sz w:val="16"/>
                            <w:szCs w:val="16"/>
                          </w:rPr>
                          <w:t>MIX0</w:t>
                        </w:r>
                      </w:p>
                    </w:txbxContent>
                  </v:textbox>
                </v:rect>
                <v:shape id="AutoShape 23" o:spid="_x0000_s1453" type="#_x0000_t32" style="position:absolute;left:38714;top:11704;width:12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">
                  <v:stroke endarrow="block"/>
                </v:shape>
                <v:shape id="AutoShape 8" o:spid="_x0000_s1454" type="#_x0000_t112" style="position:absolute;left:11404;top:3051;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" fillcolor="#fbe4d5">
                  <v:textbox inset="1.95025mm,.23336mm,1.95025mm,.23336mm">
                    <w:txbxContent>
                      <w:p w14:paraId="6689AC99"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55" type="#_x0000_t32" style="position:absolute;left:19837;top:4629;width:287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">
                  <v:stroke endarrow="block"/>
                </v:shape>
                <v:rect id="Rectangle 144" o:spid="_x0000_s1456" style="position:absolute;left:22716;top:2654;width:391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" fillcolor="#f2f2f2">
                  <v:textbox inset="1.95025mm,.23336mm,1.95025mm,.23336mm">
                    <w:txbxContent>
                      <w:p w14:paraId="433B5B11" w14:textId="77777777" w:rsidR="00CA5115" w:rsidRDefault="00CA5115" w:rsidP="003C1B73">
                        <w:pPr>
                          <w:pStyle w:val="NormalWeb"/>
                          <w:spacing w:before="0" w:after="0"/>
                          <w:jc w:val="center"/>
                          <w:rPr>
                            <w:sz w:val="16"/>
                            <w:szCs w:val="16"/>
                          </w:rPr>
                        </w:pPr>
                        <w:r>
                          <w:rPr>
                            <w:rFonts w:ascii="Arial" w:hAnsi="Arial"/>
                            <w:sz w:val="16"/>
                            <w:szCs w:val="16"/>
                          </w:rPr>
                          <w:t>SRC3</w:t>
                        </w:r>
                      </w:p>
                    </w:txbxContent>
                  </v:textbox>
                </v:rect>
                <v:shape id="AutoShape 23" o:spid="_x0000_s1457" type="#_x0000_t32" style="position:absolute;left:26636;top:4629;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">
                  <v:stroke endarrow="block"/>
                </v:shape>
                <v:rect id="Rectangle 146" o:spid="_x0000_s1458" style="position:absolute;left:27764;top:2660;width:391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" fillcolor="#f2f2f2">
                  <v:textbox inset="1.95025mm,.23336mm,1.95025mm,.23336mm">
                    <w:txbxContent>
                      <w:p w14:paraId="39C3C9ED" w14:textId="77777777" w:rsidR="00CA5115" w:rsidRDefault="00CA5115" w:rsidP="003C1B73">
                        <w:pPr>
                          <w:pStyle w:val="NormalWeb"/>
                          <w:spacing w:before="0" w:after="0"/>
                          <w:jc w:val="center"/>
                          <w:rPr>
                            <w:sz w:val="16"/>
                            <w:szCs w:val="16"/>
                          </w:rPr>
                        </w:pPr>
                        <w:r>
                          <w:rPr>
                            <w:rFonts w:ascii="Arial" w:hAnsi="Arial"/>
                            <w:sz w:val="16"/>
                            <w:szCs w:val="16"/>
                          </w:rPr>
                          <w:t>CTU00</w:t>
                        </w:r>
                      </w:p>
                    </w:txbxContent>
                  </v:textbox>
                </v:rect>
                <v:shape id="AutoShape 17" o:spid="_x0000_s1459" type="#_x0000_t32" style="position:absolute;left:20084;top:15048;width:263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rect id="Rectangle 148" o:spid="_x0000_s1460" style="position:absolute;left:22716;top:13083;width:3914;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" fillcolor="#f2f2f2">
                  <v:textbox inset="1.95025mm,.23336mm,1.95025mm,.23336mm">
                    <w:txbxContent>
                      <w:p w14:paraId="079CF821" w14:textId="77777777" w:rsidR="00CA5115" w:rsidRDefault="00CA5115" w:rsidP="003C1B73">
                        <w:pPr>
                          <w:pStyle w:val="NormalWeb"/>
                          <w:spacing w:before="0" w:after="0"/>
                          <w:jc w:val="center"/>
                          <w:rPr>
                            <w:sz w:val="16"/>
                            <w:szCs w:val="16"/>
                          </w:rPr>
                        </w:pPr>
                        <w:r>
                          <w:rPr>
                            <w:rFonts w:ascii="Arial" w:hAnsi="Arial"/>
                            <w:sz w:val="16"/>
                            <w:szCs w:val="16"/>
                          </w:rPr>
                          <w:t>SRC0</w:t>
                        </w:r>
                      </w:p>
                    </w:txbxContent>
                  </v:textbox>
                </v:rect>
                <v:shape id="AutoShape 23" o:spid="_x0000_s1461" type="#_x0000_t32" style="position:absolute;left:26636;top:15059;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rect id="Rectangle 150" o:spid="_x0000_s1462" style="position:absolute;left:27764;top:13089;width:3914;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" fillcolor="#f2f2f2">
                  <v:textbox inset="1.95025mm,.23336mm,1.95025mm,.23336mm">
                    <w:txbxContent>
                      <w:p w14:paraId="74C6AB1D" w14:textId="77777777" w:rsidR="00CA5115" w:rsidRDefault="00CA5115" w:rsidP="003C1B73">
                        <w:pPr>
                          <w:pStyle w:val="NormalWeb"/>
                          <w:spacing w:before="0" w:after="0"/>
                          <w:jc w:val="center"/>
                          <w:rPr>
                            <w:sz w:val="16"/>
                            <w:szCs w:val="16"/>
                          </w:rPr>
                        </w:pPr>
                        <w:r>
                          <w:rPr>
                            <w:rFonts w:ascii="Arial" w:hAnsi="Arial"/>
                            <w:sz w:val="16"/>
                            <w:szCs w:val="16"/>
                          </w:rPr>
                          <w:t>CTU02</w:t>
                        </w:r>
                      </w:p>
                    </w:txbxContent>
                  </v:textbox>
                </v:rect>
                <v:shape id="AutoShape 17" o:spid="_x0000_s1463" type="#_x0000_t32" style="position:absolute;left:20175;top:20107;width:2554;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">
                  <v:stroke endarrow="block"/>
                </v:shape>
                <v:rect id="Rectangle 172" o:spid="_x0000_s1464" style="position:absolute;left:22729;top:18135;width:3914;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" fillcolor="#f2f2f2">
                  <v:textbox inset="1.95025mm,.23336mm,1.95025mm,.23336mm">
                    <w:txbxContent>
                      <w:p w14:paraId="74D57E93" w14:textId="77777777" w:rsidR="00CA5115" w:rsidRDefault="00CA5115" w:rsidP="003C1B73">
                        <w:pPr>
                          <w:pStyle w:val="NormalWeb"/>
                          <w:spacing w:before="0" w:after="0"/>
                          <w:jc w:val="center"/>
                          <w:rPr>
                            <w:sz w:val="16"/>
                            <w:szCs w:val="16"/>
                          </w:rPr>
                        </w:pPr>
                        <w:r>
                          <w:rPr>
                            <w:rFonts w:ascii="Arial" w:hAnsi="Arial"/>
                            <w:sz w:val="16"/>
                            <w:szCs w:val="16"/>
                          </w:rPr>
                          <w:t>SRC2</w:t>
                        </w:r>
                      </w:p>
                    </w:txbxContent>
                  </v:textbox>
                </v:rect>
                <v:shape id="AutoShape 23" o:spid="_x0000_s1465" type="#_x0000_t32" style="position:absolute;left:26649;top:20110;width:1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">
                  <v:stroke endarrow="block"/>
                </v:shape>
                <v:rect id="Rectangle 174" o:spid="_x0000_s1466" style="position:absolute;left:27778;top:18141;width:3914;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" fillcolor="#f2f2f2">
                  <v:textbox inset="1.95025mm,.23336mm,1.95025mm,.23336mm">
                    <w:txbxContent>
                      <w:p w14:paraId="03403FA5" w14:textId="77777777" w:rsidR="00CA5115" w:rsidRDefault="00CA5115" w:rsidP="003C1B73">
                        <w:pPr>
                          <w:pStyle w:val="NormalWeb"/>
                          <w:spacing w:before="0" w:after="0"/>
                          <w:jc w:val="center"/>
                          <w:rPr>
                            <w:sz w:val="16"/>
                            <w:szCs w:val="16"/>
                          </w:rPr>
                        </w:pPr>
                        <w:r>
                          <w:rPr>
                            <w:rFonts w:ascii="Arial" w:hAnsi="Arial"/>
                            <w:sz w:val="16"/>
                            <w:szCs w:val="16"/>
                          </w:rPr>
                          <w:t>CTU03</w:t>
                        </w:r>
                      </w:p>
                    </w:txbxContent>
                  </v:textbox>
                </v:rect>
                <v:shape id="Elbow Connector 175" o:spid="_x0000_s1467" type="#_x0000_t34" style="position:absolute;left:31678;top:4632;width:3167;height:56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" adj="13635">
                  <v:stroke endarrow="block" joinstyle="round"/>
                </v:shape>
                <v:shape id="Elbow Connector 176" o:spid="_x0000_s1468" type="#_x0000_t34" style="position:absolute;left:31692;top:9801;width:3053;height:14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">
                  <v:stroke endarrow="block" joinstyle="round"/>
                </v:shape>
                <v:shape id="Elbow Connector 177" o:spid="_x0000_s1469" type="#_x0000_t34" style="position:absolute;left:31678;top:12403;width:3067;height:26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">
                  <v:stroke endarrow="block" joinstyle="round"/>
                </v:shape>
                <v:shape id="Elbow Connector 178" o:spid="_x0000_s1470" type="#_x0000_t34" style="position:absolute;left:31692;top:13395;width:3110;height:67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" adj="14511">
                  <v:stroke endarrow="block" joinstyle="round"/>
                </v:shape>
                <v:shape id="AutoShape 17" o:spid="_x0000_s1471" type="#_x0000_t32" style="position:absolute;left:5289;top:4630;width:6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8qxgAAANwAAAAPAAAAZHJzL2Rvd25yZXYueG1sRI9Pa8JA&#10;FMTvhX6H5RW81Y1Ci8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UT7vKsYAAADcAAAA&#10;DwAAAAAAAAAAAAAAAAAHAgAAZHJzL2Rvd25yZXYueG1sUEsFBgAAAAADAAMAtwAAAPoCAAAAAA==&#10;">
                  <v:stroke endarrow="block"/>
                </v:shape>
                <v:shape id="AutoShape 17" o:spid="_x0000_s1472" type="#_x0000_t32" style="position:absolute;left:5606;top:10035;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">
                  <v:stroke endarrow="block"/>
                </v:shape>
                <v:shape id="Text Box 15" o:spid="_x0000_s1473" type="#_x0000_t202" style="position:absolute;left:57317;top:6189;width:6663;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" filled="f" stroked="f">
                  <v:textbox inset="1.95025mm,.23336mm,1.95025mm,.23336mm">
                    <w:txbxContent>
                      <w:p w14:paraId="04FCF1D9" w14:textId="77777777" w:rsidR="00CA5115" w:rsidRDefault="00CA5115" w:rsidP="003C1B73">
                        <w:pPr>
                          <w:pStyle w:val="NormalWeb"/>
                          <w:spacing w:before="0" w:after="0"/>
                          <w:jc w:val="both"/>
                        </w:pPr>
                        <w:r>
                          <w:rPr>
                            <w:rFonts w:ascii="Arial" w:hAnsi="Arial"/>
                            <w:sz w:val="18"/>
                            <w:szCs w:val="18"/>
                          </w:rPr>
                          <w:t>Speaker</w:t>
                        </w:r>
                      </w:p>
                    </w:txbxContent>
                  </v:textbox>
                </v:shape>
                <v:shape id="AutoShape 8" o:spid="_x0000_s1474" type="#_x0000_t112" style="position:absolute;left:11520;top:8226;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" fillcolor="#fbe4d5">
                  <v:textbox inset="1.95025mm,.23336mm,1.95025mm,.23336mm">
                    <w:txbxContent>
                      <w:p w14:paraId="28C3B4B8"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8" o:spid="_x0000_s1475" type="#_x0000_t112" style="position:absolute;left:11650;top:13468;width:8434;height:3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" fillcolor="#fbe4d5">
                  <v:textbox inset="1.95025mm,.23336mm,1.95025mm,.23336mm">
                    <w:txbxContent>
                      <w:p w14:paraId="3D62D52F"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8" o:spid="_x0000_s1476" type="#_x0000_t112" style="position:absolute;left:11742;top:18528;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" fillcolor="#fbe4d5">
                  <v:textbox inset="1.95025mm,.23336mm,1.95025mm,.23336mm">
                    <w:txbxContent>
                      <w:p w14:paraId="7AC86BEB" w14:textId="77777777" w:rsidR="00CA5115" w:rsidRDefault="00CA5115"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77" type="#_x0000_t32" style="position:absolute;left:5737;top:15196;width:59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">
                  <v:stroke endarrow="block"/>
                </v:shape>
                <v:shape id="AutoShape 17" o:spid="_x0000_s1478" type="#_x0000_t32" style="position:absolute;left:5828;top:20232;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">
                  <v:stroke endarrow="block"/>
                </v:shape>
                <v:shape id="Text Box 15" o:spid="_x0000_s1479" type="#_x0000_t202" style="position:absolute;left:4778;top:2940;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" filled="f" stroked="f">
                  <v:textbox inset="1.95025mm,.23336mm,1.95025mm,.23336mm">
                    <w:txbxContent>
                      <w:p w14:paraId="548B3569" w14:textId="77777777" w:rsidR="00CA5115" w:rsidRDefault="00CA5115" w:rsidP="003C1B73">
                        <w:pPr>
                          <w:pStyle w:val="NormalWeb"/>
                          <w:spacing w:before="0" w:after="0"/>
                          <w:jc w:val="both"/>
                        </w:pPr>
                        <w:r>
                          <w:rPr>
                            <w:rFonts w:ascii="Arial" w:hAnsi="Arial" w:cs="Arial"/>
                            <w:sz w:val="18"/>
                            <w:szCs w:val="18"/>
                          </w:rPr>
                          <w:t>PCM 0</w:t>
                        </w:r>
                      </w:p>
                    </w:txbxContent>
                  </v:textbox>
                </v:shape>
                <v:shape id="AutoShape 20" o:spid="_x0000_s1480" type="#_x0000_t32" style="position:absolute;left:50455;top:11710;width:1370;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">
                  <v:stroke endarrow="block"/>
                </v:shape>
                <v:shape id="Text Box 15" o:spid="_x0000_s1481" type="#_x0000_t202" style="position:absolute;left:4800;top:8066;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" filled="f" stroked="f">
                  <v:textbox inset="1.95025mm,.23336mm,1.95025mm,.23336mm">
                    <w:txbxContent>
                      <w:p w14:paraId="66E67EC8" w14:textId="77777777" w:rsidR="00CA5115" w:rsidRDefault="00CA5115" w:rsidP="003C1B73">
                        <w:pPr>
                          <w:pStyle w:val="NormalWeb"/>
                          <w:spacing w:before="0" w:after="0"/>
                          <w:jc w:val="both"/>
                        </w:pPr>
                        <w:r>
                          <w:rPr>
                            <w:rFonts w:ascii="Arial" w:hAnsi="Arial" w:cs="Arial"/>
                            <w:sz w:val="18"/>
                            <w:szCs w:val="18"/>
                          </w:rPr>
                          <w:t>PCM 1</w:t>
                        </w:r>
                      </w:p>
                    </w:txbxContent>
                  </v:textbox>
                </v:shape>
                <v:shape id="Text Box 15" o:spid="_x0000_s1482" type="#_x0000_t202" style="position:absolute;left:5097;top:13395;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" filled="f" stroked="f">
                  <v:textbox inset="1.95025mm,.23336mm,1.95025mm,.23336mm">
                    <w:txbxContent>
                      <w:p w14:paraId="52AFCE8F" w14:textId="77777777" w:rsidR="00CA5115" w:rsidRDefault="00CA5115" w:rsidP="003C1B73">
                        <w:pPr>
                          <w:pStyle w:val="NormalWeb"/>
                          <w:spacing w:before="0" w:after="0"/>
                          <w:jc w:val="both"/>
                        </w:pPr>
                        <w:r>
                          <w:rPr>
                            <w:rFonts w:ascii="Arial" w:hAnsi="Arial" w:cs="Arial"/>
                            <w:sz w:val="18"/>
                            <w:szCs w:val="18"/>
                          </w:rPr>
                          <w:t>PCM 2</w:t>
                        </w:r>
                      </w:p>
                    </w:txbxContent>
                  </v:textbox>
                </v:shape>
                <v:shape id="Text Box 15" o:spid="_x0000_s1483" type="#_x0000_t202" style="position:absolute;left:5157;top:18297;width:7471;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" filled="f" stroked="f">
                  <v:textbox inset="1.95025mm,.23336mm,1.95025mm,.23336mm">
                    <w:txbxContent>
                      <w:p w14:paraId="77055784" w14:textId="77777777" w:rsidR="00CA5115" w:rsidRDefault="00CA5115" w:rsidP="003C1B73">
                        <w:pPr>
                          <w:pStyle w:val="NormalWeb"/>
                          <w:spacing w:before="0" w:after="0"/>
                          <w:jc w:val="both"/>
                        </w:pPr>
                        <w:r>
                          <w:rPr>
                            <w:rFonts w:ascii="Arial" w:hAnsi="Arial" w:cs="Arial"/>
                            <w:sz w:val="18"/>
                            <w:szCs w:val="18"/>
                          </w:rPr>
                          <w:t>PCM 3</w:t>
                        </w:r>
                      </w:p>
                    </w:txbxContent>
                  </v:textbox>
                </v:shape>
                <v:rect id="Rectangle 436" o:spid="_x0000_s1484" style="position:absolute;left:51996;top:33413;width:439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" fillcolor="#f2f2f2">
                  <v:textbox inset="1.95025mm,.23336mm,1.95025mm,.23336mm">
                    <w:txbxContent>
                      <w:p w14:paraId="20824E01" w14:textId="77777777" w:rsidR="00CA5115" w:rsidRDefault="00CA5115" w:rsidP="003C1B73">
                        <w:pPr>
                          <w:pStyle w:val="NormalWeb"/>
                          <w:spacing w:before="0" w:after="0"/>
                          <w:jc w:val="center"/>
                        </w:pPr>
                        <w:r>
                          <w:rPr>
                            <w:rFonts w:ascii="Arial" w:hAnsi="Arial"/>
                            <w:sz w:val="16"/>
                            <w:szCs w:val="16"/>
                          </w:rPr>
                          <w:t>DAC</w:t>
                        </w:r>
                      </w:p>
                    </w:txbxContent>
                  </v:textbox>
                </v:rect>
                <v:shape id="AutoShape 17" o:spid="_x0000_s1485" type="#_x0000_t32" style="position:absolute;left:20126;top:33470;width:277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">
                  <v:stroke endarrow="block"/>
                </v:shape>
                <v:shape id="Sound" o:spid="_x0000_s1486" style="position:absolute;left:57756;top:32352;width:4934;height:6129;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25182,17032046;5825182,0;0,8693533;11270512,8693533" o:connectangles="0,0,0,0" textboxrect="761,22454,21069,28282"/>
                  <o:lock v:ext="edit" verticies="t"/>
                </v:shape>
                <v:shape id="AutoShape 20" o:spid="_x0000_s1487" type="#_x0000_t32" style="position:absolute;left:56397;top:35388;width:1359;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">
                  <v:stroke endarrow="block"/>
                </v:shape>
                <v:rect id="Rectangle 440" o:spid="_x0000_s1488" style="position:absolute;left:22901;top:31495;width:3911;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" fillcolor="#f2f2f2">
                  <v:textbox inset="1.95025mm,.23336mm,1.95025mm,.23336mm">
                    <w:txbxContent>
                      <w:p w14:paraId="474B8ABA" w14:textId="77777777" w:rsidR="00CA5115" w:rsidRDefault="00CA5115" w:rsidP="003C1B73">
                        <w:pPr>
                          <w:pStyle w:val="NormalWeb"/>
                          <w:spacing w:before="0" w:after="0"/>
                          <w:jc w:val="center"/>
                        </w:pPr>
                        <w:r>
                          <w:rPr>
                            <w:rFonts w:ascii="Arial" w:hAnsi="Arial"/>
                            <w:sz w:val="16"/>
                            <w:szCs w:val="16"/>
                          </w:rPr>
                          <w:t>SRC9</w:t>
                        </w:r>
                      </w:p>
                    </w:txbxContent>
                  </v:textbox>
                </v:rect>
                <v:shape id="AutoShape 23" o:spid="_x0000_s1489" type="#_x0000_t32" style="position:absolute;left:26819;top:33470;width:1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">
                  <v:stroke endarrow="block"/>
                </v:shape>
                <v:rect id="Rectangle 442" o:spid="_x0000_s1490" style="position:absolute;left:40179;top:33406;width:4223;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" fillcolor="#f2f2f2">
                  <v:textbox inset="1.95025mm,.23336mm,1.95025mm,.23336mm">
                    <w:txbxContent>
                      <w:p w14:paraId="3BF36145" w14:textId="77777777" w:rsidR="00CA5115" w:rsidRDefault="00CA5115" w:rsidP="003C1B73">
                        <w:pPr>
                          <w:pStyle w:val="NormalWeb"/>
                          <w:spacing w:before="0" w:after="0"/>
                          <w:jc w:val="center"/>
                        </w:pPr>
                        <w:r>
                          <w:rPr>
                            <w:rFonts w:ascii="Arial" w:hAnsi="Arial"/>
                            <w:sz w:val="16"/>
                            <w:szCs w:val="16"/>
                          </w:rPr>
                          <w:t>DVC1</w:t>
                        </w:r>
                      </w:p>
                    </w:txbxContent>
                  </v:textbox>
                </v:rect>
                <v:rect id="Rectangle 443" o:spid="_x0000_s1491" style="position:absolute;left:46440;top:33406;width:4178;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" fillcolor="#f2f2f2">
                  <v:textbox inset="1.95025mm,.23336mm,1.95025mm,.23336mm">
                    <w:txbxContent>
                      <w:p w14:paraId="040E47D8" w14:textId="77777777" w:rsidR="00CA5115" w:rsidRDefault="00CA5115" w:rsidP="003C1B73">
                        <w:pPr>
                          <w:pStyle w:val="NormalWeb"/>
                          <w:spacing w:before="0" w:after="0"/>
                          <w:jc w:val="center"/>
                        </w:pPr>
                        <w:r>
                          <w:rPr>
                            <w:rFonts w:ascii="Arial" w:hAnsi="Arial"/>
                            <w:sz w:val="16"/>
                            <w:szCs w:val="16"/>
                          </w:rPr>
                          <w:t>SSI3</w:t>
                        </w:r>
                      </w:p>
                    </w:txbxContent>
                  </v:textbox>
                </v:rect>
                <v:shape id="AutoShape 23" o:spid="_x0000_s1492" type="#_x0000_t32" style="position:absolute;left:44408;top:35381;width:203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">
                  <v:stroke endarrow="block"/>
                </v:shape>
                <v:rect id="Rectangle 445" o:spid="_x0000_s1493" style="position:absolute;left:27949;top:31501;width:391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" fillcolor="#f2f2f2">
                  <v:textbox inset="1.95025mm,.23336mm,1.95025mm,.23336mm">
                    <w:txbxContent>
                      <w:p w14:paraId="5E2CF347" w14:textId="77777777" w:rsidR="00CA5115" w:rsidRDefault="00CA5115" w:rsidP="003C1B73">
                        <w:pPr>
                          <w:pStyle w:val="NormalWeb"/>
                          <w:spacing w:before="0" w:after="0"/>
                          <w:jc w:val="center"/>
                        </w:pPr>
                        <w:r>
                          <w:rPr>
                            <w:rFonts w:ascii="Arial" w:hAnsi="Arial"/>
                            <w:sz w:val="16"/>
                            <w:szCs w:val="16"/>
                          </w:rPr>
                          <w:t>CTU11</w:t>
                        </w:r>
                      </w:p>
                    </w:txbxContent>
                  </v:textbox>
                </v:rect>
                <v:rect id="Rectangle 446" o:spid="_x0000_s1494" style="position:absolute;left:34972;top:33406;width:3912;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" fillcolor="#f2f2f2">
                  <v:textbox inset="1.95025mm,.23336mm,1.95025mm,.23336mm">
                    <w:txbxContent>
                      <w:p w14:paraId="5CA3FFC8" w14:textId="77777777" w:rsidR="00CA5115" w:rsidRDefault="00CA5115" w:rsidP="003C1B73">
                        <w:pPr>
                          <w:pStyle w:val="NormalWeb"/>
                          <w:spacing w:before="0" w:after="0"/>
                          <w:jc w:val="center"/>
                        </w:pPr>
                        <w:r>
                          <w:rPr>
                            <w:rFonts w:ascii="Arial" w:hAnsi="Arial"/>
                            <w:sz w:val="16"/>
                            <w:szCs w:val="16"/>
                          </w:rPr>
                          <w:t>MIX1</w:t>
                        </w:r>
                      </w:p>
                    </w:txbxContent>
                  </v:textbox>
                </v:rect>
                <v:shape id="AutoShape 23" o:spid="_x0000_s1495" type="#_x0000_t32" style="position:absolute;left:38884;top:35375;width:1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">
                  <v:stroke endarrow="block"/>
                </v:shape>
                <v:shape id="AutoShape 8" o:spid="_x0000_s1496" type="#_x0000_t112" style="position:absolute;left:11572;top:26725;width:8433;height: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" fillcolor="#fbe4d5">
                  <v:textbox inset="1.95025mm,.23336mm,1.95025mm,.23336mm">
                    <w:txbxContent>
                      <w:p w14:paraId="698F3063" w14:textId="77777777" w:rsidR="00CA5115" w:rsidRDefault="00CA5115" w:rsidP="003C1B73">
                        <w:pPr>
                          <w:pStyle w:val="NormalWeb"/>
                          <w:spacing w:before="0" w:after="0" w:line="276" w:lineRule="auto"/>
                          <w:jc w:val="center"/>
                        </w:pPr>
                        <w:r>
                          <w:rPr>
                            <w:rFonts w:ascii="Arial" w:hAnsi="Arial"/>
                            <w:sz w:val="16"/>
                            <w:szCs w:val="16"/>
                          </w:rPr>
                          <w:t> Renderer</w:t>
                        </w:r>
                      </w:p>
                    </w:txbxContent>
                  </v:textbox>
                </v:shape>
                <v:shape id="AutoShape 17" o:spid="_x0000_s1497" type="#_x0000_t32" style="position:absolute;left:20011;top:28300;width:287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">
                  <v:stroke endarrow="block"/>
                </v:shape>
                <v:rect id="Rectangle 488" o:spid="_x0000_s1498" style="position:absolute;left:22888;top:26325;width:3911;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" fillcolor="#f2f2f2">
                  <v:textbox inset="1.95025mm,.23336mm,1.95025mm,.23336mm">
                    <w:txbxContent>
                      <w:p w14:paraId="7C668196" w14:textId="77777777" w:rsidR="00CA5115" w:rsidRDefault="00CA5115" w:rsidP="003C1B73">
                        <w:pPr>
                          <w:pStyle w:val="NormalWeb"/>
                          <w:spacing w:before="0" w:after="0"/>
                          <w:jc w:val="center"/>
                        </w:pPr>
                        <w:r>
                          <w:rPr>
                            <w:rFonts w:ascii="Arial" w:hAnsi="Arial"/>
                            <w:sz w:val="16"/>
                            <w:szCs w:val="16"/>
                          </w:rPr>
                          <w:t>SRC6</w:t>
                        </w:r>
                      </w:p>
                    </w:txbxContent>
                  </v:textbox>
                </v:rect>
                <v:shape id="AutoShape 23" o:spid="_x0000_s1499" type="#_x0000_t32" style="position:absolute;left:26806;top:28300;width:11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">
                  <v:stroke endarrow="block"/>
                </v:shape>
                <v:rect id="Rectangle 490" o:spid="_x0000_s1500" style="position:absolute;left:27936;top:26331;width:3912;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" fillcolor="#f2f2f2">
                  <v:textbox inset="1.95025mm,.23336mm,1.95025mm,.23336mm">
                    <w:txbxContent>
                      <w:p w14:paraId="5121B8F7" w14:textId="77777777" w:rsidR="00CA5115" w:rsidRDefault="00CA5115" w:rsidP="003C1B73">
                        <w:pPr>
                          <w:pStyle w:val="NormalWeb"/>
                          <w:spacing w:before="0" w:after="0"/>
                          <w:jc w:val="center"/>
                        </w:pPr>
                        <w:r>
                          <w:rPr>
                            <w:rFonts w:ascii="Arial" w:hAnsi="Arial"/>
                            <w:sz w:val="16"/>
                            <w:szCs w:val="16"/>
                          </w:rPr>
                          <w:t>CTU10</w:t>
                        </w:r>
                      </w:p>
                    </w:txbxContent>
                  </v:textbox>
                </v:rect>
                <v:shape id="AutoShape 17" o:spid="_x0000_s1501" type="#_x0000_t32" style="position:absolute;left:20253;top:38722;width:262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">
                  <v:stroke endarrow="block"/>
                </v:shape>
                <v:rect id="Rectangle 492" o:spid="_x0000_s1502" style="position:absolute;left:22888;top:36760;width:3911;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" fillcolor="#f2f2f2">
                  <v:textbox inset="1.95025mm,.23336mm,1.95025mm,.23336mm">
                    <w:txbxContent>
                      <w:p w14:paraId="458FFA7E" w14:textId="77777777" w:rsidR="00CA5115" w:rsidRDefault="00CA5115" w:rsidP="003C1B73">
                        <w:pPr>
                          <w:pStyle w:val="NormalWeb"/>
                          <w:spacing w:before="0" w:after="0"/>
                          <w:jc w:val="center"/>
                        </w:pPr>
                        <w:r>
                          <w:rPr>
                            <w:rFonts w:ascii="Arial" w:hAnsi="Arial"/>
                            <w:sz w:val="16"/>
                            <w:szCs w:val="16"/>
                          </w:rPr>
                          <w:t>SRC1</w:t>
                        </w:r>
                      </w:p>
                    </w:txbxContent>
                  </v:textbox>
                </v:rect>
                <v:shape id="AutoShape 23" o:spid="_x0000_s1503" type="#_x0000_t32" style="position:absolute;left:26806;top:38735;width:11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">
                  <v:stroke endarrow="block"/>
                </v:shape>
                <v:rect id="Rectangle 494" o:spid="_x0000_s1504" style="position:absolute;left:27936;top:36766;width:3912;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" fillcolor="#f2f2f2">
                  <v:textbox inset="1.95025mm,.23336mm,1.95025mm,.23336mm">
                    <w:txbxContent>
                      <w:p w14:paraId="1B46EEFE" w14:textId="77777777" w:rsidR="00CA5115" w:rsidRDefault="00CA5115" w:rsidP="003C1B73">
                        <w:pPr>
                          <w:pStyle w:val="NormalWeb"/>
                          <w:spacing w:before="0" w:after="0"/>
                          <w:jc w:val="center"/>
                        </w:pPr>
                        <w:r>
                          <w:rPr>
                            <w:rFonts w:ascii="Arial" w:hAnsi="Arial"/>
                            <w:sz w:val="16"/>
                            <w:szCs w:val="16"/>
                          </w:rPr>
                          <w:t>CTU12</w:t>
                        </w:r>
                      </w:p>
                    </w:txbxContent>
                  </v:textbox>
                </v:rect>
                <v:shape id="AutoShape 17" o:spid="_x0000_s1505" type="#_x0000_t32" style="position:absolute;left:20348;top:43778;width:25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">
                  <v:stroke endarrow="block"/>
                </v:shape>
                <v:rect id="Rectangle 496" o:spid="_x0000_s1506" style="position:absolute;left:22901;top:41808;width:3911;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" fillcolor="#f2f2f2">
                  <v:textbox inset="1.95025mm,.23336mm,1.95025mm,.23336mm">
                    <w:txbxContent>
                      <w:p w14:paraId="64293BEC" w14:textId="77777777" w:rsidR="00CA5115" w:rsidRDefault="00CA5115" w:rsidP="003C1B73">
                        <w:pPr>
                          <w:pStyle w:val="NormalWeb"/>
                          <w:spacing w:before="0" w:after="0"/>
                          <w:jc w:val="center"/>
                        </w:pPr>
                        <w:r>
                          <w:rPr>
                            <w:rFonts w:ascii="Arial" w:hAnsi="Arial"/>
                            <w:sz w:val="16"/>
                            <w:szCs w:val="16"/>
                          </w:rPr>
                          <w:t>SRC5</w:t>
                        </w:r>
                      </w:p>
                    </w:txbxContent>
                  </v:textbox>
                </v:rect>
                <v:shape id="AutoShape 23" o:spid="_x0000_s1507" type="#_x0000_t32" style="position:absolute;left:26819;top:43784;width:1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">
                  <v:stroke endarrow="block"/>
                </v:shape>
                <v:rect id="Rectangle 498" o:spid="_x0000_s1508" style="position:absolute;left:27949;top:41815;width:391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" fillcolor="#f2f2f2">
                  <v:textbox inset="1.95025mm,.23336mm,1.95025mm,.23336mm">
                    <w:txbxContent>
                      <w:p w14:paraId="41CCD863" w14:textId="77777777" w:rsidR="00CA5115" w:rsidRDefault="00CA5115" w:rsidP="003C1B73">
                        <w:pPr>
                          <w:pStyle w:val="NormalWeb"/>
                          <w:spacing w:before="0" w:after="0"/>
                          <w:jc w:val="center"/>
                        </w:pPr>
                        <w:r>
                          <w:rPr>
                            <w:rFonts w:ascii="Arial" w:hAnsi="Arial"/>
                            <w:sz w:val="16"/>
                            <w:szCs w:val="16"/>
                          </w:rPr>
                          <w:t>CTU13</w:t>
                        </w:r>
                      </w:p>
                    </w:txbxContent>
                  </v:textbox>
                </v:rect>
                <v:shape id="Elbow Connector 499" o:spid="_x0000_s1509" type="#_x0000_t34" style="position:absolute;left:31848;top:28306;width:3162;height:56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" adj="13635">
                  <v:stroke endarrow="block" joinstyle="round"/>
                </v:shape>
                <v:shape id="Elbow Connector 500" o:spid="_x0000_s1510" type="#_x0000_t34" style="position:absolute;left:31860;top:33476;width:3048;height:14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">
                  <v:stroke endarrow="block" joinstyle="round"/>
                </v:shape>
                <v:shape id="Elbow Connector 501" o:spid="_x0000_s1511" type="#_x0000_t34" style="position:absolute;left:31848;top:36073;width:3060;height:26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">
                  <v:stroke endarrow="block" joinstyle="round"/>
                </v:shape>
                <v:shape id="Elbow Connector 502" o:spid="_x0000_s1512" type="#_x0000_t34" style="position:absolute;left:31860;top:37071;width:3106;height:67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" adj="14511">
                  <v:stroke endarrow="block" joinstyle="round"/>
                </v:shape>
                <v:shape id="AutoShape 17" o:spid="_x0000_s1513" type="#_x0000_t32" style="position:absolute;left:5463;top:28306;width:6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">
                  <v:stroke endarrow="block"/>
                </v:shape>
                <v:shape id="AutoShape 17" o:spid="_x0000_s1514" type="#_x0000_t32" style="position:absolute;left:5775;top:33711;width:59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">
                  <v:stroke endarrow="block"/>
                </v:shape>
                <v:shape id="Text Box 15" o:spid="_x0000_s1515" type="#_x0000_t202" style="position:absolute;left:57489;top:29863;width:666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" filled="f" stroked="f">
                  <v:textbox inset="1.95025mm,.23336mm,1.95025mm,.23336mm">
                    <w:txbxContent>
                      <w:p w14:paraId="1EB56DAC" w14:textId="77777777" w:rsidR="00CA5115" w:rsidRDefault="00CA5115" w:rsidP="003C1B73">
                        <w:pPr>
                          <w:pStyle w:val="NormalWeb"/>
                          <w:spacing w:before="0" w:after="0"/>
                          <w:jc w:val="both"/>
                        </w:pPr>
                        <w:r>
                          <w:rPr>
                            <w:rFonts w:ascii="Arial" w:hAnsi="Arial"/>
                            <w:sz w:val="18"/>
                            <w:szCs w:val="18"/>
                          </w:rPr>
                          <w:t>Speaker</w:t>
                        </w:r>
                      </w:p>
                    </w:txbxContent>
                  </v:textbox>
                </v:shape>
                <v:shape id="AutoShape 8" o:spid="_x0000_s1516" type="#_x0000_t112" style="position:absolute;left:11693;top:31901;width:8433;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" fillcolor="#fbe4d5">
                  <v:textbox inset="1.95025mm,.23336mm,1.95025mm,.23336mm">
                    <w:txbxContent>
                      <w:p w14:paraId="11E47853" w14:textId="77777777" w:rsidR="00CA5115" w:rsidRDefault="00CA5115" w:rsidP="003C1B73">
                        <w:pPr>
                          <w:pStyle w:val="NormalWeb"/>
                          <w:spacing w:before="0" w:after="0" w:line="276" w:lineRule="auto"/>
                          <w:jc w:val="center"/>
                        </w:pPr>
                        <w:r>
                          <w:rPr>
                            <w:rFonts w:ascii="Arial" w:hAnsi="Arial"/>
                            <w:sz w:val="16"/>
                            <w:szCs w:val="16"/>
                          </w:rPr>
                          <w:t> Renderer</w:t>
                        </w:r>
                      </w:p>
                    </w:txbxContent>
                  </v:textbox>
                </v:shape>
                <v:shape id="AutoShape 8" o:spid="_x0000_s1517" type="#_x0000_t112" style="position:absolute;left:11820;top:37141;width:8433;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" fillcolor="#fbe4d5">
                  <v:textbox inset="1.95025mm,.23336mm,1.95025mm,.23336mm">
                    <w:txbxContent>
                      <w:p w14:paraId="6E5C0DB4" w14:textId="77777777" w:rsidR="00CA5115" w:rsidRDefault="00CA5115" w:rsidP="003C1B73">
                        <w:pPr>
                          <w:pStyle w:val="NormalWeb"/>
                          <w:spacing w:before="0" w:after="0" w:line="276" w:lineRule="auto"/>
                          <w:jc w:val="center"/>
                        </w:pPr>
                        <w:r>
                          <w:rPr>
                            <w:rFonts w:ascii="Arial" w:hAnsi="Arial"/>
                            <w:sz w:val="16"/>
                            <w:szCs w:val="16"/>
                          </w:rPr>
                          <w:t> Renderer</w:t>
                        </w:r>
                      </w:p>
                    </w:txbxContent>
                  </v:textbox>
                </v:shape>
                <v:shape id="AutoShape 8" o:spid="_x0000_s1518" type="#_x0000_t112" style="position:absolute;left:11915;top:42202;width:8433;height: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" fillcolor="#fbe4d5">
                  <v:textbox inset="1.95025mm,.23336mm,1.95025mm,.23336mm">
                    <w:txbxContent>
                      <w:p w14:paraId="33174A14" w14:textId="77777777" w:rsidR="00CA5115" w:rsidRDefault="00CA5115" w:rsidP="003C1B73">
                        <w:pPr>
                          <w:pStyle w:val="NormalWeb"/>
                          <w:spacing w:before="0" w:after="0" w:line="276" w:lineRule="auto"/>
                          <w:jc w:val="center"/>
                        </w:pPr>
                        <w:r>
                          <w:rPr>
                            <w:rFonts w:ascii="Arial" w:hAnsi="Arial"/>
                            <w:sz w:val="16"/>
                            <w:szCs w:val="16"/>
                          </w:rPr>
                          <w:t> Renderer</w:t>
                        </w:r>
                      </w:p>
                    </w:txbxContent>
                  </v:textbox>
                </v:shape>
                <v:shape id="AutoShape 17" o:spid="_x0000_s1519" type="#_x0000_t32" style="position:absolute;left:5908;top:38868;width:59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">
                  <v:stroke endarrow="block"/>
                </v:shape>
                <v:shape id="AutoShape 17" o:spid="_x0000_s1520" type="#_x0000_t32" style="position:absolute;left:5997;top:43905;width:59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">
                  <v:stroke endarrow="block"/>
                </v:shape>
                <v:shape id="Text Box 15" o:spid="_x0000_s1521" type="#_x0000_t202" style="position:absolute;left:4949;top:26617;width:746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" filled="f" stroked="f">
                  <v:textbox inset="1.95025mm,.23336mm,1.95025mm,.23336mm">
                    <w:txbxContent>
                      <w:p w14:paraId="4C4A8B21" w14:textId="77777777" w:rsidR="00CA5115" w:rsidRDefault="00CA5115" w:rsidP="003C1B73">
                        <w:pPr>
                          <w:pStyle w:val="NormalWeb"/>
                          <w:spacing w:before="0" w:after="0"/>
                          <w:jc w:val="both"/>
                        </w:pPr>
                        <w:r>
                          <w:rPr>
                            <w:rFonts w:ascii="Arial" w:hAnsi="Arial"/>
                            <w:sz w:val="18"/>
                            <w:szCs w:val="18"/>
                          </w:rPr>
                          <w:t>PCM 4</w:t>
                        </w:r>
                      </w:p>
                    </w:txbxContent>
                  </v:textbox>
                </v:shape>
                <v:shape id="AutoShape 20" o:spid="_x0000_s1522" type="#_x0000_t32" style="position:absolute;left:50625;top:35381;width:1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">
                  <v:stroke endarrow="block"/>
                </v:shape>
                <v:shape id="Text Box 15" o:spid="_x0000_s1523" type="#_x0000_t202" style="position:absolute;left:4975;top:31743;width:7467;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" filled="f" stroked="f">
                  <v:textbox inset="1.95025mm,.23336mm,1.95025mm,.23336mm">
                    <w:txbxContent>
                      <w:p w14:paraId="3B7DBB13" w14:textId="77777777" w:rsidR="00CA5115" w:rsidRDefault="00CA5115" w:rsidP="003C1B73">
                        <w:pPr>
                          <w:pStyle w:val="NormalWeb"/>
                          <w:spacing w:before="0" w:after="0"/>
                          <w:jc w:val="both"/>
                        </w:pPr>
                        <w:r>
                          <w:rPr>
                            <w:rFonts w:ascii="Arial" w:hAnsi="Arial"/>
                            <w:sz w:val="18"/>
                            <w:szCs w:val="18"/>
                          </w:rPr>
                          <w:t>PCM 5</w:t>
                        </w:r>
                      </w:p>
                    </w:txbxContent>
                  </v:textbox>
                </v:shape>
                <v:shape id="Text Box 15" o:spid="_x0000_s1524" type="#_x0000_t202" style="position:absolute;left:5267;top:37071;width:7467;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" filled="f" stroked="f">
                  <v:textbox inset="1.95025mm,.23336mm,1.95025mm,.23336mm">
                    <w:txbxContent>
                      <w:p w14:paraId="4E8C102C" w14:textId="77777777" w:rsidR="00CA5115" w:rsidRDefault="00CA5115" w:rsidP="003C1B73">
                        <w:pPr>
                          <w:pStyle w:val="NormalWeb"/>
                          <w:spacing w:before="0" w:after="0"/>
                          <w:jc w:val="both"/>
                        </w:pPr>
                        <w:r>
                          <w:rPr>
                            <w:rFonts w:ascii="Arial" w:hAnsi="Arial"/>
                            <w:sz w:val="18"/>
                            <w:szCs w:val="18"/>
                          </w:rPr>
                          <w:t>PCM 6</w:t>
                        </w:r>
                      </w:p>
                    </w:txbxContent>
                  </v:textbox>
                </v:shape>
                <v:shape id="Text Box 15" o:spid="_x0000_s1525" type="#_x0000_t202" style="position:absolute;left:5330;top:41967;width:7468;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" filled="f" stroked="f">
                  <v:textbox inset="1.95025mm,.23336mm,1.95025mm,.23336mm">
                    <w:txbxContent>
                      <w:p w14:paraId="5B4EC4D8" w14:textId="77777777" w:rsidR="00CA5115" w:rsidRDefault="00CA5115" w:rsidP="003C1B73">
                        <w:pPr>
                          <w:pStyle w:val="NormalWeb"/>
                          <w:spacing w:before="0" w:after="0"/>
                          <w:jc w:val="both"/>
                        </w:pPr>
                        <w:r>
                          <w:rPr>
                            <w:rFonts w:ascii="Arial" w:hAnsi="Arial"/>
                            <w:sz w:val="18"/>
                            <w:szCs w:val="18"/>
                          </w:rPr>
                          <w:t>PCM 7</w:t>
                        </w:r>
                      </w:p>
                    </w:txbxContent>
                  </v:textbox>
                </v:shape>
                <w10:wrap type="topAndBottom"/>
              </v:group>
            </w:pict>
          </mc:Fallback>
        </mc:AlternateContent>
      </w:r>
    </w:p>
    <w:p w14:paraId="230F4539" w14:textId="6B3902C1" w:rsidR="003C1B73" w:rsidRDefault="003C1B73" w:rsidP="003C1B73">
      <w:pPr>
        <w:rPr>
          <w:lang w:eastAsia="x-none"/>
        </w:rPr>
      </w:pPr>
    </w:p>
    <w:p w14:paraId="1BDF642B" w14:textId="34BCF50A" w:rsidR="003C1B73" w:rsidRDefault="003C1B73" w:rsidP="003C1B73">
      <w:pPr>
        <w:pStyle w:val="Caption"/>
        <w:rPr>
          <w:lang w:eastAsia="x-none"/>
        </w:rPr>
      </w:pPr>
      <w:bookmarkStart w:id="117" w:name="_Ref496598368"/>
      <w:bookmarkStart w:id="118" w:name="_Toc8203720"/>
      <w:r>
        <w:t xml:space="preserve">Figure </w:t>
      </w:r>
      <w:bookmarkEnd w:id="117"/>
      <w:r w:rsidR="009D33F5">
        <w:t xml:space="preserve">1.2.1.3 </w:t>
      </w:r>
      <w:r>
        <w:t>Example of using CTU/MIX to play 8 streams to SSI0 and SSI3.</w:t>
      </w:r>
      <w:bookmarkEnd w:id="118"/>
    </w:p>
    <w:p w14:paraId="64128289" w14:textId="77777777" w:rsidR="003C1B73" w:rsidRDefault="003C1B73" w:rsidP="003C1B73">
      <w:pPr>
        <w:rPr>
          <w:lang w:val="x-none" w:eastAsia="x-none"/>
        </w:rPr>
      </w:pPr>
    </w:p>
    <w:p w14:paraId="3526B576" w14:textId="26AD3532" w:rsidR="003C1B73" w:rsidRDefault="003C1B73" w:rsidP="003C1B73">
      <w:pPr>
        <w:rPr>
          <w:lang w:eastAsia="x-none"/>
        </w:rPr>
      </w:pPr>
      <w:r>
        <w:rPr>
          <w:lang w:eastAsia="x-none"/>
        </w:rPr>
        <w:t>About the volume control feature, MIX supports to control the decibel (gain level) of each input stream. From that, the output volume will be controlled by both DVC and MIX (</w:t>
      </w:r>
      <w:r>
        <w:rPr>
          <w:lang w:eastAsia="x-none"/>
        </w:rPr>
        <w:fldChar w:fldCharType="begin"/>
      </w:r>
      <w:r>
        <w:rPr>
          <w:lang w:eastAsia="x-none"/>
        </w:rPr>
        <w:instrText xml:space="preserve"> REF _Ref496598368 \h  \* MERGEFORMAT </w:instrText>
      </w:r>
      <w:r>
        <w:rPr>
          <w:lang w:eastAsia="x-none"/>
        </w:rPr>
      </w:r>
      <w:r>
        <w:rPr>
          <w:lang w:eastAsia="x-none"/>
        </w:rPr>
        <w:fldChar w:fldCharType="separate"/>
      </w:r>
      <w:r w:rsidR="00CA5115">
        <w:t xml:space="preserve">Figure </w:t>
      </w:r>
      <w:r>
        <w:rPr>
          <w:lang w:eastAsia="x-none"/>
        </w:rPr>
        <w:fldChar w:fldCharType="end"/>
      </w:r>
      <w:r>
        <w:rPr>
          <w:lang w:eastAsia="x-none"/>
        </w:rPr>
        <w:t>). On the other hand, by setting MIX, user can set different volume rates for four Renderer plugins when mixing. The output sound is a combination of the inputs and their expected volumes.</w:t>
      </w:r>
    </w:p>
    <w:p w14:paraId="290C34BA" w14:textId="77777777" w:rsidR="003C1B73" w:rsidRDefault="003C1B73" w:rsidP="003C1B73">
      <w:pPr>
        <w:rPr>
          <w:lang w:eastAsia="x-none"/>
        </w:rPr>
      </w:pPr>
      <w:r>
        <w:rPr>
          <w:lang w:eastAsia="x-none"/>
        </w:rPr>
        <w:br w:type="page"/>
      </w:r>
    </w:p>
    <w:p w14:paraId="544F9AA3" w14:textId="5416FB24" w:rsidR="003C1B73" w:rsidRPr="003C1B73" w:rsidRDefault="003C1B73" w:rsidP="003C1B73">
      <w:pPr>
        <w:pStyle w:val="Heading5"/>
        <w:rPr>
          <w:rFonts w:asciiTheme="minorHAnsi" w:hAnsiTheme="minorHAnsi" w:cstheme="minorHAnsi"/>
          <w:i/>
          <w:color w:val="auto"/>
        </w:rPr>
      </w:pPr>
      <w:bookmarkStart w:id="119" w:name="_Toc8203746"/>
      <w:r>
        <w:rPr>
          <w:rFonts w:asciiTheme="minorHAnsi" w:hAnsiTheme="minorHAnsi" w:cstheme="minorHAnsi"/>
          <w:i/>
          <w:color w:val="auto"/>
        </w:rPr>
        <w:lastRenderedPageBreak/>
        <w:t xml:space="preserve">1.2.3. </w:t>
      </w:r>
      <w:r w:rsidRPr="003C1B73">
        <w:rPr>
          <w:rFonts w:asciiTheme="minorHAnsi" w:hAnsiTheme="minorHAnsi" w:cstheme="minorHAnsi"/>
          <w:i/>
          <w:color w:val="auto"/>
        </w:rPr>
        <w:t>16-bit monaural</w:t>
      </w:r>
      <w:bookmarkEnd w:id="119"/>
    </w:p>
    <w:p w14:paraId="0CEC3B9B" w14:textId="671CEA88" w:rsidR="003C1B73" w:rsidRDefault="003C1B73" w:rsidP="003C1B73">
      <w:pPr>
        <w:rPr>
          <w:rFonts w:eastAsia="Meiryo"/>
          <w:lang w:eastAsia="x-none"/>
        </w:rPr>
      </w:pPr>
      <w:r>
        <w:rPr>
          <w:noProof/>
        </w:rPr>
        <mc:AlternateContent>
          <mc:Choice Requires="wpc">
            <w:drawing>
              <wp:inline distT="0" distB="0" distL="0" distR="0" wp14:anchorId="57189595" wp14:editId="635FA3D4">
                <wp:extent cx="6063615" cy="1666240"/>
                <wp:effectExtent l="0" t="0" r="3810" b="635"/>
                <wp:docPr id="796" name="Canvas 7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89" name="Rectangle 22"/>
                        <wps:cNvSpPr>
                          <a:spLocks noChangeArrowheads="1"/>
                        </wps:cNvSpPr>
                        <wps:spPr bwMode="auto">
                          <a:xfrm>
                            <a:off x="2826307" y="342908"/>
                            <a:ext cx="553301" cy="229206"/>
                          </a:xfrm>
                          <a:prstGeom prst="rect">
                            <a:avLst/>
                          </a:prstGeom>
                          <a:solidFill>
                            <a:srgbClr val="C0C0C0"/>
                          </a:solidFill>
                          <a:ln w="9525">
                            <a:solidFill>
                              <a:srgbClr val="000000"/>
                            </a:solidFill>
                            <a:miter lim="800000"/>
                            <a:headEnd/>
                            <a:tailEnd/>
                          </a:ln>
                        </wps:spPr>
                        <wps:txbx>
                          <w:txbxContent>
                            <w:p w14:paraId="467E4C0F" w14:textId="77777777" w:rsidR="00CA5115" w:rsidRDefault="00CA5115" w:rsidP="003C1B73">
                              <w:pPr>
                                <w:rPr>
                                  <w:rFonts w:ascii="Arial" w:eastAsia="MS Gothic" w:hAnsi="Arial"/>
                                  <w:sz w:val="18"/>
                                  <w:szCs w:val="18"/>
                                </w:rPr>
                              </w:pPr>
                              <w:r>
                                <w:rPr>
                                  <w:rFonts w:ascii="Arial" w:eastAsia="MS Gothic" w:hAnsi="Arial"/>
                                  <w:sz w:val="18"/>
                                  <w:szCs w:val="18"/>
                                </w:rPr>
                                <w:t>0x12</w:t>
                              </w:r>
                            </w:p>
                          </w:txbxContent>
                        </wps:txbx>
                        <wps:bodyPr rot="0" vert="horz" wrap="square" lIns="74295" tIns="8890" rIns="74295" bIns="8890" anchor="t" anchorCtr="0" upright="1">
                          <a:noAutofit/>
                        </wps:bodyPr>
                      </wps:wsp>
                      <wps:wsp>
                        <wps:cNvPr id="790" name="Text Box 23"/>
                        <wps:cNvSpPr txBox="1">
                          <a:spLocks noChangeArrowheads="1"/>
                        </wps:cNvSpPr>
                        <wps:spPr bwMode="auto">
                          <a:xfrm>
                            <a:off x="1282003" y="303507"/>
                            <a:ext cx="1539904" cy="304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4B700" w14:textId="77777777" w:rsidR="00CA5115" w:rsidRDefault="00CA5115" w:rsidP="003C1B73">
                              <w:pPr>
                                <w:wordWrap w:val="0"/>
                                <w:jc w:val="right"/>
                                <w:rPr>
                                  <w:rFonts w:ascii="Arial" w:eastAsia="MS Gothic" w:hAnsi="Arial"/>
                                  <w:sz w:val="18"/>
                                  <w:szCs w:val="18"/>
                                </w:rPr>
                              </w:pPr>
                              <w:r>
                                <w:rPr>
                                  <w:rFonts w:ascii="Arial" w:eastAsia="MS Gothic" w:hAnsi="Arial"/>
                                  <w:sz w:val="18"/>
                                  <w:szCs w:val="18"/>
                                </w:rPr>
                                <w:t xml:space="preserve">16 bit PCM Data in SW: </w:t>
                              </w:r>
                            </w:p>
                          </w:txbxContent>
                        </wps:txbx>
                        <wps:bodyPr rot="0" vert="horz" wrap="square" lIns="74295" tIns="8890" rIns="74295" bIns="8890" anchor="t" anchorCtr="0" upright="1">
                          <a:noAutofit/>
                        </wps:bodyPr>
                      </wps:wsp>
                      <wps:wsp>
                        <wps:cNvPr id="791" name="Text Box 24"/>
                        <wps:cNvSpPr txBox="1">
                          <a:spLocks noChangeArrowheads="1"/>
                        </wps:cNvSpPr>
                        <wps:spPr bwMode="auto">
                          <a:xfrm>
                            <a:off x="1282003" y="1167328"/>
                            <a:ext cx="1525304" cy="244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DC0C5" w14:textId="77777777" w:rsidR="00CA5115" w:rsidRDefault="00CA5115" w:rsidP="003C1B73">
                              <w:pPr>
                                <w:wordWrap w:val="0"/>
                                <w:jc w:val="right"/>
                                <w:rPr>
                                  <w:rFonts w:ascii="Arial" w:eastAsia="MS Gothic" w:hAnsi="Arial"/>
                                  <w:sz w:val="18"/>
                                  <w:szCs w:val="18"/>
                                </w:rPr>
                              </w:pPr>
                              <w:r>
                                <w:rPr>
                                  <w:rFonts w:ascii="Arial" w:eastAsia="MS Gothic" w:hAnsi="Arial"/>
                                  <w:sz w:val="18"/>
                                  <w:szCs w:val="18"/>
                                </w:rPr>
                                <w:t>16-bit PCM Data in HW:</w:t>
                              </w:r>
                            </w:p>
                          </w:txbxContent>
                        </wps:txbx>
                        <wps:bodyPr rot="0" vert="horz" wrap="square" lIns="74295" tIns="8890" rIns="74295" bIns="8890" anchor="t" anchorCtr="0" upright="1">
                          <a:noAutofit/>
                        </wps:bodyPr>
                      </wps:wsp>
                      <wps:wsp>
                        <wps:cNvPr id="792" name="Rectangle 27"/>
                        <wps:cNvSpPr>
                          <a:spLocks noChangeArrowheads="1"/>
                        </wps:cNvSpPr>
                        <wps:spPr bwMode="auto">
                          <a:xfrm>
                            <a:off x="3409908" y="1182528"/>
                            <a:ext cx="600601" cy="229306"/>
                          </a:xfrm>
                          <a:prstGeom prst="rect">
                            <a:avLst/>
                          </a:prstGeom>
                          <a:solidFill>
                            <a:srgbClr val="DDDDDD"/>
                          </a:solidFill>
                          <a:ln w="9525">
                            <a:solidFill>
                              <a:srgbClr val="000000"/>
                            </a:solidFill>
                            <a:miter lim="800000"/>
                            <a:headEnd/>
                            <a:tailEnd/>
                          </a:ln>
                        </wps:spPr>
                        <wps:txbx>
                          <w:txbxContent>
                            <w:p w14:paraId="02A0DE7D" w14:textId="77777777" w:rsidR="00CA5115" w:rsidRDefault="00CA5115" w:rsidP="003C1B73">
                              <w:pPr>
                                <w:rPr>
                                  <w:rFonts w:ascii="Arial" w:eastAsia="MS Gothic" w:hAnsi="Arial"/>
                                  <w:sz w:val="18"/>
                                  <w:szCs w:val="18"/>
                                </w:rPr>
                              </w:pPr>
                              <w:r>
                                <w:rPr>
                                  <w:rFonts w:ascii="Arial" w:eastAsia="MS Gothic" w:hAnsi="Arial"/>
                                  <w:sz w:val="18"/>
                                  <w:szCs w:val="18"/>
                                </w:rPr>
                                <w:t>Padded</w:t>
                              </w:r>
                            </w:p>
                          </w:txbxContent>
                        </wps:txbx>
                        <wps:bodyPr rot="0" vert="horz" wrap="square" lIns="74295" tIns="8890" rIns="74295" bIns="8890" anchor="t" anchorCtr="0" upright="1">
                          <a:noAutofit/>
                        </wps:bodyPr>
                      </wps:wsp>
                      <wps:wsp>
                        <wps:cNvPr id="793" name="Text Box 28"/>
                        <wps:cNvSpPr txBox="1">
                          <a:spLocks noChangeArrowheads="1"/>
                        </wps:cNvSpPr>
                        <wps:spPr bwMode="auto">
                          <a:xfrm>
                            <a:off x="2399506" y="911322"/>
                            <a:ext cx="457201" cy="34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AB9C1" w14:textId="77777777" w:rsidR="00CA5115" w:rsidRDefault="00CA5115" w:rsidP="003C1B73">
                              <w:pPr>
                                <w:jc w:val="center"/>
                                <w:rPr>
                                  <w:rFonts w:ascii="Arial" w:eastAsia="MS Gothic" w:hAnsi="Arial"/>
                                  <w:sz w:val="18"/>
                                  <w:szCs w:val="18"/>
                                </w:rPr>
                              </w:pPr>
                              <w:r>
                                <w:rPr>
                                  <w:rFonts w:ascii="Arial" w:eastAsia="MS Gothic" w:hAnsi="Arial"/>
                                  <w:sz w:val="18"/>
                                  <w:szCs w:val="18"/>
                                </w:rPr>
                                <w:t>MSB</w:t>
                              </w:r>
                            </w:p>
                          </w:txbxContent>
                        </wps:txbx>
                        <wps:bodyPr rot="0" vert="horz" wrap="square" lIns="74295" tIns="8890" rIns="74295" bIns="8890" anchor="t" anchorCtr="0" upright="1">
                          <a:noAutofit/>
                        </wps:bodyPr>
                      </wps:wsp>
                      <wps:wsp>
                        <wps:cNvPr id="794" name="Text Box 29"/>
                        <wps:cNvSpPr txBox="1">
                          <a:spLocks noChangeArrowheads="1"/>
                        </wps:cNvSpPr>
                        <wps:spPr bwMode="auto">
                          <a:xfrm>
                            <a:off x="3794309" y="888321"/>
                            <a:ext cx="457201" cy="232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64F1" w14:textId="77777777" w:rsidR="00CA5115" w:rsidRDefault="00CA5115" w:rsidP="003C1B73">
                              <w:pPr>
                                <w:jc w:val="center"/>
                                <w:rPr>
                                  <w:rFonts w:ascii="Arial" w:eastAsia="MS Gothic" w:hAnsi="Arial"/>
                                  <w:sz w:val="18"/>
                                  <w:szCs w:val="18"/>
                                </w:rPr>
                              </w:pPr>
                              <w:r>
                                <w:rPr>
                                  <w:rFonts w:ascii="Arial" w:eastAsia="MS Gothic" w:hAnsi="Arial"/>
                                  <w:sz w:val="18"/>
                                  <w:szCs w:val="18"/>
                                </w:rPr>
                                <w:t>LSB</w:t>
                              </w:r>
                            </w:p>
                          </w:txbxContent>
                        </wps:txbx>
                        <wps:bodyPr rot="0" vert="horz" wrap="square" lIns="74295" tIns="8890" rIns="74295" bIns="8890" anchor="t" anchorCtr="0" upright="1">
                          <a:noAutofit/>
                        </wps:bodyPr>
                      </wps:wsp>
                      <wps:wsp>
                        <wps:cNvPr id="795" name="Rectangle 22"/>
                        <wps:cNvSpPr>
                          <a:spLocks noChangeArrowheads="1"/>
                        </wps:cNvSpPr>
                        <wps:spPr bwMode="auto">
                          <a:xfrm>
                            <a:off x="2856707" y="1182528"/>
                            <a:ext cx="553201" cy="229306"/>
                          </a:xfrm>
                          <a:prstGeom prst="rect">
                            <a:avLst/>
                          </a:prstGeom>
                          <a:solidFill>
                            <a:srgbClr val="C0C0C0"/>
                          </a:solidFill>
                          <a:ln w="9525">
                            <a:solidFill>
                              <a:srgbClr val="000000"/>
                            </a:solidFill>
                            <a:miter lim="800000"/>
                            <a:headEnd/>
                            <a:tailEnd/>
                          </a:ln>
                        </wps:spPr>
                        <wps:txbx>
                          <w:txbxContent>
                            <w:p w14:paraId="29FB0483" w14:textId="77777777" w:rsidR="00CA5115" w:rsidRDefault="00CA5115" w:rsidP="003C1B73">
                              <w:pPr>
                                <w:rPr>
                                  <w:rFonts w:ascii="Arial" w:eastAsia="MS Gothic" w:hAnsi="Arial"/>
                                  <w:sz w:val="18"/>
                                  <w:szCs w:val="18"/>
                                </w:rPr>
                              </w:pPr>
                              <w:r>
                                <w:rPr>
                                  <w:rFonts w:ascii="Arial" w:eastAsia="MS Gothic" w:hAnsi="Arial"/>
                                  <w:sz w:val="18"/>
                                  <w:szCs w:val="18"/>
                                </w:rPr>
                                <w:t>0x12</w:t>
                              </w:r>
                            </w:p>
                          </w:txbxContent>
                        </wps:txbx>
                        <wps:bodyPr rot="0" vert="horz" wrap="square" lIns="74295" tIns="8890" rIns="74295" bIns="8890" anchor="t" anchorCtr="0" upright="1">
                          <a:noAutofit/>
                        </wps:bodyPr>
                      </wps:wsp>
                    </wpc:wpc>
                  </a:graphicData>
                </a:graphic>
              </wp:inline>
            </w:drawing>
          </mc:Choice>
          <mc:Fallback>
            <w:pict>
              <v:group w14:anchorId="57189595" id="Canvas 796" o:spid="_x0000_s1526" editas="canvas" style="width:477.45pt;height:131.2pt;mso-position-horizontal-relative:char;mso-position-vertical-relative:line" coordsize="60636,16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">
                <v:shape id="_x0000_s1527" type="#_x0000_t75" style="position:absolute;width:60636;height:16662;visibility:visible;mso-wrap-style:square">
                  <v:fill o:detectmouseclick="t"/>
                  <v:path o:connecttype="none"/>
                </v:shape>
                <v:rect id="Rectangle 22" o:spid="_x0000_s1528" style="position:absolute;left:28263;top:3429;width:5533;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" fillcolor="silver">
                  <v:textbox inset="5.85pt,.7pt,5.85pt,.7pt">
                    <w:txbxContent>
                      <w:p w14:paraId="467E4C0F" w14:textId="77777777" w:rsidR="00CA5115" w:rsidRDefault="00CA5115" w:rsidP="003C1B73">
                        <w:pPr>
                          <w:rPr>
                            <w:rFonts w:ascii="Arial" w:eastAsia="MS Gothic" w:hAnsi="Arial"/>
                            <w:sz w:val="18"/>
                            <w:szCs w:val="18"/>
                          </w:rPr>
                        </w:pPr>
                        <w:r>
                          <w:rPr>
                            <w:rFonts w:ascii="Arial" w:eastAsia="MS Gothic" w:hAnsi="Arial"/>
                            <w:sz w:val="18"/>
                            <w:szCs w:val="18"/>
                          </w:rPr>
                          <w:t>0x12</w:t>
                        </w:r>
                      </w:p>
                    </w:txbxContent>
                  </v:textbox>
                </v:rect>
                <v:shape id="Text Box 23" o:spid="_x0000_s1529" type="#_x0000_t202" style="position:absolute;left:12820;top:3035;width:15399;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" filled="f" stroked="f">
                  <v:textbox inset="5.85pt,.7pt,5.85pt,.7pt">
                    <w:txbxContent>
                      <w:p w14:paraId="7764B700" w14:textId="77777777" w:rsidR="00CA5115" w:rsidRDefault="00CA5115" w:rsidP="003C1B73">
                        <w:pPr>
                          <w:wordWrap w:val="0"/>
                          <w:jc w:val="right"/>
                          <w:rPr>
                            <w:rFonts w:ascii="Arial" w:eastAsia="MS Gothic" w:hAnsi="Arial"/>
                            <w:sz w:val="18"/>
                            <w:szCs w:val="18"/>
                          </w:rPr>
                        </w:pPr>
                        <w:r>
                          <w:rPr>
                            <w:rFonts w:ascii="Arial" w:eastAsia="MS Gothic" w:hAnsi="Arial"/>
                            <w:sz w:val="18"/>
                            <w:szCs w:val="18"/>
                          </w:rPr>
                          <w:t xml:space="preserve">16 bit PCM Data in SW: </w:t>
                        </w:r>
                      </w:p>
                    </w:txbxContent>
                  </v:textbox>
                </v:shape>
                <v:shape id="Text Box 24" o:spid="_x0000_s1530" type="#_x0000_t202" style="position:absolute;left:12820;top:11673;width:15253;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" filled="f" stroked="f">
                  <v:textbox inset="5.85pt,.7pt,5.85pt,.7pt">
                    <w:txbxContent>
                      <w:p w14:paraId="7FEDC0C5" w14:textId="77777777" w:rsidR="00CA5115" w:rsidRDefault="00CA5115" w:rsidP="003C1B73">
                        <w:pPr>
                          <w:wordWrap w:val="0"/>
                          <w:jc w:val="right"/>
                          <w:rPr>
                            <w:rFonts w:ascii="Arial" w:eastAsia="MS Gothic" w:hAnsi="Arial"/>
                            <w:sz w:val="18"/>
                            <w:szCs w:val="18"/>
                          </w:rPr>
                        </w:pPr>
                        <w:r>
                          <w:rPr>
                            <w:rFonts w:ascii="Arial" w:eastAsia="MS Gothic" w:hAnsi="Arial"/>
                            <w:sz w:val="18"/>
                            <w:szCs w:val="18"/>
                          </w:rPr>
                          <w:t>16-bit PCM Data in HW:</w:t>
                        </w:r>
                      </w:p>
                    </w:txbxContent>
                  </v:textbox>
                </v:shape>
                <v:rect id="Rectangle 27" o:spid="_x0000_s1531" style="position:absolute;left:34099;top:11825;width:6006;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" fillcolor="#ddd">
                  <v:textbox inset="5.85pt,.7pt,5.85pt,.7pt">
                    <w:txbxContent>
                      <w:p w14:paraId="02A0DE7D" w14:textId="77777777" w:rsidR="00CA5115" w:rsidRDefault="00CA5115" w:rsidP="003C1B73">
                        <w:pPr>
                          <w:rPr>
                            <w:rFonts w:ascii="Arial" w:eastAsia="MS Gothic" w:hAnsi="Arial"/>
                            <w:sz w:val="18"/>
                            <w:szCs w:val="18"/>
                          </w:rPr>
                        </w:pPr>
                        <w:r>
                          <w:rPr>
                            <w:rFonts w:ascii="Arial" w:eastAsia="MS Gothic" w:hAnsi="Arial"/>
                            <w:sz w:val="18"/>
                            <w:szCs w:val="18"/>
                          </w:rPr>
                          <w:t>Padded</w:t>
                        </w:r>
                      </w:p>
                    </w:txbxContent>
                  </v:textbox>
                </v:rect>
                <v:shape id="Text Box 28" o:spid="_x0000_s1532" type="#_x0000_t202" style="position:absolute;left:23995;top:911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" filled="f" stroked="f">
                  <v:textbox inset="5.85pt,.7pt,5.85pt,.7pt">
                    <w:txbxContent>
                      <w:p w14:paraId="162AB9C1" w14:textId="77777777" w:rsidR="00CA5115" w:rsidRDefault="00CA5115" w:rsidP="003C1B73">
                        <w:pPr>
                          <w:jc w:val="center"/>
                          <w:rPr>
                            <w:rFonts w:ascii="Arial" w:eastAsia="MS Gothic" w:hAnsi="Arial"/>
                            <w:sz w:val="18"/>
                            <w:szCs w:val="18"/>
                          </w:rPr>
                        </w:pPr>
                        <w:r>
                          <w:rPr>
                            <w:rFonts w:ascii="Arial" w:eastAsia="MS Gothic" w:hAnsi="Arial"/>
                            <w:sz w:val="18"/>
                            <w:szCs w:val="18"/>
                          </w:rPr>
                          <w:t>MSB</w:t>
                        </w:r>
                      </w:p>
                    </w:txbxContent>
                  </v:textbox>
                </v:shape>
                <v:shape id="Text Box 29" o:spid="_x0000_s1533" type="#_x0000_t202" style="position:absolute;left:37943;top:8883;width:4572;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" filled="f" stroked="f">
                  <v:textbox inset="5.85pt,.7pt,5.85pt,.7pt">
                    <w:txbxContent>
                      <w:p w14:paraId="218364F1" w14:textId="77777777" w:rsidR="00CA5115" w:rsidRDefault="00CA5115" w:rsidP="003C1B73">
                        <w:pPr>
                          <w:jc w:val="center"/>
                          <w:rPr>
                            <w:rFonts w:ascii="Arial" w:eastAsia="MS Gothic" w:hAnsi="Arial"/>
                            <w:sz w:val="18"/>
                            <w:szCs w:val="18"/>
                          </w:rPr>
                        </w:pPr>
                        <w:r>
                          <w:rPr>
                            <w:rFonts w:ascii="Arial" w:eastAsia="MS Gothic" w:hAnsi="Arial"/>
                            <w:sz w:val="18"/>
                            <w:szCs w:val="18"/>
                          </w:rPr>
                          <w:t>LSB</w:t>
                        </w:r>
                      </w:p>
                    </w:txbxContent>
                  </v:textbox>
                </v:shape>
                <v:rect id="Rectangle 22" o:spid="_x0000_s1534" style="position:absolute;left:28567;top:11825;width:5532;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" fillcolor="silver">
                  <v:textbox inset="5.85pt,.7pt,5.85pt,.7pt">
                    <w:txbxContent>
                      <w:p w14:paraId="29FB0483" w14:textId="77777777" w:rsidR="00CA5115" w:rsidRDefault="00CA5115" w:rsidP="003C1B73">
                        <w:pPr>
                          <w:rPr>
                            <w:rFonts w:ascii="Arial" w:eastAsia="MS Gothic" w:hAnsi="Arial"/>
                            <w:sz w:val="18"/>
                            <w:szCs w:val="18"/>
                          </w:rPr>
                        </w:pPr>
                        <w:r>
                          <w:rPr>
                            <w:rFonts w:ascii="Arial" w:eastAsia="MS Gothic" w:hAnsi="Arial"/>
                            <w:sz w:val="18"/>
                            <w:szCs w:val="18"/>
                          </w:rPr>
                          <w:t>0x12</w:t>
                        </w:r>
                      </w:p>
                    </w:txbxContent>
                  </v:textbox>
                </v:rect>
                <w10:anchorlock/>
              </v:group>
            </w:pict>
          </mc:Fallback>
        </mc:AlternateContent>
      </w:r>
    </w:p>
    <w:p w14:paraId="5E38BF26" w14:textId="1F535412" w:rsidR="003C1B73" w:rsidRDefault="003C1B73" w:rsidP="003C1B73">
      <w:pPr>
        <w:pStyle w:val="Caption"/>
        <w:rPr>
          <w:lang w:val="x-none" w:eastAsia="x-none"/>
        </w:rPr>
      </w:pPr>
      <w:bookmarkStart w:id="120" w:name="_Toc8203721"/>
      <w:r>
        <w:t xml:space="preserve">Figure </w:t>
      </w:r>
      <w:r w:rsidR="009D33F5">
        <w:t xml:space="preserve">1.2.3.1 </w:t>
      </w:r>
      <w:r>
        <w:t>Data format of 16-bit monaural in SW and HW</w:t>
      </w:r>
      <w:bookmarkEnd w:id="120"/>
    </w:p>
    <w:p w14:paraId="12401FAD" w14:textId="6ADFA533" w:rsidR="003C1B73" w:rsidRDefault="003C1B73" w:rsidP="003C1B73">
      <w:pPr>
        <w:rPr>
          <w:lang w:eastAsia="x-none"/>
        </w:rPr>
      </w:pPr>
      <w:r>
        <w:rPr>
          <w:lang w:eastAsia="x-none"/>
        </w:rPr>
        <w:t>For 16-bit monaural case, it is a difference in data size that it is in SW and HW. Therefore, it is impossible to convert between SW and HW. Then, only FIFO is used for the 16-bit monaural case. If the 1</w:t>
      </w:r>
      <w:r>
        <w:rPr>
          <w:vertAlign w:val="superscript"/>
          <w:lang w:eastAsia="x-none"/>
        </w:rPr>
        <w:t>st</w:t>
      </w:r>
      <w:r>
        <w:rPr>
          <w:lang w:eastAsia="x-none"/>
        </w:rPr>
        <w:t xml:space="preserve"> device is assigned ADMAC to transfer data, the plugin itself automatically changes it to ADMACpp to use FIFO for data transfer.</w:t>
      </w:r>
    </w:p>
    <w:p w14:paraId="02477FDE" w14:textId="31AC568E" w:rsidR="003C1B73" w:rsidRDefault="00201C71" w:rsidP="00201C71">
      <w:pPr>
        <w:pStyle w:val="Heading5"/>
        <w:rPr>
          <w:rFonts w:eastAsia="Meiryo"/>
          <w:lang w:eastAsia="x-none"/>
        </w:rPr>
      </w:pPr>
      <w:bookmarkStart w:id="121" w:name="_Toc8203747"/>
      <w:r w:rsidRPr="00201C71">
        <w:rPr>
          <w:rFonts w:asciiTheme="minorHAnsi" w:hAnsiTheme="minorHAnsi" w:cstheme="minorHAnsi"/>
          <w:i/>
          <w:color w:val="auto"/>
        </w:rPr>
        <w:t xml:space="preserve">1.2.4. </w:t>
      </w:r>
      <w:r w:rsidR="003C1B73" w:rsidRPr="00201C71">
        <w:rPr>
          <w:rFonts w:asciiTheme="minorHAnsi" w:hAnsiTheme="minorHAnsi" w:cstheme="minorHAnsi"/>
          <w:i/>
          <w:color w:val="auto"/>
        </w:rPr>
        <w:t>Conversion functions</w:t>
      </w:r>
      <w:bookmarkEnd w:id="121"/>
    </w:p>
    <w:p w14:paraId="0C0124F1" w14:textId="77777777" w:rsidR="003C1B73" w:rsidRDefault="003C1B73" w:rsidP="003C1B73">
      <w:pPr>
        <w:rPr>
          <w:lang w:eastAsia="x-none"/>
        </w:rPr>
      </w:pPr>
      <w:r>
        <w:rPr>
          <w:lang w:eastAsia="x-none"/>
        </w:rPr>
        <w:t>If the conversion function is used:</w:t>
      </w:r>
    </w:p>
    <w:p w14:paraId="22F2FB5C" w14:textId="77777777"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The volume is set.</w:t>
      </w:r>
    </w:p>
    <w:p w14:paraId="5EA1BFAB" w14:textId="77777777"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Input sampling rate and output sampling rate are different.</w:t>
      </w:r>
    </w:p>
    <w:p w14:paraId="681C1461" w14:textId="71F8187F"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Input channel and output channel are different, or MIX function is enabled (only in Renderer case).</w:t>
      </w:r>
    </w:p>
    <w:p w14:paraId="55D0A8A9" w14:textId="77777777" w:rsidR="00201C71" w:rsidRDefault="00201C71" w:rsidP="00201C71">
      <w:pPr>
        <w:pStyle w:val="ListParagraph"/>
        <w:widowControl w:val="0"/>
        <w:autoSpaceDE w:val="0"/>
        <w:autoSpaceDN w:val="0"/>
        <w:adjustRightInd w:val="0"/>
        <w:snapToGrid w:val="0"/>
        <w:spacing w:after="0" w:line="240" w:lineRule="auto"/>
        <w:ind w:left="540"/>
        <w:contextualSpacing w:val="0"/>
        <w:jc w:val="both"/>
        <w:rPr>
          <w:lang w:eastAsia="x-none"/>
        </w:rPr>
      </w:pPr>
    </w:p>
    <w:p w14:paraId="1846AFC6" w14:textId="77777777" w:rsidR="003C1B73" w:rsidRDefault="003C1B73" w:rsidP="003C1B73">
      <w:pPr>
        <w:rPr>
          <w:lang w:eastAsia="ja-JP"/>
        </w:rPr>
      </w:pPr>
      <w:r>
        <w:rPr>
          <w:lang w:eastAsia="x-none"/>
        </w:rPr>
        <w:t xml:space="preserve">But </w:t>
      </w:r>
      <w:r>
        <w:t>XA_RDR_CONFIG_PARAM_OUTPUT2, or XA_CAP_CONFIG_PARAM_INPUT2 are not set by user. Renderer/Capture plugins will automatically enable SRC module and using ADMAC transfer type to transfer data between the plugin and Audio HWs.</w:t>
      </w:r>
    </w:p>
    <w:p w14:paraId="6AD1ECEF" w14:textId="77777777" w:rsidR="003C1B73" w:rsidRDefault="003C1B73" w:rsidP="003C1B73">
      <w:r>
        <w:br w:type="page"/>
      </w:r>
    </w:p>
    <w:p w14:paraId="127B7AE6" w14:textId="3DA619FF" w:rsidR="003C1B73" w:rsidRPr="00201C71" w:rsidRDefault="00201C71" w:rsidP="00201C71">
      <w:pPr>
        <w:pStyle w:val="Heading5"/>
        <w:rPr>
          <w:rFonts w:asciiTheme="minorHAnsi" w:hAnsiTheme="minorHAnsi" w:cstheme="minorHAnsi"/>
          <w:i/>
          <w:color w:val="auto"/>
        </w:rPr>
      </w:pPr>
      <w:bookmarkStart w:id="122" w:name="_Toc8203748"/>
      <w:r w:rsidRPr="00201C71">
        <w:rPr>
          <w:rFonts w:asciiTheme="minorHAnsi" w:hAnsiTheme="minorHAnsi" w:cstheme="minorHAnsi"/>
          <w:i/>
          <w:color w:val="auto"/>
        </w:rPr>
        <w:lastRenderedPageBreak/>
        <w:t xml:space="preserve">1.2.5. </w:t>
      </w:r>
      <w:r w:rsidR="003C1B73" w:rsidRPr="00201C71">
        <w:rPr>
          <w:rFonts w:asciiTheme="minorHAnsi" w:hAnsiTheme="minorHAnsi" w:cstheme="minorHAnsi"/>
          <w:i/>
          <w:color w:val="auto"/>
        </w:rPr>
        <w:t>State transformation</w:t>
      </w:r>
      <w:bookmarkEnd w:id="122"/>
    </w:p>
    <w:p w14:paraId="26267697" w14:textId="77777777" w:rsidR="003C1B73" w:rsidRDefault="003C1B73" w:rsidP="003C1B73">
      <w:pPr>
        <w:rPr>
          <w:rFonts w:eastAsia="Meiryo"/>
          <w:lang w:eastAsia="x-none"/>
        </w:rPr>
      </w:pPr>
    </w:p>
    <w:p w14:paraId="2CA038B4" w14:textId="6C1508EA" w:rsidR="003C1B73" w:rsidRDefault="003C1B73" w:rsidP="003C1B73">
      <w:pPr>
        <w:rPr>
          <w:lang w:eastAsia="x-none"/>
        </w:rPr>
      </w:pPr>
      <w:r>
        <w:rPr>
          <w:noProof/>
          <w:lang w:eastAsia="ja-JP"/>
        </w:rPr>
        <mc:AlternateContent>
          <mc:Choice Requires="wpg">
            <w:drawing>
              <wp:anchor distT="0" distB="0" distL="114300" distR="114300" simplePos="0" relativeHeight="251664384" behindDoc="0" locked="0" layoutInCell="1" allowOverlap="1" wp14:anchorId="652F48AC" wp14:editId="548ACE31">
                <wp:simplePos x="0" y="0"/>
                <wp:positionH relativeFrom="column">
                  <wp:posOffset>542290</wp:posOffset>
                </wp:positionH>
                <wp:positionV relativeFrom="paragraph">
                  <wp:posOffset>2386330</wp:posOffset>
                </wp:positionV>
                <wp:extent cx="1680845" cy="554990"/>
                <wp:effectExtent l="0" t="0" r="0" b="0"/>
                <wp:wrapNone/>
                <wp:docPr id="275" name="Group 275"/>
                <wp:cNvGraphicFramePr/>
                <a:graphic xmlns:a="http://schemas.openxmlformats.org/drawingml/2006/main">
                  <a:graphicData uri="http://schemas.microsoft.com/office/word/2010/wordprocessingGroup">
                    <wpg:wgp>
                      <wpg:cNvGrpSpPr/>
                      <wpg:grpSpPr>
                        <a:xfrm>
                          <a:off x="0" y="0"/>
                          <a:ext cx="1680210" cy="554355"/>
                          <a:chOff x="0" y="0"/>
                          <a:chExt cx="1680805" cy="554983"/>
                        </a:xfrm>
                      </wpg:grpSpPr>
                      <wps:wsp>
                        <wps:cNvPr id="787" name="Text Box 272"/>
                        <wps:cNvSpPr txBox="1"/>
                        <wps:spPr>
                          <a:xfrm>
                            <a:off x="21142" y="0"/>
                            <a:ext cx="1257960" cy="264278"/>
                          </a:xfrm>
                          <a:prstGeom prst="rect">
                            <a:avLst/>
                          </a:prstGeom>
                          <a:solidFill>
                            <a:schemeClr val="lt1"/>
                          </a:solidFill>
                          <a:ln w="6350">
                            <a:noFill/>
                          </a:ln>
                        </wps:spPr>
                        <wps:txbx>
                          <w:txbxContent>
                            <w:p w14:paraId="0C589F16" w14:textId="77777777" w:rsidR="00CA5115" w:rsidRDefault="00CA5115" w:rsidP="003C1B73">
                              <w:r>
                                <w:t>Control by 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8" name="Text Box 273"/>
                        <wps:cNvSpPr txBox="1"/>
                        <wps:spPr>
                          <a:xfrm>
                            <a:off x="0" y="290705"/>
                            <a:ext cx="1680805" cy="264278"/>
                          </a:xfrm>
                          <a:prstGeom prst="rect">
                            <a:avLst/>
                          </a:prstGeom>
                          <a:solidFill>
                            <a:schemeClr val="lt1"/>
                          </a:solidFill>
                          <a:ln w="6350">
                            <a:noFill/>
                          </a:ln>
                        </wps:spPr>
                        <wps:txbx>
                          <w:txbxContent>
                            <w:p w14:paraId="0E059B2F" w14:textId="77777777" w:rsidR="00CA5115" w:rsidRDefault="00CA5115" w:rsidP="003C1B73">
                              <w:r>
                                <w:t>Control by plugin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2F48AC" id="Group 275" o:spid="_x0000_s1535" style="position:absolute;margin-left:42.7pt;margin-top:187.9pt;width:132.35pt;height:43.7pt;z-index:251664384;mso-position-horizontal-relative:text;mso-position-vertical-relative:text" coordsize="16808,5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">
                <v:shape id="Text Box 272" o:spid="_x0000_s1536" type="#_x0000_t202" style="position:absolute;left:211;width:12580;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" fillcolor="white [3201]" stroked="f" strokeweight=".5pt">
                  <v:textbox>
                    <w:txbxContent>
                      <w:p w14:paraId="0C589F16" w14:textId="77777777" w:rsidR="00CA5115" w:rsidRDefault="00CA5115" w:rsidP="003C1B73">
                        <w:r>
                          <w:t>Control by user</w:t>
                        </w:r>
                      </w:p>
                    </w:txbxContent>
                  </v:textbox>
                </v:shape>
                <v:shape id="Text Box 273" o:spid="_x0000_s1537" type="#_x0000_t202" style="position:absolute;top:2907;width:1680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" fillcolor="white [3201]" stroked="f" strokeweight=".5pt">
                  <v:textbox>
                    <w:txbxContent>
                      <w:p w14:paraId="0E059B2F" w14:textId="77777777" w:rsidR="00CA5115" w:rsidRDefault="00CA5115" w:rsidP="003C1B73">
                        <w:r>
                          <w:t>Control by plugin</w:t>
                        </w:r>
                      </w:p>
                    </w:txbxContent>
                  </v:textbox>
                </v:shape>
              </v:group>
            </w:pict>
          </mc:Fallback>
        </mc:AlternateContent>
      </w:r>
      <w:r>
        <w:rPr>
          <w:noProof/>
          <w:lang w:eastAsia="ja-JP"/>
        </w:rPr>
        <mc:AlternateContent>
          <mc:Choice Requires="wpg">
            <w:drawing>
              <wp:inline distT="0" distB="0" distL="0" distR="0" wp14:anchorId="6203DCA1" wp14:editId="18497F4E">
                <wp:extent cx="4884420" cy="2832735"/>
                <wp:effectExtent l="9525" t="9525" r="11430" b="62865"/>
                <wp:docPr id="772"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4420" cy="2832735"/>
                          <a:chOff x="0" y="0"/>
                          <a:chExt cx="48844" cy="28327"/>
                        </a:xfrm>
                      </wpg:grpSpPr>
                      <wps:wsp>
                        <wps:cNvPr id="773" name="Oval 220"/>
                        <wps:cNvSpPr>
                          <a:spLocks noChangeArrowheads="1"/>
                        </wps:cNvSpPr>
                        <wps:spPr bwMode="auto">
                          <a:xfrm>
                            <a:off x="19239" y="0"/>
                            <a:ext cx="10314" cy="4974"/>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D6588B8" w14:textId="77777777" w:rsidR="00CA5115" w:rsidRDefault="00CA5115" w:rsidP="003C1B73">
                              <w:pPr>
                                <w:jc w:val="center"/>
                                <w:rPr>
                                  <w:color w:val="000000" w:themeColor="text1"/>
                                </w:rPr>
                              </w:pPr>
                              <w:r>
                                <w:rPr>
                                  <w:color w:val="000000" w:themeColor="text1"/>
                                </w:rPr>
                                <w:t>RUN</w:t>
                              </w:r>
                            </w:p>
                          </w:txbxContent>
                        </wps:txbx>
                        <wps:bodyPr rot="0" vert="horz" wrap="square" lIns="91440" tIns="45720" rIns="91440" bIns="45720" anchor="ctr" anchorCtr="0" upright="1">
                          <a:noAutofit/>
                        </wps:bodyPr>
                      </wps:wsp>
                      <wps:wsp>
                        <wps:cNvPr id="774" name="Oval 221"/>
                        <wps:cNvSpPr>
                          <a:spLocks noChangeArrowheads="1"/>
                        </wps:cNvSpPr>
                        <wps:spPr bwMode="auto">
                          <a:xfrm>
                            <a:off x="0" y="17918"/>
                            <a:ext cx="10314" cy="4974"/>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9AADE83" w14:textId="77777777" w:rsidR="00CA5115" w:rsidRDefault="00CA5115" w:rsidP="003C1B73">
                              <w:pPr>
                                <w:jc w:val="center"/>
                                <w:rPr>
                                  <w:color w:val="000000" w:themeColor="text1"/>
                                </w:rPr>
                              </w:pPr>
                              <w:r>
                                <w:rPr>
                                  <w:color w:val="000000" w:themeColor="text1"/>
                                </w:rPr>
                                <w:t>PAUSE</w:t>
                              </w:r>
                            </w:p>
                          </w:txbxContent>
                        </wps:txbx>
                        <wps:bodyPr rot="0" vert="horz" wrap="square" lIns="91440" tIns="45720" rIns="91440" bIns="45720" anchor="ctr" anchorCtr="0" upright="1">
                          <a:noAutofit/>
                        </wps:bodyPr>
                      </wps:wsp>
                      <wps:wsp>
                        <wps:cNvPr id="775" name="Oval 222"/>
                        <wps:cNvSpPr>
                          <a:spLocks noChangeArrowheads="1"/>
                        </wps:cNvSpPr>
                        <wps:spPr bwMode="auto">
                          <a:xfrm>
                            <a:off x="19133" y="11998"/>
                            <a:ext cx="10313" cy="4972"/>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F8C2318" w14:textId="77777777" w:rsidR="00CA5115" w:rsidRDefault="00CA5115" w:rsidP="003C1B73">
                              <w:pPr>
                                <w:jc w:val="center"/>
                                <w:rPr>
                                  <w:color w:val="000000" w:themeColor="text1"/>
                                </w:rPr>
                              </w:pPr>
                              <w:r>
                                <w:rPr>
                                  <w:color w:val="000000" w:themeColor="text1"/>
                                </w:rPr>
                                <w:t>IDLE</w:t>
                              </w:r>
                            </w:p>
                          </w:txbxContent>
                        </wps:txbx>
                        <wps:bodyPr rot="0" vert="horz" wrap="square" lIns="91440" tIns="45720" rIns="91440" bIns="45720" anchor="ctr" anchorCtr="0" upright="1">
                          <a:noAutofit/>
                        </wps:bodyPr>
                      </wps:wsp>
                      <wps:wsp>
                        <wps:cNvPr id="776" name="Oval 223"/>
                        <wps:cNvSpPr>
                          <a:spLocks noChangeArrowheads="1"/>
                        </wps:cNvSpPr>
                        <wps:spPr bwMode="auto">
                          <a:xfrm>
                            <a:off x="38531" y="17918"/>
                            <a:ext cx="10313" cy="4972"/>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D847CC" w14:textId="77777777" w:rsidR="00CA5115" w:rsidRDefault="00CA5115" w:rsidP="003C1B73">
                              <w:pPr>
                                <w:jc w:val="center"/>
                                <w:rPr>
                                  <w:color w:val="000000" w:themeColor="text1"/>
                                </w:rPr>
                              </w:pPr>
                              <w:r>
                                <w:rPr>
                                  <w:color w:val="000000" w:themeColor="text1"/>
                                </w:rPr>
                                <w:t>RESET</w:t>
                              </w:r>
                            </w:p>
                          </w:txbxContent>
                        </wps:txbx>
                        <wps:bodyPr rot="0" vert="horz" wrap="square" lIns="91440" tIns="45720" rIns="91440" bIns="45720" anchor="ctr" anchorCtr="0" upright="1">
                          <a:noAutofit/>
                        </wps:bodyPr>
                      </wps:wsp>
                      <wps:wsp>
                        <wps:cNvPr id="777" name="Straight Arrow Connector 229"/>
                        <wps:cNvCnPr>
                          <a:cxnSpLocks noChangeShapeType="1"/>
                        </wps:cNvCnPr>
                        <wps:spPr bwMode="auto">
                          <a:xfrm>
                            <a:off x="24207" y="5021"/>
                            <a:ext cx="0" cy="6986"/>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78" name="Straight Arrow Connector 232"/>
                        <wps:cNvCnPr>
                          <a:cxnSpLocks noChangeShapeType="1"/>
                        </wps:cNvCnPr>
                        <wps:spPr bwMode="auto">
                          <a:xfrm flipH="1">
                            <a:off x="5338" y="4228"/>
                            <a:ext cx="15325" cy="13751"/>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79" name="Straight Arrow Connector 237"/>
                        <wps:cNvCnPr>
                          <a:cxnSpLocks noChangeShapeType="1"/>
                        </wps:cNvCnPr>
                        <wps:spPr bwMode="auto">
                          <a:xfrm flipV="1">
                            <a:off x="7822" y="4968"/>
                            <a:ext cx="14997" cy="13278"/>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0" name="Straight Arrow Connector 253"/>
                        <wps:cNvCnPr>
                          <a:cxnSpLocks noChangeShapeType="1"/>
                        </wps:cNvCnPr>
                        <wps:spPr bwMode="auto">
                          <a:xfrm>
                            <a:off x="27481" y="4491"/>
                            <a:ext cx="14380" cy="13585"/>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1" name="Straight Arrow Connector 254"/>
                        <wps:cNvCnPr>
                          <a:cxnSpLocks noChangeShapeType="1"/>
                        </wps:cNvCnPr>
                        <wps:spPr bwMode="auto">
                          <a:xfrm flipH="1" flipV="1">
                            <a:off x="29281" y="3277"/>
                            <a:ext cx="15621" cy="14520"/>
                          </a:xfrm>
                          <a:prstGeom prst="straightConnector1">
                            <a:avLst/>
                          </a:prstGeom>
                          <a:noFill/>
                          <a:ln w="12700">
                            <a:solidFill>
                              <a:schemeClr val="tx1">
                                <a:lumMod val="100000"/>
                                <a:lumOff val="0"/>
                              </a:schemeClr>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782" name="Straight Arrow Connector 268"/>
                        <wps:cNvCnPr>
                          <a:cxnSpLocks noChangeShapeType="1"/>
                          <a:stCxn id="774" idx="6"/>
                          <a:endCxn id="776" idx="2"/>
                        </wps:cNvCnPr>
                        <wps:spPr bwMode="auto">
                          <a:xfrm flipV="1">
                            <a:off x="10313" y="20399"/>
                            <a:ext cx="28213" cy="1"/>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3" name="Straight Arrow Connector 269"/>
                        <wps:cNvCnPr>
                          <a:cxnSpLocks noChangeShapeType="1"/>
                        </wps:cNvCnPr>
                        <wps:spPr bwMode="auto">
                          <a:xfrm flipV="1">
                            <a:off x="9778" y="14481"/>
                            <a:ext cx="9353" cy="4864"/>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4" name="Straight Arrow Connector 450"/>
                        <wps:cNvCnPr>
                          <a:cxnSpLocks noChangeShapeType="1"/>
                        </wps:cNvCnPr>
                        <wps:spPr bwMode="auto">
                          <a:xfrm>
                            <a:off x="1171" y="25241"/>
                            <a:ext cx="4166" cy="0"/>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5" name="Straight Arrow Connector 464"/>
                        <wps:cNvCnPr>
                          <a:cxnSpLocks noChangeShapeType="1"/>
                        </wps:cNvCnPr>
                        <wps:spPr bwMode="auto">
                          <a:xfrm>
                            <a:off x="1171" y="28327"/>
                            <a:ext cx="4166" cy="0"/>
                          </a:xfrm>
                          <a:prstGeom prst="straightConnector1">
                            <a:avLst/>
                          </a:prstGeom>
                          <a:noFill/>
                          <a:ln w="12700">
                            <a:solidFill>
                              <a:schemeClr val="tx1">
                                <a:lumMod val="100000"/>
                                <a:lumOff val="0"/>
                              </a:schemeClr>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786" name="Straight Arrow Connector 465"/>
                        <wps:cNvCnPr>
                          <a:cxnSpLocks noChangeShapeType="1"/>
                          <a:stCxn id="776" idx="1"/>
                          <a:endCxn id="775" idx="6"/>
                        </wps:cNvCnPr>
                        <wps:spPr bwMode="auto">
                          <a:xfrm flipH="1" flipV="1">
                            <a:off x="29442" y="14481"/>
                            <a:ext cx="10594" cy="4161"/>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203DCA1" id="Group 772" o:spid="_x0000_s1538" style="width:384.6pt;height:223.05pt;mso-position-horizontal-relative:char;mso-position-vertical-relative:line" coordsize="48844,28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">
                <v:oval id="Oval 220" o:spid="_x0000_s1539" style="position:absolute;left:19239;width:10314;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" filled="f" strokecolor="black [3213]" strokeweight="1pt">
                  <v:stroke joinstyle="miter"/>
                  <v:textbox>
                    <w:txbxContent>
                      <w:p w14:paraId="2D6588B8" w14:textId="77777777" w:rsidR="00CA5115" w:rsidRDefault="00CA5115" w:rsidP="003C1B73">
                        <w:pPr>
                          <w:jc w:val="center"/>
                          <w:rPr>
                            <w:color w:val="000000" w:themeColor="text1"/>
                          </w:rPr>
                        </w:pPr>
                        <w:r>
                          <w:rPr>
                            <w:color w:val="000000" w:themeColor="text1"/>
                          </w:rPr>
                          <w:t>RUN</w:t>
                        </w:r>
                      </w:p>
                    </w:txbxContent>
                  </v:textbox>
                </v:oval>
                <v:oval id="Oval 221" o:spid="_x0000_s1540" style="position:absolute;top:17918;width:10314;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" filled="f" strokecolor="black [3213]" strokeweight="1pt">
                  <v:stroke joinstyle="miter"/>
                  <v:textbox>
                    <w:txbxContent>
                      <w:p w14:paraId="09AADE83" w14:textId="77777777" w:rsidR="00CA5115" w:rsidRDefault="00CA5115" w:rsidP="003C1B73">
                        <w:pPr>
                          <w:jc w:val="center"/>
                          <w:rPr>
                            <w:color w:val="000000" w:themeColor="text1"/>
                          </w:rPr>
                        </w:pPr>
                        <w:r>
                          <w:rPr>
                            <w:color w:val="000000" w:themeColor="text1"/>
                          </w:rPr>
                          <w:t>PAUSE</w:t>
                        </w:r>
                      </w:p>
                    </w:txbxContent>
                  </v:textbox>
                </v:oval>
                <v:oval id="Oval 222" o:spid="_x0000_s1541" style="position:absolute;left:19133;top:11998;width:10313;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" filled="f" strokecolor="black [3213]" strokeweight="1pt">
                  <v:stroke joinstyle="miter"/>
                  <v:textbox>
                    <w:txbxContent>
                      <w:p w14:paraId="1F8C2318" w14:textId="77777777" w:rsidR="00CA5115" w:rsidRDefault="00CA5115" w:rsidP="003C1B73">
                        <w:pPr>
                          <w:jc w:val="center"/>
                          <w:rPr>
                            <w:color w:val="000000" w:themeColor="text1"/>
                          </w:rPr>
                        </w:pPr>
                        <w:r>
                          <w:rPr>
                            <w:color w:val="000000" w:themeColor="text1"/>
                          </w:rPr>
                          <w:t>IDLE</w:t>
                        </w:r>
                      </w:p>
                    </w:txbxContent>
                  </v:textbox>
                </v:oval>
                <v:oval id="Oval 223" o:spid="_x0000_s1542" style="position:absolute;left:38531;top:17918;width:10313;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" filled="f" strokecolor="black [3213]" strokeweight="1pt">
                  <v:stroke joinstyle="miter"/>
                  <v:textbox>
                    <w:txbxContent>
                      <w:p w14:paraId="35D847CC" w14:textId="77777777" w:rsidR="00CA5115" w:rsidRDefault="00CA5115" w:rsidP="003C1B73">
                        <w:pPr>
                          <w:jc w:val="center"/>
                          <w:rPr>
                            <w:color w:val="000000" w:themeColor="text1"/>
                          </w:rPr>
                        </w:pPr>
                        <w:r>
                          <w:rPr>
                            <w:color w:val="000000" w:themeColor="text1"/>
                          </w:rPr>
                          <w:t>RESET</w:t>
                        </w:r>
                      </w:p>
                    </w:txbxContent>
                  </v:textbox>
                </v:oval>
                <v:shape id="Straight Arrow Connector 229" o:spid="_x0000_s1543" type="#_x0000_t32" style="position:absolute;left:24207;top:5021;width:0;height:6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" strokecolor="black [3213]" strokeweight="1pt">
                  <v:stroke endarrow="block" joinstyle="miter"/>
                </v:shape>
                <v:shape id="Straight Arrow Connector 232" o:spid="_x0000_s1544" type="#_x0000_t32" style="position:absolute;left:5338;top:4228;width:15325;height:137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" strokecolor="black [3213]" strokeweight="1pt">
                  <v:stroke endarrow="block" joinstyle="miter"/>
                </v:shape>
                <v:shape id="Straight Arrow Connector 237" o:spid="_x0000_s1545" type="#_x0000_t32" style="position:absolute;left:7822;top:4968;width:14997;height:132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" strokecolor="black [3213]" strokeweight="1pt">
                  <v:stroke endarrow="block" joinstyle="miter"/>
                </v:shape>
                <v:shape id="Straight Arrow Connector 253" o:spid="_x0000_s1546" type="#_x0000_t32" style="position:absolute;left:27481;top:4491;width:14380;height:13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" strokecolor="black [3213]" strokeweight="1pt">
                  <v:stroke endarrow="block" joinstyle="miter"/>
                </v:shape>
                <v:shape id="Straight Arrow Connector 254" o:spid="_x0000_s1547" type="#_x0000_t32" style="position:absolute;left:29281;top:3277;width:15621;height:14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" strokecolor="black [3213]" strokeweight="1pt">
                  <v:stroke dashstyle="dash" endarrow="block" joinstyle="miter"/>
                </v:shape>
                <v:shape id="Straight Arrow Connector 268" o:spid="_x0000_s1548" type="#_x0000_t32" style="position:absolute;left:10313;top:20399;width:28213;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" strokecolor="black [3213]" strokeweight="1pt">
                  <v:stroke endarrow="block" joinstyle="miter"/>
                </v:shape>
                <v:shape id="Straight Arrow Connector 269" o:spid="_x0000_s1549" type="#_x0000_t32" style="position:absolute;left:9778;top:14481;width:9353;height:48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" strokecolor="black [3213]" strokeweight="1pt">
                  <v:stroke endarrow="block" joinstyle="miter"/>
                </v:shape>
                <v:shape id="Straight Arrow Connector 450" o:spid="_x0000_s1550" type="#_x0000_t32" style="position:absolute;left:1171;top:25241;width:4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" strokecolor="black [3213]" strokeweight="1pt">
                  <v:stroke endarrow="block" joinstyle="miter"/>
                </v:shape>
                <v:shape id="Straight Arrow Connector 464" o:spid="_x0000_s1551" type="#_x0000_t32" style="position:absolute;left:1171;top:28327;width:4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" strokecolor="black [3213]" strokeweight="1pt">
                  <v:stroke dashstyle="dash" endarrow="block" joinstyle="miter"/>
                </v:shape>
                <v:shape id="Straight Arrow Connector 465" o:spid="_x0000_s1552" type="#_x0000_t32" style="position:absolute;left:29442;top:14481;width:10594;height:41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" strokecolor="black [3213]" strokeweight="1pt">
                  <v:stroke endarrow="block" joinstyle="miter"/>
                </v:shape>
                <w10:anchorlock/>
              </v:group>
            </w:pict>
          </mc:Fallback>
        </mc:AlternateContent>
      </w:r>
    </w:p>
    <w:p w14:paraId="19AC0D90" w14:textId="77777777" w:rsidR="003C1B73" w:rsidRDefault="003C1B73" w:rsidP="003C1B73">
      <w:pPr>
        <w:rPr>
          <w:lang w:eastAsia="x-none"/>
        </w:rPr>
      </w:pPr>
    </w:p>
    <w:p w14:paraId="6D06407E" w14:textId="12945073" w:rsidR="003C1B73" w:rsidRPr="00201C71" w:rsidRDefault="003C1B73" w:rsidP="00201C71">
      <w:pPr>
        <w:pStyle w:val="Caption"/>
        <w:rPr>
          <w:lang w:eastAsia="x-none"/>
        </w:rPr>
      </w:pPr>
      <w:bookmarkStart w:id="123" w:name="_Toc8203722"/>
      <w:r>
        <w:t xml:space="preserve">Figure </w:t>
      </w:r>
      <w:r w:rsidR="009D33F5">
        <w:t xml:space="preserve">1.2.5.1 </w:t>
      </w:r>
      <w:r>
        <w:t>State transformation in the plugin</w:t>
      </w:r>
      <w:bookmarkEnd w:id="123"/>
    </w:p>
    <w:p w14:paraId="23E51B89" w14:textId="45199DAD" w:rsidR="003C1B73" w:rsidRDefault="003C1B73" w:rsidP="003C1B73">
      <w:pPr>
        <w:rPr>
          <w:lang w:eastAsia="x-none"/>
        </w:rPr>
      </w:pPr>
      <w:r>
        <w:rPr>
          <w:lang w:eastAsia="x-none"/>
        </w:rPr>
        <w:t>Figure above shows how state is transformed in the plugin. When the current state is RESET, the plugin itself changes the state internally to RUN in the next execution.</w:t>
      </w:r>
    </w:p>
    <w:p w14:paraId="44C745CA" w14:textId="77777777" w:rsidR="00201C71" w:rsidRDefault="00201C71" w:rsidP="00201C71">
      <w:pPr>
        <w:pStyle w:val="Heading3"/>
        <w:rPr>
          <w:rFonts w:asciiTheme="minorHAnsi" w:hAnsiTheme="minorHAnsi" w:cstheme="minorHAnsi"/>
          <w:b/>
          <w:i/>
          <w:color w:val="auto"/>
          <w:sz w:val="22"/>
          <w:szCs w:val="22"/>
        </w:rPr>
      </w:pPr>
      <w:r w:rsidRPr="00201C71">
        <w:rPr>
          <w:rFonts w:asciiTheme="minorHAnsi" w:hAnsiTheme="minorHAnsi" w:cstheme="minorHAnsi"/>
          <w:b/>
          <w:i/>
          <w:color w:val="auto"/>
          <w:sz w:val="22"/>
          <w:szCs w:val="22"/>
        </w:rPr>
        <w:t>2.</w:t>
      </w:r>
      <w:r>
        <w:rPr>
          <w:rFonts w:asciiTheme="minorHAnsi" w:hAnsiTheme="minorHAnsi" w:cstheme="minorHAnsi"/>
          <w:b/>
          <w:i/>
          <w:color w:val="auto"/>
          <w:sz w:val="22"/>
          <w:szCs w:val="22"/>
        </w:rPr>
        <w:t xml:space="preserve"> Equalizer plugin</w:t>
      </w:r>
    </w:p>
    <w:p w14:paraId="1FD892EF" w14:textId="4D8617A1" w:rsidR="00201C71" w:rsidRDefault="00201C71" w:rsidP="00201C71">
      <w:pPr>
        <w:pStyle w:val="Heading4"/>
        <w:rPr>
          <w:rFonts w:asciiTheme="minorHAnsi" w:hAnsiTheme="minorHAnsi" w:cstheme="minorHAnsi"/>
          <w:i w:val="0"/>
          <w:color w:val="auto"/>
        </w:rPr>
      </w:pPr>
      <w:r w:rsidRPr="00201C71">
        <w:rPr>
          <w:rFonts w:asciiTheme="minorHAnsi" w:hAnsiTheme="minorHAnsi" w:cstheme="minorHAnsi"/>
          <w:i w:val="0"/>
          <w:color w:val="auto"/>
        </w:rPr>
        <w:t>2.1.</w:t>
      </w:r>
      <w:r w:rsidR="00D44B46">
        <w:rPr>
          <w:rFonts w:asciiTheme="minorHAnsi" w:hAnsiTheme="minorHAnsi" w:cstheme="minorHAnsi"/>
          <w:i w:val="0"/>
          <w:color w:val="auto"/>
        </w:rPr>
        <w:t xml:space="preserve"> </w:t>
      </w:r>
      <w:r w:rsidRPr="00201C71">
        <w:rPr>
          <w:rFonts w:asciiTheme="minorHAnsi" w:hAnsiTheme="minorHAnsi" w:cstheme="minorHAnsi"/>
          <w:i w:val="0"/>
          <w:color w:val="auto"/>
        </w:rPr>
        <w:t>Overview</w:t>
      </w:r>
    </w:p>
    <w:p w14:paraId="2303D34D" w14:textId="32B87AE3" w:rsidR="00201C71" w:rsidRPr="00D44B46" w:rsidRDefault="00201C71" w:rsidP="00D44B46">
      <w:pPr>
        <w:pStyle w:val="Heading5"/>
        <w:rPr>
          <w:rFonts w:asciiTheme="minorHAnsi" w:hAnsiTheme="minorHAnsi" w:cstheme="minorHAnsi"/>
          <w:i/>
          <w:color w:val="auto"/>
        </w:rPr>
      </w:pPr>
      <w:bookmarkStart w:id="124" w:name="_Toc529973408"/>
      <w:r w:rsidRPr="00D44B46">
        <w:rPr>
          <w:rFonts w:asciiTheme="minorHAnsi" w:hAnsiTheme="minorHAnsi" w:cstheme="minorHAnsi"/>
          <w:i/>
          <w:color w:val="auto"/>
        </w:rPr>
        <w:t>2.</w:t>
      </w:r>
      <w:r w:rsidR="00D44B46" w:rsidRPr="00D44B46">
        <w:rPr>
          <w:rFonts w:asciiTheme="minorHAnsi" w:hAnsiTheme="minorHAnsi" w:cstheme="minorHAnsi"/>
          <w:i/>
          <w:color w:val="auto"/>
        </w:rPr>
        <w:t xml:space="preserve">1.1. </w:t>
      </w:r>
      <w:r w:rsidRPr="00D44B46">
        <w:rPr>
          <w:rFonts w:asciiTheme="minorHAnsi" w:hAnsiTheme="minorHAnsi" w:cstheme="minorHAnsi"/>
          <w:i/>
          <w:color w:val="auto"/>
        </w:rPr>
        <w:t>Overview of this document.</w:t>
      </w:r>
      <w:bookmarkEnd w:id="124"/>
    </w:p>
    <w:p w14:paraId="06356966" w14:textId="564C9D9C" w:rsidR="00201C71" w:rsidRDefault="00201C71" w:rsidP="00201C71">
      <w:r>
        <w:t>In this chapter, overview of ADSP Equalizer plugin is explained.</w:t>
      </w:r>
    </w:p>
    <w:p w14:paraId="3E95EDB2" w14:textId="79821C8B" w:rsidR="00201C71" w:rsidRPr="00D44B46" w:rsidRDefault="00D44B46" w:rsidP="00D44B46">
      <w:pPr>
        <w:pStyle w:val="Heading5"/>
        <w:rPr>
          <w:rFonts w:asciiTheme="minorHAnsi" w:hAnsiTheme="minorHAnsi" w:cstheme="minorHAnsi"/>
          <w:i/>
          <w:color w:val="auto"/>
        </w:rPr>
      </w:pPr>
      <w:bookmarkStart w:id="125" w:name="_Toc529973409"/>
      <w:r w:rsidRPr="00D44B46">
        <w:rPr>
          <w:rFonts w:asciiTheme="minorHAnsi" w:hAnsiTheme="minorHAnsi" w:cstheme="minorHAnsi"/>
          <w:i/>
          <w:color w:val="auto"/>
        </w:rPr>
        <w:t xml:space="preserve">2.1.2. </w:t>
      </w:r>
      <w:r w:rsidR="00201C71" w:rsidRPr="00D44B46">
        <w:rPr>
          <w:rFonts w:asciiTheme="minorHAnsi" w:hAnsiTheme="minorHAnsi" w:cstheme="minorHAnsi"/>
          <w:i/>
          <w:color w:val="auto"/>
        </w:rPr>
        <w:t>The architecture of the Software and scope of this document</w:t>
      </w:r>
      <w:bookmarkEnd w:id="125"/>
    </w:p>
    <w:p w14:paraId="18CC8FB2" w14:textId="1641565E" w:rsidR="00201C71" w:rsidRDefault="00201C71" w:rsidP="00201C71">
      <w:pPr>
        <w:rPr>
          <w:lang w:eastAsia="x-none"/>
        </w:rPr>
      </w:pPr>
      <w:r>
        <w:rPr>
          <w:lang w:eastAsia="x-none"/>
        </w:rPr>
        <w:t xml:space="preserve">The architecture of ADSP </w:t>
      </w:r>
      <w:r>
        <w:t xml:space="preserve">Equalizer </w:t>
      </w:r>
      <w:r>
        <w:rPr>
          <w:lang w:eastAsia="x-none"/>
        </w:rPr>
        <w:t xml:space="preserve">is shown in Figure </w:t>
      </w:r>
      <w:r w:rsidR="001E0CD4">
        <w:rPr>
          <w:lang w:eastAsia="x-none"/>
        </w:rPr>
        <w:t>2.1.2.1</w:t>
      </w:r>
      <w:r>
        <w:rPr>
          <w:lang w:eastAsia="x-none"/>
        </w:rPr>
        <w:t xml:space="preserve">. ADSP </w:t>
      </w:r>
      <w:r>
        <w:t xml:space="preserve">Equalizer </w:t>
      </w:r>
      <w:r>
        <w:rPr>
          <w:lang w:eastAsia="x-none"/>
        </w:rPr>
        <w:t>is an ADSP plugin which is controlled by ADSP Framework.</w:t>
      </w:r>
    </w:p>
    <w:p w14:paraId="7AB164D2" w14:textId="77777777" w:rsidR="00201C71" w:rsidRDefault="00201C71" w:rsidP="00201C71">
      <w:pPr>
        <w:rPr>
          <w:lang w:eastAsia="x-none"/>
        </w:rPr>
      </w:pPr>
    </w:p>
    <w:p w14:paraId="0275BF3C" w14:textId="77777777" w:rsidR="00201C71" w:rsidRDefault="00201C71" w:rsidP="00201C71">
      <w:pPr>
        <w:rPr>
          <w:lang w:eastAsia="x-none"/>
        </w:rPr>
      </w:pPr>
    </w:p>
    <w:p w14:paraId="7A36067C" w14:textId="2F578C85" w:rsidR="00201C71" w:rsidRDefault="00201C71" w:rsidP="00201C71">
      <w:pPr>
        <w:rPr>
          <w:lang w:eastAsia="x-none"/>
        </w:rPr>
      </w:pPr>
      <w:r>
        <w:rPr>
          <w:noProof/>
          <w:lang w:eastAsia="ja-JP"/>
        </w:rPr>
        <w:lastRenderedPageBreak/>
        <mc:AlternateContent>
          <mc:Choice Requires="wpc">
            <w:drawing>
              <wp:inline distT="0" distB="0" distL="0" distR="0" wp14:anchorId="5E142D55" wp14:editId="69990B68">
                <wp:extent cx="5934075" cy="4051935"/>
                <wp:effectExtent l="19050" t="19050" r="9525" b="5715"/>
                <wp:docPr id="971" name="Canvas 9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947" name="Rectangle 5"/>
                        <wps:cNvSpPr>
                          <a:spLocks noChangeArrowheads="1"/>
                        </wps:cNvSpPr>
                        <wps:spPr bwMode="auto">
                          <a:xfrm>
                            <a:off x="1108014" y="103501"/>
                            <a:ext cx="3759248" cy="159251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16AB4D4D" w14:textId="77777777" w:rsidR="00CA5115" w:rsidRDefault="00CA5115" w:rsidP="00201C71">
                              <w:pPr>
                                <w:pStyle w:val="NormalWeb"/>
                                <w:ind w:firstLine="11"/>
                                <w:rPr>
                                  <w:rFonts w:eastAsia="Meiryo" w:cs="Meiryo"/>
                                  <w:color w:val="000000"/>
                                  <w:sz w:val="36"/>
                                  <w:szCs w:val="36"/>
                                </w:rPr>
                              </w:pPr>
                            </w:p>
                            <w:p w14:paraId="44C149B4" w14:textId="77777777" w:rsidR="00CA5115" w:rsidRDefault="00CA5115" w:rsidP="00201C71">
                              <w:pPr>
                                <w:pStyle w:val="NormalWeb"/>
                                <w:ind w:firstLine="11"/>
                                <w:rPr>
                                  <w:rFonts w:eastAsia="Meiryo" w:cs="Meiryo"/>
                                  <w:color w:val="000000"/>
                                  <w:sz w:val="36"/>
                                  <w:szCs w:val="36"/>
                                </w:rPr>
                              </w:pPr>
                            </w:p>
                            <w:p w14:paraId="46356A36" w14:textId="77777777" w:rsidR="00CA5115" w:rsidRDefault="00CA5115" w:rsidP="00201C71">
                              <w:pPr>
                                <w:pStyle w:val="NormalWeb"/>
                                <w:ind w:firstLine="11"/>
                                <w:rPr>
                                  <w:rFonts w:eastAsia="Meiryo" w:cs="Meiryo"/>
                                  <w:color w:val="000000"/>
                                  <w:sz w:val="36"/>
                                  <w:szCs w:val="36"/>
                                </w:rPr>
                              </w:pPr>
                            </w:p>
                            <w:p w14:paraId="0A388212" w14:textId="77777777" w:rsidR="00CA5115" w:rsidRDefault="00CA5115" w:rsidP="00201C71">
                              <w:pPr>
                                <w:pStyle w:val="NormalWeb"/>
                                <w:ind w:firstLine="11"/>
                                <w:rPr>
                                  <w:rFonts w:eastAsia="Meiryo" w:cs="Meiryo"/>
                                  <w:color w:val="000000"/>
                                  <w:sz w:val="36"/>
                                  <w:szCs w:val="36"/>
                                </w:rPr>
                              </w:pPr>
                            </w:p>
                            <w:p w14:paraId="34E2A7F5" w14:textId="77777777" w:rsidR="00CA5115" w:rsidRDefault="00CA5115" w:rsidP="00201C71">
                              <w:pPr>
                                <w:pStyle w:val="NormalWeb"/>
                                <w:ind w:firstLine="11"/>
                                <w:rPr>
                                  <w:rFonts w:eastAsia="Meiryo" w:cs="Meiryo"/>
                                  <w:color w:val="000000"/>
                                  <w:sz w:val="36"/>
                                  <w:szCs w:val="36"/>
                                </w:rPr>
                              </w:pPr>
                            </w:p>
                            <w:p w14:paraId="76523D6A" w14:textId="77777777" w:rsidR="00CA5115" w:rsidRDefault="00CA5115" w:rsidP="00201C71">
                              <w:pPr>
                                <w:pStyle w:val="NormalWeb"/>
                                <w:ind w:firstLine="11"/>
                                <w:rPr>
                                  <w:rFonts w:eastAsia="Meiryo" w:cs="Meiryo"/>
                                  <w:color w:val="000000"/>
                                  <w:sz w:val="36"/>
                                  <w:szCs w:val="36"/>
                                </w:rPr>
                              </w:pPr>
                            </w:p>
                            <w:p w14:paraId="4C0AFC6D" w14:textId="77777777" w:rsidR="00CA5115" w:rsidRDefault="00CA5115" w:rsidP="00201C71">
                              <w:pPr>
                                <w:pStyle w:val="NormalWeb"/>
                                <w:ind w:firstLine="11"/>
                                <w:rPr>
                                  <w:rFonts w:eastAsia="Meiryo" w:cs="Meiryo"/>
                                </w:rPr>
                              </w:pPr>
                              <w:r>
                                <w:rPr>
                                  <w:rFonts w:eastAsia="Meiryo" w:cs="Meiryo"/>
                                  <w:color w:val="000000"/>
                                  <w:sz w:val="36"/>
                                  <w:szCs w:val="36"/>
                                </w:rPr>
                                <w:t>ARM</w:t>
                              </w:r>
                            </w:p>
                          </w:txbxContent>
                        </wps:txbx>
                        <wps:bodyPr rot="0" vert="horz" wrap="square" lIns="91440" tIns="45720" rIns="91440" bIns="45720" anchor="b" anchorCtr="0" upright="1">
                          <a:noAutofit/>
                        </wps:bodyPr>
                      </wps:wsp>
                      <wps:wsp>
                        <wps:cNvPr id="948" name="Rectangle 7"/>
                        <wps:cNvSpPr>
                          <a:spLocks noChangeArrowheads="1"/>
                        </wps:cNvSpPr>
                        <wps:spPr bwMode="auto">
                          <a:xfrm>
                            <a:off x="1352517" y="209502"/>
                            <a:ext cx="3114039" cy="416604"/>
                          </a:xfrm>
                          <a:prstGeom prst="rect">
                            <a:avLst/>
                          </a:prstGeom>
                          <a:solidFill>
                            <a:srgbClr val="D9D9D9"/>
                          </a:solidFill>
                          <a:ln w="9525">
                            <a:solidFill>
                              <a:srgbClr val="000000"/>
                            </a:solidFill>
                            <a:miter lim="800000"/>
                            <a:headEnd/>
                            <a:tailEnd/>
                          </a:ln>
                        </wps:spPr>
                        <wps:txbx>
                          <w:txbxContent>
                            <w:p w14:paraId="1CD69AF3" w14:textId="77777777" w:rsidR="00CA5115" w:rsidRDefault="00CA5115" w:rsidP="00201C71">
                              <w:pPr>
                                <w:pStyle w:val="NormalWeb"/>
                                <w:ind w:firstLine="10"/>
                                <w:jc w:val="center"/>
                              </w:pPr>
                              <w:r>
                                <w:rPr>
                                  <w:sz w:val="32"/>
                                  <w:szCs w:val="32"/>
                                </w:rPr>
                                <w:t>User Application</w:t>
                              </w:r>
                            </w:p>
                          </w:txbxContent>
                        </wps:txbx>
                        <wps:bodyPr rot="0" vert="horz" wrap="square" lIns="91440" tIns="45720" rIns="91440" bIns="45720" anchor="t" anchorCtr="0" upright="1">
                          <a:noAutofit/>
                        </wps:bodyPr>
                      </wps:wsp>
                      <wps:wsp>
                        <wps:cNvPr id="949" name="Rectangle 13"/>
                        <wps:cNvSpPr>
                          <a:spLocks noChangeArrowheads="1"/>
                        </wps:cNvSpPr>
                        <wps:spPr bwMode="auto">
                          <a:xfrm>
                            <a:off x="1108714" y="1968517"/>
                            <a:ext cx="3759248" cy="11880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43EFC936" w14:textId="77777777" w:rsidR="00CA5115" w:rsidRDefault="00CA5115" w:rsidP="00201C71">
                              <w:pPr>
                                <w:pStyle w:val="NormalWeb"/>
                                <w:ind w:firstLine="10"/>
                                <w:rPr>
                                  <w:rFonts w:eastAsia="Meiryo" w:cs="Meiryo"/>
                                  <w:sz w:val="32"/>
                                  <w:szCs w:val="32"/>
                                </w:rPr>
                              </w:pPr>
                              <w:r>
                                <w:rPr>
                                  <w:rFonts w:eastAsia="Meiryo" w:cs="Meiryo"/>
                                  <w:color w:val="000000"/>
                                  <w:sz w:val="32"/>
                                  <w:szCs w:val="32"/>
                                </w:rPr>
                                <w:t>ADSP</w:t>
                              </w:r>
                            </w:p>
                          </w:txbxContent>
                        </wps:txbx>
                        <wps:bodyPr rot="0" vert="horz" wrap="square" lIns="91440" tIns="45720" rIns="91440" bIns="45720" anchor="t" anchorCtr="0" upright="1">
                          <a:noAutofit/>
                        </wps:bodyPr>
                      </wps:wsp>
                      <wps:wsp>
                        <wps:cNvPr id="950" name="Rectangle 17"/>
                        <wps:cNvSpPr>
                          <a:spLocks noChangeArrowheads="1"/>
                        </wps:cNvSpPr>
                        <wps:spPr bwMode="auto">
                          <a:xfrm>
                            <a:off x="1221715" y="2729224"/>
                            <a:ext cx="885811" cy="327003"/>
                          </a:xfrm>
                          <a:prstGeom prst="rect">
                            <a:avLst/>
                          </a:prstGeom>
                          <a:solidFill>
                            <a:srgbClr val="D9D9D9"/>
                          </a:solidFill>
                          <a:ln w="9525">
                            <a:solidFill>
                              <a:srgbClr val="000000"/>
                            </a:solidFill>
                            <a:miter lim="800000"/>
                            <a:headEnd/>
                            <a:tailEnd/>
                          </a:ln>
                        </wps:spPr>
                        <wps:txbx>
                          <w:txbxContent>
                            <w:p w14:paraId="63D6306A" w14:textId="77777777" w:rsidR="00CA5115" w:rsidRDefault="00CA5115" w:rsidP="00201C71">
                              <w:pPr>
                                <w:pStyle w:val="NormalWeb"/>
                                <w:jc w:val="center"/>
                                <w:rPr>
                                  <w:rFonts w:ascii="Meiryo" w:eastAsia="Meiryo" w:hAnsi="Meiryo" w:cs="Meiryo"/>
                                </w:rPr>
                              </w:pPr>
                              <w:r>
                                <w:rPr>
                                  <w:rFonts w:ascii="Meiryo" w:eastAsia="Meiryo" w:hAnsi="Meiryo" w:cs="Meiryo" w:hint="eastAsia"/>
                                  <w:color w:val="000000"/>
                                  <w:sz w:val="18"/>
                                  <w:szCs w:val="18"/>
                                </w:rPr>
                                <w:t>Codec</w:t>
                              </w:r>
                            </w:p>
                          </w:txbxContent>
                        </wps:txbx>
                        <wps:bodyPr rot="0" vert="horz" wrap="square" lIns="91440" tIns="45720" rIns="91440" bIns="45720" anchor="ctr" anchorCtr="0" upright="1">
                          <a:noAutofit/>
                        </wps:bodyPr>
                      </wps:wsp>
                      <wps:wsp>
                        <wps:cNvPr id="951" name="Rectangle 41"/>
                        <wps:cNvSpPr>
                          <a:spLocks noChangeArrowheads="1"/>
                        </wps:cNvSpPr>
                        <wps:spPr bwMode="auto">
                          <a:xfrm>
                            <a:off x="4485057" y="3232728"/>
                            <a:ext cx="641308" cy="602705"/>
                          </a:xfrm>
                          <a:prstGeom prst="rect">
                            <a:avLst/>
                          </a:prstGeom>
                          <a:solidFill>
                            <a:srgbClr val="D9D9D9"/>
                          </a:solidFill>
                          <a:ln w="9525">
                            <a:solidFill>
                              <a:srgbClr val="000000"/>
                            </a:solidFill>
                            <a:miter lim="800000"/>
                            <a:headEnd/>
                            <a:tailEnd/>
                          </a:ln>
                        </wps:spPr>
                        <wps:txbx>
                          <w:txbxContent>
                            <w:p w14:paraId="102D400E" w14:textId="77777777" w:rsidR="00CA5115" w:rsidRDefault="00CA5115" w:rsidP="00201C71">
                              <w:pPr>
                                <w:pStyle w:val="NormalWeb"/>
                                <w:jc w:val="center"/>
                              </w:pPr>
                              <w:r>
                                <w:rPr>
                                  <w:color w:val="000000"/>
                                </w:rPr>
                                <w:t>DAC/ADC</w:t>
                              </w:r>
                            </w:p>
                          </w:txbxContent>
                        </wps:txbx>
                        <wps:bodyPr rot="0" vert="horz" wrap="square" lIns="91440" tIns="45720" rIns="91440" bIns="45720" anchor="ctr" anchorCtr="0" upright="1">
                          <a:noAutofit/>
                        </wps:bodyPr>
                      </wps:wsp>
                      <wps:wsp>
                        <wps:cNvPr id="952" name="テキスト ボックス 11"/>
                        <wps:cNvSpPr txBox="1">
                          <a:spLocks noChangeArrowheads="1"/>
                        </wps:cNvSpPr>
                        <wps:spPr bwMode="auto">
                          <a:xfrm>
                            <a:off x="179702" y="1523313"/>
                            <a:ext cx="55943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9B9B4" w14:textId="77777777" w:rsidR="00CA5115" w:rsidRDefault="00CA5115" w:rsidP="00201C71">
                              <w:pPr>
                                <w:pStyle w:val="NormalWeb"/>
                                <w:rPr>
                                  <w:rFonts w:eastAsia="Meiryo" w:cs="Meiryo"/>
                                </w:rPr>
                              </w:pPr>
                              <w:r>
                                <w:rPr>
                                  <w:rFonts w:eastAsia="Meiryo" w:cs="Meiryo"/>
                                  <w:color w:val="000000"/>
                                  <w:kern w:val="24"/>
                                </w:rPr>
                                <w:t>ARM</w:t>
                              </w:r>
                            </w:p>
                          </w:txbxContent>
                        </wps:txbx>
                        <wps:bodyPr rot="0" vert="horz" wrap="square" lIns="91440" tIns="45720" rIns="91440" bIns="45720" anchor="t" anchorCtr="0" upright="1">
                          <a:spAutoFit/>
                        </wps:bodyPr>
                      </wps:wsp>
                      <wps:wsp>
                        <wps:cNvPr id="953" name="テキスト ボックス 12"/>
                        <wps:cNvSpPr txBox="1">
                          <a:spLocks noChangeArrowheads="1"/>
                        </wps:cNvSpPr>
                        <wps:spPr bwMode="auto">
                          <a:xfrm>
                            <a:off x="179702" y="1829416"/>
                            <a:ext cx="104013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0778" w14:textId="77777777" w:rsidR="00CA5115" w:rsidRDefault="00CA5115" w:rsidP="00201C71">
                              <w:pPr>
                                <w:pStyle w:val="NormalWeb"/>
                                <w:rPr>
                                  <w:rFonts w:eastAsia="Meiryo" w:cs="Meiryo"/>
                                </w:rPr>
                              </w:pPr>
                              <w:r>
                                <w:rPr>
                                  <w:rFonts w:eastAsia="Meiryo" w:cs="Meiryo"/>
                                  <w:color w:val="000000"/>
                                  <w:kern w:val="24"/>
                                </w:rPr>
                                <w:t>Audio HW</w:t>
                              </w:r>
                            </w:p>
                          </w:txbxContent>
                        </wps:txbx>
                        <wps:bodyPr rot="0" vert="horz" wrap="square" lIns="91440" tIns="45720" rIns="91440" bIns="45720" anchor="t" anchorCtr="0" upright="1">
                          <a:spAutoFit/>
                        </wps:bodyPr>
                      </wps:wsp>
                      <wps:wsp>
                        <wps:cNvPr id="954" name="Rectangle 13"/>
                        <wps:cNvSpPr>
                          <a:spLocks noChangeArrowheads="1"/>
                        </wps:cNvSpPr>
                        <wps:spPr bwMode="auto">
                          <a:xfrm>
                            <a:off x="3635346" y="3232728"/>
                            <a:ext cx="670008" cy="736606"/>
                          </a:xfrm>
                          <a:prstGeom prst="rect">
                            <a:avLst/>
                          </a:prstGeom>
                          <a:solidFill>
                            <a:srgbClr val="D9D9D9"/>
                          </a:solidFill>
                          <a:ln w="9525">
                            <a:solidFill>
                              <a:srgbClr val="000000"/>
                            </a:solidFill>
                            <a:miter lim="800000"/>
                            <a:headEnd/>
                            <a:tailEnd/>
                          </a:ln>
                        </wps:spPr>
                        <wps:txbx>
                          <w:txbxContent>
                            <w:p w14:paraId="026E5A18" w14:textId="77777777" w:rsidR="00CA5115" w:rsidRDefault="00CA5115" w:rsidP="00201C71">
                              <w:pPr>
                                <w:pStyle w:val="NormalWeb"/>
                                <w:jc w:val="center"/>
                                <w:rPr>
                                  <w:rFonts w:eastAsia="Meiryo" w:cs="Meiryo"/>
                                </w:rPr>
                              </w:pPr>
                              <w:r>
                                <w:rPr>
                                  <w:rFonts w:eastAsia="Meiryo" w:cs="Meiryo"/>
                                  <w:color w:val="000000"/>
                                  <w:sz w:val="18"/>
                                  <w:szCs w:val="18"/>
                                </w:rPr>
                                <w:t>SCU/ SSI/</w:t>
                              </w:r>
                            </w:p>
                            <w:p w14:paraId="5E830649" w14:textId="77777777" w:rsidR="00CA5115" w:rsidRDefault="00CA5115" w:rsidP="00201C71">
                              <w:pPr>
                                <w:pStyle w:val="NormalWeb"/>
                                <w:jc w:val="center"/>
                                <w:rPr>
                                  <w:rFonts w:eastAsia="Meiryo" w:cs="Meiryo"/>
                                </w:rPr>
                              </w:pPr>
                              <w:r>
                                <w:rPr>
                                  <w:rFonts w:eastAsia="Meiryo" w:cs="Meiryo"/>
                                  <w:color w:val="000000"/>
                                  <w:sz w:val="18"/>
                                  <w:szCs w:val="18"/>
                                </w:rPr>
                                <w:t>ADMA</w:t>
                              </w:r>
                            </w:p>
                          </w:txbxContent>
                        </wps:txbx>
                        <wps:bodyPr rot="0" vert="horz" wrap="square" lIns="91440" tIns="45720" rIns="91440" bIns="45720" anchor="ctr" anchorCtr="0" upright="1">
                          <a:noAutofit/>
                        </wps:bodyPr>
                      </wps:wsp>
                      <wps:wsp>
                        <wps:cNvPr id="955" name="Straight Arrow Connector 28"/>
                        <wps:cNvCnPr>
                          <a:cxnSpLocks noChangeShapeType="1"/>
                        </wps:cNvCnPr>
                        <wps:spPr bwMode="auto">
                          <a:xfrm>
                            <a:off x="4209453" y="3535631"/>
                            <a:ext cx="386005" cy="700"/>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56" name="Rectangle 12"/>
                        <wps:cNvSpPr>
                          <a:spLocks noChangeArrowheads="1"/>
                        </wps:cNvSpPr>
                        <wps:spPr bwMode="auto">
                          <a:xfrm>
                            <a:off x="2361030" y="2426421"/>
                            <a:ext cx="1142914" cy="532705"/>
                          </a:xfrm>
                          <a:prstGeom prst="rect">
                            <a:avLst/>
                          </a:prstGeom>
                          <a:noFill/>
                          <a:ln w="762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57" name="Rectangle 10"/>
                        <wps:cNvSpPr>
                          <a:spLocks noChangeArrowheads="1"/>
                        </wps:cNvSpPr>
                        <wps:spPr bwMode="auto">
                          <a:xfrm>
                            <a:off x="2445331" y="807007"/>
                            <a:ext cx="2021926" cy="289603"/>
                          </a:xfrm>
                          <a:prstGeom prst="rect">
                            <a:avLst/>
                          </a:prstGeom>
                          <a:solidFill>
                            <a:srgbClr val="BDD6EE"/>
                          </a:solidFill>
                          <a:ln w="12700">
                            <a:solidFill>
                              <a:srgbClr val="1F4D78"/>
                            </a:solidFill>
                            <a:miter lim="800000"/>
                            <a:headEnd/>
                            <a:tailEnd/>
                          </a:ln>
                        </wps:spPr>
                        <wps:txbx>
                          <w:txbxContent>
                            <w:p w14:paraId="675BCF53" w14:textId="77777777" w:rsidR="00CA5115" w:rsidRDefault="00CA5115" w:rsidP="00201C71">
                              <w:pPr>
                                <w:pStyle w:val="NormalWeb"/>
                                <w:ind w:firstLine="7"/>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wps:txbx>
                        <wps:bodyPr rot="0" vert="horz" wrap="square" lIns="91440" tIns="45720" rIns="91440" bIns="45720" anchor="ctr" anchorCtr="0" upright="1">
                          <a:noAutofit/>
                        </wps:bodyPr>
                      </wps:wsp>
                      <wps:wsp>
                        <wps:cNvPr id="958" name="Rectangle 17"/>
                        <wps:cNvSpPr>
                          <a:spLocks noChangeArrowheads="1"/>
                        </wps:cNvSpPr>
                        <wps:spPr bwMode="auto">
                          <a:xfrm>
                            <a:off x="1219215" y="2294820"/>
                            <a:ext cx="888311" cy="322003"/>
                          </a:xfrm>
                          <a:prstGeom prst="rect">
                            <a:avLst/>
                          </a:prstGeom>
                          <a:solidFill>
                            <a:srgbClr val="D9D9D9"/>
                          </a:solidFill>
                          <a:ln w="9525">
                            <a:solidFill>
                              <a:srgbClr val="000000"/>
                            </a:solidFill>
                            <a:miter lim="800000"/>
                            <a:headEnd/>
                            <a:tailEnd/>
                          </a:ln>
                        </wps:spPr>
                        <wps:txbx>
                          <w:txbxContent>
                            <w:p w14:paraId="1717CBCE" w14:textId="77777777" w:rsidR="00CA5115" w:rsidRDefault="00CA5115" w:rsidP="00201C71">
                              <w:pPr>
                                <w:pStyle w:val="NormalWeb"/>
                                <w:jc w:val="center"/>
                                <w:rPr>
                                  <w:rFonts w:ascii="Meiryo" w:eastAsia="Meiryo" w:hAnsi="Meiryo" w:cs="Meiryo"/>
                                </w:rPr>
                              </w:pPr>
                              <w:r>
                                <w:rPr>
                                  <w:rFonts w:ascii="Meiryo" w:eastAsia="Meiryo" w:hAnsi="Meiryo" w:cs="Meiryo" w:hint="eastAsia"/>
                                  <w:color w:val="000000"/>
                                  <w:sz w:val="18"/>
                                  <w:szCs w:val="18"/>
                                </w:rPr>
                                <w:t>NC/EC</w:t>
                              </w:r>
                            </w:p>
                          </w:txbxContent>
                        </wps:txbx>
                        <wps:bodyPr rot="0" vert="horz" wrap="square" lIns="91440" tIns="45720" rIns="91440" bIns="45720" anchor="ctr" anchorCtr="0" upright="1">
                          <a:noAutofit/>
                        </wps:bodyPr>
                      </wps:wsp>
                      <wps:wsp>
                        <wps:cNvPr id="959" name="Rectangle 12"/>
                        <wps:cNvSpPr>
                          <a:spLocks noChangeArrowheads="1"/>
                        </wps:cNvSpPr>
                        <wps:spPr bwMode="auto">
                          <a:xfrm>
                            <a:off x="2456131" y="1402012"/>
                            <a:ext cx="2011125" cy="289603"/>
                          </a:xfrm>
                          <a:prstGeom prst="rect">
                            <a:avLst/>
                          </a:prstGeom>
                          <a:solidFill>
                            <a:srgbClr val="F7CAAC"/>
                          </a:solidFill>
                          <a:ln w="12700">
                            <a:solidFill>
                              <a:srgbClr val="823B0B"/>
                            </a:solidFill>
                            <a:miter lim="800000"/>
                            <a:headEnd/>
                            <a:tailEnd/>
                          </a:ln>
                        </wps:spPr>
                        <wps:txbx>
                          <w:txbxContent>
                            <w:p w14:paraId="1CC3D218" w14:textId="77777777" w:rsidR="00CA5115" w:rsidRDefault="00CA5115" w:rsidP="00201C71">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wps:txbx>
                        <wps:bodyPr rot="0" vert="horz" wrap="square" lIns="91440" tIns="45720" rIns="91440" bIns="45720" anchor="ctr" anchorCtr="0" upright="1">
                          <a:noAutofit/>
                        </wps:bodyPr>
                      </wps:wsp>
                      <wps:wsp>
                        <wps:cNvPr id="960" name="Rectangle 12"/>
                        <wps:cNvSpPr>
                          <a:spLocks noChangeArrowheads="1"/>
                        </wps:cNvSpPr>
                        <wps:spPr bwMode="auto">
                          <a:xfrm>
                            <a:off x="2445331" y="2061818"/>
                            <a:ext cx="2022526" cy="289603"/>
                          </a:xfrm>
                          <a:prstGeom prst="rect">
                            <a:avLst/>
                          </a:prstGeom>
                          <a:solidFill>
                            <a:srgbClr val="BDD6EE"/>
                          </a:solidFill>
                          <a:ln w="12700">
                            <a:solidFill>
                              <a:srgbClr val="1F4D78"/>
                            </a:solidFill>
                            <a:miter lim="800000"/>
                            <a:headEnd/>
                            <a:tailEnd/>
                          </a:ln>
                        </wps:spPr>
                        <wps:txbx>
                          <w:txbxContent>
                            <w:p w14:paraId="335C3374" w14:textId="77777777" w:rsidR="00CA5115" w:rsidRDefault="00CA5115" w:rsidP="00201C71">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wps:txbx>
                        <wps:bodyPr rot="0" vert="horz" wrap="square" lIns="91440" tIns="45720" rIns="91440" bIns="45720" anchor="ctr" anchorCtr="0" upright="1">
                          <a:noAutofit/>
                        </wps:bodyPr>
                      </wps:wsp>
                      <wps:wsp>
                        <wps:cNvPr id="961" name="Rectangle 12"/>
                        <wps:cNvSpPr>
                          <a:spLocks noChangeArrowheads="1"/>
                        </wps:cNvSpPr>
                        <wps:spPr bwMode="auto">
                          <a:xfrm>
                            <a:off x="3626946" y="2484121"/>
                            <a:ext cx="980412" cy="423504"/>
                          </a:xfrm>
                          <a:prstGeom prst="rect">
                            <a:avLst/>
                          </a:prstGeom>
                          <a:solidFill>
                            <a:srgbClr val="BDD6EE"/>
                          </a:solidFill>
                          <a:ln w="12700">
                            <a:solidFill>
                              <a:srgbClr val="1F4D78"/>
                            </a:solidFill>
                            <a:miter lim="800000"/>
                            <a:headEnd/>
                            <a:tailEnd/>
                          </a:ln>
                        </wps:spPr>
                        <wps:txbx>
                          <w:txbxContent>
                            <w:p w14:paraId="646823F0" w14:textId="77777777" w:rsidR="00CA5115" w:rsidRDefault="00CA5115" w:rsidP="00201C71">
                              <w:pPr>
                                <w:pStyle w:val="NormalWeb"/>
                                <w:ind w:firstLine="4"/>
                                <w:jc w:val="center"/>
                                <w:rPr>
                                  <w:color w:val="000000"/>
                                  <w:sz w:val="14"/>
                                  <w:szCs w:val="16"/>
                                </w:rPr>
                              </w:pPr>
                              <w:r>
                                <w:rPr>
                                  <w:color w:val="000000"/>
                                  <w:sz w:val="14"/>
                                  <w:szCs w:val="16"/>
                                </w:rPr>
                                <w:t>ADSP Reference Renderer Plugin</w:t>
                              </w:r>
                            </w:p>
                          </w:txbxContent>
                        </wps:txbx>
                        <wps:bodyPr rot="0" vert="horz" wrap="square" lIns="91440" tIns="45720" rIns="91440" bIns="45720" anchor="ctr" anchorCtr="0" upright="1">
                          <a:noAutofit/>
                        </wps:bodyPr>
                      </wps:wsp>
                      <wps:wsp>
                        <wps:cNvPr id="962" name="Straight Arrow Connector 28"/>
                        <wps:cNvCnPr>
                          <a:cxnSpLocks noChangeShapeType="1"/>
                        </wps:cNvCnPr>
                        <wps:spPr bwMode="auto">
                          <a:xfrm>
                            <a:off x="2541932" y="474304"/>
                            <a:ext cx="600" cy="1733515"/>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63" name="Straight Arrow Connector 28"/>
                        <wps:cNvCnPr>
                          <a:cxnSpLocks noChangeShapeType="1"/>
                        </wps:cNvCnPr>
                        <wps:spPr bwMode="auto">
                          <a:xfrm>
                            <a:off x="3900049" y="2255519"/>
                            <a:ext cx="700" cy="1083309"/>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64" name="Rectangle 12"/>
                        <wps:cNvSpPr>
                          <a:spLocks noChangeArrowheads="1"/>
                        </wps:cNvSpPr>
                        <wps:spPr bwMode="auto">
                          <a:xfrm>
                            <a:off x="2452331" y="2489822"/>
                            <a:ext cx="967812" cy="400703"/>
                          </a:xfrm>
                          <a:prstGeom prst="rect">
                            <a:avLst/>
                          </a:prstGeom>
                          <a:solidFill>
                            <a:srgbClr val="BDD6EE"/>
                          </a:solidFill>
                          <a:ln w="12700">
                            <a:solidFill>
                              <a:srgbClr val="1F4D78"/>
                            </a:solidFill>
                            <a:miter lim="800000"/>
                            <a:headEnd/>
                            <a:tailEnd/>
                          </a:ln>
                        </wps:spPr>
                        <wps:txbx>
                          <w:txbxContent>
                            <w:p w14:paraId="14A00A36" w14:textId="77777777" w:rsidR="00CA5115" w:rsidRDefault="00CA5115" w:rsidP="00201C71">
                              <w:pPr>
                                <w:pStyle w:val="NormalWeb"/>
                                <w:ind w:firstLine="4"/>
                                <w:jc w:val="center"/>
                                <w:rPr>
                                  <w:color w:val="000000"/>
                                  <w:sz w:val="14"/>
                                  <w:szCs w:val="16"/>
                                </w:rPr>
                              </w:pPr>
                              <w:r>
                                <w:rPr>
                                  <w:color w:val="000000"/>
                                  <w:sz w:val="14"/>
                                  <w:szCs w:val="16"/>
                                </w:rPr>
                                <w:t>ADSP Reference Equalizer Plugin</w:t>
                              </w:r>
                            </w:p>
                          </w:txbxContent>
                        </wps:txbx>
                        <wps:bodyPr rot="0" vert="horz" wrap="square" lIns="91440" tIns="45720" rIns="91440" bIns="45720" anchor="ctr" anchorCtr="0" upright="1">
                          <a:noAutofit/>
                        </wps:bodyPr>
                      </wps:wsp>
                      <wps:wsp>
                        <wps:cNvPr id="965" name="Straight Arrow Connector 28"/>
                        <wps:cNvCnPr>
                          <a:cxnSpLocks noChangeShapeType="1"/>
                        </wps:cNvCnPr>
                        <wps:spPr bwMode="auto">
                          <a:xfrm>
                            <a:off x="3265841" y="2252319"/>
                            <a:ext cx="600" cy="382903"/>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66" name="AutoShape 270"/>
                        <wps:cNvCnPr>
                          <a:cxnSpLocks noChangeShapeType="1"/>
                        </wps:cNvCnPr>
                        <wps:spPr bwMode="auto">
                          <a:xfrm>
                            <a:off x="215903" y="1829416"/>
                            <a:ext cx="4857761" cy="600"/>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67" name="テキスト ボックス 11"/>
                        <wps:cNvSpPr txBox="1">
                          <a:spLocks noChangeArrowheads="1"/>
                        </wps:cNvSpPr>
                        <wps:spPr bwMode="auto">
                          <a:xfrm>
                            <a:off x="377105" y="955008"/>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B9D2" w14:textId="77777777" w:rsidR="00CA5115" w:rsidRDefault="00CA5115" w:rsidP="00201C71">
                              <w:pPr>
                                <w:pStyle w:val="NormalWeb"/>
                                <w:rPr>
                                  <w:rFonts w:eastAsia="Meiryo" w:cs="Meiryo"/>
                                  <w:sz w:val="16"/>
                                  <w:szCs w:val="16"/>
                                </w:rPr>
                              </w:pPr>
                              <w:r>
                                <w:rPr>
                                  <w:rFonts w:eastAsia="Meiryo" w:cs="Meiryo"/>
                                  <w:color w:val="000000"/>
                                  <w:kern w:val="24"/>
                                  <w:sz w:val="16"/>
                                  <w:szCs w:val="16"/>
                                </w:rPr>
                                <w:t>User Space</w:t>
                              </w:r>
                            </w:p>
                          </w:txbxContent>
                        </wps:txbx>
                        <wps:bodyPr rot="0" vert="horz" wrap="square" lIns="91440" tIns="45720" rIns="91440" bIns="45720" anchor="t" anchorCtr="0" upright="1">
                          <a:spAutoFit/>
                        </wps:bodyPr>
                      </wps:wsp>
                      <wps:wsp>
                        <wps:cNvPr id="968" name="AutoShape 272"/>
                        <wps:cNvCnPr>
                          <a:cxnSpLocks noChangeShapeType="1"/>
                        </wps:cNvCnPr>
                        <wps:spPr bwMode="auto">
                          <a:xfrm>
                            <a:off x="596908" y="1275711"/>
                            <a:ext cx="4462156" cy="60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69" name="テキスト ボックス 11"/>
                        <wps:cNvSpPr txBox="1">
                          <a:spLocks noChangeArrowheads="1"/>
                        </wps:cNvSpPr>
                        <wps:spPr bwMode="auto">
                          <a:xfrm>
                            <a:off x="294604" y="1230611"/>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54C14" w14:textId="77777777" w:rsidR="00CA5115" w:rsidRDefault="00CA5115" w:rsidP="00201C71">
                              <w:pPr>
                                <w:pStyle w:val="NormalWeb"/>
                                <w:rPr>
                                  <w:rFonts w:eastAsia="Meiryo" w:cs="Meiryo"/>
                                  <w:sz w:val="16"/>
                                  <w:szCs w:val="16"/>
                                </w:rPr>
                              </w:pPr>
                              <w:r>
                                <w:rPr>
                                  <w:rFonts w:eastAsia="Meiryo" w:cs="Meiryo"/>
                                  <w:color w:val="000000"/>
                                  <w:kern w:val="24"/>
                                  <w:sz w:val="16"/>
                                  <w:szCs w:val="16"/>
                                </w:rPr>
                                <w:t>Kernel Space</w:t>
                              </w:r>
                            </w:p>
                          </w:txbxContent>
                        </wps:txbx>
                        <wps:bodyPr rot="0" vert="horz" wrap="square" lIns="91440" tIns="45720" rIns="91440" bIns="45720" anchor="t" anchorCtr="0" upright="1">
                          <a:spAutoFit/>
                        </wps:bodyPr>
                      </wps:wsp>
                      <wps:wsp>
                        <wps:cNvPr id="970" name="Text Box 274"/>
                        <wps:cNvSpPr txBox="1">
                          <a:spLocks noChangeArrowheads="1"/>
                        </wps:cNvSpPr>
                        <wps:spPr bwMode="auto">
                          <a:xfrm>
                            <a:off x="118101" y="3633431"/>
                            <a:ext cx="2794035" cy="3359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67AB0C" w14:textId="77777777" w:rsidR="00CA5115" w:rsidRDefault="00CA5115" w:rsidP="00201C71">
                              <w:pPr>
                                <w:rPr>
                                  <w:color w:val="FF0000"/>
                                </w:rPr>
                              </w:pPr>
                              <w:r>
                                <w:rPr>
                                  <w:color w:val="FF0000"/>
                                </w:rPr>
                                <w:t>This document’s target is in side of red square.</w:t>
                              </w:r>
                            </w:p>
                          </w:txbxContent>
                        </wps:txbx>
                        <wps:bodyPr rot="0" vert="horz" wrap="square" lIns="74295" tIns="8890" rIns="74295" bIns="8890" anchor="t" anchorCtr="0" upright="1">
                          <a:noAutofit/>
                        </wps:bodyPr>
                      </wps:wsp>
                    </wpc:wpc>
                  </a:graphicData>
                </a:graphic>
              </wp:inline>
            </w:drawing>
          </mc:Choice>
          <mc:Fallback>
            <w:pict>
              <v:group w14:anchorId="5E142D55" id="Canvas 971" o:spid="_x0000_s1553" editas="canvas" style="width:467.25pt;height:319.05pt;mso-position-horizontal-relative:char;mso-position-vertical-relative:line" coordsize="59340,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">
                <v:shape id="_x0000_s1554" type="#_x0000_t75" style="position:absolute;width:59340;height:40519;visibility:visible;mso-wrap-style:square" stroked="t">
                  <v:fill o:detectmouseclick="t"/>
                  <v:path o:connecttype="none"/>
                </v:shape>
                <v:rect id="Rectangle 5" o:spid="_x0000_s1555" style="position:absolute;left:11080;top:1035;width:37592;height:159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" filled="f" fillcolor="#d8d8d8" strokeweight=".5pt">
                  <v:textbox>
                    <w:txbxContent>
                      <w:p w14:paraId="16AB4D4D" w14:textId="77777777" w:rsidR="00CA5115" w:rsidRDefault="00CA5115" w:rsidP="00201C71">
                        <w:pPr>
                          <w:pStyle w:val="NormalWeb"/>
                          <w:ind w:firstLine="11"/>
                          <w:rPr>
                            <w:rFonts w:eastAsia="Meiryo" w:cs="Meiryo"/>
                            <w:color w:val="000000"/>
                            <w:sz w:val="36"/>
                            <w:szCs w:val="36"/>
                          </w:rPr>
                        </w:pPr>
                      </w:p>
                      <w:p w14:paraId="44C149B4" w14:textId="77777777" w:rsidR="00CA5115" w:rsidRDefault="00CA5115" w:rsidP="00201C71">
                        <w:pPr>
                          <w:pStyle w:val="NormalWeb"/>
                          <w:ind w:firstLine="11"/>
                          <w:rPr>
                            <w:rFonts w:eastAsia="Meiryo" w:cs="Meiryo"/>
                            <w:color w:val="000000"/>
                            <w:sz w:val="36"/>
                            <w:szCs w:val="36"/>
                          </w:rPr>
                        </w:pPr>
                      </w:p>
                      <w:p w14:paraId="46356A36" w14:textId="77777777" w:rsidR="00CA5115" w:rsidRDefault="00CA5115" w:rsidP="00201C71">
                        <w:pPr>
                          <w:pStyle w:val="NormalWeb"/>
                          <w:ind w:firstLine="11"/>
                          <w:rPr>
                            <w:rFonts w:eastAsia="Meiryo" w:cs="Meiryo"/>
                            <w:color w:val="000000"/>
                            <w:sz w:val="36"/>
                            <w:szCs w:val="36"/>
                          </w:rPr>
                        </w:pPr>
                      </w:p>
                      <w:p w14:paraId="0A388212" w14:textId="77777777" w:rsidR="00CA5115" w:rsidRDefault="00CA5115" w:rsidP="00201C71">
                        <w:pPr>
                          <w:pStyle w:val="NormalWeb"/>
                          <w:ind w:firstLine="11"/>
                          <w:rPr>
                            <w:rFonts w:eastAsia="Meiryo" w:cs="Meiryo"/>
                            <w:color w:val="000000"/>
                            <w:sz w:val="36"/>
                            <w:szCs w:val="36"/>
                          </w:rPr>
                        </w:pPr>
                      </w:p>
                      <w:p w14:paraId="34E2A7F5" w14:textId="77777777" w:rsidR="00CA5115" w:rsidRDefault="00CA5115" w:rsidP="00201C71">
                        <w:pPr>
                          <w:pStyle w:val="NormalWeb"/>
                          <w:ind w:firstLine="11"/>
                          <w:rPr>
                            <w:rFonts w:eastAsia="Meiryo" w:cs="Meiryo"/>
                            <w:color w:val="000000"/>
                            <w:sz w:val="36"/>
                            <w:szCs w:val="36"/>
                          </w:rPr>
                        </w:pPr>
                      </w:p>
                      <w:p w14:paraId="76523D6A" w14:textId="77777777" w:rsidR="00CA5115" w:rsidRDefault="00CA5115" w:rsidP="00201C71">
                        <w:pPr>
                          <w:pStyle w:val="NormalWeb"/>
                          <w:ind w:firstLine="11"/>
                          <w:rPr>
                            <w:rFonts w:eastAsia="Meiryo" w:cs="Meiryo"/>
                            <w:color w:val="000000"/>
                            <w:sz w:val="36"/>
                            <w:szCs w:val="36"/>
                          </w:rPr>
                        </w:pPr>
                      </w:p>
                      <w:p w14:paraId="4C0AFC6D" w14:textId="77777777" w:rsidR="00CA5115" w:rsidRDefault="00CA5115" w:rsidP="00201C71">
                        <w:pPr>
                          <w:pStyle w:val="NormalWeb"/>
                          <w:ind w:firstLine="11"/>
                          <w:rPr>
                            <w:rFonts w:eastAsia="Meiryo" w:cs="Meiryo"/>
                          </w:rPr>
                        </w:pPr>
                        <w:r>
                          <w:rPr>
                            <w:rFonts w:eastAsia="Meiryo" w:cs="Meiryo"/>
                            <w:color w:val="000000"/>
                            <w:sz w:val="36"/>
                            <w:szCs w:val="36"/>
                          </w:rPr>
                          <w:t>ARM</w:t>
                        </w:r>
                      </w:p>
                    </w:txbxContent>
                  </v:textbox>
                </v:rect>
                <v:rect id="Rectangle 7" o:spid="_x0000_s1556" style="position:absolute;left:13525;top:2095;width:3114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" fillcolor="#d9d9d9">
                  <v:textbox>
                    <w:txbxContent>
                      <w:p w14:paraId="1CD69AF3" w14:textId="77777777" w:rsidR="00CA5115" w:rsidRDefault="00CA5115" w:rsidP="00201C71">
                        <w:pPr>
                          <w:pStyle w:val="NormalWeb"/>
                          <w:ind w:firstLine="10"/>
                          <w:jc w:val="center"/>
                        </w:pPr>
                        <w:r>
                          <w:rPr>
                            <w:sz w:val="32"/>
                            <w:szCs w:val="32"/>
                          </w:rPr>
                          <w:t>User Application</w:t>
                        </w:r>
                      </w:p>
                    </w:txbxContent>
                  </v:textbox>
                </v:rect>
                <v:rect id="Rectangle 13" o:spid="_x0000_s1557" style="position:absolute;left:11087;top:19685;width:37592;height:1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" filled="f" fillcolor="#d8d8d8" strokeweight=".5pt">
                  <v:textbox>
                    <w:txbxContent>
                      <w:p w14:paraId="43EFC936" w14:textId="77777777" w:rsidR="00CA5115" w:rsidRDefault="00CA5115" w:rsidP="00201C71">
                        <w:pPr>
                          <w:pStyle w:val="NormalWeb"/>
                          <w:ind w:firstLine="10"/>
                          <w:rPr>
                            <w:rFonts w:eastAsia="Meiryo" w:cs="Meiryo"/>
                            <w:sz w:val="32"/>
                            <w:szCs w:val="32"/>
                          </w:rPr>
                        </w:pPr>
                        <w:r>
                          <w:rPr>
                            <w:rFonts w:eastAsia="Meiryo" w:cs="Meiryo"/>
                            <w:color w:val="000000"/>
                            <w:sz w:val="32"/>
                            <w:szCs w:val="32"/>
                          </w:rPr>
                          <w:t>ADSP</w:t>
                        </w:r>
                      </w:p>
                    </w:txbxContent>
                  </v:textbox>
                </v:rect>
                <v:rect id="Rectangle 17" o:spid="_x0000_s1558" style="position:absolute;left:12217;top:27292;width:8858;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" fillcolor="#d9d9d9">
                  <v:textbox>
                    <w:txbxContent>
                      <w:p w14:paraId="63D6306A" w14:textId="77777777" w:rsidR="00CA5115" w:rsidRDefault="00CA5115" w:rsidP="00201C71">
                        <w:pPr>
                          <w:pStyle w:val="NormalWeb"/>
                          <w:jc w:val="center"/>
                          <w:rPr>
                            <w:rFonts w:ascii="Meiryo" w:eastAsia="Meiryo" w:hAnsi="Meiryo" w:cs="Meiryo"/>
                          </w:rPr>
                        </w:pPr>
                        <w:r>
                          <w:rPr>
                            <w:rFonts w:ascii="Meiryo" w:eastAsia="Meiryo" w:hAnsi="Meiryo" w:cs="Meiryo" w:hint="eastAsia"/>
                            <w:color w:val="000000"/>
                            <w:sz w:val="18"/>
                            <w:szCs w:val="18"/>
                          </w:rPr>
                          <w:t>Codec</w:t>
                        </w:r>
                      </w:p>
                    </w:txbxContent>
                  </v:textbox>
                </v:rect>
                <v:rect id="Rectangle 41" o:spid="_x0000_s1559" style="position:absolute;left:44850;top:32327;width:6413;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" fillcolor="#d9d9d9">
                  <v:textbox>
                    <w:txbxContent>
                      <w:p w14:paraId="102D400E" w14:textId="77777777" w:rsidR="00CA5115" w:rsidRDefault="00CA5115" w:rsidP="00201C71">
                        <w:pPr>
                          <w:pStyle w:val="NormalWeb"/>
                          <w:jc w:val="center"/>
                        </w:pPr>
                        <w:r>
                          <w:rPr>
                            <w:color w:val="000000"/>
                          </w:rPr>
                          <w:t>DAC/ADC</w:t>
                        </w:r>
                      </w:p>
                    </w:txbxContent>
                  </v:textbox>
                </v:rect>
                <v:shape id="テキスト ボックス 11" o:spid="_x0000_s1560" type="#_x0000_t202" style="position:absolute;left:1797;top:15233;width:559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" filled="f" stroked="f">
                  <v:textbox style="mso-fit-shape-to-text:t">
                    <w:txbxContent>
                      <w:p w14:paraId="7E49B9B4" w14:textId="77777777" w:rsidR="00CA5115" w:rsidRDefault="00CA5115" w:rsidP="00201C71">
                        <w:pPr>
                          <w:pStyle w:val="NormalWeb"/>
                          <w:rPr>
                            <w:rFonts w:eastAsia="Meiryo" w:cs="Meiryo"/>
                          </w:rPr>
                        </w:pPr>
                        <w:r>
                          <w:rPr>
                            <w:rFonts w:eastAsia="Meiryo" w:cs="Meiryo"/>
                            <w:color w:val="000000"/>
                            <w:kern w:val="24"/>
                          </w:rPr>
                          <w:t>ARM</w:t>
                        </w:r>
                      </w:p>
                    </w:txbxContent>
                  </v:textbox>
                </v:shape>
                <v:shape id="テキスト ボックス 12" o:spid="_x0000_s1561" type="#_x0000_t202" style="position:absolute;left:1797;top:18294;width:10401;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" filled="f" stroked="f">
                  <v:textbox style="mso-fit-shape-to-text:t">
                    <w:txbxContent>
                      <w:p w14:paraId="04BD0778" w14:textId="77777777" w:rsidR="00CA5115" w:rsidRDefault="00CA5115" w:rsidP="00201C71">
                        <w:pPr>
                          <w:pStyle w:val="NormalWeb"/>
                          <w:rPr>
                            <w:rFonts w:eastAsia="Meiryo" w:cs="Meiryo"/>
                          </w:rPr>
                        </w:pPr>
                        <w:r>
                          <w:rPr>
                            <w:rFonts w:eastAsia="Meiryo" w:cs="Meiryo"/>
                            <w:color w:val="000000"/>
                            <w:kern w:val="24"/>
                          </w:rPr>
                          <w:t>Audio HW</w:t>
                        </w:r>
                      </w:p>
                    </w:txbxContent>
                  </v:textbox>
                </v:shape>
                <v:rect id="Rectangle 13" o:spid="_x0000_s1562" style="position:absolute;left:36353;top:32327;width:6700;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" fillcolor="#d9d9d9">
                  <v:textbox>
                    <w:txbxContent>
                      <w:p w14:paraId="026E5A18" w14:textId="77777777" w:rsidR="00CA5115" w:rsidRDefault="00CA5115" w:rsidP="00201C71">
                        <w:pPr>
                          <w:pStyle w:val="NormalWeb"/>
                          <w:jc w:val="center"/>
                          <w:rPr>
                            <w:rFonts w:eastAsia="Meiryo" w:cs="Meiryo"/>
                          </w:rPr>
                        </w:pPr>
                        <w:r>
                          <w:rPr>
                            <w:rFonts w:eastAsia="Meiryo" w:cs="Meiryo"/>
                            <w:color w:val="000000"/>
                            <w:sz w:val="18"/>
                            <w:szCs w:val="18"/>
                          </w:rPr>
                          <w:t>SCU/ SSI/</w:t>
                        </w:r>
                      </w:p>
                      <w:p w14:paraId="5E830649" w14:textId="77777777" w:rsidR="00CA5115" w:rsidRDefault="00CA5115" w:rsidP="00201C71">
                        <w:pPr>
                          <w:pStyle w:val="NormalWeb"/>
                          <w:jc w:val="center"/>
                          <w:rPr>
                            <w:rFonts w:eastAsia="Meiryo" w:cs="Meiryo"/>
                          </w:rPr>
                        </w:pPr>
                        <w:r>
                          <w:rPr>
                            <w:rFonts w:eastAsia="Meiryo" w:cs="Meiryo"/>
                            <w:color w:val="000000"/>
                            <w:sz w:val="18"/>
                            <w:szCs w:val="18"/>
                          </w:rPr>
                          <w:t>ADMA</w:t>
                        </w:r>
                      </w:p>
                    </w:txbxContent>
                  </v:textbox>
                </v:rect>
                <v:shape id="Straight Arrow Connector 28" o:spid="_x0000_s1563" type="#_x0000_t32" style="position:absolute;left:42094;top:35356;width:38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" strokeweight="1.5pt">
                  <v:stroke dashstyle="dash" startarrow="block" endarrow="block"/>
                </v:shape>
                <v:rect id="Rectangle 12" o:spid="_x0000_s1564" style="position:absolute;left:23610;top:24264;width:11429;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" filled="f" strokecolor="red" strokeweight="6pt"/>
                <v:rect id="Rectangle 10" o:spid="_x0000_s1565" style="position:absolute;left:24453;top:8070;width:2021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" fillcolor="#bdd6ee" strokecolor="#1f4d78" strokeweight="1pt">
                  <v:textbox>
                    <w:txbxContent>
                      <w:p w14:paraId="675BCF53" w14:textId="77777777" w:rsidR="00CA5115" w:rsidRDefault="00CA5115" w:rsidP="00201C71">
                        <w:pPr>
                          <w:pStyle w:val="NormalWeb"/>
                          <w:ind w:firstLine="7"/>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v:textbox>
                </v:rect>
                <v:rect id="Rectangle 17" o:spid="_x0000_s1566" style="position:absolute;left:12192;top:22948;width:8883;height:3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" fillcolor="#d9d9d9">
                  <v:textbox>
                    <w:txbxContent>
                      <w:p w14:paraId="1717CBCE" w14:textId="77777777" w:rsidR="00CA5115" w:rsidRDefault="00CA5115" w:rsidP="00201C71">
                        <w:pPr>
                          <w:pStyle w:val="NormalWeb"/>
                          <w:jc w:val="center"/>
                          <w:rPr>
                            <w:rFonts w:ascii="Meiryo" w:eastAsia="Meiryo" w:hAnsi="Meiryo" w:cs="Meiryo"/>
                          </w:rPr>
                        </w:pPr>
                        <w:r>
                          <w:rPr>
                            <w:rFonts w:ascii="Meiryo" w:eastAsia="Meiryo" w:hAnsi="Meiryo" w:cs="Meiryo" w:hint="eastAsia"/>
                            <w:color w:val="000000"/>
                            <w:sz w:val="18"/>
                            <w:szCs w:val="18"/>
                          </w:rPr>
                          <w:t>NC/EC</w:t>
                        </w:r>
                      </w:p>
                    </w:txbxContent>
                  </v:textbox>
                </v:rect>
                <v:rect id="Rectangle 12" o:spid="_x0000_s1567" style="position:absolute;left:24561;top:14020;width:20111;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" fillcolor="#f7caac" strokecolor="#823b0b" strokeweight="1pt">
                  <v:textbox>
                    <w:txbxContent>
                      <w:p w14:paraId="1CC3D218" w14:textId="77777777" w:rsidR="00CA5115" w:rsidRDefault="00CA5115" w:rsidP="00201C71">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v:textbox>
                </v:rect>
                <v:rect id="Rectangle 12" o:spid="_x0000_s1568" style="position:absolute;left:24453;top:20618;width:2022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" fillcolor="#bdd6ee" strokecolor="#1f4d78" strokeweight="1pt">
                  <v:textbox>
                    <w:txbxContent>
                      <w:p w14:paraId="335C3374" w14:textId="77777777" w:rsidR="00CA5115" w:rsidRDefault="00CA5115" w:rsidP="00201C71">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v:textbox>
                </v:rect>
                <v:rect id="Rectangle 12" o:spid="_x0000_s1569" style="position:absolute;left:36269;top:24841;width:9804;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" fillcolor="#bdd6ee" strokecolor="#1f4d78" strokeweight="1pt">
                  <v:textbox>
                    <w:txbxContent>
                      <w:p w14:paraId="646823F0" w14:textId="77777777" w:rsidR="00CA5115" w:rsidRDefault="00CA5115" w:rsidP="00201C71">
                        <w:pPr>
                          <w:pStyle w:val="NormalWeb"/>
                          <w:ind w:firstLine="4"/>
                          <w:jc w:val="center"/>
                          <w:rPr>
                            <w:color w:val="000000"/>
                            <w:sz w:val="14"/>
                            <w:szCs w:val="16"/>
                          </w:rPr>
                        </w:pPr>
                        <w:r>
                          <w:rPr>
                            <w:color w:val="000000"/>
                            <w:sz w:val="14"/>
                            <w:szCs w:val="16"/>
                          </w:rPr>
                          <w:t>ADSP Reference Renderer Plugin</w:t>
                        </w:r>
                      </w:p>
                    </w:txbxContent>
                  </v:textbox>
                </v:rect>
                <v:shape id="Straight Arrow Connector 28" o:spid="_x0000_s1570" type="#_x0000_t32" style="position:absolute;left:25419;top:4743;width:6;height:1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" strokeweight="1.5pt">
                  <v:stroke dashstyle="dash" startarrow="block" endarrow="block"/>
                </v:shape>
                <v:shape id="Straight Arrow Connector 28" o:spid="_x0000_s1571" type="#_x0000_t32" style="position:absolute;left:39000;top:22555;width:7;height:108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" strokeweight="1.5pt">
                  <v:stroke dashstyle="dash" startarrow="block" endarrow="block"/>
                </v:shape>
                <v:rect id="Rectangle 12" o:spid="_x0000_s1572" style="position:absolute;left:24523;top:24898;width:9678;height:4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" fillcolor="#bdd6ee" strokecolor="#1f4d78" strokeweight="1pt">
                  <v:textbox>
                    <w:txbxContent>
                      <w:p w14:paraId="14A00A36" w14:textId="77777777" w:rsidR="00CA5115" w:rsidRDefault="00CA5115" w:rsidP="00201C71">
                        <w:pPr>
                          <w:pStyle w:val="NormalWeb"/>
                          <w:ind w:firstLine="4"/>
                          <w:jc w:val="center"/>
                          <w:rPr>
                            <w:color w:val="000000"/>
                            <w:sz w:val="14"/>
                            <w:szCs w:val="16"/>
                          </w:rPr>
                        </w:pPr>
                        <w:r>
                          <w:rPr>
                            <w:color w:val="000000"/>
                            <w:sz w:val="14"/>
                            <w:szCs w:val="16"/>
                          </w:rPr>
                          <w:t>ADSP Reference Equalizer Plugin</w:t>
                        </w:r>
                      </w:p>
                    </w:txbxContent>
                  </v:textbox>
                </v:rect>
                <v:shape id="Straight Arrow Connector 28" o:spid="_x0000_s1573" type="#_x0000_t32" style="position:absolute;left:32658;top:22523;width:6;height:3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" strokeweight="1.5pt">
                  <v:stroke dashstyle="dash" startarrow="block" endarrow="block"/>
                </v:shape>
                <v:shape id="AutoShape 270" o:spid="_x0000_s1574" type="#_x0000_t32" style="position:absolute;left:2159;top:18294;width:485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" strokeweight="1pt">
                  <v:stroke dashstyle="dash"/>
                </v:shape>
                <v:shape id="テキスト ボックス 11" o:spid="_x0000_s1575" type="#_x0000_t202" style="position:absolute;left:3771;top:9550;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" filled="f" stroked="f">
                  <v:textbox style="mso-fit-shape-to-text:t">
                    <w:txbxContent>
                      <w:p w14:paraId="579EB9D2" w14:textId="77777777" w:rsidR="00CA5115" w:rsidRDefault="00CA5115" w:rsidP="00201C71">
                        <w:pPr>
                          <w:pStyle w:val="NormalWeb"/>
                          <w:rPr>
                            <w:rFonts w:eastAsia="Meiryo" w:cs="Meiryo"/>
                            <w:sz w:val="16"/>
                            <w:szCs w:val="16"/>
                          </w:rPr>
                        </w:pPr>
                        <w:r>
                          <w:rPr>
                            <w:rFonts w:eastAsia="Meiryo" w:cs="Meiryo"/>
                            <w:color w:val="000000"/>
                            <w:kern w:val="24"/>
                            <w:sz w:val="16"/>
                            <w:szCs w:val="16"/>
                          </w:rPr>
                          <w:t>User Space</w:t>
                        </w:r>
                      </w:p>
                    </w:txbxContent>
                  </v:textbox>
                </v:shape>
                <v:shape id="AutoShape 272" o:spid="_x0000_s1576" type="#_x0000_t32" style="position:absolute;left:5969;top:12757;width:446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" strokeweight="1pt">
                  <v:stroke dashstyle="1 1"/>
                </v:shape>
                <v:shape id="テキスト ボックス 11" o:spid="_x0000_s1577" type="#_x0000_t202" style="position:absolute;left:2946;top:12306;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" filled="f" stroked="f">
                  <v:textbox style="mso-fit-shape-to-text:t">
                    <w:txbxContent>
                      <w:p w14:paraId="0FC54C14" w14:textId="77777777" w:rsidR="00CA5115" w:rsidRDefault="00CA5115" w:rsidP="00201C71">
                        <w:pPr>
                          <w:pStyle w:val="NormalWeb"/>
                          <w:rPr>
                            <w:rFonts w:eastAsia="Meiryo" w:cs="Meiryo"/>
                            <w:sz w:val="16"/>
                            <w:szCs w:val="16"/>
                          </w:rPr>
                        </w:pPr>
                        <w:r>
                          <w:rPr>
                            <w:rFonts w:eastAsia="Meiryo" w:cs="Meiryo"/>
                            <w:color w:val="000000"/>
                            <w:kern w:val="24"/>
                            <w:sz w:val="16"/>
                            <w:szCs w:val="16"/>
                          </w:rPr>
                          <w:t>Kernel Space</w:t>
                        </w:r>
                      </w:p>
                    </w:txbxContent>
                  </v:textbox>
                </v:shape>
                <v:shape id="Text Box 274" o:spid="_x0000_s1578" type="#_x0000_t202" style="position:absolute;left:1181;top:36334;width:27940;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" stroked="f">
                  <v:textbox inset="5.85pt,.7pt,5.85pt,.7pt">
                    <w:txbxContent>
                      <w:p w14:paraId="0267AB0C" w14:textId="77777777" w:rsidR="00CA5115" w:rsidRDefault="00CA5115" w:rsidP="00201C71">
                        <w:pPr>
                          <w:rPr>
                            <w:color w:val="FF0000"/>
                          </w:rPr>
                        </w:pPr>
                        <w:r>
                          <w:rPr>
                            <w:color w:val="FF0000"/>
                          </w:rPr>
                          <w:t>This document’s target is in side of red square.</w:t>
                        </w:r>
                      </w:p>
                    </w:txbxContent>
                  </v:textbox>
                </v:shape>
                <w10:anchorlock/>
              </v:group>
            </w:pict>
          </mc:Fallback>
        </mc:AlternateContent>
      </w:r>
    </w:p>
    <w:p w14:paraId="1B6003D4" w14:textId="31841718" w:rsidR="00201C71" w:rsidRDefault="00201C71" w:rsidP="00201C71">
      <w:pPr>
        <w:pStyle w:val="Caption"/>
        <w:rPr>
          <w:lang w:eastAsia="x-none"/>
        </w:rPr>
      </w:pPr>
      <w:bookmarkStart w:id="126" w:name="_Toc529973459"/>
      <w:r>
        <w:t xml:space="preserve">Figure </w:t>
      </w:r>
      <w:r w:rsidR="009D33F5">
        <w:t>2.1.2.1</w:t>
      </w:r>
      <w:r>
        <w:t xml:space="preserve"> The software architecture</w:t>
      </w:r>
      <w:bookmarkEnd w:id="126"/>
    </w:p>
    <w:p w14:paraId="4D7FA046" w14:textId="14F1681A" w:rsidR="00201C71" w:rsidRPr="00D44B46" w:rsidRDefault="00D44B46" w:rsidP="00D44B46">
      <w:pPr>
        <w:pStyle w:val="Heading5"/>
        <w:rPr>
          <w:rFonts w:asciiTheme="minorHAnsi" w:hAnsiTheme="minorHAnsi" w:cstheme="minorHAnsi"/>
          <w:i/>
          <w:color w:val="auto"/>
        </w:rPr>
      </w:pPr>
      <w:bookmarkStart w:id="127" w:name="_Toc529973410"/>
      <w:r w:rsidRPr="00D44B46">
        <w:rPr>
          <w:rFonts w:asciiTheme="minorHAnsi" w:hAnsiTheme="minorHAnsi" w:cstheme="minorHAnsi"/>
          <w:i/>
          <w:color w:val="auto"/>
        </w:rPr>
        <w:t xml:space="preserve">2.1.3. </w:t>
      </w:r>
      <w:r w:rsidR="00201C71" w:rsidRPr="00D44B46">
        <w:rPr>
          <w:rFonts w:asciiTheme="minorHAnsi" w:hAnsiTheme="minorHAnsi" w:cstheme="minorHAnsi"/>
          <w:i/>
          <w:color w:val="auto"/>
        </w:rPr>
        <w:t>Specification overview</w:t>
      </w:r>
      <w:bookmarkEnd w:id="127"/>
      <w:r w:rsidR="00201C71" w:rsidRPr="00D44B46">
        <w:rPr>
          <w:rFonts w:asciiTheme="minorHAnsi" w:hAnsiTheme="minorHAnsi" w:cstheme="minorHAnsi"/>
          <w:i/>
          <w:color w:val="auto"/>
        </w:rPr>
        <w:t xml:space="preserve"> </w:t>
      </w:r>
    </w:p>
    <w:p w14:paraId="5E8AE44F" w14:textId="77777777" w:rsidR="00201C71" w:rsidRDefault="00201C71" w:rsidP="00201C71">
      <w:pPr>
        <w:rPr>
          <w:lang w:eastAsia="x-none"/>
        </w:rPr>
      </w:pPr>
      <w:r>
        <w:rPr>
          <w:lang w:eastAsia="x-none"/>
        </w:rPr>
        <w:t>Equalizer changes frequency characteristic of the audio signal based on the parameter that was set and performs sound quality correction. Filter processing is performed for the PCM data which were input, and coordinates ingredient of the specific frequency band.</w:t>
      </w:r>
    </w:p>
    <w:p w14:paraId="1165A67C" w14:textId="2BE155DA" w:rsidR="00201C71" w:rsidRDefault="00201C71" w:rsidP="00201C71">
      <w:pPr>
        <w:rPr>
          <w:lang w:eastAsia="x-none"/>
        </w:rPr>
      </w:pPr>
      <w:r>
        <w:rPr>
          <w:lang w:eastAsia="x-none"/>
        </w:rPr>
        <w:t xml:space="preserve">Table </w:t>
      </w:r>
      <w:r w:rsidR="009D33F5">
        <w:rPr>
          <w:lang w:eastAsia="x-none"/>
        </w:rPr>
        <w:t>2.1.3.1 s</w:t>
      </w:r>
      <w:r>
        <w:rPr>
          <w:lang w:eastAsia="x-none"/>
        </w:rPr>
        <w:t>hows the basic specification and Table 1-2 shows the support specification of Equalizer.</w:t>
      </w:r>
    </w:p>
    <w:p w14:paraId="28F2DFB3" w14:textId="77777777" w:rsidR="00201C71" w:rsidRDefault="00201C71" w:rsidP="00201C71">
      <w:pPr>
        <w:pStyle w:val="ReqID"/>
        <w:rPr>
          <w:lang w:eastAsia="x-none"/>
        </w:rPr>
      </w:pPr>
      <w:r>
        <w:rPr>
          <w:lang w:eastAsia="ja-JP"/>
        </w:rPr>
        <w:t>EQZ</w:t>
      </w:r>
      <w:r>
        <w:t>_FD001</w:t>
      </w:r>
    </w:p>
    <w:p w14:paraId="087C8E27" w14:textId="0B7C38AD" w:rsidR="00201C71" w:rsidRDefault="00201C71" w:rsidP="00201C71">
      <w:pPr>
        <w:pStyle w:val="Caption"/>
        <w:rPr>
          <w:lang w:eastAsia="x-none"/>
        </w:rPr>
      </w:pPr>
      <w:bookmarkStart w:id="128" w:name="_Toc529973465"/>
      <w:r>
        <w:t xml:space="preserve">Table </w:t>
      </w:r>
      <w:proofErr w:type="gramStart"/>
      <w:r w:rsidR="009D33F5">
        <w:rPr>
          <w:lang w:eastAsia="x-none"/>
        </w:rPr>
        <w:t xml:space="preserve">2.1.3.1 </w:t>
      </w:r>
      <w:r>
        <w:t xml:space="preserve"> Basic</w:t>
      </w:r>
      <w:proofErr w:type="gramEnd"/>
      <w:r>
        <w:t xml:space="preserve"> Specifications</w:t>
      </w:r>
      <w:bookmarkEnd w:id="128"/>
    </w:p>
    <w:tbl>
      <w:tblPr>
        <w:tblStyle w:val="TableGrid"/>
        <w:tblW w:w="0" w:type="auto"/>
        <w:tblInd w:w="0" w:type="dxa"/>
        <w:tblLook w:val="04A0" w:firstRow="1" w:lastRow="0" w:firstColumn="1" w:lastColumn="0" w:noHBand="0" w:noVBand="1"/>
      </w:tblPr>
      <w:tblGrid>
        <w:gridCol w:w="3722"/>
        <w:gridCol w:w="5628"/>
      </w:tblGrid>
      <w:tr w:rsidR="00201C71" w14:paraId="79D71FB0"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2D662385" w14:textId="77777777" w:rsidR="00201C71" w:rsidRDefault="00201C71">
            <w:pPr>
              <w:pStyle w:val="Caption"/>
              <w:jc w:val="both"/>
            </w:pPr>
            <w:r>
              <w:rPr>
                <w:color w:val="000000"/>
                <w:szCs w:val="20"/>
              </w:rPr>
              <w:t>Item</w:t>
            </w:r>
          </w:p>
        </w:tc>
        <w:tc>
          <w:tcPr>
            <w:tcW w:w="5990" w:type="dxa"/>
            <w:tcBorders>
              <w:top w:val="single" w:sz="4" w:space="0" w:color="auto"/>
              <w:left w:val="single" w:sz="4" w:space="0" w:color="auto"/>
              <w:bottom w:val="single" w:sz="4" w:space="0" w:color="auto"/>
              <w:right w:val="single" w:sz="4" w:space="0" w:color="auto"/>
            </w:tcBorders>
            <w:hideMark/>
          </w:tcPr>
          <w:p w14:paraId="426D6561" w14:textId="77777777" w:rsidR="00201C71" w:rsidRDefault="00201C71">
            <w:pPr>
              <w:pStyle w:val="Caption"/>
              <w:jc w:val="both"/>
            </w:pPr>
            <w:r>
              <w:rPr>
                <w:szCs w:val="20"/>
              </w:rPr>
              <w:tab/>
            </w:r>
            <w:r>
              <w:rPr>
                <w:color w:val="000000"/>
                <w:szCs w:val="20"/>
              </w:rPr>
              <w:t>Description</w:t>
            </w:r>
          </w:p>
        </w:tc>
      </w:tr>
      <w:tr w:rsidR="00201C71" w14:paraId="3AC3AF4A"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4CE7A0E4" w14:textId="77777777" w:rsidR="00201C71" w:rsidRDefault="00201C71">
            <w:pPr>
              <w:pStyle w:val="ReqText"/>
              <w:jc w:val="both"/>
            </w:pPr>
            <w:r>
              <w:t>DSP</w:t>
            </w:r>
          </w:p>
        </w:tc>
        <w:tc>
          <w:tcPr>
            <w:tcW w:w="5990" w:type="dxa"/>
            <w:tcBorders>
              <w:top w:val="single" w:sz="4" w:space="0" w:color="auto"/>
              <w:left w:val="single" w:sz="4" w:space="0" w:color="auto"/>
              <w:bottom w:val="single" w:sz="4" w:space="0" w:color="auto"/>
              <w:right w:val="single" w:sz="4" w:space="0" w:color="auto"/>
            </w:tcBorders>
            <w:hideMark/>
          </w:tcPr>
          <w:p w14:paraId="6D1431B4" w14:textId="77777777" w:rsidR="00201C71" w:rsidRDefault="00201C71">
            <w:pPr>
              <w:pStyle w:val="ReqText"/>
              <w:jc w:val="both"/>
            </w:pPr>
            <w:r>
              <w:t>Cadence Design Systems, Inc. HiFi2</w:t>
            </w:r>
          </w:p>
        </w:tc>
      </w:tr>
      <w:tr w:rsidR="00201C71" w14:paraId="3CB96D83"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00288F1D" w14:textId="77777777" w:rsidR="00201C71" w:rsidRDefault="00201C71">
            <w:pPr>
              <w:pStyle w:val="ReqText"/>
              <w:jc w:val="both"/>
            </w:pPr>
            <w:r>
              <w:t>Complier</w:t>
            </w:r>
          </w:p>
        </w:tc>
        <w:tc>
          <w:tcPr>
            <w:tcW w:w="5990" w:type="dxa"/>
            <w:tcBorders>
              <w:top w:val="single" w:sz="4" w:space="0" w:color="auto"/>
              <w:left w:val="single" w:sz="4" w:space="0" w:color="auto"/>
              <w:bottom w:val="single" w:sz="4" w:space="0" w:color="auto"/>
              <w:right w:val="single" w:sz="4" w:space="0" w:color="auto"/>
            </w:tcBorders>
            <w:hideMark/>
          </w:tcPr>
          <w:p w14:paraId="2F070E39" w14:textId="77777777" w:rsidR="00201C71" w:rsidRDefault="00201C71">
            <w:pPr>
              <w:pStyle w:val="ReqText"/>
              <w:jc w:val="both"/>
            </w:pPr>
            <w:r>
              <w:t>Xtensa C and C++ Compiler (version 12.0.4)</w:t>
            </w:r>
          </w:p>
        </w:tc>
      </w:tr>
      <w:tr w:rsidR="00201C71" w14:paraId="75DEE80F"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0AB036C" w14:textId="77777777" w:rsidR="00201C71" w:rsidRDefault="00201C71">
            <w:pPr>
              <w:pStyle w:val="Caption"/>
              <w:jc w:val="both"/>
            </w:pPr>
            <w:r>
              <w:t>Endian</w:t>
            </w:r>
          </w:p>
        </w:tc>
        <w:tc>
          <w:tcPr>
            <w:tcW w:w="5990" w:type="dxa"/>
            <w:tcBorders>
              <w:top w:val="single" w:sz="4" w:space="0" w:color="auto"/>
              <w:left w:val="single" w:sz="4" w:space="0" w:color="auto"/>
              <w:bottom w:val="single" w:sz="4" w:space="0" w:color="auto"/>
              <w:right w:val="single" w:sz="4" w:space="0" w:color="auto"/>
            </w:tcBorders>
            <w:hideMark/>
          </w:tcPr>
          <w:p w14:paraId="2BAF0EFE" w14:textId="77777777" w:rsidR="00201C71" w:rsidRDefault="00201C71">
            <w:pPr>
              <w:pStyle w:val="Caption"/>
              <w:jc w:val="both"/>
            </w:pPr>
            <w:r>
              <w:t>Little Endian</w:t>
            </w:r>
          </w:p>
        </w:tc>
      </w:tr>
    </w:tbl>
    <w:p w14:paraId="286EA7C1" w14:textId="77777777" w:rsidR="00201C71" w:rsidRDefault="00201C71" w:rsidP="00201C71">
      <w:pPr>
        <w:pStyle w:val="RefIDs"/>
        <w:rPr>
          <w:vanish w:val="0"/>
        </w:rPr>
      </w:pPr>
    </w:p>
    <w:p w14:paraId="35F6103F" w14:textId="77777777" w:rsidR="00201C71" w:rsidRDefault="00201C71">
      <w:pPr>
        <w:rPr>
          <w:rFonts w:ascii="Verdana" w:eastAsia="Meiryo" w:hAnsi="Verdana" w:cs="Arial"/>
          <w:b/>
          <w:i/>
          <w:color w:val="00B050"/>
          <w:lang w:val="en-GB"/>
        </w:rPr>
      </w:pPr>
      <w:r>
        <w:rPr>
          <w:vanish/>
        </w:rPr>
        <w:br w:type="page"/>
      </w:r>
    </w:p>
    <w:p w14:paraId="350D139C" w14:textId="77777777" w:rsidR="00201C71" w:rsidRDefault="00201C71">
      <w:pPr>
        <w:rPr>
          <w:rFonts w:ascii="Verdana" w:eastAsia="Meiryo" w:hAnsi="Verdana" w:cs="Arial"/>
          <w:b/>
          <w:i/>
          <w:color w:val="00B050"/>
          <w:lang w:val="en-GB"/>
        </w:rPr>
      </w:pPr>
      <w:r>
        <w:rPr>
          <w:vanish/>
        </w:rPr>
        <w:br w:type="page"/>
      </w:r>
    </w:p>
    <w:p w14:paraId="5421E566" w14:textId="77777777" w:rsidR="00201C71" w:rsidRDefault="00201C71">
      <w:pPr>
        <w:rPr>
          <w:rFonts w:ascii="Verdana" w:eastAsia="Meiryo" w:hAnsi="Verdana" w:cs="Arial"/>
          <w:b/>
          <w:i/>
          <w:color w:val="00B050"/>
          <w:lang w:val="en-GB"/>
        </w:rPr>
      </w:pPr>
      <w:r>
        <w:rPr>
          <w:vanish/>
        </w:rPr>
        <w:br w:type="page"/>
      </w:r>
    </w:p>
    <w:p w14:paraId="10ED8C32" w14:textId="77777777" w:rsidR="00201C71" w:rsidRDefault="00201C71">
      <w:pPr>
        <w:rPr>
          <w:rFonts w:ascii="Verdana" w:eastAsia="Meiryo" w:hAnsi="Verdana" w:cs="Arial"/>
          <w:b/>
          <w:i/>
          <w:color w:val="00B050"/>
          <w:lang w:val="en-GB"/>
        </w:rPr>
      </w:pPr>
      <w:r>
        <w:rPr>
          <w:vanish/>
        </w:rPr>
        <w:br w:type="page"/>
      </w:r>
    </w:p>
    <w:p w14:paraId="33AD91C0" w14:textId="77777777" w:rsidR="009D33F5" w:rsidRDefault="009D33F5">
      <w:pPr>
        <w:rPr>
          <w:rFonts w:ascii="Verdana" w:eastAsia="Meiryo" w:hAnsi="Verdana" w:cs="Arial"/>
          <w:b/>
          <w:i/>
          <w:color w:val="00B050"/>
          <w:lang w:val="en-GB"/>
        </w:rPr>
      </w:pPr>
      <w:r>
        <w:rPr>
          <w:vanish/>
        </w:rPr>
        <w:lastRenderedPageBreak/>
        <w:br w:type="page"/>
      </w:r>
    </w:p>
    <w:p w14:paraId="037973BA" w14:textId="3796EA76" w:rsidR="00201C71" w:rsidRDefault="00201C71" w:rsidP="00201C71">
      <w:pPr>
        <w:pStyle w:val="RefIDs"/>
        <w:rPr>
          <w:sz w:val="20"/>
          <w:szCs w:val="20"/>
          <w:lang w:eastAsia="ja-JP"/>
        </w:rPr>
      </w:pPr>
      <w:r>
        <w:t>[Covers: 96870]</w:t>
      </w:r>
    </w:p>
    <w:p w14:paraId="655945D0" w14:textId="77777777" w:rsidR="00201C71" w:rsidRDefault="00201C71" w:rsidP="00201C71">
      <w:pPr>
        <w:pStyle w:val="ReqID"/>
        <w:rPr>
          <w:lang w:eastAsia="ja-JP"/>
        </w:rPr>
      </w:pPr>
      <w:r>
        <w:rPr>
          <w:lang w:eastAsia="ja-JP"/>
        </w:rPr>
        <w:t>EQZ_FD002</w:t>
      </w:r>
    </w:p>
    <w:p w14:paraId="2CD832F3" w14:textId="748D6974" w:rsidR="00201C71" w:rsidRDefault="00201C71" w:rsidP="00201C71">
      <w:pPr>
        <w:pStyle w:val="Caption"/>
        <w:rPr>
          <w:lang w:eastAsia="x-none"/>
        </w:rPr>
      </w:pPr>
      <w:bookmarkStart w:id="129" w:name="_Toc529973466"/>
      <w:r>
        <w:t xml:space="preserve">Table </w:t>
      </w:r>
      <w:r w:rsidR="009D33F5">
        <w:t>2.1.3.2</w:t>
      </w:r>
      <w:r>
        <w:t xml:space="preserve"> Supported Specifications</w:t>
      </w:r>
      <w:bookmarkEnd w:id="129"/>
    </w:p>
    <w:tbl>
      <w:tblPr>
        <w:tblStyle w:val="TableGrid"/>
        <w:tblW w:w="0" w:type="auto"/>
        <w:tblInd w:w="0" w:type="dxa"/>
        <w:tblLook w:val="04A0" w:firstRow="1" w:lastRow="0" w:firstColumn="1" w:lastColumn="0" w:noHBand="0" w:noVBand="1"/>
      </w:tblPr>
      <w:tblGrid>
        <w:gridCol w:w="3741"/>
        <w:gridCol w:w="5609"/>
      </w:tblGrid>
      <w:tr w:rsidR="00201C71" w14:paraId="3B5E8104"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7D276DD0" w14:textId="77777777" w:rsidR="00201C71" w:rsidRDefault="00201C71">
            <w:pPr>
              <w:rPr>
                <w:szCs w:val="20"/>
                <w:lang w:eastAsia="x-none"/>
              </w:rPr>
            </w:pPr>
            <w:r>
              <w:rPr>
                <w:color w:val="000000"/>
                <w:szCs w:val="20"/>
              </w:rPr>
              <w:t>Item</w:t>
            </w:r>
          </w:p>
        </w:tc>
        <w:tc>
          <w:tcPr>
            <w:tcW w:w="5990" w:type="dxa"/>
            <w:tcBorders>
              <w:top w:val="single" w:sz="4" w:space="0" w:color="auto"/>
              <w:left w:val="single" w:sz="4" w:space="0" w:color="auto"/>
              <w:bottom w:val="single" w:sz="4" w:space="0" w:color="auto"/>
              <w:right w:val="single" w:sz="4" w:space="0" w:color="auto"/>
            </w:tcBorders>
            <w:hideMark/>
          </w:tcPr>
          <w:p w14:paraId="6CACC716" w14:textId="77777777" w:rsidR="00201C71" w:rsidRDefault="00201C71">
            <w:pPr>
              <w:tabs>
                <w:tab w:val="left" w:pos="491"/>
              </w:tabs>
              <w:rPr>
                <w:szCs w:val="20"/>
                <w:lang w:eastAsia="x-none"/>
              </w:rPr>
            </w:pPr>
            <w:r>
              <w:rPr>
                <w:szCs w:val="20"/>
                <w:lang w:eastAsia="x-none"/>
              </w:rPr>
              <w:tab/>
            </w:r>
            <w:r>
              <w:rPr>
                <w:color w:val="000000"/>
                <w:szCs w:val="20"/>
              </w:rPr>
              <w:t>Description</w:t>
            </w:r>
          </w:p>
        </w:tc>
      </w:tr>
      <w:tr w:rsidR="00201C71" w14:paraId="7964ED72"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3885131" w14:textId="77777777" w:rsidR="00201C71" w:rsidRDefault="00201C71">
            <w:pPr>
              <w:pStyle w:val="ReqText"/>
              <w:jc w:val="both"/>
              <w:rPr>
                <w:lang w:eastAsia="x-none"/>
              </w:rPr>
            </w:pPr>
            <w:r>
              <w:t>Input data format</w:t>
            </w:r>
          </w:p>
        </w:tc>
        <w:tc>
          <w:tcPr>
            <w:tcW w:w="5990" w:type="dxa"/>
            <w:tcBorders>
              <w:top w:val="single" w:sz="4" w:space="0" w:color="auto"/>
              <w:left w:val="single" w:sz="4" w:space="0" w:color="auto"/>
              <w:bottom w:val="single" w:sz="4" w:space="0" w:color="auto"/>
              <w:right w:val="single" w:sz="4" w:space="0" w:color="auto"/>
            </w:tcBorders>
            <w:hideMark/>
          </w:tcPr>
          <w:p w14:paraId="0F9F9D5F" w14:textId="77777777" w:rsidR="00201C71" w:rsidRDefault="00201C71">
            <w:pPr>
              <w:pStyle w:val="ReqText"/>
              <w:jc w:val="both"/>
            </w:pPr>
            <w:r>
              <w:t>16-bit / 24-bit linear PCM (fixed point)</w:t>
            </w:r>
          </w:p>
        </w:tc>
      </w:tr>
      <w:tr w:rsidR="00201C71" w14:paraId="304A8151"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2FF62780" w14:textId="77777777" w:rsidR="00201C71" w:rsidRDefault="00201C71">
            <w:pPr>
              <w:pStyle w:val="ReqText"/>
              <w:jc w:val="both"/>
              <w:rPr>
                <w:lang w:eastAsia="x-none"/>
              </w:rPr>
            </w:pPr>
            <w:r>
              <w:t>Output data format</w:t>
            </w:r>
          </w:p>
        </w:tc>
        <w:tc>
          <w:tcPr>
            <w:tcW w:w="5990" w:type="dxa"/>
            <w:tcBorders>
              <w:top w:val="single" w:sz="4" w:space="0" w:color="auto"/>
              <w:left w:val="single" w:sz="4" w:space="0" w:color="auto"/>
              <w:bottom w:val="single" w:sz="4" w:space="0" w:color="auto"/>
              <w:right w:val="single" w:sz="4" w:space="0" w:color="auto"/>
            </w:tcBorders>
            <w:hideMark/>
          </w:tcPr>
          <w:p w14:paraId="1156215C" w14:textId="77777777" w:rsidR="00201C71" w:rsidRDefault="00201C71">
            <w:pPr>
              <w:pStyle w:val="ReqText"/>
              <w:jc w:val="both"/>
            </w:pPr>
            <w:r>
              <w:t>16-bit / 24-bit linear PCM (fixed point)</w:t>
            </w:r>
          </w:p>
        </w:tc>
      </w:tr>
      <w:tr w:rsidR="00201C71" w14:paraId="7DF2512A"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54FD16D" w14:textId="77777777" w:rsidR="00201C71" w:rsidRDefault="00201C71">
            <w:pPr>
              <w:pStyle w:val="ReqText"/>
              <w:jc w:val="both"/>
              <w:rPr>
                <w:szCs w:val="20"/>
                <w:lang w:eastAsia="x-none"/>
              </w:rPr>
            </w:pPr>
            <w:r>
              <w:t>Sampling frequency</w:t>
            </w:r>
            <w:r>
              <w:rPr>
                <w:szCs w:val="20"/>
                <w:lang w:eastAsia="x-none"/>
              </w:rPr>
              <w:t xml:space="preserve"> (Hz) supported</w:t>
            </w:r>
          </w:p>
        </w:tc>
        <w:tc>
          <w:tcPr>
            <w:tcW w:w="5990" w:type="dxa"/>
            <w:tcBorders>
              <w:top w:val="single" w:sz="4" w:space="0" w:color="auto"/>
              <w:left w:val="single" w:sz="4" w:space="0" w:color="auto"/>
              <w:bottom w:val="single" w:sz="4" w:space="0" w:color="auto"/>
              <w:right w:val="single" w:sz="4" w:space="0" w:color="auto"/>
            </w:tcBorders>
            <w:hideMark/>
          </w:tcPr>
          <w:p w14:paraId="522203A2" w14:textId="77777777" w:rsidR="00201C71" w:rsidRDefault="00201C71">
            <w:pPr>
              <w:pStyle w:val="ReqText"/>
              <w:jc w:val="both"/>
            </w:pPr>
            <w:r>
              <w:t>48000 / 44100 / 32000</w:t>
            </w:r>
          </w:p>
        </w:tc>
      </w:tr>
      <w:tr w:rsidR="00201C71" w14:paraId="1BADDEBE"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5420A700" w14:textId="77777777" w:rsidR="00201C71" w:rsidRDefault="00201C71">
            <w:pPr>
              <w:rPr>
                <w:szCs w:val="20"/>
                <w:lang w:eastAsia="x-none"/>
              </w:rPr>
            </w:pPr>
            <w:r>
              <w:rPr>
                <w:szCs w:val="20"/>
                <w:lang w:eastAsia="x-none"/>
              </w:rPr>
              <w:t>Number of channels supported</w:t>
            </w:r>
          </w:p>
        </w:tc>
        <w:tc>
          <w:tcPr>
            <w:tcW w:w="5990" w:type="dxa"/>
            <w:tcBorders>
              <w:top w:val="single" w:sz="4" w:space="0" w:color="auto"/>
              <w:left w:val="single" w:sz="4" w:space="0" w:color="auto"/>
              <w:bottom w:val="single" w:sz="4" w:space="0" w:color="auto"/>
              <w:right w:val="single" w:sz="4" w:space="0" w:color="auto"/>
            </w:tcBorders>
            <w:hideMark/>
          </w:tcPr>
          <w:p w14:paraId="03B396D3" w14:textId="77777777" w:rsidR="00201C71" w:rsidRDefault="00201C71">
            <w:pPr>
              <w:pStyle w:val="ReqText"/>
              <w:jc w:val="both"/>
            </w:pPr>
            <w:r>
              <w:t>Max 2 channels</w:t>
            </w:r>
          </w:p>
        </w:tc>
      </w:tr>
      <w:tr w:rsidR="00201C71" w14:paraId="45802BC9"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7846DA70" w14:textId="77777777" w:rsidR="00201C71" w:rsidRDefault="00201C71">
            <w:r>
              <w:t>Filter</w:t>
            </w:r>
          </w:p>
        </w:tc>
        <w:tc>
          <w:tcPr>
            <w:tcW w:w="5990" w:type="dxa"/>
            <w:tcBorders>
              <w:top w:val="single" w:sz="4" w:space="0" w:color="auto"/>
              <w:left w:val="single" w:sz="4" w:space="0" w:color="auto"/>
              <w:bottom w:val="single" w:sz="4" w:space="0" w:color="auto"/>
              <w:right w:val="single" w:sz="4" w:space="0" w:color="auto"/>
            </w:tcBorders>
            <w:hideMark/>
          </w:tcPr>
          <w:p w14:paraId="5136FC76" w14:textId="77777777" w:rsidR="00201C71" w:rsidRDefault="00201C71">
            <w:pPr>
              <w:pStyle w:val="ReqText"/>
              <w:jc w:val="both"/>
            </w:pPr>
            <w:r>
              <w:t xml:space="preserve">Direct form </w:t>
            </w:r>
            <w:proofErr w:type="gramStart"/>
            <w:r>
              <w:t>II(</w:t>
            </w:r>
            <w:proofErr w:type="gramEnd"/>
            <w:r>
              <w:t>second-order IIR digital biquad filter)</w:t>
            </w:r>
          </w:p>
        </w:tc>
      </w:tr>
      <w:tr w:rsidR="00201C71" w14:paraId="46DA8996"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611C8D97" w14:textId="77777777" w:rsidR="00201C71" w:rsidRDefault="00201C71">
            <w:pPr>
              <w:rPr>
                <w:szCs w:val="20"/>
                <w:lang w:eastAsia="x-none"/>
              </w:rPr>
            </w:pPr>
            <w:r>
              <w:rPr>
                <w:szCs w:val="20"/>
                <w:lang w:eastAsia="x-none"/>
              </w:rPr>
              <w:t>Band number of partitions</w:t>
            </w:r>
          </w:p>
        </w:tc>
        <w:tc>
          <w:tcPr>
            <w:tcW w:w="5990" w:type="dxa"/>
            <w:tcBorders>
              <w:top w:val="single" w:sz="4" w:space="0" w:color="auto"/>
              <w:left w:val="single" w:sz="4" w:space="0" w:color="auto"/>
              <w:bottom w:val="single" w:sz="4" w:space="0" w:color="auto"/>
              <w:right w:val="single" w:sz="4" w:space="0" w:color="auto"/>
            </w:tcBorders>
            <w:hideMark/>
          </w:tcPr>
          <w:p w14:paraId="1F70D650" w14:textId="77777777" w:rsidR="00201C71" w:rsidRDefault="00201C71">
            <w:pPr>
              <w:rPr>
                <w:szCs w:val="20"/>
                <w:lang w:eastAsia="x-none"/>
              </w:rPr>
            </w:pPr>
            <w:r>
              <w:rPr>
                <w:szCs w:val="20"/>
                <w:lang w:eastAsia="x-none"/>
              </w:rPr>
              <w:t>9 Band</w:t>
            </w:r>
          </w:p>
        </w:tc>
      </w:tr>
      <w:tr w:rsidR="00201C71" w14:paraId="19284D7F"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48DD271E" w14:textId="77777777" w:rsidR="00201C71" w:rsidRDefault="00201C71">
            <w:pPr>
              <w:pStyle w:val="ReqText"/>
              <w:jc w:val="both"/>
            </w:pPr>
            <w:r>
              <w:t>Reentrant</w:t>
            </w:r>
          </w:p>
        </w:tc>
        <w:tc>
          <w:tcPr>
            <w:tcW w:w="5990" w:type="dxa"/>
            <w:tcBorders>
              <w:top w:val="single" w:sz="4" w:space="0" w:color="auto"/>
              <w:left w:val="single" w:sz="4" w:space="0" w:color="auto"/>
              <w:bottom w:val="single" w:sz="4" w:space="0" w:color="auto"/>
              <w:right w:val="single" w:sz="4" w:space="0" w:color="auto"/>
            </w:tcBorders>
            <w:hideMark/>
          </w:tcPr>
          <w:p w14:paraId="67328BC1" w14:textId="77777777" w:rsidR="00201C71" w:rsidRDefault="00201C71">
            <w:pPr>
              <w:rPr>
                <w:szCs w:val="20"/>
                <w:lang w:eastAsia="x-none"/>
              </w:rPr>
            </w:pPr>
            <w:r>
              <w:rPr>
                <w:szCs w:val="20"/>
                <w:lang w:eastAsia="x-none"/>
              </w:rPr>
              <w:t>Supported</w:t>
            </w:r>
          </w:p>
        </w:tc>
      </w:tr>
      <w:tr w:rsidR="00201C71" w14:paraId="06ECEB7C"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A31C792" w14:textId="77777777" w:rsidR="00201C71" w:rsidRDefault="00201C71">
            <w:pPr>
              <w:rPr>
                <w:szCs w:val="20"/>
                <w:lang w:eastAsia="x-none"/>
              </w:rPr>
            </w:pPr>
            <w:r>
              <w:rPr>
                <w:szCs w:val="20"/>
                <w:lang w:eastAsia="x-none"/>
              </w:rPr>
              <w:t>Other</w:t>
            </w:r>
          </w:p>
        </w:tc>
        <w:tc>
          <w:tcPr>
            <w:tcW w:w="5990" w:type="dxa"/>
            <w:tcBorders>
              <w:top w:val="single" w:sz="4" w:space="0" w:color="auto"/>
              <w:left w:val="single" w:sz="4" w:space="0" w:color="auto"/>
              <w:bottom w:val="single" w:sz="4" w:space="0" w:color="auto"/>
              <w:right w:val="single" w:sz="4" w:space="0" w:color="auto"/>
            </w:tcBorders>
            <w:hideMark/>
          </w:tcPr>
          <w:p w14:paraId="22C1FBFD" w14:textId="77777777" w:rsidR="00201C71" w:rsidRDefault="00201C71">
            <w:pPr>
              <w:pStyle w:val="ReqText"/>
              <w:jc w:val="both"/>
              <w:rPr>
                <w:lang w:eastAsia="x-none"/>
              </w:rPr>
            </w:pPr>
            <w:r>
              <w:t>Coefficient change function</w:t>
            </w:r>
          </w:p>
        </w:tc>
      </w:tr>
    </w:tbl>
    <w:p w14:paraId="4A12ADF7" w14:textId="77777777" w:rsidR="00201C71" w:rsidRDefault="00201C71" w:rsidP="00201C71">
      <w:pPr>
        <w:pStyle w:val="RefIDs"/>
        <w:rPr>
          <w:sz w:val="20"/>
          <w:szCs w:val="20"/>
          <w:lang w:eastAsia="ja-JP"/>
        </w:rPr>
      </w:pPr>
      <w:r>
        <w:t>[Covers: 82251]</w:t>
      </w:r>
    </w:p>
    <w:p w14:paraId="49A8C63B" w14:textId="77777777" w:rsidR="00201C71" w:rsidRDefault="00201C71" w:rsidP="00201C71">
      <w:pPr>
        <w:rPr>
          <w:lang w:eastAsia="x-none"/>
        </w:rPr>
      </w:pPr>
    </w:p>
    <w:p w14:paraId="528022A8" w14:textId="2D8D3E0F" w:rsidR="00201C71" w:rsidRPr="00D44B46" w:rsidRDefault="00D44B46" w:rsidP="00D44B46">
      <w:pPr>
        <w:pStyle w:val="Heading5"/>
        <w:rPr>
          <w:rFonts w:asciiTheme="minorHAnsi" w:hAnsiTheme="minorHAnsi" w:cstheme="minorHAnsi"/>
          <w:i/>
          <w:color w:val="auto"/>
        </w:rPr>
      </w:pPr>
      <w:bookmarkStart w:id="130" w:name="_Toc529973411"/>
      <w:r w:rsidRPr="00D44B46">
        <w:rPr>
          <w:rFonts w:asciiTheme="minorHAnsi" w:hAnsiTheme="minorHAnsi" w:cstheme="minorHAnsi"/>
          <w:i/>
          <w:color w:val="auto"/>
        </w:rPr>
        <w:t xml:space="preserve">2.1.4. </w:t>
      </w:r>
      <w:r w:rsidR="00201C71" w:rsidRPr="00D44B46">
        <w:rPr>
          <w:rFonts w:asciiTheme="minorHAnsi" w:hAnsiTheme="minorHAnsi" w:cstheme="minorHAnsi"/>
          <w:i/>
          <w:color w:val="auto"/>
        </w:rPr>
        <w:t>Memory specification</w:t>
      </w:r>
      <w:bookmarkEnd w:id="130"/>
    </w:p>
    <w:p w14:paraId="18BE56FC" w14:textId="4A028859" w:rsidR="00201C71" w:rsidRDefault="00201C71" w:rsidP="00201C71">
      <w:pPr>
        <w:pStyle w:val="Caption"/>
      </w:pPr>
      <w:bookmarkStart w:id="131" w:name="_Toc529973467"/>
      <w:r>
        <w:t xml:space="preserve">Table </w:t>
      </w:r>
      <w:r w:rsidR="009D33F5">
        <w:t>2.1.4.1</w:t>
      </w:r>
      <w:r>
        <w:t xml:space="preserve"> Memory Size Requirements</w:t>
      </w:r>
      <w:bookmarkEnd w:id="131"/>
    </w:p>
    <w:tbl>
      <w:tblPr>
        <w:tblStyle w:val="TableGrid"/>
        <w:tblW w:w="0" w:type="auto"/>
        <w:tblInd w:w="0" w:type="dxa"/>
        <w:tblLook w:val="04A0" w:firstRow="1" w:lastRow="0" w:firstColumn="1" w:lastColumn="0" w:noHBand="0" w:noVBand="1"/>
      </w:tblPr>
      <w:tblGrid>
        <w:gridCol w:w="1504"/>
        <w:gridCol w:w="1068"/>
        <w:gridCol w:w="4307"/>
        <w:gridCol w:w="2471"/>
      </w:tblGrid>
      <w:tr w:rsidR="00201C71" w14:paraId="3696E7CE" w14:textId="77777777" w:rsidTr="00201C71">
        <w:tc>
          <w:tcPr>
            <w:tcW w:w="1548" w:type="dxa"/>
            <w:tcBorders>
              <w:top w:val="single" w:sz="4" w:space="0" w:color="auto"/>
              <w:left w:val="single" w:sz="4" w:space="0" w:color="auto"/>
              <w:bottom w:val="single" w:sz="4" w:space="0" w:color="auto"/>
              <w:right w:val="single" w:sz="4" w:space="0" w:color="auto"/>
            </w:tcBorders>
            <w:hideMark/>
          </w:tcPr>
          <w:p w14:paraId="591BADC1" w14:textId="77777777" w:rsidR="00201C71" w:rsidRDefault="00201C71">
            <w:pPr>
              <w:jc w:val="center"/>
              <w:rPr>
                <w:lang w:eastAsia="x-none"/>
              </w:rPr>
            </w:pPr>
            <w:r>
              <w:rPr>
                <w:lang w:eastAsia="x-none"/>
              </w:rPr>
              <w:t>Memory type</w:t>
            </w:r>
          </w:p>
        </w:tc>
        <w:tc>
          <w:tcPr>
            <w:tcW w:w="1080" w:type="dxa"/>
            <w:tcBorders>
              <w:top w:val="single" w:sz="4" w:space="0" w:color="auto"/>
              <w:left w:val="single" w:sz="4" w:space="0" w:color="auto"/>
              <w:bottom w:val="single" w:sz="4" w:space="0" w:color="auto"/>
              <w:right w:val="single" w:sz="4" w:space="0" w:color="auto"/>
            </w:tcBorders>
            <w:hideMark/>
          </w:tcPr>
          <w:p w14:paraId="15E5A566" w14:textId="77777777" w:rsidR="00201C71" w:rsidRDefault="00201C71">
            <w:pPr>
              <w:tabs>
                <w:tab w:val="left" w:pos="566"/>
              </w:tabs>
              <w:jc w:val="center"/>
              <w:rPr>
                <w:lang w:eastAsia="x-none"/>
              </w:rPr>
            </w:pPr>
            <w:r>
              <w:rPr>
                <w:lang w:eastAsia="x-none"/>
              </w:rPr>
              <w:t>Location</w:t>
            </w:r>
          </w:p>
        </w:tc>
        <w:tc>
          <w:tcPr>
            <w:tcW w:w="4680" w:type="dxa"/>
            <w:tcBorders>
              <w:top w:val="single" w:sz="4" w:space="0" w:color="auto"/>
              <w:left w:val="single" w:sz="4" w:space="0" w:color="auto"/>
              <w:bottom w:val="single" w:sz="4" w:space="0" w:color="auto"/>
              <w:right w:val="single" w:sz="4" w:space="0" w:color="auto"/>
            </w:tcBorders>
            <w:hideMark/>
          </w:tcPr>
          <w:p w14:paraId="2606FD31" w14:textId="77777777" w:rsidR="00201C71" w:rsidRDefault="00201C71">
            <w:pPr>
              <w:rPr>
                <w:lang w:eastAsia="x-none"/>
              </w:rPr>
            </w:pPr>
            <w:r>
              <w:rPr>
                <w:lang w:eastAsia="x-none"/>
              </w:rPr>
              <w:t>Memory area name</w:t>
            </w:r>
          </w:p>
        </w:tc>
        <w:tc>
          <w:tcPr>
            <w:tcW w:w="2660" w:type="dxa"/>
            <w:tcBorders>
              <w:top w:val="single" w:sz="4" w:space="0" w:color="auto"/>
              <w:left w:val="single" w:sz="4" w:space="0" w:color="auto"/>
              <w:bottom w:val="single" w:sz="4" w:space="0" w:color="auto"/>
              <w:right w:val="single" w:sz="4" w:space="0" w:color="auto"/>
            </w:tcBorders>
            <w:hideMark/>
          </w:tcPr>
          <w:p w14:paraId="752C110C" w14:textId="77777777" w:rsidR="00201C71" w:rsidRDefault="00201C71">
            <w:pPr>
              <w:tabs>
                <w:tab w:val="left" w:pos="541"/>
              </w:tabs>
              <w:rPr>
                <w:lang w:eastAsia="x-none"/>
              </w:rPr>
            </w:pPr>
            <w:r>
              <w:rPr>
                <w:lang w:eastAsia="x-none"/>
              </w:rPr>
              <w:tab/>
              <w:t>Size (in bytes)</w:t>
            </w:r>
          </w:p>
        </w:tc>
      </w:tr>
      <w:tr w:rsidR="00201C71" w14:paraId="7CDC7D3A" w14:textId="77777777" w:rsidTr="00201C71">
        <w:tc>
          <w:tcPr>
            <w:tcW w:w="1548" w:type="dxa"/>
            <w:tcBorders>
              <w:top w:val="single" w:sz="4" w:space="0" w:color="auto"/>
              <w:left w:val="single" w:sz="4" w:space="0" w:color="auto"/>
              <w:bottom w:val="single" w:sz="4" w:space="0" w:color="auto"/>
              <w:right w:val="single" w:sz="4" w:space="0" w:color="auto"/>
            </w:tcBorders>
            <w:hideMark/>
          </w:tcPr>
          <w:p w14:paraId="564799C9" w14:textId="77777777" w:rsidR="00201C71" w:rsidRDefault="00201C71">
            <w:pPr>
              <w:jc w:val="center"/>
              <w:rPr>
                <w:lang w:eastAsia="x-none"/>
              </w:rPr>
            </w:pPr>
            <w:r>
              <w:rPr>
                <w:lang w:eastAsia="x-none"/>
              </w:rPr>
              <w:t>Instruction</w:t>
            </w:r>
          </w:p>
        </w:tc>
        <w:tc>
          <w:tcPr>
            <w:tcW w:w="1080" w:type="dxa"/>
            <w:vMerge w:val="restart"/>
            <w:tcBorders>
              <w:top w:val="single" w:sz="4" w:space="0" w:color="auto"/>
              <w:left w:val="single" w:sz="4" w:space="0" w:color="auto"/>
              <w:bottom w:val="single" w:sz="4" w:space="0" w:color="auto"/>
              <w:right w:val="single" w:sz="4" w:space="0" w:color="auto"/>
            </w:tcBorders>
            <w:vAlign w:val="center"/>
            <w:hideMark/>
          </w:tcPr>
          <w:p w14:paraId="13E38698" w14:textId="77777777" w:rsidR="00201C71" w:rsidRDefault="00201C71">
            <w:pPr>
              <w:jc w:val="center"/>
              <w:rPr>
                <w:lang w:eastAsia="x-none"/>
              </w:rPr>
            </w:pPr>
            <w:r>
              <w:rPr>
                <w:color w:val="000000"/>
                <w:sz w:val="18"/>
                <w:szCs w:val="18"/>
              </w:rPr>
              <w:t>ROM</w:t>
            </w:r>
          </w:p>
        </w:tc>
        <w:tc>
          <w:tcPr>
            <w:tcW w:w="4680" w:type="dxa"/>
            <w:tcBorders>
              <w:top w:val="single" w:sz="4" w:space="0" w:color="auto"/>
              <w:left w:val="single" w:sz="4" w:space="0" w:color="auto"/>
              <w:bottom w:val="single" w:sz="4" w:space="0" w:color="auto"/>
              <w:right w:val="single" w:sz="4" w:space="0" w:color="auto"/>
            </w:tcBorders>
            <w:hideMark/>
          </w:tcPr>
          <w:p w14:paraId="1AAF2F24" w14:textId="77777777" w:rsidR="00201C71" w:rsidRDefault="00201C71">
            <w:pPr>
              <w:rPr>
                <w:lang w:eastAsia="x-none"/>
              </w:rPr>
            </w:pPr>
            <w:r>
              <w:rPr>
                <w:lang w:eastAsia="x-none"/>
              </w:rPr>
              <w:t>Instruction area</w:t>
            </w:r>
          </w:p>
        </w:tc>
        <w:tc>
          <w:tcPr>
            <w:tcW w:w="2660" w:type="dxa"/>
            <w:vMerge w:val="restart"/>
            <w:tcBorders>
              <w:top w:val="single" w:sz="4" w:space="0" w:color="auto"/>
              <w:left w:val="single" w:sz="4" w:space="0" w:color="auto"/>
              <w:bottom w:val="single" w:sz="4" w:space="0" w:color="auto"/>
              <w:right w:val="single" w:sz="4" w:space="0" w:color="auto"/>
            </w:tcBorders>
            <w:hideMark/>
          </w:tcPr>
          <w:p w14:paraId="4DB03B37" w14:textId="77777777" w:rsidR="00201C71" w:rsidRDefault="00201C71">
            <w:pPr>
              <w:jc w:val="right"/>
              <w:rPr>
                <w:szCs w:val="20"/>
                <w:lang w:eastAsia="x-none"/>
              </w:rPr>
            </w:pPr>
            <w:r>
              <w:rPr>
                <w:szCs w:val="20"/>
              </w:rPr>
              <w:t>16293</w:t>
            </w:r>
          </w:p>
        </w:tc>
      </w:tr>
      <w:tr w:rsidR="00201C71" w14:paraId="30BA29CD" w14:textId="77777777" w:rsidTr="00201C71">
        <w:tc>
          <w:tcPr>
            <w:tcW w:w="1548" w:type="dxa"/>
            <w:vMerge w:val="restart"/>
            <w:tcBorders>
              <w:top w:val="single" w:sz="4" w:space="0" w:color="auto"/>
              <w:left w:val="single" w:sz="4" w:space="0" w:color="auto"/>
              <w:bottom w:val="single" w:sz="4" w:space="0" w:color="auto"/>
              <w:right w:val="single" w:sz="4" w:space="0" w:color="auto"/>
            </w:tcBorders>
            <w:vAlign w:val="center"/>
            <w:hideMark/>
          </w:tcPr>
          <w:p w14:paraId="31BD0884" w14:textId="77777777" w:rsidR="00201C71" w:rsidRDefault="00201C71">
            <w:pPr>
              <w:jc w:val="center"/>
              <w:rPr>
                <w:szCs w:val="21"/>
                <w:lang w:eastAsia="x-none"/>
              </w:rPr>
            </w:pPr>
            <w:r>
              <w:rPr>
                <w:lang w:eastAsia="x-none"/>
              </w:rPr>
              <w:t>Data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FC7FE7"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60C3937D" w14:textId="77777777" w:rsidR="00201C71" w:rsidRDefault="00201C71">
            <w:pPr>
              <w:rPr>
                <w:lang w:eastAsia="x-none"/>
              </w:rPr>
            </w:pPr>
            <w:r>
              <w:rPr>
                <w:lang w:eastAsia="x-none"/>
              </w:rPr>
              <w:t>Constant table area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FE02B1" w14:textId="77777777" w:rsidR="00201C71" w:rsidRDefault="00201C71">
            <w:pPr>
              <w:rPr>
                <w:rFonts w:ascii="Verdana" w:eastAsia="MS PGothic" w:hAnsi="Verdana"/>
                <w:kern w:val="2"/>
                <w:szCs w:val="20"/>
                <w:lang w:eastAsia="x-none"/>
              </w:rPr>
            </w:pPr>
          </w:p>
        </w:tc>
      </w:tr>
      <w:tr w:rsidR="00201C71" w14:paraId="055A0B90"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70E26DB8"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981A4A"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1B3558D5" w14:textId="77777777" w:rsidR="00201C71" w:rsidRDefault="00201C71">
            <w:pPr>
              <w:rPr>
                <w:lang w:eastAsia="x-none"/>
              </w:rPr>
            </w:pPr>
            <w:r>
              <w:rPr>
                <w:lang w:eastAsia="x-none"/>
              </w:rPr>
              <w:t xml:space="preserve">Other </w:t>
            </w:r>
            <w:proofErr w:type="gramStart"/>
            <w:r>
              <w:rPr>
                <w:lang w:eastAsia="x-none"/>
              </w:rPr>
              <w:t>area( Depend</w:t>
            </w:r>
            <w:proofErr w:type="gramEnd"/>
            <w:r>
              <w:rPr>
                <w:lang w:eastAsia="x-none"/>
              </w:rPr>
              <w:t xml:space="preserve"> on the compiler)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DB5F3" w14:textId="77777777" w:rsidR="00201C71" w:rsidRDefault="00201C71">
            <w:pPr>
              <w:rPr>
                <w:rFonts w:ascii="Verdana" w:eastAsia="MS PGothic" w:hAnsi="Verdana"/>
                <w:kern w:val="2"/>
                <w:szCs w:val="20"/>
                <w:lang w:eastAsia="x-none"/>
              </w:rPr>
            </w:pPr>
          </w:p>
        </w:tc>
      </w:tr>
      <w:tr w:rsidR="00201C71" w14:paraId="5838F379"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6A7A5672" w14:textId="77777777" w:rsidR="00201C71" w:rsidRDefault="00201C71">
            <w:pPr>
              <w:rPr>
                <w:rFonts w:ascii="Verdana" w:eastAsia="MS PGothic" w:hAnsi="Verdana"/>
                <w:kern w:val="2"/>
                <w:szCs w:val="21"/>
                <w:lang w:eastAsia="x-none"/>
              </w:rPr>
            </w:pPr>
          </w:p>
        </w:tc>
        <w:tc>
          <w:tcPr>
            <w:tcW w:w="1080" w:type="dxa"/>
            <w:vMerge w:val="restart"/>
            <w:tcBorders>
              <w:top w:val="single" w:sz="4" w:space="0" w:color="auto"/>
              <w:left w:val="single" w:sz="4" w:space="0" w:color="auto"/>
              <w:bottom w:val="single" w:sz="4" w:space="0" w:color="auto"/>
              <w:right w:val="single" w:sz="4" w:space="0" w:color="auto"/>
            </w:tcBorders>
            <w:vAlign w:val="center"/>
            <w:hideMark/>
          </w:tcPr>
          <w:p w14:paraId="72534A06" w14:textId="77777777" w:rsidR="00201C71" w:rsidRDefault="00201C71">
            <w:pPr>
              <w:jc w:val="center"/>
              <w:rPr>
                <w:lang w:eastAsia="x-none"/>
              </w:rPr>
            </w:pPr>
            <w:r>
              <w:rPr>
                <w:lang w:eastAsia="x-none"/>
              </w:rPr>
              <w:t>RAM</w:t>
            </w:r>
          </w:p>
        </w:tc>
        <w:tc>
          <w:tcPr>
            <w:tcW w:w="4680" w:type="dxa"/>
            <w:tcBorders>
              <w:top w:val="single" w:sz="4" w:space="0" w:color="auto"/>
              <w:left w:val="single" w:sz="4" w:space="0" w:color="auto"/>
              <w:bottom w:val="single" w:sz="4" w:space="0" w:color="auto"/>
              <w:right w:val="single" w:sz="4" w:space="0" w:color="auto"/>
            </w:tcBorders>
            <w:hideMark/>
          </w:tcPr>
          <w:p w14:paraId="004BB6A1" w14:textId="77777777" w:rsidR="00201C71" w:rsidRDefault="00201C71">
            <w:pPr>
              <w:rPr>
                <w:lang w:eastAsia="x-none"/>
              </w:rPr>
            </w:pPr>
            <w:r>
              <w:rPr>
                <w:lang w:eastAsia="x-none"/>
              </w:rPr>
              <w:t>Persistent area</w:t>
            </w:r>
          </w:p>
        </w:tc>
        <w:tc>
          <w:tcPr>
            <w:tcW w:w="2660" w:type="dxa"/>
            <w:tcBorders>
              <w:top w:val="single" w:sz="4" w:space="0" w:color="auto"/>
              <w:left w:val="single" w:sz="4" w:space="0" w:color="auto"/>
              <w:bottom w:val="single" w:sz="4" w:space="0" w:color="auto"/>
              <w:right w:val="single" w:sz="4" w:space="0" w:color="auto"/>
            </w:tcBorders>
            <w:hideMark/>
          </w:tcPr>
          <w:p w14:paraId="73A9E812" w14:textId="77777777" w:rsidR="00201C71" w:rsidRDefault="00201C71">
            <w:pPr>
              <w:jc w:val="right"/>
              <w:rPr>
                <w:lang w:eastAsia="x-none"/>
              </w:rPr>
            </w:pPr>
            <w:r>
              <w:rPr>
                <w:szCs w:val="20"/>
              </w:rPr>
              <w:t>596</w:t>
            </w:r>
          </w:p>
        </w:tc>
      </w:tr>
      <w:tr w:rsidR="00201C71" w14:paraId="1745CBD4"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1BE157A1"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EB79D4"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1AAD98A7" w14:textId="77777777" w:rsidR="00201C71" w:rsidRDefault="00201C71">
            <w:pPr>
              <w:rPr>
                <w:lang w:eastAsia="x-none"/>
              </w:rPr>
            </w:pPr>
            <w:r>
              <w:rPr>
                <w:lang w:eastAsia="x-none"/>
              </w:rPr>
              <w:t>Input buffer</w:t>
            </w:r>
          </w:p>
        </w:tc>
        <w:tc>
          <w:tcPr>
            <w:tcW w:w="2660" w:type="dxa"/>
            <w:tcBorders>
              <w:top w:val="single" w:sz="4" w:space="0" w:color="auto"/>
              <w:left w:val="single" w:sz="4" w:space="0" w:color="auto"/>
              <w:bottom w:val="single" w:sz="4" w:space="0" w:color="auto"/>
              <w:right w:val="single" w:sz="4" w:space="0" w:color="auto"/>
            </w:tcBorders>
            <w:hideMark/>
          </w:tcPr>
          <w:p w14:paraId="10C601F5" w14:textId="77777777" w:rsidR="00201C71" w:rsidRDefault="00201C71">
            <w:pPr>
              <w:jc w:val="right"/>
              <w:rPr>
                <w:lang w:eastAsia="x-none"/>
              </w:rPr>
            </w:pPr>
            <w:r>
              <w:rPr>
                <w:szCs w:val="20"/>
              </w:rPr>
              <w:t>8192</w:t>
            </w:r>
          </w:p>
        </w:tc>
      </w:tr>
      <w:tr w:rsidR="00201C71" w14:paraId="4D7F8857"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6BA943DA"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9CF91B"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3C0D64D7" w14:textId="77777777" w:rsidR="00201C71" w:rsidRDefault="00201C71">
            <w:pPr>
              <w:rPr>
                <w:lang w:eastAsia="x-none"/>
              </w:rPr>
            </w:pPr>
            <w:r>
              <w:rPr>
                <w:lang w:eastAsia="x-none"/>
              </w:rPr>
              <w:t>Output buffer</w:t>
            </w:r>
          </w:p>
        </w:tc>
        <w:tc>
          <w:tcPr>
            <w:tcW w:w="2660" w:type="dxa"/>
            <w:tcBorders>
              <w:top w:val="single" w:sz="4" w:space="0" w:color="auto"/>
              <w:left w:val="single" w:sz="4" w:space="0" w:color="auto"/>
              <w:bottom w:val="single" w:sz="4" w:space="0" w:color="auto"/>
              <w:right w:val="single" w:sz="4" w:space="0" w:color="auto"/>
            </w:tcBorders>
            <w:hideMark/>
          </w:tcPr>
          <w:p w14:paraId="68E25263" w14:textId="77777777" w:rsidR="00201C71" w:rsidRDefault="00201C71">
            <w:pPr>
              <w:jc w:val="right"/>
              <w:rPr>
                <w:lang w:eastAsia="x-none"/>
              </w:rPr>
            </w:pPr>
            <w:r>
              <w:rPr>
                <w:szCs w:val="20"/>
              </w:rPr>
              <w:t>8192</w:t>
            </w:r>
          </w:p>
        </w:tc>
      </w:tr>
      <w:tr w:rsidR="00201C71" w14:paraId="2F55B4A4"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309E4C6B"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E68468"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7D7253F5" w14:textId="77777777" w:rsidR="00201C71" w:rsidRDefault="00201C71">
            <w:pPr>
              <w:rPr>
                <w:lang w:eastAsia="x-none"/>
              </w:rPr>
            </w:pPr>
            <w:r>
              <w:rPr>
                <w:lang w:eastAsia="x-none"/>
              </w:rPr>
              <w:t>Scratch area</w:t>
            </w:r>
          </w:p>
        </w:tc>
        <w:tc>
          <w:tcPr>
            <w:tcW w:w="2660" w:type="dxa"/>
            <w:tcBorders>
              <w:top w:val="single" w:sz="4" w:space="0" w:color="auto"/>
              <w:left w:val="single" w:sz="4" w:space="0" w:color="auto"/>
              <w:bottom w:val="single" w:sz="4" w:space="0" w:color="auto"/>
              <w:right w:val="single" w:sz="4" w:space="0" w:color="auto"/>
            </w:tcBorders>
            <w:hideMark/>
          </w:tcPr>
          <w:p w14:paraId="260BD777" w14:textId="77777777" w:rsidR="00201C71" w:rsidRDefault="00201C71">
            <w:pPr>
              <w:jc w:val="right"/>
              <w:rPr>
                <w:szCs w:val="20"/>
                <w:lang w:eastAsia="ja-JP"/>
              </w:rPr>
            </w:pPr>
            <w:r>
              <w:rPr>
                <w:szCs w:val="20"/>
              </w:rPr>
              <w:t>8192</w:t>
            </w:r>
          </w:p>
        </w:tc>
      </w:tr>
      <w:tr w:rsidR="00201C71" w14:paraId="382A8081"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05FFCB34"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233247"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7E4CA3F5" w14:textId="77777777" w:rsidR="00201C71" w:rsidRDefault="00201C71">
            <w:pPr>
              <w:rPr>
                <w:szCs w:val="21"/>
                <w:lang w:eastAsia="x-none"/>
              </w:rPr>
            </w:pPr>
            <w:r>
              <w:rPr>
                <w:lang w:eastAsia="x-none"/>
              </w:rPr>
              <w:t>Structure</w:t>
            </w:r>
          </w:p>
        </w:tc>
        <w:tc>
          <w:tcPr>
            <w:tcW w:w="2660" w:type="dxa"/>
            <w:tcBorders>
              <w:top w:val="single" w:sz="4" w:space="0" w:color="auto"/>
              <w:left w:val="single" w:sz="4" w:space="0" w:color="auto"/>
              <w:bottom w:val="single" w:sz="4" w:space="0" w:color="auto"/>
              <w:right w:val="single" w:sz="4" w:space="0" w:color="auto"/>
            </w:tcBorders>
            <w:hideMark/>
          </w:tcPr>
          <w:p w14:paraId="5D3AE9DC" w14:textId="77777777" w:rsidR="00201C71" w:rsidRDefault="00201C71">
            <w:pPr>
              <w:jc w:val="right"/>
              <w:rPr>
                <w:lang w:eastAsia="x-none"/>
              </w:rPr>
            </w:pPr>
            <w:r>
              <w:rPr>
                <w:szCs w:val="20"/>
              </w:rPr>
              <w:t>240</w:t>
            </w:r>
          </w:p>
        </w:tc>
      </w:tr>
      <w:tr w:rsidR="00201C71" w14:paraId="0B5B155F"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519097B3"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1888C4"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4F439FC5" w14:textId="77777777" w:rsidR="00201C71" w:rsidRDefault="00201C71">
            <w:pPr>
              <w:rPr>
                <w:lang w:eastAsia="x-none"/>
              </w:rPr>
            </w:pPr>
            <w:r>
              <w:rPr>
                <w:lang w:eastAsia="x-none"/>
              </w:rPr>
              <w:t>Stack</w:t>
            </w:r>
          </w:p>
        </w:tc>
        <w:tc>
          <w:tcPr>
            <w:tcW w:w="2660" w:type="dxa"/>
            <w:tcBorders>
              <w:top w:val="single" w:sz="4" w:space="0" w:color="auto"/>
              <w:left w:val="single" w:sz="4" w:space="0" w:color="auto"/>
              <w:bottom w:val="single" w:sz="4" w:space="0" w:color="auto"/>
              <w:right w:val="single" w:sz="4" w:space="0" w:color="auto"/>
            </w:tcBorders>
            <w:hideMark/>
          </w:tcPr>
          <w:p w14:paraId="705516DD" w14:textId="77777777" w:rsidR="00201C71" w:rsidRDefault="00201C71">
            <w:pPr>
              <w:jc w:val="right"/>
              <w:rPr>
                <w:szCs w:val="20"/>
                <w:lang w:eastAsia="ja-JP"/>
              </w:rPr>
            </w:pPr>
            <w:r>
              <w:rPr>
                <w:szCs w:val="20"/>
              </w:rPr>
              <w:t>336</w:t>
            </w:r>
          </w:p>
        </w:tc>
      </w:tr>
      <w:tr w:rsidR="00201C71" w14:paraId="05A44C9F"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404FA55E"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7E868"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5AEBAEC7" w14:textId="77777777" w:rsidR="00201C71" w:rsidRDefault="00201C71">
            <w:pPr>
              <w:rPr>
                <w:szCs w:val="21"/>
                <w:lang w:eastAsia="x-none"/>
              </w:rPr>
            </w:pPr>
            <w:r>
              <w:rPr>
                <w:lang w:eastAsia="x-none"/>
              </w:rPr>
              <w:t xml:space="preserve">Other </w:t>
            </w:r>
            <w:proofErr w:type="gramStart"/>
            <w:r>
              <w:rPr>
                <w:lang w:eastAsia="x-none"/>
              </w:rPr>
              <w:t>area(</w:t>
            </w:r>
            <w:proofErr w:type="gramEnd"/>
            <w:r>
              <w:rPr>
                <w:lang w:eastAsia="x-none"/>
              </w:rPr>
              <w:t>Depended on the compiler)</w:t>
            </w:r>
          </w:p>
        </w:tc>
        <w:tc>
          <w:tcPr>
            <w:tcW w:w="2660" w:type="dxa"/>
            <w:tcBorders>
              <w:top w:val="single" w:sz="4" w:space="0" w:color="auto"/>
              <w:left w:val="single" w:sz="4" w:space="0" w:color="auto"/>
              <w:bottom w:val="single" w:sz="4" w:space="0" w:color="auto"/>
              <w:right w:val="single" w:sz="4" w:space="0" w:color="auto"/>
            </w:tcBorders>
            <w:hideMark/>
          </w:tcPr>
          <w:p w14:paraId="1E9CEFB2" w14:textId="77777777" w:rsidR="00201C71" w:rsidRDefault="00201C71">
            <w:pPr>
              <w:jc w:val="right"/>
              <w:rPr>
                <w:lang w:eastAsia="x-none"/>
              </w:rPr>
            </w:pPr>
            <w:r>
              <w:rPr>
                <w:szCs w:val="20"/>
              </w:rPr>
              <w:t>0</w:t>
            </w:r>
          </w:p>
        </w:tc>
      </w:tr>
    </w:tbl>
    <w:p w14:paraId="0B1C11C8" w14:textId="77777777" w:rsidR="00201C71" w:rsidRDefault="00201C71" w:rsidP="00201C71">
      <w:pPr>
        <w:rPr>
          <w:rFonts w:ascii="Verdana" w:hAnsi="Verdana"/>
          <w:kern w:val="2"/>
          <w:sz w:val="20"/>
          <w:szCs w:val="21"/>
          <w:lang w:eastAsia="x-none"/>
        </w:rPr>
      </w:pPr>
    </w:p>
    <w:p w14:paraId="4EE2EAF7" w14:textId="77777777" w:rsidR="00201C71" w:rsidRDefault="00201C71" w:rsidP="00201C71">
      <w:pPr>
        <w:rPr>
          <w:lang w:eastAsia="x-none"/>
        </w:rPr>
      </w:pPr>
      <w:r>
        <w:rPr>
          <w:lang w:eastAsia="x-none"/>
        </w:rPr>
        <w:t>[Note] Area whose location is shown as ROM in the location column can be included in RAM or ROM.</w:t>
      </w:r>
    </w:p>
    <w:p w14:paraId="3A369999" w14:textId="0F2D236D" w:rsidR="00201C71" w:rsidRDefault="00201C71" w:rsidP="00201C71">
      <w:pPr>
        <w:rPr>
          <w:lang w:eastAsia="x-none"/>
        </w:rPr>
      </w:pPr>
      <w:r>
        <w:rPr>
          <w:lang w:eastAsia="x-none"/>
        </w:rPr>
        <w:t>[Note] Area whose location is shown as RAM in the location column can be included in RAM only.</w:t>
      </w:r>
    </w:p>
    <w:p w14:paraId="5BAF5B39" w14:textId="190461EB" w:rsidR="00201C71" w:rsidRPr="00D44B46" w:rsidRDefault="00D44B46" w:rsidP="00D44B46">
      <w:pPr>
        <w:pStyle w:val="Heading5"/>
        <w:rPr>
          <w:rFonts w:asciiTheme="minorHAnsi" w:hAnsiTheme="minorHAnsi" w:cstheme="minorHAnsi"/>
          <w:i/>
          <w:color w:val="auto"/>
        </w:rPr>
      </w:pPr>
      <w:bookmarkStart w:id="132" w:name="_Toc529973412"/>
      <w:r w:rsidRPr="00D44B46">
        <w:rPr>
          <w:rFonts w:asciiTheme="minorHAnsi" w:hAnsiTheme="minorHAnsi" w:cstheme="minorHAnsi"/>
          <w:i/>
          <w:color w:val="auto"/>
        </w:rPr>
        <w:t xml:space="preserve">2.1.5. </w:t>
      </w:r>
      <w:r w:rsidR="00201C71" w:rsidRPr="00D44B46">
        <w:rPr>
          <w:rFonts w:asciiTheme="minorHAnsi" w:hAnsiTheme="minorHAnsi" w:cstheme="minorHAnsi"/>
          <w:i/>
          <w:color w:val="auto"/>
        </w:rPr>
        <w:t>Related documents</w:t>
      </w:r>
      <w:bookmarkEnd w:id="132"/>
    </w:p>
    <w:p w14:paraId="75ED3B6B" w14:textId="5289A503" w:rsidR="00201C71" w:rsidRDefault="00201C71" w:rsidP="00201C71">
      <w:pPr>
        <w:pStyle w:val="Caption"/>
        <w:rPr>
          <w:lang w:eastAsia="x-none"/>
        </w:rPr>
      </w:pPr>
      <w:bookmarkStart w:id="133" w:name="_Toc529973468"/>
      <w:r>
        <w:t xml:space="preserve">Table </w:t>
      </w:r>
      <w:r w:rsidR="009D33F5">
        <w:t>2.1.5.1</w:t>
      </w:r>
      <w:r>
        <w:t xml:space="preserve"> Related documents</w:t>
      </w:r>
      <w:bookmarkEnd w:id="133"/>
    </w:p>
    <w:tbl>
      <w:tblPr>
        <w:tblStyle w:val="TableGrid"/>
        <w:tblW w:w="0" w:type="auto"/>
        <w:tblInd w:w="0" w:type="dxa"/>
        <w:tblLook w:val="04A0" w:firstRow="1" w:lastRow="0" w:firstColumn="1" w:lastColumn="0" w:noHBand="0" w:noVBand="1"/>
      </w:tblPr>
      <w:tblGrid>
        <w:gridCol w:w="556"/>
        <w:gridCol w:w="5355"/>
        <w:gridCol w:w="3439"/>
      </w:tblGrid>
      <w:tr w:rsidR="00201C71" w14:paraId="6F6D866A" w14:textId="77777777" w:rsidTr="00201C71">
        <w:tc>
          <w:tcPr>
            <w:tcW w:w="558" w:type="dxa"/>
            <w:tcBorders>
              <w:top w:val="single" w:sz="4" w:space="0" w:color="auto"/>
              <w:left w:val="single" w:sz="4" w:space="0" w:color="auto"/>
              <w:bottom w:val="single" w:sz="4" w:space="0" w:color="auto"/>
              <w:right w:val="single" w:sz="4" w:space="0" w:color="auto"/>
            </w:tcBorders>
            <w:hideMark/>
          </w:tcPr>
          <w:p w14:paraId="290D668B" w14:textId="77777777" w:rsidR="00201C71" w:rsidRDefault="00201C71">
            <w:pPr>
              <w:rPr>
                <w:lang w:eastAsia="x-none"/>
              </w:rPr>
            </w:pPr>
            <w:r>
              <w:rPr>
                <w:lang w:eastAsia="x-none"/>
              </w:rPr>
              <w:t>No.</w:t>
            </w:r>
          </w:p>
        </w:tc>
        <w:tc>
          <w:tcPr>
            <w:tcW w:w="5760" w:type="dxa"/>
            <w:tcBorders>
              <w:top w:val="single" w:sz="4" w:space="0" w:color="auto"/>
              <w:left w:val="single" w:sz="4" w:space="0" w:color="auto"/>
              <w:bottom w:val="single" w:sz="4" w:space="0" w:color="auto"/>
              <w:right w:val="single" w:sz="4" w:space="0" w:color="auto"/>
            </w:tcBorders>
            <w:hideMark/>
          </w:tcPr>
          <w:p w14:paraId="0223A0EA" w14:textId="77777777" w:rsidR="00201C71" w:rsidRDefault="00201C71">
            <w:pPr>
              <w:rPr>
                <w:lang w:eastAsia="x-none"/>
              </w:rPr>
            </w:pPr>
            <w:r>
              <w:rPr>
                <w:lang w:eastAsia="x-none"/>
              </w:rPr>
              <w:t>Name</w:t>
            </w:r>
          </w:p>
        </w:tc>
        <w:tc>
          <w:tcPr>
            <w:tcW w:w="3650" w:type="dxa"/>
            <w:tcBorders>
              <w:top w:val="single" w:sz="4" w:space="0" w:color="auto"/>
              <w:left w:val="single" w:sz="4" w:space="0" w:color="auto"/>
              <w:bottom w:val="single" w:sz="4" w:space="0" w:color="auto"/>
              <w:right w:val="single" w:sz="4" w:space="0" w:color="auto"/>
            </w:tcBorders>
            <w:hideMark/>
          </w:tcPr>
          <w:p w14:paraId="2BE0F040" w14:textId="77777777" w:rsidR="00201C71" w:rsidRDefault="00201C71">
            <w:pPr>
              <w:rPr>
                <w:lang w:eastAsia="x-none"/>
              </w:rPr>
            </w:pPr>
            <w:r>
              <w:rPr>
                <w:lang w:eastAsia="x-none"/>
              </w:rPr>
              <w:t>Published by</w:t>
            </w:r>
          </w:p>
        </w:tc>
      </w:tr>
      <w:tr w:rsidR="00201C71" w14:paraId="36242C41" w14:textId="77777777" w:rsidTr="00201C71">
        <w:tc>
          <w:tcPr>
            <w:tcW w:w="558" w:type="dxa"/>
            <w:tcBorders>
              <w:top w:val="single" w:sz="4" w:space="0" w:color="auto"/>
              <w:left w:val="single" w:sz="4" w:space="0" w:color="auto"/>
              <w:bottom w:val="single" w:sz="4" w:space="0" w:color="auto"/>
              <w:right w:val="single" w:sz="4" w:space="0" w:color="auto"/>
            </w:tcBorders>
            <w:hideMark/>
          </w:tcPr>
          <w:p w14:paraId="57CA8612" w14:textId="77777777" w:rsidR="00201C71" w:rsidRDefault="00201C71">
            <w:pPr>
              <w:rPr>
                <w:lang w:eastAsia="x-none"/>
              </w:rPr>
            </w:pPr>
            <w:r>
              <w:rPr>
                <w:lang w:eastAsia="x-none"/>
              </w:rPr>
              <w:t>[1]</w:t>
            </w:r>
          </w:p>
        </w:tc>
        <w:tc>
          <w:tcPr>
            <w:tcW w:w="5760" w:type="dxa"/>
            <w:tcBorders>
              <w:top w:val="single" w:sz="4" w:space="0" w:color="auto"/>
              <w:left w:val="single" w:sz="4" w:space="0" w:color="auto"/>
              <w:bottom w:val="single" w:sz="4" w:space="0" w:color="auto"/>
              <w:right w:val="single" w:sz="4" w:space="0" w:color="auto"/>
            </w:tcBorders>
            <w:hideMark/>
          </w:tcPr>
          <w:p w14:paraId="0F863A3B" w14:textId="77777777" w:rsidR="00201C71" w:rsidRDefault="00201C71">
            <w:pPr>
              <w:rPr>
                <w:lang w:eastAsia="x-none"/>
              </w:rPr>
            </w:pPr>
            <w:r>
              <w:rPr>
                <w:lang w:eastAsia="x-none"/>
              </w:rPr>
              <w:t>ADSP Framework User’s Manual</w:t>
            </w:r>
          </w:p>
        </w:tc>
        <w:tc>
          <w:tcPr>
            <w:tcW w:w="3650" w:type="dxa"/>
            <w:tcBorders>
              <w:top w:val="single" w:sz="4" w:space="0" w:color="auto"/>
              <w:left w:val="single" w:sz="4" w:space="0" w:color="auto"/>
              <w:bottom w:val="single" w:sz="4" w:space="0" w:color="auto"/>
              <w:right w:val="single" w:sz="4" w:space="0" w:color="auto"/>
            </w:tcBorders>
            <w:hideMark/>
          </w:tcPr>
          <w:p w14:paraId="2B74AD2C" w14:textId="77777777" w:rsidR="00201C71" w:rsidRDefault="00201C71">
            <w:pPr>
              <w:rPr>
                <w:lang w:eastAsia="x-none"/>
              </w:rPr>
            </w:pPr>
            <w:r>
              <w:rPr>
                <w:lang w:eastAsia="x-none"/>
              </w:rPr>
              <w:t>Renesas Electronics Corporation</w:t>
            </w:r>
          </w:p>
        </w:tc>
      </w:tr>
    </w:tbl>
    <w:p w14:paraId="20C6F81F" w14:textId="77777777" w:rsidR="00201C71" w:rsidRPr="00201C71" w:rsidRDefault="00201C71" w:rsidP="00201C71"/>
    <w:p w14:paraId="541B5F7E" w14:textId="77777777" w:rsidR="00D44B46" w:rsidRDefault="00D44B46">
      <w:pPr>
        <w:rPr>
          <w:rFonts w:eastAsiaTheme="majorEastAsia" w:cstheme="minorHAnsi"/>
          <w:iCs/>
        </w:rPr>
      </w:pPr>
      <w:r>
        <w:rPr>
          <w:rFonts w:cstheme="minorHAnsi"/>
          <w:i/>
        </w:rPr>
        <w:br w:type="page"/>
      </w:r>
    </w:p>
    <w:p w14:paraId="02C2C07B" w14:textId="313B899F" w:rsidR="00201C71" w:rsidRPr="00201C71" w:rsidRDefault="00201C71" w:rsidP="001C7208">
      <w:pPr>
        <w:pStyle w:val="Heading4"/>
        <w:jc w:val="both"/>
        <w:rPr>
          <w:rFonts w:asciiTheme="minorHAnsi" w:hAnsiTheme="minorHAnsi" w:cstheme="minorHAnsi"/>
          <w:i w:val="0"/>
          <w:color w:val="auto"/>
        </w:rPr>
      </w:pPr>
      <w:r w:rsidRPr="00201C71">
        <w:rPr>
          <w:rFonts w:asciiTheme="minorHAnsi" w:hAnsiTheme="minorHAnsi" w:cstheme="minorHAnsi"/>
          <w:i w:val="0"/>
          <w:color w:val="auto"/>
        </w:rPr>
        <w:lastRenderedPageBreak/>
        <w:t xml:space="preserve">2.2. Prcoessing flow </w:t>
      </w:r>
    </w:p>
    <w:p w14:paraId="544B96E4" w14:textId="77777777" w:rsidR="001C7208" w:rsidRDefault="00D44B46" w:rsidP="001C7208">
      <w:pPr>
        <w:jc w:val="both"/>
        <w:rPr>
          <w:color w:val="000000"/>
          <w:szCs w:val="20"/>
        </w:rPr>
      </w:pPr>
      <w:r>
        <w:rPr>
          <w:color w:val="000000"/>
          <w:szCs w:val="20"/>
        </w:rPr>
        <w:t xml:space="preserve">Figure 3.1 shows a flow diagram of processing performed by an application which uses this software. These steps are grouped into 6 stages: Startup API, Parameters Setting, Memory Allocation, Initialization, Parameter Getting and Equalizer Executing. </w:t>
      </w:r>
    </w:p>
    <w:p w14:paraId="40A81AE6" w14:textId="72E88E5A" w:rsidR="00D44B46" w:rsidRPr="00D44B46" w:rsidRDefault="00D44B46" w:rsidP="001C7208">
      <w:pPr>
        <w:jc w:val="both"/>
        <w:rPr>
          <w:color w:val="000000"/>
          <w:szCs w:val="20"/>
        </w:rPr>
      </w:pPr>
      <w:r>
        <w:rPr>
          <w:color w:val="000000"/>
          <w:szCs w:val="20"/>
        </w:rPr>
        <w:t>The basic steps executed by the framework are shaded. The steps defined by the user framework are white. Design the process to suit the target system.</w:t>
      </w:r>
    </w:p>
    <w:p w14:paraId="0C1CB16A" w14:textId="77777777" w:rsidR="00D44B46" w:rsidRDefault="00D44B46" w:rsidP="001C7208">
      <w:pPr>
        <w:jc w:val="both"/>
        <w:rPr>
          <w:szCs w:val="21"/>
        </w:rPr>
      </w:pPr>
      <w:r>
        <w:t xml:space="preserve">[Note] </w:t>
      </w:r>
      <w:r>
        <w:rPr>
          <w:b/>
        </w:rPr>
        <w:t xml:space="preserve">Set the equalizer parameter </w:t>
      </w:r>
      <w:r>
        <w:t>phase performs for only Parametric Equalizer or Graphic Equalizer. If we set them currently it will return error code: (XA_EQZ_CONFIG_NONFATAL_ERR_OVERWRITE).</w:t>
      </w:r>
    </w:p>
    <w:p w14:paraId="43CEEA67" w14:textId="77777777" w:rsidR="00D44B46" w:rsidRDefault="00D44B46" w:rsidP="001C7208">
      <w:pPr>
        <w:jc w:val="both"/>
      </w:pPr>
    </w:p>
    <w:p w14:paraId="7403426A" w14:textId="77777777" w:rsidR="00D44B46" w:rsidRDefault="00D44B46" w:rsidP="001C7208">
      <w:pPr>
        <w:jc w:val="both"/>
      </w:pPr>
    </w:p>
    <w:p w14:paraId="1BDEBB53" w14:textId="0C8AFA29" w:rsidR="00D44B46" w:rsidRDefault="00D44B46" w:rsidP="00D44B46">
      <w:pPr>
        <w:jc w:val="center"/>
        <w:rPr>
          <w:color w:val="000000"/>
          <w:szCs w:val="20"/>
        </w:rPr>
      </w:pPr>
      <w:r>
        <w:br w:type="page"/>
      </w:r>
      <w:r>
        <w:rPr>
          <w:noProof/>
        </w:rPr>
        <w:lastRenderedPageBreak/>
        <mc:AlternateContent>
          <mc:Choice Requires="wpc">
            <w:drawing>
              <wp:inline distT="0" distB="0" distL="0" distR="0" wp14:anchorId="3354809F" wp14:editId="72D0A9A6">
                <wp:extent cx="5935345" cy="7992095"/>
                <wp:effectExtent l="0" t="0" r="0" b="0"/>
                <wp:docPr id="1032" name="Canvas 10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2" name="AutoShape 6"/>
                        <wps:cNvSpPr>
                          <a:spLocks noChangeArrowheads="1"/>
                        </wps:cNvSpPr>
                        <wps:spPr bwMode="auto">
                          <a:xfrm>
                            <a:off x="2042222" y="4503666"/>
                            <a:ext cx="1830299" cy="227919"/>
                          </a:xfrm>
                          <a:prstGeom prst="flowChartProcess">
                            <a:avLst/>
                          </a:prstGeom>
                          <a:solidFill>
                            <a:srgbClr val="FFFFFF"/>
                          </a:solidFill>
                          <a:ln w="9525">
                            <a:solidFill>
                              <a:srgbClr val="000000"/>
                            </a:solidFill>
                            <a:miter lim="800000"/>
                            <a:headEnd/>
                            <a:tailEnd/>
                          </a:ln>
                        </wps:spPr>
                        <wps:txbx>
                          <w:txbxContent>
                            <w:p w14:paraId="16961A4C"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Clear of the filter buffer.</w:t>
                              </w:r>
                            </w:p>
                          </w:txbxContent>
                        </wps:txbx>
                        <wps:bodyPr rot="0" vert="horz" wrap="square" lIns="36000" tIns="0" rIns="36000" bIns="0" anchor="t" anchorCtr="0" upright="1">
                          <a:noAutofit/>
                        </wps:bodyPr>
                      </wps:wsp>
                      <wps:wsp>
                        <wps:cNvPr id="973" name="AutoShape 7"/>
                        <wps:cNvSpPr>
                          <a:spLocks noChangeArrowheads="1"/>
                        </wps:cNvSpPr>
                        <wps:spPr bwMode="auto">
                          <a:xfrm>
                            <a:off x="2568079" y="7628820"/>
                            <a:ext cx="788686" cy="277523"/>
                          </a:xfrm>
                          <a:prstGeom prst="flowChartTerminator">
                            <a:avLst/>
                          </a:prstGeom>
                          <a:solidFill>
                            <a:srgbClr val="FFFFFF"/>
                          </a:solidFill>
                          <a:ln w="9525">
                            <a:solidFill>
                              <a:srgbClr val="000000"/>
                            </a:solidFill>
                            <a:miter lim="800000"/>
                            <a:headEnd/>
                            <a:tailEnd/>
                          </a:ln>
                        </wps:spPr>
                        <wps:txbx>
                          <w:txbxContent>
                            <w:p w14:paraId="79246436"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END</w:t>
                              </w:r>
                            </w:p>
                          </w:txbxContent>
                        </wps:txbx>
                        <wps:bodyPr rot="0" vert="horz" wrap="square" lIns="36000" tIns="0" rIns="36000" bIns="0" anchor="t" anchorCtr="0" upright="1">
                          <a:noAutofit/>
                        </wps:bodyPr>
                      </wps:wsp>
                      <wps:wsp>
                        <wps:cNvPr id="974" name="AutoShape 9"/>
                        <wps:cNvSpPr>
                          <a:spLocks noChangeArrowheads="1"/>
                        </wps:cNvSpPr>
                        <wps:spPr bwMode="auto">
                          <a:xfrm>
                            <a:off x="2622185" y="69806"/>
                            <a:ext cx="685174" cy="254021"/>
                          </a:xfrm>
                          <a:prstGeom prst="flowChartTerminator">
                            <a:avLst/>
                          </a:prstGeom>
                          <a:solidFill>
                            <a:srgbClr val="FFFFFF"/>
                          </a:solidFill>
                          <a:ln w="9525">
                            <a:solidFill>
                              <a:schemeClr val="tx1">
                                <a:lumMod val="100000"/>
                                <a:lumOff val="0"/>
                              </a:schemeClr>
                            </a:solidFill>
                            <a:miter lim="800000"/>
                            <a:headEnd/>
                            <a:tailEnd/>
                          </a:ln>
                        </wps:spPr>
                        <wps:txbx>
                          <w:txbxContent>
                            <w:p w14:paraId="2C3E56AC"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START</w:t>
                              </w:r>
                            </w:p>
                          </w:txbxContent>
                        </wps:txbx>
                        <wps:bodyPr rot="0" vert="horz" wrap="square" lIns="36000" tIns="0" rIns="36000" bIns="0" anchor="t" anchorCtr="0" upright="1">
                          <a:noAutofit/>
                        </wps:bodyPr>
                      </wps:wsp>
                      <wps:wsp>
                        <wps:cNvPr id="975" name="AutoShape 13"/>
                        <wps:cNvSpPr>
                          <a:spLocks noChangeArrowheads="1"/>
                        </wps:cNvSpPr>
                        <wps:spPr bwMode="auto">
                          <a:xfrm>
                            <a:off x="2042222" y="4881997"/>
                            <a:ext cx="1830299" cy="347428"/>
                          </a:xfrm>
                          <a:prstGeom prst="flowChartProcess">
                            <a:avLst/>
                          </a:prstGeom>
                          <a:solidFill>
                            <a:srgbClr val="FFFFFF"/>
                          </a:solidFill>
                          <a:ln w="9525">
                            <a:solidFill>
                              <a:srgbClr val="000000"/>
                            </a:solidFill>
                            <a:miter lim="800000"/>
                            <a:headEnd/>
                            <a:tailEnd/>
                          </a:ln>
                        </wps:spPr>
                        <wps:txbx>
                          <w:txbxContent>
                            <w:p w14:paraId="7E0D953A" w14:textId="77777777" w:rsidR="00CA5115" w:rsidRDefault="00CA5115" w:rsidP="0098170F">
                              <w:pPr>
                                <w:spacing w:after="0"/>
                                <w:jc w:val="center"/>
                                <w:rPr>
                                  <w:rFonts w:ascii="Arial" w:eastAsia="MS Gothic" w:hAnsi="Arial" w:cs="Arial"/>
                                  <w:sz w:val="18"/>
                                  <w:szCs w:val="18"/>
                                </w:rPr>
                              </w:pPr>
                              <w:r>
                                <w:rPr>
                                  <w:rFonts w:ascii="Arial" w:eastAsia="MS Gothic" w:hAnsi="Arial" w:cs="Arial"/>
                                  <w:sz w:val="18"/>
                                  <w:szCs w:val="18"/>
                                </w:rPr>
                                <w:t xml:space="preserve">Set </w:t>
                              </w:r>
                              <w:proofErr w:type="gramStart"/>
                              <w:r>
                                <w:rPr>
                                  <w:rFonts w:ascii="Arial" w:eastAsia="MS Gothic" w:hAnsi="Arial" w:cs="Arial"/>
                                  <w:sz w:val="18"/>
                                  <w:szCs w:val="18"/>
                                </w:rPr>
                                <w:t>the each</w:t>
                              </w:r>
                              <w:proofErr w:type="gramEnd"/>
                              <w:r>
                                <w:rPr>
                                  <w:rFonts w:ascii="Arial" w:eastAsia="MS Gothic" w:hAnsi="Arial" w:cs="Arial"/>
                                  <w:sz w:val="18"/>
                                  <w:szCs w:val="18"/>
                                </w:rPr>
                                <w:t xml:space="preserve"> Info.</w:t>
                              </w:r>
                            </w:p>
                            <w:p w14:paraId="550699D1" w14:textId="57AF6048" w:rsidR="00CA5115" w:rsidRDefault="00CA5115" w:rsidP="0098170F">
                              <w:pPr>
                                <w:spacing w:after="0"/>
                                <w:jc w:val="center"/>
                                <w:rPr>
                                  <w:rFonts w:ascii="Arial" w:eastAsia="MS Gothic" w:hAnsi="Arial" w:cs="Arial"/>
                                  <w:sz w:val="18"/>
                                  <w:szCs w:val="18"/>
                                </w:rPr>
                              </w:pPr>
                              <w:r>
                                <w:rPr>
                                  <w:rFonts w:ascii="Arial" w:eastAsia="MS Gothic" w:hAnsi="Arial" w:cs="Arial"/>
                                  <w:sz w:val="18"/>
                                  <w:szCs w:val="18"/>
                                </w:rPr>
                                <w:t>(Table 2-4, 2-5)</w:t>
                              </w:r>
                            </w:p>
                          </w:txbxContent>
                        </wps:txbx>
                        <wps:bodyPr rot="0" vert="horz" wrap="square" lIns="36000" tIns="0" rIns="36000" bIns="0" anchor="t" anchorCtr="0" upright="1">
                          <a:noAutofit/>
                        </wps:bodyPr>
                      </wps:wsp>
                      <wps:wsp>
                        <wps:cNvPr id="976" name="AutoShape 14"/>
                        <wps:cNvSpPr>
                          <a:spLocks noChangeArrowheads="1"/>
                        </wps:cNvSpPr>
                        <wps:spPr bwMode="auto">
                          <a:xfrm>
                            <a:off x="2044122" y="7120479"/>
                            <a:ext cx="1830299" cy="228019"/>
                          </a:xfrm>
                          <a:prstGeom prst="flowChartProcess">
                            <a:avLst/>
                          </a:prstGeom>
                          <a:solidFill>
                            <a:schemeClr val="bg1">
                              <a:lumMod val="75000"/>
                              <a:lumOff val="0"/>
                            </a:schemeClr>
                          </a:solidFill>
                          <a:ln w="9525">
                            <a:solidFill>
                              <a:srgbClr val="000000"/>
                            </a:solidFill>
                            <a:miter lim="800000"/>
                            <a:headEnd/>
                            <a:tailEnd/>
                          </a:ln>
                        </wps:spPr>
                        <wps:txbx>
                          <w:txbxContent>
                            <w:p w14:paraId="535E727C"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Equalizer</w:t>
                              </w:r>
                            </w:p>
                          </w:txbxContent>
                        </wps:txbx>
                        <wps:bodyPr rot="0" vert="horz" wrap="square" lIns="36000" tIns="0" rIns="36000" bIns="0" anchor="t" anchorCtr="0" upright="1">
                          <a:noAutofit/>
                        </wps:bodyPr>
                      </wps:wsp>
                      <wps:wsp>
                        <wps:cNvPr id="977" name="AutoShape 15"/>
                        <wps:cNvSpPr>
                          <a:spLocks noChangeArrowheads="1"/>
                        </wps:cNvSpPr>
                        <wps:spPr bwMode="auto">
                          <a:xfrm>
                            <a:off x="2042222" y="5516549"/>
                            <a:ext cx="1830299" cy="345428"/>
                          </a:xfrm>
                          <a:prstGeom prst="flowChartProcess">
                            <a:avLst/>
                          </a:prstGeom>
                          <a:solidFill>
                            <a:srgbClr val="FFFFFF"/>
                          </a:solidFill>
                          <a:ln w="9525">
                            <a:solidFill>
                              <a:srgbClr val="000000"/>
                            </a:solidFill>
                            <a:miter lim="800000"/>
                            <a:headEnd/>
                            <a:tailEnd/>
                          </a:ln>
                        </wps:spPr>
                        <wps:txbx>
                          <w:txbxContent>
                            <w:p w14:paraId="5BC99EF3" w14:textId="77777777" w:rsidR="00CA5115" w:rsidRDefault="00CA5115" w:rsidP="0098170F">
                              <w:pPr>
                                <w:spacing w:after="0"/>
                                <w:jc w:val="center"/>
                                <w:rPr>
                                  <w:rFonts w:ascii="Arial" w:eastAsia="MS Gothic" w:hAnsi="Arial" w:cs="Arial"/>
                                  <w:sz w:val="18"/>
                                  <w:szCs w:val="18"/>
                                </w:rPr>
                              </w:pPr>
                              <w:r>
                                <w:rPr>
                                  <w:rFonts w:ascii="Arial" w:eastAsia="MS Gothic" w:hAnsi="Arial" w:cs="Arial"/>
                                  <w:sz w:val="18"/>
                                  <w:szCs w:val="18"/>
                                </w:rPr>
                                <w:t>Set the I/O buffer</w:t>
                              </w:r>
                            </w:p>
                            <w:p w14:paraId="60E3A851" w14:textId="77777777" w:rsidR="00CA5115" w:rsidRDefault="00CA5115" w:rsidP="0098170F">
                              <w:pPr>
                                <w:spacing w:after="0"/>
                                <w:jc w:val="center"/>
                                <w:rPr>
                                  <w:rFonts w:ascii="Arial" w:eastAsia="MS Gothic" w:hAnsi="Arial" w:cs="Arial"/>
                                  <w:sz w:val="18"/>
                                  <w:szCs w:val="18"/>
                                </w:rPr>
                              </w:pPr>
                              <w:r>
                                <w:rPr>
                                  <w:rFonts w:ascii="Arial" w:eastAsia="MS Gothic" w:hAnsi="Arial" w:cs="Arial"/>
                                  <w:sz w:val="18"/>
                                  <w:szCs w:val="18"/>
                                </w:rPr>
                                <w:t>(Table 2-6)</w:t>
                              </w:r>
                            </w:p>
                          </w:txbxContent>
                        </wps:txbx>
                        <wps:bodyPr rot="0" vert="horz" wrap="square" lIns="36000" tIns="0" rIns="36000" bIns="0" anchor="t" anchorCtr="0" upright="1">
                          <a:noAutofit/>
                        </wps:bodyPr>
                      </wps:wsp>
                      <wps:wsp>
                        <wps:cNvPr id="978" name="AutoShape 16"/>
                        <wps:cNvCnPr>
                          <a:cxnSpLocks noChangeShapeType="1"/>
                        </wps:cNvCnPr>
                        <wps:spPr bwMode="auto">
                          <a:xfrm>
                            <a:off x="2965222" y="5861977"/>
                            <a:ext cx="0" cy="2132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9" name="AutoShape 17"/>
                        <wps:cNvCnPr>
                          <a:cxnSpLocks noChangeShapeType="1"/>
                        </wps:cNvCnPr>
                        <wps:spPr bwMode="auto">
                          <a:xfrm>
                            <a:off x="2969523" y="7348498"/>
                            <a:ext cx="0" cy="2769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0" name="Text Box 19"/>
                        <wps:cNvSpPr txBox="1">
                          <a:spLocks noChangeArrowheads="1"/>
                        </wps:cNvSpPr>
                        <wps:spPr bwMode="auto">
                          <a:xfrm>
                            <a:off x="1262037" y="5043810"/>
                            <a:ext cx="698576"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5570E" w14:textId="77777777" w:rsidR="00CA5115" w:rsidRDefault="00CA5115" w:rsidP="00D44B46">
                              <w:pPr>
                                <w:rPr>
                                  <w:rFonts w:ascii="Arial" w:eastAsia="MS Gothic" w:hAnsi="Arial" w:cs="Arial"/>
                                  <w:sz w:val="18"/>
                                  <w:szCs w:val="18"/>
                                </w:rPr>
                              </w:pPr>
                              <w:r>
                                <w:rPr>
                                  <w:rFonts w:ascii="Arial" w:eastAsia="MS Gothic" w:hAnsi="Arial" w:cs="Arial"/>
                                  <w:sz w:val="18"/>
                                  <w:szCs w:val="18"/>
                                </w:rPr>
                                <w:t>Initialization</w:t>
                              </w:r>
                            </w:p>
                          </w:txbxContent>
                        </wps:txbx>
                        <wps:bodyPr rot="0" vert="horz" wrap="square" lIns="0" tIns="0" rIns="0" bIns="0" anchor="t" anchorCtr="0" upright="1">
                          <a:noAutofit/>
                        </wps:bodyPr>
                      </wps:wsp>
                      <wps:wsp>
                        <wps:cNvPr id="981" name="AutoShape 28"/>
                        <wps:cNvCnPr>
                          <a:cxnSpLocks noChangeShapeType="1"/>
                          <a:stCxn id="999" idx="3"/>
                          <a:endCxn id="982" idx="0"/>
                        </wps:cNvCnPr>
                        <wps:spPr bwMode="auto">
                          <a:xfrm>
                            <a:off x="4193956" y="2012164"/>
                            <a:ext cx="1151925" cy="5616657"/>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2" name="AutoShape 29"/>
                        <wps:cNvSpPr>
                          <a:spLocks noChangeArrowheads="1"/>
                        </wps:cNvSpPr>
                        <wps:spPr bwMode="auto">
                          <a:xfrm>
                            <a:off x="4951438" y="7628820"/>
                            <a:ext cx="788786" cy="277523"/>
                          </a:xfrm>
                          <a:prstGeom prst="flowChartTerminator">
                            <a:avLst/>
                          </a:prstGeom>
                          <a:solidFill>
                            <a:srgbClr val="FFFFFF"/>
                          </a:solidFill>
                          <a:ln w="9525">
                            <a:solidFill>
                              <a:srgbClr val="000000"/>
                            </a:solidFill>
                            <a:miter lim="800000"/>
                            <a:headEnd/>
                            <a:tailEnd/>
                          </a:ln>
                        </wps:spPr>
                        <wps:txbx>
                          <w:txbxContent>
                            <w:p w14:paraId="57501255"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Error</w:t>
                              </w:r>
                            </w:p>
                          </w:txbxContent>
                        </wps:txbx>
                        <wps:bodyPr rot="0" vert="horz" wrap="square" lIns="36000" tIns="0" rIns="36000" bIns="0" anchor="t" anchorCtr="0" upright="1">
                          <a:noAutofit/>
                        </wps:bodyPr>
                      </wps:wsp>
                      <wps:wsp>
                        <wps:cNvPr id="983" name="AutoShape 30"/>
                        <wps:cNvCnPr>
                          <a:cxnSpLocks noChangeShapeType="1"/>
                        </wps:cNvCnPr>
                        <wps:spPr bwMode="auto">
                          <a:xfrm>
                            <a:off x="2963522" y="6831455"/>
                            <a:ext cx="0" cy="2890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4" name="AutoShape 35"/>
                        <wps:cNvSpPr>
                          <a:spLocks noChangeArrowheads="1"/>
                        </wps:cNvSpPr>
                        <wps:spPr bwMode="auto">
                          <a:xfrm>
                            <a:off x="1219132" y="323826"/>
                            <a:ext cx="3473777" cy="1035984"/>
                          </a:xfrm>
                          <a:prstGeom prst="roundRect">
                            <a:avLst>
                              <a:gd name="adj" fmla="val 6889"/>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85" name="AutoShape 36"/>
                        <wps:cNvSpPr>
                          <a:spLocks noChangeArrowheads="1"/>
                        </wps:cNvSpPr>
                        <wps:spPr bwMode="auto">
                          <a:xfrm>
                            <a:off x="1209831" y="6531231"/>
                            <a:ext cx="3473777" cy="427335"/>
                          </a:xfrm>
                          <a:prstGeom prst="roundRect">
                            <a:avLst>
                              <a:gd name="adj" fmla="val 7491"/>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86" name="AutoShape 37"/>
                        <wps:cNvSpPr>
                          <a:spLocks noChangeArrowheads="1"/>
                        </wps:cNvSpPr>
                        <wps:spPr bwMode="auto">
                          <a:xfrm>
                            <a:off x="1211832" y="7024371"/>
                            <a:ext cx="3473777" cy="564546"/>
                          </a:xfrm>
                          <a:prstGeom prst="roundRect">
                            <a:avLst>
                              <a:gd name="adj" fmla="val 16667"/>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87" name="AutoShape 38"/>
                        <wps:cNvCnPr>
                          <a:cxnSpLocks noChangeShapeType="1"/>
                        </wps:cNvCnPr>
                        <wps:spPr bwMode="auto">
                          <a:xfrm>
                            <a:off x="4144550" y="6217606"/>
                            <a:ext cx="1200430" cy="60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88" name="AutoShape 39"/>
                        <wps:cNvSpPr>
                          <a:spLocks noChangeArrowheads="1"/>
                        </wps:cNvSpPr>
                        <wps:spPr bwMode="auto">
                          <a:xfrm>
                            <a:off x="1767392" y="6075194"/>
                            <a:ext cx="2381459" cy="287023"/>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89" name="Text Box 40"/>
                        <wps:cNvSpPr txBox="1">
                          <a:spLocks noChangeArrowheads="1"/>
                        </wps:cNvSpPr>
                        <wps:spPr bwMode="auto">
                          <a:xfrm>
                            <a:off x="4079543" y="5917281"/>
                            <a:ext cx="368940"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B0178" w14:textId="77777777" w:rsidR="00CA5115" w:rsidRDefault="00CA5115" w:rsidP="00D44B46">
                              <w:pPr>
                                <w:rPr>
                                  <w:rFonts w:ascii="Arial" w:eastAsia="MS Gothic" w:hAnsi="Arial" w:cs="Arial"/>
                                  <w:sz w:val="18"/>
                                  <w:szCs w:val="18"/>
                                </w:rPr>
                              </w:pPr>
                              <w:r>
                                <w:rPr>
                                  <w:rFonts w:ascii="Arial" w:eastAsia="MS Gothic" w:hAnsi="Arial" w:cs="Arial"/>
                                  <w:sz w:val="18"/>
                                  <w:szCs w:val="18"/>
                                </w:rPr>
                                <w:t>Yes</w:t>
                              </w:r>
                            </w:p>
                          </w:txbxContent>
                        </wps:txbx>
                        <wps:bodyPr rot="0" vert="horz" wrap="square" lIns="0" tIns="0" rIns="0" bIns="0" anchor="t" anchorCtr="0" upright="1">
                          <a:noAutofit/>
                        </wps:bodyPr>
                      </wps:wsp>
                      <wps:wsp>
                        <wps:cNvPr id="990" name="Text Box 41"/>
                        <wps:cNvSpPr txBox="1">
                          <a:spLocks noChangeArrowheads="1"/>
                        </wps:cNvSpPr>
                        <wps:spPr bwMode="auto">
                          <a:xfrm>
                            <a:off x="3045631" y="6424822"/>
                            <a:ext cx="368940"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A8624" w14:textId="77777777" w:rsidR="00CA5115" w:rsidRDefault="00CA5115" w:rsidP="00D44B46">
                              <w:pPr>
                                <w:rPr>
                                  <w:rFonts w:ascii="Arial" w:eastAsia="MS Gothic" w:hAnsi="Arial" w:cs="Arial"/>
                                  <w:sz w:val="18"/>
                                  <w:szCs w:val="18"/>
                                </w:rPr>
                              </w:pPr>
                              <w:r>
                                <w:rPr>
                                  <w:rFonts w:ascii="Arial" w:eastAsia="MS Gothic" w:hAnsi="Arial" w:cs="Arial"/>
                                  <w:sz w:val="18"/>
                                  <w:szCs w:val="18"/>
                                </w:rPr>
                                <w:t>No</w:t>
                              </w:r>
                            </w:p>
                          </w:txbxContent>
                        </wps:txbx>
                        <wps:bodyPr rot="0" vert="horz" wrap="square" lIns="0" tIns="0" rIns="0" bIns="0" anchor="t" anchorCtr="0" upright="1">
                          <a:noAutofit/>
                        </wps:bodyPr>
                      </wps:wsp>
                      <wps:wsp>
                        <wps:cNvPr id="991" name="Text Box 32"/>
                        <wps:cNvSpPr txBox="1">
                          <a:spLocks noChangeArrowheads="1"/>
                        </wps:cNvSpPr>
                        <wps:spPr bwMode="auto">
                          <a:xfrm>
                            <a:off x="2273347" y="6128798"/>
                            <a:ext cx="1540667"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E3324"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short of buffer size ?</w:t>
                              </w:r>
                            </w:p>
                          </w:txbxContent>
                        </wps:txbx>
                        <wps:bodyPr rot="0" vert="horz" wrap="square" lIns="0" tIns="0" rIns="0" bIns="0" anchor="t" anchorCtr="0" upright="1">
                          <a:noAutofit/>
                        </wps:bodyPr>
                      </wps:wsp>
                      <wpg:wgp>
                        <wpg:cNvPr id="992" name="Group 464"/>
                        <wpg:cNvGrpSpPr>
                          <a:grpSpLocks/>
                        </wpg:cNvGrpSpPr>
                        <wpg:grpSpPr bwMode="auto">
                          <a:xfrm>
                            <a:off x="2042222" y="4007826"/>
                            <a:ext cx="1839500" cy="2823930"/>
                            <a:chOff x="20420" y="39100"/>
                            <a:chExt cx="18392" cy="28237"/>
                          </a:xfrm>
                        </wpg:grpSpPr>
                        <wps:wsp>
                          <wps:cNvPr id="993" name="AutoShape 24"/>
                          <wps:cNvSpPr>
                            <a:spLocks noChangeArrowheads="1"/>
                          </wps:cNvSpPr>
                          <wps:spPr bwMode="auto">
                            <a:xfrm>
                              <a:off x="20420" y="39100"/>
                              <a:ext cx="18301" cy="2572"/>
                            </a:xfrm>
                            <a:prstGeom prst="flowChartProcess">
                              <a:avLst/>
                            </a:prstGeom>
                            <a:solidFill>
                              <a:srgbClr val="FFFFFF"/>
                            </a:solidFill>
                            <a:ln w="9525">
                              <a:solidFill>
                                <a:srgbClr val="000000"/>
                              </a:solidFill>
                              <a:miter lim="800000"/>
                              <a:headEnd/>
                              <a:tailEnd/>
                            </a:ln>
                          </wps:spPr>
                          <wps:txbx>
                            <w:txbxContent>
                              <w:p w14:paraId="593C8697"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Get the size of the each memory.</w:t>
                                </w:r>
                              </w:p>
                            </w:txbxContent>
                          </wps:txbx>
                          <wps:bodyPr rot="0" vert="horz" wrap="square" lIns="36000" tIns="0" rIns="36000" bIns="0" anchor="t" anchorCtr="0" upright="1">
                            <a:noAutofit/>
                          </wps:bodyPr>
                        </wps:wsp>
                        <wps:wsp>
                          <wps:cNvPr id="994" name="AutoShape 25"/>
                          <wps:cNvSpPr>
                            <a:spLocks noChangeArrowheads="1"/>
                          </wps:cNvSpPr>
                          <wps:spPr bwMode="auto">
                            <a:xfrm>
                              <a:off x="20512" y="65076"/>
                              <a:ext cx="18301" cy="2261"/>
                            </a:xfrm>
                            <a:prstGeom prst="flowChartProcess">
                              <a:avLst/>
                            </a:prstGeom>
                            <a:solidFill>
                              <a:srgbClr val="FFFFFF"/>
                            </a:solidFill>
                            <a:ln w="9525">
                              <a:solidFill>
                                <a:srgbClr val="000000"/>
                              </a:solidFill>
                              <a:miter lim="800000"/>
                              <a:headEnd/>
                              <a:tailEnd/>
                            </a:ln>
                          </wps:spPr>
                          <wps:txbx>
                            <w:txbxContent>
                              <w:p w14:paraId="776B85DF"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Get configuration parameters.</w:t>
                                </w:r>
                              </w:p>
                            </w:txbxContent>
                          </wps:txbx>
                          <wps:bodyPr rot="0" vert="horz" wrap="square" lIns="36000" tIns="0" rIns="36000" bIns="0" anchor="t" anchorCtr="0" upright="1">
                            <a:noAutofit/>
                          </wps:bodyPr>
                        </wps:wsp>
                      </wpg:wgp>
                      <wpg:wgp>
                        <wpg:cNvPr id="995" name="Group 470"/>
                        <wpg:cNvGrpSpPr>
                          <a:grpSpLocks/>
                        </wpg:cNvGrpSpPr>
                        <wpg:grpSpPr bwMode="auto">
                          <a:xfrm>
                            <a:off x="1295141" y="193216"/>
                            <a:ext cx="3195047" cy="3575991"/>
                            <a:chOff x="12632" y="556"/>
                            <a:chExt cx="31946" cy="35756"/>
                          </a:xfrm>
                        </wpg:grpSpPr>
                        <wps:wsp>
                          <wps:cNvPr id="996" name="AutoShape 4"/>
                          <wps:cNvCnPr>
                            <a:cxnSpLocks noChangeShapeType="1"/>
                          </wps:cNvCnPr>
                          <wps:spPr bwMode="auto">
                            <a:xfrm rot="16200000" flipH="1">
                              <a:off x="29005" y="16694"/>
                              <a:ext cx="1213" cy="19"/>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97" name="Text Box 20"/>
                          <wps:cNvSpPr txBox="1">
                            <a:spLocks noChangeArrowheads="1"/>
                          </wps:cNvSpPr>
                          <wps:spPr bwMode="auto">
                            <a:xfrm>
                              <a:off x="12632" y="3268"/>
                              <a:ext cx="18276"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5D10D" w14:textId="77777777" w:rsidR="00CA5115" w:rsidRDefault="00CA5115" w:rsidP="00D44B46">
                                <w:pPr>
                                  <w:rPr>
                                    <w:rFonts w:ascii="Arial" w:eastAsia="MS Gothic" w:hAnsi="Arial" w:cs="Arial"/>
                                    <w:sz w:val="18"/>
                                    <w:szCs w:val="18"/>
                                  </w:rPr>
                                </w:pPr>
                                <w:r>
                                  <w:rPr>
                                    <w:rFonts w:ascii="Arial" w:eastAsia="MS Gothic" w:hAnsi="Arial" w:cs="Arial"/>
                                    <w:sz w:val="18"/>
                                    <w:szCs w:val="18"/>
                                  </w:rPr>
                                  <w:t>Startup API</w:t>
                                </w:r>
                              </w:p>
                            </w:txbxContent>
                          </wps:txbx>
                          <wps:bodyPr rot="0" vert="horz" wrap="square" lIns="0" tIns="0" rIns="0" bIns="0" anchor="t" anchorCtr="0" upright="1">
                            <a:noAutofit/>
                          </wps:bodyPr>
                        </wps:wsp>
                        <wps:wsp>
                          <wps:cNvPr id="998" name="AutoShape 26"/>
                          <wps:cNvSpPr>
                            <a:spLocks noChangeArrowheads="1"/>
                          </wps:cNvSpPr>
                          <wps:spPr bwMode="auto">
                            <a:xfrm>
                              <a:off x="20440" y="13525"/>
                              <a:ext cx="18504" cy="2572"/>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4D123981"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Set the number of channels and PCM width</w:t>
                                </w:r>
                              </w:p>
                            </w:txbxContent>
                          </wps:txbx>
                          <wps:bodyPr rot="0" vert="horz" wrap="square" lIns="36000" tIns="0" rIns="36000" bIns="0" anchor="t" anchorCtr="0" upright="1">
                            <a:noAutofit/>
                          </wps:bodyPr>
                        </wps:wsp>
                        <wps:wsp>
                          <wps:cNvPr id="999" name="AutoShape 27"/>
                          <wps:cNvSpPr>
                            <a:spLocks noChangeArrowheads="1"/>
                          </wps:cNvSpPr>
                          <wps:spPr bwMode="auto">
                            <a:xfrm>
                              <a:off x="17805" y="17310"/>
                              <a:ext cx="23812" cy="2870"/>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000" name="Text Box 31"/>
                          <wps:cNvSpPr txBox="1">
                            <a:spLocks noChangeArrowheads="1"/>
                          </wps:cNvSpPr>
                          <wps:spPr bwMode="auto">
                            <a:xfrm>
                              <a:off x="21367" y="17894"/>
                              <a:ext cx="1676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46B8F"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invalid channels or PCM width?</w:t>
                                </w:r>
                              </w:p>
                            </w:txbxContent>
                          </wps:txbx>
                          <wps:bodyPr rot="0" vert="horz" wrap="square" lIns="0" tIns="0" rIns="0" bIns="0" anchor="t" anchorCtr="0" upright="1">
                            <a:noAutofit/>
                          </wps:bodyPr>
                        </wps:wsp>
                        <wps:wsp>
                          <wps:cNvPr id="1001" name="Text Box 33"/>
                          <wps:cNvSpPr txBox="1">
                            <a:spLocks noChangeArrowheads="1"/>
                          </wps:cNvSpPr>
                          <wps:spPr bwMode="auto">
                            <a:xfrm>
                              <a:off x="40798" y="16624"/>
                              <a:ext cx="369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4D167" w14:textId="77777777" w:rsidR="00CA5115" w:rsidRDefault="00CA5115" w:rsidP="00D44B46">
                                <w:pPr>
                                  <w:rPr>
                                    <w:rFonts w:ascii="Arial" w:eastAsia="MS Gothic" w:hAnsi="Arial" w:cs="Arial"/>
                                    <w:sz w:val="18"/>
                                    <w:szCs w:val="18"/>
                                  </w:rPr>
                                </w:pPr>
                                <w:r>
                                  <w:rPr>
                                    <w:rFonts w:ascii="Arial" w:eastAsia="MS Gothic" w:hAnsi="Arial" w:cs="Arial"/>
                                    <w:sz w:val="18"/>
                                    <w:szCs w:val="18"/>
                                  </w:rPr>
                                  <w:t>Yes</w:t>
                                </w:r>
                              </w:p>
                            </w:txbxContent>
                          </wps:txbx>
                          <wps:bodyPr rot="0" vert="horz" wrap="square" lIns="0" tIns="0" rIns="0" bIns="0" anchor="t" anchorCtr="0" upright="1">
                            <a:noAutofit/>
                          </wps:bodyPr>
                        </wps:wsp>
                        <wps:wsp>
                          <wps:cNvPr id="1002" name="AutoShape 45"/>
                          <wps:cNvSpPr>
                            <a:spLocks noChangeArrowheads="1"/>
                          </wps:cNvSpPr>
                          <wps:spPr bwMode="auto">
                            <a:xfrm>
                              <a:off x="20337" y="33741"/>
                              <a:ext cx="18301" cy="2572"/>
                            </a:xfrm>
                            <a:prstGeom prst="flowChartProcess">
                              <a:avLst/>
                            </a:prstGeom>
                            <a:solidFill>
                              <a:srgbClr val="FFFFFF"/>
                            </a:solidFill>
                            <a:ln w="9525">
                              <a:solidFill>
                                <a:srgbClr val="000000"/>
                              </a:solidFill>
                              <a:miter lim="800000"/>
                              <a:headEnd/>
                              <a:tailEnd/>
                            </a:ln>
                          </wps:spPr>
                          <wps:txbx>
                            <w:txbxContent>
                              <w:p w14:paraId="366A2C1C"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Set the number of blocks.</w:t>
                                </w:r>
                              </w:p>
                            </w:txbxContent>
                          </wps:txbx>
                          <wps:bodyPr rot="0" vert="horz" wrap="square" lIns="36000" tIns="0" rIns="36000" bIns="0" anchor="t" anchorCtr="0" upright="1">
                            <a:noAutofit/>
                          </wps:bodyPr>
                        </wps:wsp>
                        <wps:wsp>
                          <wps:cNvPr id="1003" name="AutoShape 12"/>
                          <wps:cNvSpPr>
                            <a:spLocks noChangeArrowheads="1"/>
                          </wps:cNvSpPr>
                          <wps:spPr bwMode="auto">
                            <a:xfrm>
                              <a:off x="20662" y="8978"/>
                              <a:ext cx="18301" cy="2725"/>
                            </a:xfrm>
                            <a:prstGeom prst="flowChartProcess">
                              <a:avLst/>
                            </a:prstGeom>
                            <a:solidFill>
                              <a:schemeClr val="bg1">
                                <a:lumMod val="75000"/>
                                <a:lumOff val="0"/>
                              </a:schemeClr>
                            </a:solidFill>
                            <a:ln w="9525">
                              <a:solidFill>
                                <a:srgbClr val="000000"/>
                              </a:solidFill>
                              <a:miter lim="800000"/>
                              <a:headEnd/>
                              <a:tailEnd/>
                            </a:ln>
                          </wps:spPr>
                          <wps:txbx>
                            <w:txbxContent>
                              <w:p w14:paraId="64CB9032"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Set the default parameters (API).</w:t>
                                </w:r>
                              </w:p>
                            </w:txbxContent>
                          </wps:txbx>
                          <wps:bodyPr rot="0" vert="horz" wrap="square" lIns="36000" tIns="0" rIns="36000" bIns="0" anchor="t" anchorCtr="0" upright="1">
                            <a:noAutofit/>
                          </wps:bodyPr>
                        </wps:wsp>
                        <wps:wsp>
                          <wps:cNvPr id="1004" name="AutoShape 11"/>
                          <wps:cNvSpPr>
                            <a:spLocks noChangeArrowheads="1"/>
                          </wps:cNvSpPr>
                          <wps:spPr bwMode="auto">
                            <a:xfrm>
                              <a:off x="20523" y="2285"/>
                              <a:ext cx="18300" cy="2375"/>
                            </a:xfrm>
                            <a:prstGeom prst="flowChartProcess">
                              <a:avLst/>
                            </a:prstGeom>
                            <a:solidFill>
                              <a:schemeClr val="bg1">
                                <a:lumMod val="75000"/>
                                <a:lumOff val="0"/>
                              </a:schemeClr>
                            </a:solidFill>
                            <a:ln w="9525">
                              <a:solidFill>
                                <a:srgbClr val="000000"/>
                              </a:solidFill>
                              <a:miter lim="800000"/>
                              <a:headEnd/>
                              <a:tailEnd/>
                            </a:ln>
                          </wps:spPr>
                          <wps:txbx>
                            <w:txbxContent>
                              <w:p w14:paraId="5611E41A"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Get the size of the API structure.</w:t>
                                </w:r>
                              </w:p>
                            </w:txbxContent>
                          </wps:txbx>
                          <wps:bodyPr rot="0" vert="horz" wrap="square" lIns="36000" tIns="0" rIns="36000" bIns="0" anchor="t" anchorCtr="0" upright="1">
                            <a:noAutofit/>
                          </wps:bodyPr>
                        </wps:wsp>
                        <wps:wsp>
                          <wps:cNvPr id="1005" name="Straight Connector 481"/>
                          <wps:cNvCnPr>
                            <a:cxnSpLocks noChangeShapeType="1"/>
                          </wps:cNvCnPr>
                          <wps:spPr bwMode="auto">
                            <a:xfrm flipV="1">
                              <a:off x="29547" y="11576"/>
                              <a:ext cx="0" cy="1949"/>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006" name="Straight Connector 482"/>
                          <wps:cNvCnPr>
                            <a:cxnSpLocks noChangeShapeType="1"/>
                          </wps:cNvCnPr>
                          <wps:spPr bwMode="auto">
                            <a:xfrm flipH="1" flipV="1">
                              <a:off x="29583" y="7931"/>
                              <a:ext cx="12" cy="1047"/>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007" name="Straight Connector 483"/>
                          <wps:cNvCnPr>
                            <a:cxnSpLocks noChangeShapeType="1"/>
                          </wps:cNvCnPr>
                          <wps:spPr bwMode="auto">
                            <a:xfrm flipV="1">
                              <a:off x="29642" y="556"/>
                              <a:ext cx="0" cy="173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008" name="AutoShape 27"/>
                          <wps:cNvSpPr>
                            <a:spLocks noChangeArrowheads="1"/>
                          </wps:cNvSpPr>
                          <wps:spPr bwMode="auto">
                            <a:xfrm>
                              <a:off x="17626" y="27531"/>
                              <a:ext cx="23813" cy="3350"/>
                            </a:xfrm>
                            <a:prstGeom prst="flowChartDecision">
                              <a:avLst/>
                            </a:prstGeom>
                            <a:solidFill>
                              <a:srgbClr val="FFFFFF"/>
                            </a:solidFill>
                            <a:ln w="9525">
                              <a:solidFill>
                                <a:srgbClr val="000000"/>
                              </a:solidFill>
                              <a:miter lim="800000"/>
                              <a:headEnd/>
                              <a:tailEnd/>
                            </a:ln>
                          </wps:spPr>
                          <wps:txbx>
                            <w:txbxContent>
                              <w:p w14:paraId="50B0B728" w14:textId="77777777" w:rsidR="00CA5115" w:rsidRDefault="00CA5115" w:rsidP="00D44B46">
                                <w:pPr>
                                  <w:jc w:val="center"/>
                                  <w:rPr>
                                    <w:rFonts w:asciiTheme="majorHAnsi" w:hAnsiTheme="majorHAnsi" w:cstheme="majorHAnsi"/>
                                    <w:sz w:val="18"/>
                                    <w:szCs w:val="18"/>
                                  </w:rPr>
                                </w:pPr>
                                <w:r>
                                  <w:rPr>
                                    <w:rFonts w:asciiTheme="majorHAnsi" w:hAnsiTheme="majorHAnsi" w:cstheme="majorHAnsi"/>
                                    <w:sz w:val="18"/>
                                    <w:szCs w:val="18"/>
                                  </w:rPr>
                                  <w:t>Invalid setting?</w:t>
                                </w:r>
                              </w:p>
                            </w:txbxContent>
                          </wps:txbx>
                          <wps:bodyPr rot="0" vert="horz" wrap="square" lIns="74295" tIns="8890" rIns="74295" bIns="8890" anchor="t" anchorCtr="0" upright="1">
                            <a:noAutofit/>
                          </wps:bodyPr>
                        </wps:wsp>
                        <wps:wsp>
                          <wps:cNvPr id="1009" name="Text Box 33"/>
                          <wps:cNvSpPr txBox="1">
                            <a:spLocks noChangeArrowheads="1"/>
                          </wps:cNvSpPr>
                          <wps:spPr bwMode="auto">
                            <a:xfrm>
                              <a:off x="40890" y="28147"/>
                              <a:ext cx="368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24E21" w14:textId="77777777" w:rsidR="00CA5115" w:rsidRDefault="00CA5115" w:rsidP="00D44B46">
                                <w:pPr>
                                  <w:rPr>
                                    <w:rFonts w:ascii="Arial" w:eastAsia="MS Gothic" w:hAnsi="Arial" w:cs="Arial"/>
                                    <w:sz w:val="18"/>
                                    <w:szCs w:val="18"/>
                                  </w:rPr>
                                </w:pPr>
                                <w:r>
                                  <w:rPr>
                                    <w:rFonts w:ascii="Arial" w:eastAsia="MS Gothic" w:hAnsi="Arial" w:cs="Arial"/>
                                    <w:sz w:val="18"/>
                                    <w:szCs w:val="18"/>
                                  </w:rPr>
                                  <w:t>Yes</w:t>
                                </w:r>
                              </w:p>
                            </w:txbxContent>
                          </wps:txbx>
                          <wps:bodyPr rot="0" vert="horz" wrap="square" lIns="0" tIns="0" rIns="0" bIns="0" anchor="t" anchorCtr="0" upright="1">
                            <a:noAutofit/>
                          </wps:bodyPr>
                        </wps:wsp>
                        <wps:wsp>
                          <wps:cNvPr id="1010" name="Text Box 34"/>
                          <wps:cNvSpPr txBox="1">
                            <a:spLocks noChangeArrowheads="1"/>
                          </wps:cNvSpPr>
                          <wps:spPr bwMode="auto">
                            <a:xfrm>
                              <a:off x="30908" y="32294"/>
                              <a:ext cx="368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FB1B2" w14:textId="77777777" w:rsidR="00CA5115" w:rsidRDefault="00CA5115" w:rsidP="00D44B46">
                                <w:pPr>
                                  <w:rPr>
                                    <w:rFonts w:ascii="Arial" w:eastAsia="MS Gothic" w:hAnsi="Arial" w:cs="Arial"/>
                                    <w:sz w:val="18"/>
                                    <w:szCs w:val="18"/>
                                  </w:rPr>
                                </w:pPr>
                                <w:r>
                                  <w:rPr>
                                    <w:rFonts w:ascii="Arial" w:eastAsia="MS Gothic" w:hAnsi="Arial" w:cs="Arial"/>
                                    <w:sz w:val="18"/>
                                    <w:szCs w:val="18"/>
                                  </w:rPr>
                                  <w:t>No</w:t>
                                </w:r>
                              </w:p>
                            </w:txbxContent>
                          </wps:txbx>
                          <wps:bodyPr rot="0" vert="horz" wrap="square" lIns="0" tIns="0" rIns="0" bIns="0" anchor="t" anchorCtr="0" upright="1">
                            <a:noAutofit/>
                          </wps:bodyPr>
                        </wps:wsp>
                        <wpg:grpSp>
                          <wpg:cNvPr id="1011" name="Group 488"/>
                          <wpg:cNvGrpSpPr>
                            <a:grpSpLocks/>
                          </wpg:cNvGrpSpPr>
                          <wpg:grpSpPr bwMode="auto">
                            <a:xfrm>
                              <a:off x="20440" y="20179"/>
                              <a:ext cx="18301" cy="13562"/>
                              <a:chOff x="20440" y="20179"/>
                              <a:chExt cx="18300" cy="13562"/>
                            </a:xfrm>
                          </wpg:grpSpPr>
                          <wps:wsp>
                            <wps:cNvPr id="1012" name="Text Box 34"/>
                            <wps:cNvSpPr txBox="1">
                              <a:spLocks noChangeArrowheads="1"/>
                            </wps:cNvSpPr>
                            <wps:spPr bwMode="auto">
                              <a:xfrm>
                                <a:off x="30435" y="20204"/>
                                <a:ext cx="368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AD5B2" w14:textId="77777777" w:rsidR="00CA5115" w:rsidRDefault="00CA5115" w:rsidP="00D44B46">
                                  <w:pPr>
                                    <w:rPr>
                                      <w:rFonts w:ascii="Arial" w:eastAsia="MS Gothic" w:hAnsi="Arial" w:cs="Arial"/>
                                      <w:sz w:val="18"/>
                                      <w:szCs w:val="18"/>
                                    </w:rPr>
                                  </w:pPr>
                                  <w:r>
                                    <w:rPr>
                                      <w:rFonts w:ascii="Arial" w:eastAsia="MS Gothic" w:hAnsi="Arial" w:cs="Arial"/>
                                      <w:sz w:val="18"/>
                                      <w:szCs w:val="18"/>
                                    </w:rPr>
                                    <w:t>No</w:t>
                                  </w:r>
                                </w:p>
                              </w:txbxContent>
                            </wps:txbx>
                            <wps:bodyPr rot="0" vert="horz" wrap="square" lIns="0" tIns="0" rIns="0" bIns="0" anchor="t" anchorCtr="0" upright="1">
                              <a:noAutofit/>
                            </wps:bodyPr>
                          </wps:wsp>
                          <wps:wsp>
                            <wps:cNvPr id="1013" name="Straight Arrow Connector 490"/>
                            <wps:cNvCnPr>
                              <a:cxnSpLocks noChangeShapeType="1"/>
                            </wps:cNvCnPr>
                            <wps:spPr bwMode="auto">
                              <a:xfrm flipH="1">
                                <a:off x="29709" y="20179"/>
                                <a:ext cx="0" cy="1899"/>
                              </a:xfrm>
                              <a:prstGeom prst="straightConnector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14" name="AutoShape 45"/>
                            <wps:cNvSpPr>
                              <a:spLocks noChangeArrowheads="1"/>
                            </wps:cNvSpPr>
                            <wps:spPr bwMode="auto">
                              <a:xfrm>
                                <a:off x="20440" y="22078"/>
                                <a:ext cx="18301" cy="2572"/>
                              </a:xfrm>
                              <a:prstGeom prst="flowChartProcess">
                                <a:avLst/>
                              </a:prstGeom>
                              <a:solidFill>
                                <a:schemeClr val="bg1">
                                  <a:lumMod val="100000"/>
                                  <a:lumOff val="0"/>
                                </a:schemeClr>
                              </a:solidFill>
                              <a:ln w="9525">
                                <a:solidFill>
                                  <a:srgbClr val="000000"/>
                                </a:solidFill>
                                <a:miter lim="800000"/>
                                <a:headEnd/>
                                <a:tailEnd/>
                              </a:ln>
                            </wps:spPr>
                            <wps:txbx>
                              <w:txbxContent>
                                <w:p w14:paraId="4ECA53FA"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Set the equalizer parameter.</w:t>
                                  </w:r>
                                </w:p>
                              </w:txbxContent>
                            </wps:txbx>
                            <wps:bodyPr rot="0" vert="horz" wrap="square" lIns="36000" tIns="0" rIns="36000" bIns="0" anchor="t" anchorCtr="0" upright="1">
                              <a:noAutofit/>
                            </wps:bodyPr>
                          </wps:wsp>
                          <wps:wsp>
                            <wps:cNvPr id="1015" name="AutoShape 4"/>
                            <wps:cNvCnPr>
                              <a:cxnSpLocks noChangeShapeType="1"/>
                            </wps:cNvCnPr>
                            <wps:spPr bwMode="auto">
                              <a:xfrm rot="5400000">
                                <a:off x="28167" y="26077"/>
                                <a:ext cx="2860" cy="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16" name="AutoShape 4"/>
                            <wps:cNvCnPr>
                              <a:cxnSpLocks noChangeShapeType="1"/>
                            </wps:cNvCnPr>
                            <wps:spPr bwMode="auto">
                              <a:xfrm rot="5400000">
                                <a:off x="28106" y="32308"/>
                                <a:ext cx="2860" cy="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017" name="AutoShape 11"/>
                          <wps:cNvSpPr>
                            <a:spLocks noChangeArrowheads="1"/>
                          </wps:cNvSpPr>
                          <wps:spPr bwMode="auto">
                            <a:xfrm>
                              <a:off x="20440" y="5555"/>
                              <a:ext cx="18301" cy="2374"/>
                            </a:xfrm>
                            <a:prstGeom prst="flowChartProcess">
                              <a:avLst/>
                            </a:prstGeom>
                            <a:solidFill>
                              <a:schemeClr val="bg1">
                                <a:lumMod val="75000"/>
                                <a:lumOff val="0"/>
                              </a:schemeClr>
                            </a:solidFill>
                            <a:ln w="9525">
                              <a:solidFill>
                                <a:srgbClr val="000000"/>
                              </a:solidFill>
                              <a:miter lim="800000"/>
                              <a:headEnd/>
                              <a:tailEnd/>
                            </a:ln>
                          </wps:spPr>
                          <wps:txbx>
                            <w:txbxContent>
                              <w:p w14:paraId="1C9AA9A4"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Get version info.</w:t>
                                </w:r>
                              </w:p>
                            </w:txbxContent>
                          </wps:txbx>
                          <wps:bodyPr rot="0" vert="horz" wrap="square" lIns="36000" tIns="0" rIns="36000" bIns="0" anchor="t" anchorCtr="0" upright="1">
                            <a:noAutofit/>
                          </wps:bodyPr>
                        </wps:wsp>
                        <wps:wsp>
                          <wps:cNvPr id="1018" name="Straight Connector 229"/>
                          <wps:cNvCnPr>
                            <a:cxnSpLocks noChangeShapeType="1"/>
                          </wps:cNvCnPr>
                          <wps:spPr bwMode="auto">
                            <a:xfrm flipH="1" flipV="1">
                              <a:off x="29533" y="4665"/>
                              <a:ext cx="12" cy="1048"/>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g:wgp>
                      <wps:wsp>
                        <wps:cNvPr id="1019" name="AutoShape 8"/>
                        <wps:cNvCnPr>
                          <a:cxnSpLocks noChangeShapeType="1"/>
                        </wps:cNvCnPr>
                        <wps:spPr bwMode="auto">
                          <a:xfrm>
                            <a:off x="2983124" y="3769006"/>
                            <a:ext cx="0" cy="2386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0" name="AutoShape 35"/>
                        <wps:cNvSpPr>
                          <a:spLocks noChangeArrowheads="1"/>
                        </wps:cNvSpPr>
                        <wps:spPr bwMode="auto">
                          <a:xfrm>
                            <a:off x="1212332" y="3479483"/>
                            <a:ext cx="3473878" cy="889472"/>
                          </a:xfrm>
                          <a:prstGeom prst="roundRect">
                            <a:avLst>
                              <a:gd name="adj" fmla="val 6889"/>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1" name="AutoShape 30"/>
                        <wps:cNvCnPr>
                          <a:cxnSpLocks noChangeShapeType="1"/>
                        </wps:cNvCnPr>
                        <wps:spPr bwMode="auto">
                          <a:xfrm>
                            <a:off x="2962122" y="6362317"/>
                            <a:ext cx="0" cy="243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2" name="AutoShape 36"/>
                        <wps:cNvSpPr>
                          <a:spLocks noChangeArrowheads="1"/>
                        </wps:cNvSpPr>
                        <wps:spPr bwMode="auto">
                          <a:xfrm>
                            <a:off x="1209731" y="4459263"/>
                            <a:ext cx="3473777" cy="2001363"/>
                          </a:xfrm>
                          <a:prstGeom prst="roundRect">
                            <a:avLst>
                              <a:gd name="adj" fmla="val 7491"/>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3" name="AutoShape 35"/>
                        <wps:cNvSpPr>
                          <a:spLocks noChangeArrowheads="1"/>
                        </wps:cNvSpPr>
                        <wps:spPr bwMode="auto">
                          <a:xfrm>
                            <a:off x="1209731" y="1407214"/>
                            <a:ext cx="3473777" cy="2030965"/>
                          </a:xfrm>
                          <a:prstGeom prst="roundRect">
                            <a:avLst>
                              <a:gd name="adj" fmla="val 6889"/>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4" name="Text Box 19"/>
                        <wps:cNvSpPr txBox="1">
                          <a:spLocks noChangeArrowheads="1"/>
                        </wps:cNvSpPr>
                        <wps:spPr bwMode="auto">
                          <a:xfrm>
                            <a:off x="1258137" y="6653541"/>
                            <a:ext cx="793286" cy="30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B6AE6" w14:textId="77777777" w:rsidR="00CA5115" w:rsidRDefault="00CA5115" w:rsidP="00D44B46">
                              <w:pPr>
                                <w:rPr>
                                  <w:rFonts w:ascii="Arial" w:eastAsia="MS Gothic" w:hAnsi="Arial" w:cs="Arial"/>
                                  <w:sz w:val="18"/>
                                  <w:szCs w:val="18"/>
                                </w:rPr>
                              </w:pPr>
                              <w:r>
                                <w:rPr>
                                  <w:rFonts w:ascii="Arial" w:eastAsia="MS Gothic" w:hAnsi="Arial" w:cs="Arial"/>
                                  <w:sz w:val="18"/>
                                  <w:szCs w:val="18"/>
                                </w:rPr>
                                <w:t>Parameters Getting</w:t>
                              </w:r>
                            </w:p>
                          </w:txbxContent>
                        </wps:txbx>
                        <wps:bodyPr rot="0" vert="horz" wrap="square" lIns="0" tIns="0" rIns="0" bIns="0" anchor="t" anchorCtr="0" upright="1">
                          <a:noAutofit/>
                        </wps:bodyPr>
                      </wps:wsp>
                      <wps:wsp>
                        <wps:cNvPr id="1025" name="Text Box 19"/>
                        <wps:cNvSpPr txBox="1">
                          <a:spLocks noChangeArrowheads="1"/>
                        </wps:cNvSpPr>
                        <wps:spPr bwMode="auto">
                          <a:xfrm>
                            <a:off x="1295141" y="3692200"/>
                            <a:ext cx="738780" cy="374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34121" w14:textId="77777777" w:rsidR="00CA5115" w:rsidRDefault="00CA5115" w:rsidP="00D44B46">
                              <w:pPr>
                                <w:rPr>
                                  <w:rFonts w:ascii="Arial" w:eastAsia="MS Gothic" w:hAnsi="Arial" w:cs="Arial"/>
                                  <w:sz w:val="18"/>
                                  <w:szCs w:val="18"/>
                                </w:rPr>
                              </w:pPr>
                              <w:r>
                                <w:rPr>
                                  <w:rFonts w:ascii="Arial" w:eastAsia="MS Gothic" w:hAnsi="Arial" w:cs="Arial"/>
                                  <w:sz w:val="18"/>
                                  <w:szCs w:val="18"/>
                                </w:rPr>
                                <w:t>Memory Allocation</w:t>
                              </w:r>
                            </w:p>
                          </w:txbxContent>
                        </wps:txbx>
                        <wps:bodyPr rot="0" vert="horz" wrap="square" lIns="0" tIns="0" rIns="0" bIns="0" anchor="t" anchorCtr="0" upright="1">
                          <a:noAutofit/>
                        </wps:bodyPr>
                      </wps:wsp>
                      <wps:wsp>
                        <wps:cNvPr id="1026" name="Text Box 19"/>
                        <wps:cNvSpPr txBox="1">
                          <a:spLocks noChangeArrowheads="1"/>
                        </wps:cNvSpPr>
                        <wps:spPr bwMode="auto">
                          <a:xfrm>
                            <a:off x="1250936" y="7184684"/>
                            <a:ext cx="793286" cy="30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BC95D" w14:textId="77777777" w:rsidR="00CA5115" w:rsidRDefault="00CA5115" w:rsidP="00D44B46">
                              <w:pPr>
                                <w:rPr>
                                  <w:rFonts w:ascii="Arial" w:eastAsia="MS Gothic" w:hAnsi="Arial" w:cs="Arial"/>
                                  <w:sz w:val="18"/>
                                  <w:szCs w:val="18"/>
                                </w:rPr>
                              </w:pPr>
                              <w:r>
                                <w:rPr>
                                  <w:rFonts w:ascii="Arial" w:eastAsia="MS Gothic" w:hAnsi="Arial" w:cs="Arial"/>
                                  <w:sz w:val="18"/>
                                  <w:szCs w:val="18"/>
                                </w:rPr>
                                <w:t>Equalizer Executing</w:t>
                              </w:r>
                            </w:p>
                          </w:txbxContent>
                        </wps:txbx>
                        <wps:bodyPr rot="0" vert="horz" wrap="square" lIns="0" tIns="0" rIns="0" bIns="0" anchor="t" anchorCtr="0" upright="1">
                          <a:noAutofit/>
                        </wps:bodyPr>
                      </wps:wsp>
                      <wps:wsp>
                        <wps:cNvPr id="1027" name="Text Box 19"/>
                        <wps:cNvSpPr txBox="1">
                          <a:spLocks noChangeArrowheads="1"/>
                        </wps:cNvSpPr>
                        <wps:spPr bwMode="auto">
                          <a:xfrm>
                            <a:off x="1263337" y="1556527"/>
                            <a:ext cx="738780" cy="37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A30FD" w14:textId="77777777" w:rsidR="00CA5115" w:rsidRDefault="00CA5115" w:rsidP="00D44B46">
                              <w:pPr>
                                <w:rPr>
                                  <w:rFonts w:ascii="Arial" w:eastAsia="MS Gothic" w:hAnsi="Arial" w:cs="Arial"/>
                                  <w:sz w:val="18"/>
                                  <w:szCs w:val="18"/>
                                </w:rPr>
                              </w:pPr>
                              <w:r>
                                <w:rPr>
                                  <w:rFonts w:ascii="Arial" w:eastAsia="MS Gothic" w:hAnsi="Arial" w:cs="Arial"/>
                                  <w:sz w:val="18"/>
                                  <w:szCs w:val="18"/>
                                </w:rPr>
                                <w:t>Parameters Setting</w:t>
                              </w:r>
                            </w:p>
                          </w:txbxContent>
                        </wps:txbx>
                        <wps:bodyPr rot="0" vert="horz" wrap="square" lIns="0" tIns="0" rIns="0" bIns="0" anchor="t" anchorCtr="0" upright="1">
                          <a:noAutofit/>
                        </wps:bodyPr>
                      </wps:wsp>
                      <wps:wsp>
                        <wps:cNvPr id="1028" name="Straight Connector 1"/>
                        <wps:cNvCnPr>
                          <a:cxnSpLocks noChangeShapeType="1"/>
                          <a:stCxn id="1001" idx="1"/>
                        </wps:cNvCnPr>
                        <wps:spPr bwMode="auto">
                          <a:xfrm flipV="1">
                            <a:off x="4121248" y="3064049"/>
                            <a:ext cx="1224133" cy="2800"/>
                          </a:xfrm>
                          <a:prstGeom prst="line">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29" name="AutoShape 8"/>
                        <wps:cNvCnPr>
                          <a:cxnSpLocks noChangeShapeType="1"/>
                        </wps:cNvCnPr>
                        <wps:spPr bwMode="auto">
                          <a:xfrm>
                            <a:off x="2972123" y="4265047"/>
                            <a:ext cx="0" cy="2386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 name="AutoShape 8"/>
                        <wps:cNvCnPr>
                          <a:cxnSpLocks noChangeShapeType="1"/>
                        </wps:cNvCnPr>
                        <wps:spPr bwMode="auto">
                          <a:xfrm>
                            <a:off x="2957321" y="4731585"/>
                            <a:ext cx="0" cy="1504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1" name="AutoShape 8"/>
                        <wps:cNvCnPr>
                          <a:cxnSpLocks noChangeShapeType="1"/>
                        </wps:cNvCnPr>
                        <wps:spPr bwMode="auto">
                          <a:xfrm flipH="1">
                            <a:off x="2957121" y="5229125"/>
                            <a:ext cx="0" cy="2873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354809F" id="Canvas 1032" o:spid="_x0000_s1579" editas="canvas" style="width:467.35pt;height:629.3pt;mso-position-horizontal-relative:char;mso-position-vertical-relative:line" coordsize="59353,79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">
                <v:shape id="_x0000_s1580" type="#_x0000_t75" style="position:absolute;width:59353;height:79914;visibility:visible;mso-wrap-style:square">
                  <v:fill o:detectmouseclick="t"/>
                  <v:path o:connecttype="none"/>
                </v:shape>
                <v:shapetype id="_x0000_t109" coordsize="21600,21600" o:spt="109" path="m,l,21600r21600,l21600,xe">
                  <v:stroke joinstyle="miter"/>
                  <v:path gradientshapeok="t" o:connecttype="rect"/>
                </v:shapetype>
                <v:shape id="AutoShape 6" o:spid="_x0000_s1581" type="#_x0000_t109" style="position:absolute;left:20422;top:45036;width:18303;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">
                  <v:textbox inset="1mm,0,1mm,0">
                    <w:txbxContent>
                      <w:p w14:paraId="16961A4C"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Clear of the filter buffer.</w:t>
                        </w:r>
                      </w:p>
                    </w:txbxContent>
                  </v:textbox>
                </v:shape>
                <v:shapetype id="_x0000_t116" coordsize="21600,21600" o:spt="116" path="m3475,qx,10800,3475,21600l18125,21600qx21600,10800,18125,xe">
                  <v:stroke joinstyle="miter"/>
                  <v:path gradientshapeok="t" o:connecttype="rect" textboxrect="1018,3163,20582,18437"/>
                </v:shapetype>
                <v:shape id="AutoShape 7" o:spid="_x0000_s1582" type="#_x0000_t116" style="position:absolute;left:25680;top:76288;width:7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">
                  <v:textbox inset="1mm,0,1mm,0">
                    <w:txbxContent>
                      <w:p w14:paraId="79246436"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END</w:t>
                        </w:r>
                      </w:p>
                    </w:txbxContent>
                  </v:textbox>
                </v:shape>
                <v:shape id="AutoShape 9" o:spid="_x0000_s1583" type="#_x0000_t116" style="position:absolute;left:26221;top:698;width:685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" strokecolor="black [3213]">
                  <v:textbox inset="1mm,0,1mm,0">
                    <w:txbxContent>
                      <w:p w14:paraId="2C3E56AC"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START</w:t>
                        </w:r>
                      </w:p>
                    </w:txbxContent>
                  </v:textbox>
                </v:shape>
                <v:shape id="AutoShape 13" o:spid="_x0000_s1584" type="#_x0000_t109" style="position:absolute;left:20422;top:48819;width:18303;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">
                  <v:textbox inset="1mm,0,1mm,0">
                    <w:txbxContent>
                      <w:p w14:paraId="7E0D953A" w14:textId="77777777" w:rsidR="00CA5115" w:rsidRDefault="00CA5115" w:rsidP="0098170F">
                        <w:pPr>
                          <w:spacing w:after="0"/>
                          <w:jc w:val="center"/>
                          <w:rPr>
                            <w:rFonts w:ascii="Arial" w:eastAsia="MS Gothic" w:hAnsi="Arial" w:cs="Arial"/>
                            <w:sz w:val="18"/>
                            <w:szCs w:val="18"/>
                          </w:rPr>
                        </w:pPr>
                        <w:r>
                          <w:rPr>
                            <w:rFonts w:ascii="Arial" w:eastAsia="MS Gothic" w:hAnsi="Arial" w:cs="Arial"/>
                            <w:sz w:val="18"/>
                            <w:szCs w:val="18"/>
                          </w:rPr>
                          <w:t xml:space="preserve">Set </w:t>
                        </w:r>
                        <w:proofErr w:type="gramStart"/>
                        <w:r>
                          <w:rPr>
                            <w:rFonts w:ascii="Arial" w:eastAsia="MS Gothic" w:hAnsi="Arial" w:cs="Arial"/>
                            <w:sz w:val="18"/>
                            <w:szCs w:val="18"/>
                          </w:rPr>
                          <w:t>the each</w:t>
                        </w:r>
                        <w:proofErr w:type="gramEnd"/>
                        <w:r>
                          <w:rPr>
                            <w:rFonts w:ascii="Arial" w:eastAsia="MS Gothic" w:hAnsi="Arial" w:cs="Arial"/>
                            <w:sz w:val="18"/>
                            <w:szCs w:val="18"/>
                          </w:rPr>
                          <w:t xml:space="preserve"> Info.</w:t>
                        </w:r>
                      </w:p>
                      <w:p w14:paraId="550699D1" w14:textId="57AF6048" w:rsidR="00CA5115" w:rsidRDefault="00CA5115" w:rsidP="0098170F">
                        <w:pPr>
                          <w:spacing w:after="0"/>
                          <w:jc w:val="center"/>
                          <w:rPr>
                            <w:rFonts w:ascii="Arial" w:eastAsia="MS Gothic" w:hAnsi="Arial" w:cs="Arial"/>
                            <w:sz w:val="18"/>
                            <w:szCs w:val="18"/>
                          </w:rPr>
                        </w:pPr>
                        <w:r>
                          <w:rPr>
                            <w:rFonts w:ascii="Arial" w:eastAsia="MS Gothic" w:hAnsi="Arial" w:cs="Arial"/>
                            <w:sz w:val="18"/>
                            <w:szCs w:val="18"/>
                          </w:rPr>
                          <w:t>(Table 2-4, 2-5)</w:t>
                        </w:r>
                      </w:p>
                    </w:txbxContent>
                  </v:textbox>
                </v:shape>
                <v:shape id="AutoShape 14" o:spid="_x0000_s1585" type="#_x0000_t109" style="position:absolute;left:20441;top:71204;width:18303;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" fillcolor="#bfbfbf [2412]">
                  <v:textbox inset="1mm,0,1mm,0">
                    <w:txbxContent>
                      <w:p w14:paraId="535E727C"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Equalizer</w:t>
                        </w:r>
                      </w:p>
                    </w:txbxContent>
                  </v:textbox>
                </v:shape>
                <v:shape id="AutoShape 15" o:spid="_x0000_s1586" type="#_x0000_t109" style="position:absolute;left:20422;top:55165;width:18303;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">
                  <v:textbox inset="1mm,0,1mm,0">
                    <w:txbxContent>
                      <w:p w14:paraId="5BC99EF3" w14:textId="77777777" w:rsidR="00CA5115" w:rsidRDefault="00CA5115" w:rsidP="0098170F">
                        <w:pPr>
                          <w:spacing w:after="0"/>
                          <w:jc w:val="center"/>
                          <w:rPr>
                            <w:rFonts w:ascii="Arial" w:eastAsia="MS Gothic" w:hAnsi="Arial" w:cs="Arial"/>
                            <w:sz w:val="18"/>
                            <w:szCs w:val="18"/>
                          </w:rPr>
                        </w:pPr>
                        <w:r>
                          <w:rPr>
                            <w:rFonts w:ascii="Arial" w:eastAsia="MS Gothic" w:hAnsi="Arial" w:cs="Arial"/>
                            <w:sz w:val="18"/>
                            <w:szCs w:val="18"/>
                          </w:rPr>
                          <w:t>Set the I/O buffer</w:t>
                        </w:r>
                      </w:p>
                      <w:p w14:paraId="60E3A851" w14:textId="77777777" w:rsidR="00CA5115" w:rsidRDefault="00CA5115" w:rsidP="0098170F">
                        <w:pPr>
                          <w:spacing w:after="0"/>
                          <w:jc w:val="center"/>
                          <w:rPr>
                            <w:rFonts w:ascii="Arial" w:eastAsia="MS Gothic" w:hAnsi="Arial" w:cs="Arial"/>
                            <w:sz w:val="18"/>
                            <w:szCs w:val="18"/>
                          </w:rPr>
                        </w:pPr>
                        <w:r>
                          <w:rPr>
                            <w:rFonts w:ascii="Arial" w:eastAsia="MS Gothic" w:hAnsi="Arial" w:cs="Arial"/>
                            <w:sz w:val="18"/>
                            <w:szCs w:val="18"/>
                          </w:rPr>
                          <w:t>(Table 2-6)</w:t>
                        </w:r>
                      </w:p>
                    </w:txbxContent>
                  </v:textbox>
                </v:shape>
                <v:shape id="AutoShape 16" o:spid="_x0000_s1587" type="#_x0000_t32" style="position:absolute;left:29652;top:58619;width:0;height:2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">
                  <v:stroke endarrow="block"/>
                </v:shape>
                <v:shape id="AutoShape 17" o:spid="_x0000_s1588" type="#_x0000_t32" style="position:absolute;left:29695;top:73484;width:0;height:27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">
                  <v:stroke endarrow="block"/>
                </v:shape>
                <v:shape id="Text Box 19" o:spid="_x0000_s1589" type="#_x0000_t202" style="position:absolute;left:12620;top:50438;width:69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" filled="f" stroked="f">
                  <v:textbox inset="0,0,0,0">
                    <w:txbxContent>
                      <w:p w14:paraId="28F5570E" w14:textId="77777777" w:rsidR="00CA5115" w:rsidRDefault="00CA5115" w:rsidP="00D44B46">
                        <w:pPr>
                          <w:rPr>
                            <w:rFonts w:ascii="Arial" w:eastAsia="MS Gothic" w:hAnsi="Arial" w:cs="Arial"/>
                            <w:sz w:val="18"/>
                            <w:szCs w:val="18"/>
                          </w:rPr>
                        </w:pPr>
                        <w:r>
                          <w:rPr>
                            <w:rFonts w:ascii="Arial" w:eastAsia="MS Gothic" w:hAnsi="Arial" w:cs="Arial"/>
                            <w:sz w:val="18"/>
                            <w:szCs w:val="18"/>
                          </w:rPr>
                          <w:t>Initialization</w:t>
                        </w:r>
                      </w:p>
                    </w:txbxContent>
                  </v:textbox>
                </v:shape>
                <v:shape id="AutoShape 28" o:spid="_x0000_s1590" type="#_x0000_t33" style="position:absolute;left:41939;top:20121;width:11519;height:561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">
                  <v:stroke endarrow="block"/>
                </v:shape>
                <v:shape id="AutoShape 29" o:spid="_x0000_s1591" type="#_x0000_t116" style="position:absolute;left:49514;top:76288;width:788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">
                  <v:textbox inset="1mm,0,1mm,0">
                    <w:txbxContent>
                      <w:p w14:paraId="57501255"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Error</w:t>
                        </w:r>
                      </w:p>
                    </w:txbxContent>
                  </v:textbox>
                </v:shape>
                <v:shape id="AutoShape 30" o:spid="_x0000_s1592" type="#_x0000_t32" style="position:absolute;left:29635;top:68314;width:0;height:2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">
                  <v:stroke endarrow="block"/>
                </v:shape>
                <v:roundrect id="AutoShape 35" o:spid="_x0000_s1593" style="position:absolute;left:12191;top:3238;width:34738;height:10360;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" filled="f" strokecolor="#00b0f0" strokeweight="1.75pt">
                  <v:stroke dashstyle="1 1"/>
                  <v:textbox inset="5.85pt,.7pt,5.85pt,.7pt"/>
                </v:roundrect>
                <v:roundrect id="AutoShape 36" o:spid="_x0000_s1594" style="position:absolute;left:12098;top:65312;width:34738;height:4273;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" filled="f" strokecolor="#00b0f0" strokeweight="1.75pt">
                  <v:stroke dashstyle="1 1"/>
                  <v:textbox inset="5.85pt,.7pt,5.85pt,.7pt"/>
                </v:roundrect>
                <v:roundrect id="AutoShape 37" o:spid="_x0000_s1595" style="position:absolute;left:12118;top:70243;width:34738;height:5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" filled="f" strokecolor="#00b0f0" strokeweight="1.75pt">
                  <v:stroke dashstyle="1 1"/>
                  <v:textbox inset="5.85pt,.7pt,5.85pt,.7pt"/>
                </v:roundrect>
                <v:shape id="AutoShape 38" o:spid="_x0000_s1596" type="#_x0000_t34" style="position:absolute;left:41445;top:62176;width:12004;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"/>
                <v:shape id="AutoShape 39" o:spid="_x0000_s1597" type="#_x0000_t110" style="position:absolute;left:17673;top:60751;width:23815;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">
                  <v:textbox inset="5.85pt,.7pt,5.85pt,.7pt"/>
                </v:shape>
                <v:shape id="Text Box 40" o:spid="_x0000_s1598" type="#_x0000_t202" style="position:absolute;left:40795;top:59172;width:3689;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" filled="f" stroked="f">
                  <v:textbox inset="0,0,0,0">
                    <w:txbxContent>
                      <w:p w14:paraId="5BEB0178" w14:textId="77777777" w:rsidR="00CA5115" w:rsidRDefault="00CA5115" w:rsidP="00D44B46">
                        <w:pPr>
                          <w:rPr>
                            <w:rFonts w:ascii="Arial" w:eastAsia="MS Gothic" w:hAnsi="Arial" w:cs="Arial"/>
                            <w:sz w:val="18"/>
                            <w:szCs w:val="18"/>
                          </w:rPr>
                        </w:pPr>
                        <w:r>
                          <w:rPr>
                            <w:rFonts w:ascii="Arial" w:eastAsia="MS Gothic" w:hAnsi="Arial" w:cs="Arial"/>
                            <w:sz w:val="18"/>
                            <w:szCs w:val="18"/>
                          </w:rPr>
                          <w:t>Yes</w:t>
                        </w:r>
                      </w:p>
                    </w:txbxContent>
                  </v:textbox>
                </v:shape>
                <v:shape id="Text Box 41" o:spid="_x0000_s1599" type="#_x0000_t202" style="position:absolute;left:30456;top:64248;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" filled="f" stroked="f">
                  <v:textbox inset="0,0,0,0">
                    <w:txbxContent>
                      <w:p w14:paraId="727A8624" w14:textId="77777777" w:rsidR="00CA5115" w:rsidRDefault="00CA5115" w:rsidP="00D44B46">
                        <w:pPr>
                          <w:rPr>
                            <w:rFonts w:ascii="Arial" w:eastAsia="MS Gothic" w:hAnsi="Arial" w:cs="Arial"/>
                            <w:sz w:val="18"/>
                            <w:szCs w:val="18"/>
                          </w:rPr>
                        </w:pPr>
                        <w:r>
                          <w:rPr>
                            <w:rFonts w:ascii="Arial" w:eastAsia="MS Gothic" w:hAnsi="Arial" w:cs="Arial"/>
                            <w:sz w:val="18"/>
                            <w:szCs w:val="18"/>
                          </w:rPr>
                          <w:t>No</w:t>
                        </w:r>
                      </w:p>
                    </w:txbxContent>
                  </v:textbox>
                </v:shape>
                <v:shape id="Text Box 32" o:spid="_x0000_s1600" type="#_x0000_t202" style="position:absolute;left:22733;top:61287;width:15407;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" filled="f" stroked="f">
                  <v:textbox inset="0,0,0,0">
                    <w:txbxContent>
                      <w:p w14:paraId="7B7E3324"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short of buffer size ?</w:t>
                        </w:r>
                      </w:p>
                    </w:txbxContent>
                  </v:textbox>
                </v:shape>
                <v:group id="Group 464" o:spid="_x0000_s1601" style="position:absolute;left:20422;top:40078;width:18395;height:28239" coordorigin="20420,39100" coordsize="18392,2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">
                  <v:shape id="AutoShape 24" o:spid="_x0000_s1602" type="#_x0000_t109" style="position:absolute;left:20420;top:39100;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">
                    <v:textbox inset="1mm,0,1mm,0">
                      <w:txbxContent>
                        <w:p w14:paraId="593C8697"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Get the size of the each memory.</w:t>
                          </w:r>
                        </w:p>
                      </w:txbxContent>
                    </v:textbox>
                  </v:shape>
                  <v:shape id="AutoShape 25" o:spid="_x0000_s1603" type="#_x0000_t109" style="position:absolute;left:20512;top:65076;width:18301;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">
                    <v:textbox inset="1mm,0,1mm,0">
                      <w:txbxContent>
                        <w:p w14:paraId="776B85DF"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Get configuration parameters.</w:t>
                          </w:r>
                        </w:p>
                      </w:txbxContent>
                    </v:textbox>
                  </v:shape>
                </v:group>
                <v:group id="Group 470" o:spid="_x0000_s1604" style="position:absolute;left:12951;top:1932;width:31950;height:35760" coordorigin="12632,556" coordsize="31946,35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">
                  <v:shape id="AutoShape 4" o:spid="_x0000_s1605" type="#_x0000_t34" style="position:absolute;left:29005;top:16694;width:1213;height: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">
                    <v:stroke endarrow="block"/>
                  </v:shape>
                  <v:shape id="Text Box 20" o:spid="_x0000_s1606" type="#_x0000_t202" style="position:absolute;left:12632;top:3268;width:1827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" filled="f" stroked="f">
                    <v:textbox inset="0,0,0,0">
                      <w:txbxContent>
                        <w:p w14:paraId="3E95D10D" w14:textId="77777777" w:rsidR="00CA5115" w:rsidRDefault="00CA5115" w:rsidP="00D44B46">
                          <w:pPr>
                            <w:rPr>
                              <w:rFonts w:ascii="Arial" w:eastAsia="MS Gothic" w:hAnsi="Arial" w:cs="Arial"/>
                              <w:sz w:val="18"/>
                              <w:szCs w:val="18"/>
                            </w:rPr>
                          </w:pPr>
                          <w:r>
                            <w:rPr>
                              <w:rFonts w:ascii="Arial" w:eastAsia="MS Gothic" w:hAnsi="Arial" w:cs="Arial"/>
                              <w:sz w:val="18"/>
                              <w:szCs w:val="18"/>
                            </w:rPr>
                            <w:t>Startup API</w:t>
                          </w:r>
                        </w:p>
                      </w:txbxContent>
                    </v:textbox>
                  </v:shape>
                  <v:shape id="AutoShape 26" o:spid="_x0000_s1607" type="#_x0000_t109" style="position:absolute;left:20440;top:13525;width:1850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" filled="f" fillcolor="#d8d8d8">
                    <v:textbox inset="1mm,0,1mm,0">
                      <w:txbxContent>
                        <w:p w14:paraId="4D123981"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Set the number of channels and PCM width</w:t>
                          </w:r>
                        </w:p>
                      </w:txbxContent>
                    </v:textbox>
                  </v:shape>
                  <v:shape id="AutoShape 27" o:spid="_x0000_s1608" type="#_x0000_t110" style="position:absolute;left:17805;top:17310;width:2381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">
                    <v:textbox inset="5.85pt,.7pt,5.85pt,.7pt"/>
                  </v:shape>
                  <v:shape id="Text Box 31" o:spid="_x0000_s1609" type="#_x0000_t202" style="position:absolute;left:21367;top:17894;width:1676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v:textbox inset="0,0,0,0">
                      <w:txbxContent>
                        <w:p w14:paraId="3D046B8F"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invalid channels or PCM width?</w:t>
                          </w:r>
                        </w:p>
                      </w:txbxContent>
                    </v:textbox>
                  </v:shape>
                  <v:shape id="Text Box 33" o:spid="_x0000_s1610" type="#_x0000_t202" style="position:absolute;left:40798;top:16624;width:369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" filled="f" stroked="f">
                    <v:textbox inset="0,0,0,0">
                      <w:txbxContent>
                        <w:p w14:paraId="0F54D167" w14:textId="77777777" w:rsidR="00CA5115" w:rsidRDefault="00CA5115" w:rsidP="00D44B46">
                          <w:pPr>
                            <w:rPr>
                              <w:rFonts w:ascii="Arial" w:eastAsia="MS Gothic" w:hAnsi="Arial" w:cs="Arial"/>
                              <w:sz w:val="18"/>
                              <w:szCs w:val="18"/>
                            </w:rPr>
                          </w:pPr>
                          <w:r>
                            <w:rPr>
                              <w:rFonts w:ascii="Arial" w:eastAsia="MS Gothic" w:hAnsi="Arial" w:cs="Arial"/>
                              <w:sz w:val="18"/>
                              <w:szCs w:val="18"/>
                            </w:rPr>
                            <w:t>Yes</w:t>
                          </w:r>
                        </w:p>
                      </w:txbxContent>
                    </v:textbox>
                  </v:shape>
                  <v:shape id="AutoShape 45" o:spid="_x0000_s1611" type="#_x0000_t109" style="position:absolute;left:20337;top:33741;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">
                    <v:textbox inset="1mm,0,1mm,0">
                      <w:txbxContent>
                        <w:p w14:paraId="366A2C1C"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Set the number of blocks.</w:t>
                          </w:r>
                        </w:p>
                      </w:txbxContent>
                    </v:textbox>
                  </v:shape>
                  <v:shape id="AutoShape 12" o:spid="_x0000_s1612" type="#_x0000_t109" style="position:absolute;left:20662;top:8978;width:18301;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" fillcolor="#bfbfbf [2412]">
                    <v:textbox inset="1mm,0,1mm,0">
                      <w:txbxContent>
                        <w:p w14:paraId="64CB9032"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Set the default parameters (API).</w:t>
                          </w:r>
                        </w:p>
                      </w:txbxContent>
                    </v:textbox>
                  </v:shape>
                  <v:shape id="AutoShape 11" o:spid="_x0000_s1613" type="#_x0000_t109" style="position:absolute;left:20523;top:2285;width:183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" fillcolor="#bfbfbf [2412]">
                    <v:textbox inset="1mm,0,1mm,0">
                      <w:txbxContent>
                        <w:p w14:paraId="5611E41A"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Get the size of the API structure.</w:t>
                          </w:r>
                        </w:p>
                      </w:txbxContent>
                    </v:textbox>
                  </v:shape>
                  <v:line id="Straight Connector 481" o:spid="_x0000_s1614" style="position:absolute;flip:y;visibility:visible;mso-wrap-style:square" from="29547,11576" to="29547,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" strokecolor="black [3213]">
                    <v:stroke startarrow="block" joinstyle="miter"/>
                  </v:line>
                  <v:line id="Straight Connector 482" o:spid="_x0000_s1615" style="position:absolute;flip:x y;visibility:visible;mso-wrap-style:square" from="29583,7931" to="29595,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" strokecolor="black [3213]">
                    <v:stroke startarrow="block" joinstyle="miter"/>
                  </v:line>
                  <v:line id="Straight Connector 483" o:spid="_x0000_s1616" style="position:absolute;flip:y;visibility:visible;mso-wrap-style:square" from="29642,556" to="29642,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" strokecolor="black [3213]">
                    <v:stroke startarrow="block" joinstyle="miter"/>
                  </v:line>
                  <v:shape id="AutoShape 27" o:spid="_x0000_s1617" type="#_x0000_t110" style="position:absolute;left:17626;top:27531;width:23813;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">
                    <v:textbox inset="5.85pt,.7pt,5.85pt,.7pt">
                      <w:txbxContent>
                        <w:p w14:paraId="50B0B728" w14:textId="77777777" w:rsidR="00CA5115" w:rsidRDefault="00CA5115" w:rsidP="00D44B46">
                          <w:pPr>
                            <w:jc w:val="center"/>
                            <w:rPr>
                              <w:rFonts w:asciiTheme="majorHAnsi" w:hAnsiTheme="majorHAnsi" w:cstheme="majorHAnsi"/>
                              <w:sz w:val="18"/>
                              <w:szCs w:val="18"/>
                            </w:rPr>
                          </w:pPr>
                          <w:r>
                            <w:rPr>
                              <w:rFonts w:asciiTheme="majorHAnsi" w:hAnsiTheme="majorHAnsi" w:cstheme="majorHAnsi"/>
                              <w:sz w:val="18"/>
                              <w:szCs w:val="18"/>
                            </w:rPr>
                            <w:t>Invalid setting?</w:t>
                          </w:r>
                        </w:p>
                      </w:txbxContent>
                    </v:textbox>
                  </v:shape>
                  <v:shape id="Text Box 33" o:spid="_x0000_s1618" type="#_x0000_t202" style="position:absolute;left:40890;top:28147;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" filled="f" stroked="f">
                    <v:textbox inset="0,0,0,0">
                      <w:txbxContent>
                        <w:p w14:paraId="1B424E21" w14:textId="77777777" w:rsidR="00CA5115" w:rsidRDefault="00CA5115" w:rsidP="00D44B46">
                          <w:pPr>
                            <w:rPr>
                              <w:rFonts w:ascii="Arial" w:eastAsia="MS Gothic" w:hAnsi="Arial" w:cs="Arial"/>
                              <w:sz w:val="18"/>
                              <w:szCs w:val="18"/>
                            </w:rPr>
                          </w:pPr>
                          <w:r>
                            <w:rPr>
                              <w:rFonts w:ascii="Arial" w:eastAsia="MS Gothic" w:hAnsi="Arial" w:cs="Arial"/>
                              <w:sz w:val="18"/>
                              <w:szCs w:val="18"/>
                            </w:rPr>
                            <w:t>Yes</w:t>
                          </w:r>
                        </w:p>
                      </w:txbxContent>
                    </v:textbox>
                  </v:shape>
                  <v:shape id="Text Box 34" o:spid="_x0000_s1619" type="#_x0000_t202" style="position:absolute;left:30908;top:32294;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fdl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sIv38gIevULAAD//wMAUEsBAi0AFAAGAAgAAAAhANvh9svuAAAAhQEAABMAAAAAAAAA&#10;AAAAAAAAAAAAAFtDb250ZW50X1R5cGVzXS54bWxQSwECLQAUAAYACAAAACEAWvQsW78AAAAVAQAA&#10;CwAAAAAAAAAAAAAAAAAfAQAAX3JlbHMvLnJlbHNQSwECLQAUAAYACAAAACEAJkH3ZcYAAADdAAAA&#10;DwAAAAAAAAAAAAAAAAAHAgAAZHJzL2Rvd25yZXYueG1sUEsFBgAAAAADAAMAtwAAAPoCAAAAAA==&#10;" filled="f" stroked="f">
                    <v:textbox inset="0,0,0,0">
                      <w:txbxContent>
                        <w:p w14:paraId="1ECFB1B2" w14:textId="77777777" w:rsidR="00CA5115" w:rsidRDefault="00CA5115" w:rsidP="00D44B46">
                          <w:pPr>
                            <w:rPr>
                              <w:rFonts w:ascii="Arial" w:eastAsia="MS Gothic" w:hAnsi="Arial" w:cs="Arial"/>
                              <w:sz w:val="18"/>
                              <w:szCs w:val="18"/>
                            </w:rPr>
                          </w:pPr>
                          <w:r>
                            <w:rPr>
                              <w:rFonts w:ascii="Arial" w:eastAsia="MS Gothic" w:hAnsi="Arial" w:cs="Arial"/>
                              <w:sz w:val="18"/>
                              <w:szCs w:val="18"/>
                            </w:rPr>
                            <w:t>No</w:t>
                          </w:r>
                        </w:p>
                      </w:txbxContent>
                    </v:textbox>
                  </v:shape>
                  <v:group id="Group 488" o:spid="_x0000_s1620" style="position:absolute;left:20440;top:20179;width:18301;height:13562" coordorigin="20440,20179" coordsize="18300,1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Text Box 34" o:spid="_x0000_s1621" type="#_x0000_t202" style="position:absolute;left:30435;top:20204;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" filled="f" stroked="f">
                      <v:textbox inset="0,0,0,0">
                        <w:txbxContent>
                          <w:p w14:paraId="65DAD5B2" w14:textId="77777777" w:rsidR="00CA5115" w:rsidRDefault="00CA5115" w:rsidP="00D44B46">
                            <w:pPr>
                              <w:rPr>
                                <w:rFonts w:ascii="Arial" w:eastAsia="MS Gothic" w:hAnsi="Arial" w:cs="Arial"/>
                                <w:sz w:val="18"/>
                                <w:szCs w:val="18"/>
                              </w:rPr>
                            </w:pPr>
                            <w:r>
                              <w:rPr>
                                <w:rFonts w:ascii="Arial" w:eastAsia="MS Gothic" w:hAnsi="Arial" w:cs="Arial"/>
                                <w:sz w:val="18"/>
                                <w:szCs w:val="18"/>
                              </w:rPr>
                              <w:t>No</w:t>
                            </w:r>
                          </w:p>
                        </w:txbxContent>
                      </v:textbox>
                    </v:shape>
                    <v:shape id="Straight Arrow Connector 490" o:spid="_x0000_s1622" type="#_x0000_t32" style="position:absolute;left:29709;top:20179;width:0;height:18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" strokecolor="black [3213]">
                      <v:stroke endarrow="block" joinstyle="miter"/>
                    </v:shape>
                    <v:shape id="AutoShape 45" o:spid="_x0000_s1623" type="#_x0000_t109" style="position:absolute;left:20440;top:22078;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" fillcolor="white [3212]">
                      <v:textbox inset="1mm,0,1mm,0">
                        <w:txbxContent>
                          <w:p w14:paraId="4ECA53FA"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Set the equalizer parameter.</w:t>
                            </w:r>
                          </w:p>
                        </w:txbxContent>
                      </v:textbox>
                    </v:shape>
                    <v:shape id="AutoShape 4" o:spid="_x0000_s1624" type="#_x0000_t34" style="position:absolute;left:28167;top:26077;width:2860;height: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">
                      <v:stroke endarrow="block"/>
                    </v:shape>
                    <v:shape id="AutoShape 4" o:spid="_x0000_s1625" type="#_x0000_t34" style="position:absolute;left:28106;top:32308;width:2860;height: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">
                      <v:stroke endarrow="block"/>
                    </v:shape>
                  </v:group>
                  <v:shape id="AutoShape 11" o:spid="_x0000_s1626" type="#_x0000_t109" style="position:absolute;left:20440;top:5555;width:18301;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" fillcolor="#bfbfbf [2412]">
                    <v:textbox inset="1mm,0,1mm,0">
                      <w:txbxContent>
                        <w:p w14:paraId="1C9AA9A4" w14:textId="77777777" w:rsidR="00CA5115" w:rsidRDefault="00CA5115" w:rsidP="00D44B46">
                          <w:pPr>
                            <w:jc w:val="center"/>
                            <w:rPr>
                              <w:rFonts w:ascii="Arial" w:eastAsia="MS Gothic" w:hAnsi="Arial" w:cs="Arial"/>
                              <w:sz w:val="18"/>
                              <w:szCs w:val="18"/>
                            </w:rPr>
                          </w:pPr>
                          <w:r>
                            <w:rPr>
                              <w:rFonts w:ascii="Arial" w:eastAsia="MS Gothic" w:hAnsi="Arial" w:cs="Arial"/>
                              <w:sz w:val="18"/>
                              <w:szCs w:val="18"/>
                            </w:rPr>
                            <w:t>Get version info.</w:t>
                          </w:r>
                        </w:p>
                      </w:txbxContent>
                    </v:textbox>
                  </v:shape>
                  <v:line id="Straight Connector 229" o:spid="_x0000_s1627" style="position:absolute;flip:x y;visibility:visible;mso-wrap-style:square" from="29533,4665" to="29545,5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" strokecolor="black [3213]">
                    <v:stroke startarrow="block" joinstyle="miter"/>
                  </v:line>
                </v:group>
                <v:shape id="AutoShape 8" o:spid="_x0000_s1628" type="#_x0000_t32" style="position:absolute;left:29831;top:37690;width:0;height:2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">
                  <v:stroke endarrow="block"/>
                </v:shape>
                <v:roundrect id="AutoShape 35" o:spid="_x0000_s1629" style="position:absolute;left:12123;top:34794;width:34739;height:8895;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" filled="f" strokecolor="#00b0f0" strokeweight="1.75pt">
                  <v:stroke dashstyle="1 1"/>
                  <v:textbox inset="5.85pt,.7pt,5.85pt,.7pt"/>
                </v:roundrect>
                <v:shape id="AutoShape 30" o:spid="_x0000_s1630" type="#_x0000_t32" style="position:absolute;left:29621;top:63623;width:0;height:2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">
                  <v:stroke endarrow="block"/>
                </v:shape>
                <v:roundrect id="AutoShape 36" o:spid="_x0000_s1631" style="position:absolute;left:12097;top:44592;width:34738;height:20014;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" filled="f" strokecolor="#00b0f0" strokeweight="1.75pt">
                  <v:stroke dashstyle="1 1"/>
                  <v:textbox inset="5.85pt,.7pt,5.85pt,.7pt"/>
                </v:roundrect>
                <v:roundrect id="AutoShape 35" o:spid="_x0000_s1632" style="position:absolute;left:12097;top:14072;width:34738;height:20309;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" filled="f" strokecolor="#00b0f0" strokeweight="1.75pt">
                  <v:stroke dashstyle="1 1"/>
                  <v:textbox inset="5.85pt,.7pt,5.85pt,.7pt"/>
                </v:roundrect>
                <v:shape id="Text Box 19" o:spid="_x0000_s1633" type="#_x0000_t202" style="position:absolute;left:12581;top:66535;width:7933;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vbwwAAAN0AAAAPAAAAZHJzL2Rvd25yZXYueG1sRE9NawIx&#10;EL0X/A9hBG81qYj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lxY728MAAADdAAAADwAA&#10;AAAAAAAAAAAAAAAHAgAAZHJzL2Rvd25yZXYueG1sUEsFBgAAAAADAAMAtwAAAPcCAAAAAA==&#10;" filled="f" stroked="f">
                  <v:textbox inset="0,0,0,0">
                    <w:txbxContent>
                      <w:p w14:paraId="3AFB6AE6" w14:textId="77777777" w:rsidR="00CA5115" w:rsidRDefault="00CA5115" w:rsidP="00D44B46">
                        <w:pPr>
                          <w:rPr>
                            <w:rFonts w:ascii="Arial" w:eastAsia="MS Gothic" w:hAnsi="Arial" w:cs="Arial"/>
                            <w:sz w:val="18"/>
                            <w:szCs w:val="18"/>
                          </w:rPr>
                        </w:pPr>
                        <w:r>
                          <w:rPr>
                            <w:rFonts w:ascii="Arial" w:eastAsia="MS Gothic" w:hAnsi="Arial" w:cs="Arial"/>
                            <w:sz w:val="18"/>
                            <w:szCs w:val="18"/>
                          </w:rPr>
                          <w:t>Parameters Getting</w:t>
                        </w:r>
                      </w:p>
                    </w:txbxContent>
                  </v:textbox>
                </v:shape>
                <v:shape id="Text Box 19" o:spid="_x0000_s1634" type="#_x0000_t202" style="position:absolute;left:12951;top:36922;width:7388;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5AwwAAAN0AAAAPAAAAZHJzL2Rvd25yZXYueG1sRE9NawIx&#10;EL0X/A9hBG81qaD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FqeQMMAAADdAAAADwAA&#10;AAAAAAAAAAAAAAAHAgAAZHJzL2Rvd25yZXYueG1sUEsFBgAAAAADAAMAtwAAAPcCAAAAAA==&#10;" filled="f" stroked="f">
                  <v:textbox inset="0,0,0,0">
                    <w:txbxContent>
                      <w:p w14:paraId="00B34121" w14:textId="77777777" w:rsidR="00CA5115" w:rsidRDefault="00CA5115" w:rsidP="00D44B46">
                        <w:pPr>
                          <w:rPr>
                            <w:rFonts w:ascii="Arial" w:eastAsia="MS Gothic" w:hAnsi="Arial" w:cs="Arial"/>
                            <w:sz w:val="18"/>
                            <w:szCs w:val="18"/>
                          </w:rPr>
                        </w:pPr>
                        <w:r>
                          <w:rPr>
                            <w:rFonts w:ascii="Arial" w:eastAsia="MS Gothic" w:hAnsi="Arial" w:cs="Arial"/>
                            <w:sz w:val="18"/>
                            <w:szCs w:val="18"/>
                          </w:rPr>
                          <w:t>Memory Allocation</w:t>
                        </w:r>
                      </w:p>
                    </w:txbxContent>
                  </v:textbox>
                </v:shape>
                <v:shape id="Text Box 19" o:spid="_x0000_s1635" type="#_x0000_t202" style="position:absolute;left:12509;top:71846;width:7933;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" filled="f" stroked="f">
                  <v:textbox inset="0,0,0,0">
                    <w:txbxContent>
                      <w:p w14:paraId="73CBC95D" w14:textId="77777777" w:rsidR="00CA5115" w:rsidRDefault="00CA5115" w:rsidP="00D44B46">
                        <w:pPr>
                          <w:rPr>
                            <w:rFonts w:ascii="Arial" w:eastAsia="MS Gothic" w:hAnsi="Arial" w:cs="Arial"/>
                            <w:sz w:val="18"/>
                            <w:szCs w:val="18"/>
                          </w:rPr>
                        </w:pPr>
                        <w:r>
                          <w:rPr>
                            <w:rFonts w:ascii="Arial" w:eastAsia="MS Gothic" w:hAnsi="Arial" w:cs="Arial"/>
                            <w:sz w:val="18"/>
                            <w:szCs w:val="18"/>
                          </w:rPr>
                          <w:t>Equalizer Executing</w:t>
                        </w:r>
                      </w:p>
                    </w:txbxContent>
                  </v:textbox>
                </v:shape>
                <v:shape id="Text Box 19" o:spid="_x0000_s1636" type="#_x0000_t202" style="position:absolute;left:12633;top:15565;width:7388;height:3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" filled="f" stroked="f">
                  <v:textbox inset="0,0,0,0">
                    <w:txbxContent>
                      <w:p w14:paraId="475A30FD" w14:textId="77777777" w:rsidR="00CA5115" w:rsidRDefault="00CA5115" w:rsidP="00D44B46">
                        <w:pPr>
                          <w:rPr>
                            <w:rFonts w:ascii="Arial" w:eastAsia="MS Gothic" w:hAnsi="Arial" w:cs="Arial"/>
                            <w:sz w:val="18"/>
                            <w:szCs w:val="18"/>
                          </w:rPr>
                        </w:pPr>
                        <w:r>
                          <w:rPr>
                            <w:rFonts w:ascii="Arial" w:eastAsia="MS Gothic" w:hAnsi="Arial" w:cs="Arial"/>
                            <w:sz w:val="18"/>
                            <w:szCs w:val="18"/>
                          </w:rPr>
                          <w:t>Parameters Setting</w:t>
                        </w:r>
                      </w:p>
                    </w:txbxContent>
                  </v:textbox>
                </v:shape>
                <v:line id="Straight Connector 1" o:spid="_x0000_s1637" style="position:absolute;flip:y;visibility:visible;mso-wrap-style:square" from="41212,30640" to="53453,3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" strokecolor="black [3213]">
                  <v:stroke joinstyle="miter"/>
                </v:line>
                <v:shape id="AutoShape 8" o:spid="_x0000_s1638" type="#_x0000_t32" style="position:absolute;left:29721;top:42650;width:0;height:2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">
                  <v:stroke endarrow="block"/>
                </v:shape>
                <v:shape id="AutoShape 8" o:spid="_x0000_s1639" type="#_x0000_t32" style="position:absolute;left:29573;top:47315;width:0;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">
                  <v:stroke endarrow="block"/>
                </v:shape>
                <v:shape id="AutoShape 8" o:spid="_x0000_s1640" type="#_x0000_t32" style="position:absolute;left:29571;top:52291;width:0;height:2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">
                  <v:stroke endarrow="block"/>
                </v:shape>
                <w10:anchorlock/>
              </v:group>
            </w:pict>
          </mc:Fallback>
        </mc:AlternateContent>
      </w:r>
      <w:bookmarkStart w:id="134" w:name="_Toc529973464"/>
      <w:r>
        <w:t xml:space="preserve">Figure </w:t>
      </w:r>
      <w:fldSimple w:instr=" STYLEREF 1 \s ">
        <w:r w:rsidR="00CA5115">
          <w:rPr>
            <w:noProof/>
          </w:rPr>
          <w:t>0</w:t>
        </w:r>
      </w:fldSimple>
      <w:r>
        <w:noBreakHyphen/>
      </w:r>
      <w:fldSimple w:instr=" SEQ Figure \* ARABIC \s 1 ">
        <w:r w:rsidR="00CA5115">
          <w:rPr>
            <w:noProof/>
          </w:rPr>
          <w:t>2</w:t>
        </w:r>
      </w:fldSimple>
      <w:r>
        <w:t xml:space="preserve"> </w:t>
      </w:r>
      <w:r>
        <w:rPr>
          <w:color w:val="000000"/>
          <w:szCs w:val="20"/>
        </w:rPr>
        <w:t>Application Processing Flow</w:t>
      </w:r>
      <w:bookmarkEnd w:id="134"/>
    </w:p>
    <w:p w14:paraId="4ED50460" w14:textId="6441F297" w:rsidR="00D44B46" w:rsidRPr="00D44B46" w:rsidRDefault="00D44B46" w:rsidP="00D44B46">
      <w:pPr>
        <w:pStyle w:val="Heading3"/>
        <w:rPr>
          <w:rFonts w:asciiTheme="minorHAnsi" w:hAnsiTheme="minorHAnsi" w:cstheme="minorHAnsi"/>
          <w:b/>
          <w:i/>
          <w:color w:val="auto"/>
          <w:sz w:val="22"/>
          <w:szCs w:val="22"/>
        </w:rPr>
      </w:pPr>
      <w:r w:rsidRPr="00D44B46">
        <w:rPr>
          <w:rFonts w:asciiTheme="minorHAnsi" w:hAnsiTheme="minorHAnsi" w:cstheme="minorHAnsi"/>
          <w:b/>
          <w:i/>
          <w:color w:val="auto"/>
          <w:sz w:val="22"/>
          <w:szCs w:val="22"/>
        </w:rPr>
        <w:lastRenderedPageBreak/>
        <w:t>3. ADSP TDM Renderer/Capture plugins</w:t>
      </w:r>
    </w:p>
    <w:p w14:paraId="5104764D" w14:textId="2C4548BE" w:rsidR="00D44B46" w:rsidRDefault="00D44B46" w:rsidP="00D44B46">
      <w:pPr>
        <w:pStyle w:val="Heading4"/>
        <w:rPr>
          <w:rFonts w:asciiTheme="minorHAnsi" w:hAnsiTheme="minorHAnsi" w:cstheme="minorHAnsi"/>
          <w:i w:val="0"/>
          <w:color w:val="auto"/>
        </w:rPr>
      </w:pPr>
      <w:r w:rsidRPr="00D44B46">
        <w:rPr>
          <w:rFonts w:asciiTheme="minorHAnsi" w:hAnsiTheme="minorHAnsi" w:cstheme="minorHAnsi"/>
          <w:i w:val="0"/>
          <w:color w:val="auto"/>
        </w:rPr>
        <w:t>3.1. Overview</w:t>
      </w:r>
    </w:p>
    <w:p w14:paraId="62B4AC41" w14:textId="1EF0FCEE" w:rsidR="00D44B46" w:rsidRDefault="00D44B46" w:rsidP="00D44B46">
      <w:r>
        <w:t>This section provides an overview of the Time-Division Multiplexing (TDM) Renderer plugin. It contains TDM renderer and capture function.</w:t>
      </w:r>
    </w:p>
    <w:p w14:paraId="48411CAB" w14:textId="4C22B006" w:rsidR="00D44B46" w:rsidRPr="00E2341E" w:rsidRDefault="00E2341E" w:rsidP="00E2341E">
      <w:pPr>
        <w:pStyle w:val="Heading5"/>
        <w:rPr>
          <w:rFonts w:asciiTheme="minorHAnsi" w:hAnsiTheme="minorHAnsi" w:cstheme="minorHAnsi"/>
          <w:i/>
          <w:color w:val="auto"/>
        </w:rPr>
      </w:pPr>
      <w:bookmarkStart w:id="135" w:name="_Toc527033951"/>
      <w:r w:rsidRPr="00E2341E">
        <w:rPr>
          <w:rFonts w:asciiTheme="minorHAnsi" w:hAnsiTheme="minorHAnsi" w:cstheme="minorHAnsi"/>
          <w:i/>
          <w:color w:val="auto"/>
        </w:rPr>
        <w:t xml:space="preserve">3.1.1. </w:t>
      </w:r>
      <w:r w:rsidR="00D44B46" w:rsidRPr="00E2341E">
        <w:rPr>
          <w:rFonts w:asciiTheme="minorHAnsi" w:hAnsiTheme="minorHAnsi" w:cstheme="minorHAnsi"/>
          <w:i/>
          <w:color w:val="auto"/>
        </w:rPr>
        <w:t>Specifications Outline</w:t>
      </w:r>
      <w:bookmarkEnd w:id="135"/>
    </w:p>
    <w:p w14:paraId="04F5AAE9" w14:textId="77777777" w:rsidR="00D44B46" w:rsidRDefault="00D44B46" w:rsidP="00D44B46">
      <w:pPr>
        <w:rPr>
          <w:rFonts w:eastAsia="Meiryo"/>
        </w:rPr>
      </w:pPr>
      <w:r>
        <w:t>TDM Renderer function</w:t>
      </w:r>
      <w:r>
        <w:rPr>
          <w:lang w:val="x-none"/>
        </w:rPr>
        <w:t xml:space="preserve"> play</w:t>
      </w:r>
      <w:r>
        <w:t>s</w:t>
      </w:r>
      <w:r>
        <w:rPr>
          <w:lang w:val="x-none"/>
        </w:rPr>
        <w:t xml:space="preserve"> the </w:t>
      </w:r>
      <w:r>
        <w:t xml:space="preserve">multiplexing </w:t>
      </w:r>
      <w:r>
        <w:rPr>
          <w:lang w:val="x-none"/>
        </w:rPr>
        <w:t>audio signal based on the parameter that was set.</w:t>
      </w:r>
    </w:p>
    <w:p w14:paraId="041056CB" w14:textId="1E2409DC" w:rsidR="00D44B46" w:rsidRDefault="00D44B46" w:rsidP="00D44B46">
      <w:r>
        <w:t>TDM Capture function capture/record the multiplexing audio signal based on the parameter that was set.</w:t>
      </w:r>
    </w:p>
    <w:p w14:paraId="01DE4CE4" w14:textId="486C0AAB" w:rsidR="00D44B46" w:rsidRDefault="00D44B46" w:rsidP="00D44B46">
      <w:pPr>
        <w:pStyle w:val="Caption"/>
        <w:rPr>
          <w:rFonts w:eastAsia="Meiryo"/>
        </w:rPr>
      </w:pPr>
      <w:bookmarkStart w:id="136" w:name="_Toc517343836"/>
      <w:r>
        <w:rPr>
          <w:rFonts w:eastAsia="Meiryo"/>
        </w:rPr>
        <w:t xml:space="preserve">Table </w:t>
      </w:r>
      <w:r w:rsidR="009D33F5">
        <w:t>3.1.1.1</w:t>
      </w:r>
      <w:r>
        <w:rPr>
          <w:rFonts w:eastAsia="Meiryo"/>
        </w:rPr>
        <w:tab/>
        <w:t>Basic Specification</w:t>
      </w:r>
      <w:bookmarkEnd w:id="136"/>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67"/>
        <w:gridCol w:w="6183"/>
      </w:tblGrid>
      <w:tr w:rsidR="00D44B46" w14:paraId="4B586083" w14:textId="77777777" w:rsidTr="00D44B46">
        <w:trPr>
          <w:cantSplit/>
          <w:trHeight w:val="260"/>
          <w:tblHeader/>
        </w:trPr>
        <w:tc>
          <w:tcPr>
            <w:tcW w:w="3567"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hideMark/>
          </w:tcPr>
          <w:p w14:paraId="48388192" w14:textId="77777777" w:rsidR="00D44B46" w:rsidRDefault="00D44B46">
            <w:pPr>
              <w:pStyle w:val="a1"/>
              <w:rPr>
                <w:rFonts w:ascii="Verdana" w:eastAsia="Meiryo" w:hAnsi="Verdana"/>
                <w:sz w:val="20"/>
              </w:rPr>
            </w:pPr>
            <w:r>
              <w:rPr>
                <w:rFonts w:ascii="Verdana" w:eastAsia="Meiryo" w:hAnsi="Verdana"/>
                <w:sz w:val="20"/>
              </w:rPr>
              <w:t>Item</w:t>
            </w:r>
          </w:p>
        </w:tc>
        <w:tc>
          <w:tcPr>
            <w:tcW w:w="6184" w:type="dxa"/>
            <w:tcBorders>
              <w:top w:val="single" w:sz="4" w:space="0" w:color="auto"/>
              <w:left w:val="single" w:sz="4" w:space="0" w:color="auto"/>
              <w:bottom w:val="double" w:sz="4" w:space="0" w:color="auto"/>
              <w:right w:val="single" w:sz="4" w:space="0" w:color="auto"/>
            </w:tcBorders>
            <w:hideMark/>
          </w:tcPr>
          <w:p w14:paraId="3ACFA777" w14:textId="77777777" w:rsidR="00D44B46" w:rsidRDefault="00D44B46">
            <w:pPr>
              <w:pStyle w:val="a1"/>
              <w:rPr>
                <w:rFonts w:ascii="Verdana" w:eastAsia="Meiryo" w:hAnsi="Verdana"/>
              </w:rPr>
            </w:pPr>
            <w:r>
              <w:rPr>
                <w:rFonts w:ascii="Verdana" w:eastAsia="Meiryo" w:hAnsi="Verdana"/>
                <w:sz w:val="20"/>
              </w:rPr>
              <w:t>Description</w:t>
            </w:r>
          </w:p>
        </w:tc>
      </w:tr>
      <w:tr w:rsidR="00D44B46" w14:paraId="05BDFF65" w14:textId="77777777" w:rsidTr="00D44B46">
        <w:trPr>
          <w:cantSplit/>
          <w:trHeight w:val="60"/>
          <w:tblHeader/>
        </w:trPr>
        <w:tc>
          <w:tcPr>
            <w:tcW w:w="3567"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87B6B17" w14:textId="77777777" w:rsidR="00D44B46" w:rsidRDefault="00D44B46">
            <w:pPr>
              <w:pStyle w:val="ReqText"/>
            </w:pPr>
            <w:r>
              <w:t>DSP</w:t>
            </w:r>
          </w:p>
        </w:tc>
        <w:tc>
          <w:tcPr>
            <w:tcW w:w="6184"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51C8219A" w14:textId="77777777" w:rsidR="00D44B46" w:rsidRDefault="00D44B46">
            <w:pPr>
              <w:pStyle w:val="ReqText"/>
            </w:pPr>
            <w:r>
              <w:t>Cadence Design Systems, Inc. HiFi2</w:t>
            </w:r>
          </w:p>
        </w:tc>
      </w:tr>
      <w:tr w:rsidR="00D44B46" w14:paraId="4CF50149" w14:textId="77777777" w:rsidTr="00D44B46">
        <w:trPr>
          <w:cantSplit/>
          <w:trHeight w:val="60"/>
          <w:tblHeader/>
        </w:trPr>
        <w:tc>
          <w:tcPr>
            <w:tcW w:w="3567"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4FB6F20" w14:textId="77777777" w:rsidR="00D44B46" w:rsidRDefault="00D44B46">
            <w:pPr>
              <w:pStyle w:val="ReqText"/>
            </w:pPr>
            <w:r>
              <w:t>Compiler</w:t>
            </w:r>
          </w:p>
        </w:tc>
        <w:tc>
          <w:tcPr>
            <w:tcW w:w="6184"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1CE309A0" w14:textId="77777777" w:rsidR="00D44B46" w:rsidRDefault="00D44B46">
            <w:pPr>
              <w:pStyle w:val="ReqText"/>
            </w:pPr>
            <w:r>
              <w:t>Xtensa C and C++ Compiler (version 12.0.4)</w:t>
            </w:r>
          </w:p>
        </w:tc>
      </w:tr>
      <w:tr w:rsidR="00D44B46" w14:paraId="67D9B06C" w14:textId="77777777" w:rsidTr="00D44B46">
        <w:trPr>
          <w:cantSplit/>
          <w:trHeight w:val="288"/>
          <w:tblHeader/>
        </w:trPr>
        <w:tc>
          <w:tcPr>
            <w:tcW w:w="3567"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E3F3644" w14:textId="77777777" w:rsidR="00D44B46" w:rsidRDefault="00D44B46">
            <w:pPr>
              <w:pStyle w:val="a"/>
              <w:rPr>
                <w:rFonts w:ascii="Verdana" w:eastAsia="Meiryo" w:hAnsi="Verdana"/>
                <w:sz w:val="20"/>
              </w:rPr>
            </w:pPr>
            <w:r>
              <w:rPr>
                <w:rFonts w:ascii="Verdana" w:eastAsia="Meiryo" w:hAnsi="Verdana"/>
                <w:sz w:val="20"/>
              </w:rPr>
              <w:t>Endian</w:t>
            </w:r>
          </w:p>
        </w:tc>
        <w:tc>
          <w:tcPr>
            <w:tcW w:w="6184"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0A11CC5D" w14:textId="77777777" w:rsidR="00D44B46" w:rsidRDefault="00D44B46">
            <w:pPr>
              <w:rPr>
                <w:rFonts w:ascii="Verdana" w:eastAsia="Meiryo" w:hAnsi="Verdana"/>
                <w:sz w:val="20"/>
              </w:rPr>
            </w:pPr>
            <w:r>
              <w:t>Little Endian</w:t>
            </w:r>
          </w:p>
        </w:tc>
      </w:tr>
    </w:tbl>
    <w:p w14:paraId="2552189F" w14:textId="77777777" w:rsidR="00D44B46" w:rsidRDefault="00D44B46" w:rsidP="00D44B46">
      <w:pPr>
        <w:pStyle w:val="Caption"/>
        <w:rPr>
          <w:rFonts w:eastAsia="Meiryo" w:cs="Arial"/>
          <w:szCs w:val="20"/>
          <w:lang w:eastAsia="x-none"/>
        </w:rPr>
      </w:pPr>
      <w:bookmarkStart w:id="137" w:name="_Toc517343837"/>
    </w:p>
    <w:p w14:paraId="59874920" w14:textId="267DF61A" w:rsidR="00D44B46" w:rsidRDefault="00D44B46" w:rsidP="00D44B46">
      <w:pPr>
        <w:pStyle w:val="Caption"/>
        <w:rPr>
          <w:rFonts w:eastAsia="MS Gothic"/>
        </w:rPr>
      </w:pPr>
      <w:r>
        <w:rPr>
          <w:rFonts w:eastAsia="Meiryo"/>
        </w:rPr>
        <w:t xml:space="preserve">Table </w:t>
      </w:r>
      <w:r w:rsidR="009D33F5">
        <w:t>3.1.1.2</w:t>
      </w:r>
      <w:r>
        <w:rPr>
          <w:rFonts w:eastAsia="Meiryo"/>
        </w:rPr>
        <w:tab/>
        <w:t xml:space="preserve">Supported </w:t>
      </w:r>
      <w:bookmarkStart w:id="138" w:name="TDM_RDR_FUNC"/>
      <w:r>
        <w:rPr>
          <w:rFonts w:eastAsia="Meiryo"/>
        </w:rPr>
        <w:t>TDM Renderer function</w:t>
      </w:r>
      <w:bookmarkEnd w:id="138"/>
      <w:r>
        <w:rPr>
          <w:rFonts w:eastAsia="Meiryo"/>
        </w:rPr>
        <w:t xml:space="preserve"> Specifications</w:t>
      </w:r>
      <w:bookmarkEnd w:id="13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13"/>
        <w:gridCol w:w="6937"/>
      </w:tblGrid>
      <w:tr w:rsidR="00D44B46" w14:paraId="6DD97A8E" w14:textId="77777777" w:rsidTr="00D44B46">
        <w:trPr>
          <w:cantSplit/>
          <w:trHeight w:val="260"/>
          <w:tblHeader/>
        </w:trPr>
        <w:tc>
          <w:tcPr>
            <w:tcW w:w="2813"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360D47C3" w14:textId="77777777" w:rsidR="00D44B46" w:rsidRDefault="00D44B46">
            <w:r>
              <w:t>Item</w:t>
            </w:r>
          </w:p>
        </w:tc>
        <w:tc>
          <w:tcPr>
            <w:tcW w:w="6938"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3686D656" w14:textId="77777777" w:rsidR="00D44B46" w:rsidRDefault="00D44B46">
            <w:pPr>
              <w:pStyle w:val="a1"/>
              <w:rPr>
                <w:rFonts w:ascii="Verdana" w:eastAsia="Meiryo" w:hAnsi="Verdana"/>
                <w:sz w:val="20"/>
              </w:rPr>
            </w:pPr>
            <w:r>
              <w:rPr>
                <w:rFonts w:ascii="Verdana" w:eastAsia="Meiryo" w:hAnsi="Verdana"/>
                <w:sz w:val="20"/>
              </w:rPr>
              <w:t>Description</w:t>
            </w:r>
          </w:p>
        </w:tc>
      </w:tr>
      <w:tr w:rsidR="00D44B46" w14:paraId="45293F4E" w14:textId="77777777" w:rsidTr="00D44B46">
        <w:trPr>
          <w:cantSplit/>
          <w:trHeight w:val="46"/>
          <w:tblHeader/>
        </w:trPr>
        <w:tc>
          <w:tcPr>
            <w:tcW w:w="2813"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B3F8735" w14:textId="77777777" w:rsidR="00D44B46" w:rsidRDefault="00D44B46">
            <w:pPr>
              <w:pStyle w:val="ReqText"/>
              <w:rPr>
                <w:sz w:val="20"/>
              </w:rPr>
            </w:pPr>
            <w:r>
              <w:t>Input data format</w:t>
            </w:r>
          </w:p>
        </w:tc>
        <w:tc>
          <w:tcPr>
            <w:tcW w:w="6938"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tbl>
            <w:tblPr>
              <w:tblStyle w:val="TableGrid"/>
              <w:tblW w:w="0" w:type="auto"/>
              <w:jc w:val="center"/>
              <w:tblInd w:w="0" w:type="dxa"/>
              <w:tblLayout w:type="fixed"/>
              <w:tblLook w:val="04A0" w:firstRow="1" w:lastRow="0" w:firstColumn="1" w:lastColumn="0" w:noHBand="0" w:noVBand="1"/>
            </w:tblPr>
            <w:tblGrid>
              <w:gridCol w:w="1409"/>
              <w:gridCol w:w="2041"/>
              <w:gridCol w:w="1440"/>
              <w:gridCol w:w="1440"/>
            </w:tblGrid>
            <w:tr w:rsidR="00D44B46" w14:paraId="7467C426" w14:textId="77777777">
              <w:trPr>
                <w:jc w:val="center"/>
              </w:trPr>
              <w:tc>
                <w:tcPr>
                  <w:tcW w:w="3450" w:type="dxa"/>
                  <w:gridSpan w:val="2"/>
                  <w:vMerge w:val="restart"/>
                  <w:tcBorders>
                    <w:top w:val="single" w:sz="4" w:space="0" w:color="auto"/>
                    <w:left w:val="single" w:sz="4" w:space="0" w:color="auto"/>
                    <w:bottom w:val="single" w:sz="4" w:space="0" w:color="auto"/>
                    <w:right w:val="single" w:sz="4" w:space="0" w:color="auto"/>
                  </w:tcBorders>
                  <w:hideMark/>
                </w:tcPr>
                <w:p w14:paraId="5F32CC33" w14:textId="77777777" w:rsidR="00D44B46" w:rsidRDefault="00D44B46">
                  <w:pPr>
                    <w:pStyle w:val="ReqText"/>
                    <w:jc w:val="center"/>
                  </w:pPr>
                  <w:r>
                    <w:t>Channel number</w:t>
                  </w:r>
                </w:p>
              </w:tc>
              <w:tc>
                <w:tcPr>
                  <w:tcW w:w="2880" w:type="dxa"/>
                  <w:gridSpan w:val="2"/>
                  <w:tcBorders>
                    <w:top w:val="single" w:sz="4" w:space="0" w:color="auto"/>
                    <w:left w:val="single" w:sz="4" w:space="0" w:color="auto"/>
                    <w:bottom w:val="single" w:sz="4" w:space="0" w:color="auto"/>
                    <w:right w:val="single" w:sz="4" w:space="0" w:color="auto"/>
                  </w:tcBorders>
                  <w:hideMark/>
                </w:tcPr>
                <w:p w14:paraId="3AD0B976" w14:textId="77777777" w:rsidR="00D44B46" w:rsidRDefault="00D44B46">
                  <w:pPr>
                    <w:pStyle w:val="ReqText"/>
                    <w:jc w:val="both"/>
                  </w:pPr>
                  <w:r>
                    <w:t>PCM bit-width (fix-point)</w:t>
                  </w:r>
                </w:p>
              </w:tc>
            </w:tr>
            <w:tr w:rsidR="00D44B46" w14:paraId="29825C5A" w14:textId="77777777">
              <w:trPr>
                <w:jc w:val="center"/>
              </w:trPr>
              <w:tc>
                <w:tcPr>
                  <w:tcW w:w="5491" w:type="dxa"/>
                  <w:gridSpan w:val="2"/>
                  <w:vMerge/>
                  <w:tcBorders>
                    <w:top w:val="single" w:sz="4" w:space="0" w:color="auto"/>
                    <w:left w:val="single" w:sz="4" w:space="0" w:color="auto"/>
                    <w:bottom w:val="single" w:sz="4" w:space="0" w:color="auto"/>
                    <w:right w:val="single" w:sz="4" w:space="0" w:color="auto"/>
                  </w:tcBorders>
                  <w:vAlign w:val="center"/>
                  <w:hideMark/>
                </w:tcPr>
                <w:p w14:paraId="4BDCCF4E" w14:textId="77777777" w:rsidR="00D44B46" w:rsidRDefault="00D44B46">
                  <w:pPr>
                    <w:rPr>
                      <w:rFonts w:eastAsia="MS PGothic" w:cs="Times New Roman"/>
                      <w:szCs w:val="24"/>
                      <w:lang w:val="en-GB" w:eastAsia="fr-FR"/>
                    </w:rPr>
                  </w:pPr>
                </w:p>
              </w:tc>
              <w:tc>
                <w:tcPr>
                  <w:tcW w:w="1440" w:type="dxa"/>
                  <w:tcBorders>
                    <w:top w:val="single" w:sz="4" w:space="0" w:color="auto"/>
                    <w:left w:val="single" w:sz="4" w:space="0" w:color="auto"/>
                    <w:bottom w:val="single" w:sz="4" w:space="0" w:color="auto"/>
                    <w:right w:val="single" w:sz="4" w:space="0" w:color="auto"/>
                  </w:tcBorders>
                  <w:hideMark/>
                </w:tcPr>
                <w:p w14:paraId="7109B395" w14:textId="77777777" w:rsidR="00D44B46" w:rsidRDefault="00D44B46">
                  <w:pPr>
                    <w:pStyle w:val="ReqText"/>
                    <w:jc w:val="center"/>
                  </w:pPr>
                  <w:r>
                    <w:t>16-bit</w:t>
                  </w:r>
                </w:p>
              </w:tc>
              <w:tc>
                <w:tcPr>
                  <w:tcW w:w="1440" w:type="dxa"/>
                  <w:tcBorders>
                    <w:top w:val="single" w:sz="4" w:space="0" w:color="auto"/>
                    <w:left w:val="single" w:sz="4" w:space="0" w:color="auto"/>
                    <w:bottom w:val="single" w:sz="4" w:space="0" w:color="auto"/>
                    <w:right w:val="single" w:sz="4" w:space="0" w:color="auto"/>
                  </w:tcBorders>
                  <w:hideMark/>
                </w:tcPr>
                <w:p w14:paraId="1C3B4993" w14:textId="77777777" w:rsidR="00D44B46" w:rsidRDefault="00D44B46">
                  <w:pPr>
                    <w:pStyle w:val="ReqText"/>
                    <w:jc w:val="center"/>
                  </w:pPr>
                  <w:r>
                    <w:t>24-bit</w:t>
                  </w:r>
                </w:p>
              </w:tc>
            </w:tr>
            <w:tr w:rsidR="00D44B46" w14:paraId="7593A4D3"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091DBB45" w14:textId="77777777" w:rsidR="00D44B46" w:rsidRDefault="00D44B46">
                  <w:pPr>
                    <w:pStyle w:val="ReqText"/>
                    <w:jc w:val="center"/>
                  </w:pPr>
                  <w:r>
                    <w:t>6ch</w:t>
                  </w:r>
                </w:p>
              </w:tc>
              <w:tc>
                <w:tcPr>
                  <w:tcW w:w="2041" w:type="dxa"/>
                  <w:tcBorders>
                    <w:top w:val="single" w:sz="4" w:space="0" w:color="auto"/>
                    <w:left w:val="single" w:sz="4" w:space="0" w:color="auto"/>
                    <w:bottom w:val="single" w:sz="4" w:space="0" w:color="auto"/>
                    <w:right w:val="single" w:sz="4" w:space="0" w:color="auto"/>
                  </w:tcBorders>
                  <w:hideMark/>
                </w:tcPr>
                <w:p w14:paraId="54A5FFFC" w14:textId="77777777" w:rsidR="00D44B46" w:rsidRDefault="00D44B46">
                  <w:pPr>
                    <w:pStyle w:val="ReqText"/>
                    <w:jc w:val="both"/>
                  </w:pPr>
                  <w:r>
                    <w:t>3 * 2ch</w:t>
                  </w:r>
                </w:p>
              </w:tc>
              <w:tc>
                <w:tcPr>
                  <w:tcW w:w="1440" w:type="dxa"/>
                  <w:tcBorders>
                    <w:top w:val="single" w:sz="4" w:space="0" w:color="auto"/>
                    <w:left w:val="single" w:sz="4" w:space="0" w:color="auto"/>
                    <w:bottom w:val="single" w:sz="4" w:space="0" w:color="auto"/>
                    <w:right w:val="single" w:sz="4" w:space="0" w:color="auto"/>
                  </w:tcBorders>
                  <w:hideMark/>
                </w:tcPr>
                <w:p w14:paraId="7F5A500B"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46BDAC9C" w14:textId="77777777" w:rsidR="00D44B46" w:rsidRDefault="00D44B46">
                  <w:pPr>
                    <w:pStyle w:val="ReqText"/>
                    <w:jc w:val="center"/>
                    <w:rPr>
                      <w:sz w:val="18"/>
                    </w:rPr>
                  </w:pPr>
                  <w:r>
                    <w:rPr>
                      <w:rFonts w:hint="eastAsia"/>
                      <w:sz w:val="18"/>
                      <w:lang w:val="fr-FR"/>
                    </w:rPr>
                    <w:t>○</w:t>
                  </w:r>
                </w:p>
              </w:tc>
            </w:tr>
            <w:tr w:rsidR="00D44B46" w14:paraId="498112C4"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3C272FC8"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4660F2AF" w14:textId="77777777" w:rsidR="00D44B46" w:rsidRDefault="00D44B46">
                  <w:pPr>
                    <w:pStyle w:val="ReqText"/>
                    <w:jc w:val="both"/>
                    <w:rPr>
                      <w:sz w:val="20"/>
                    </w:rPr>
                  </w:pPr>
                  <w:r>
                    <w:t>1 * 6ch</w:t>
                  </w:r>
                </w:p>
              </w:tc>
              <w:tc>
                <w:tcPr>
                  <w:tcW w:w="1440" w:type="dxa"/>
                  <w:tcBorders>
                    <w:top w:val="single" w:sz="4" w:space="0" w:color="auto"/>
                    <w:left w:val="single" w:sz="4" w:space="0" w:color="auto"/>
                    <w:bottom w:val="single" w:sz="4" w:space="0" w:color="auto"/>
                    <w:right w:val="single" w:sz="4" w:space="0" w:color="auto"/>
                  </w:tcBorders>
                  <w:hideMark/>
                </w:tcPr>
                <w:p w14:paraId="104AF40D"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26814D59" w14:textId="77777777" w:rsidR="00D44B46" w:rsidRDefault="00D44B46">
                  <w:pPr>
                    <w:pStyle w:val="ReqText"/>
                    <w:jc w:val="center"/>
                    <w:rPr>
                      <w:sz w:val="18"/>
                    </w:rPr>
                  </w:pPr>
                  <w:r>
                    <w:rPr>
                      <w:rFonts w:hint="eastAsia"/>
                      <w:sz w:val="18"/>
                      <w:lang w:val="fr-FR"/>
                    </w:rPr>
                    <w:t>○</w:t>
                  </w:r>
                </w:p>
              </w:tc>
            </w:tr>
            <w:tr w:rsidR="00D44B46" w14:paraId="3930117F"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77B9D552" w14:textId="77777777" w:rsidR="00D44B46" w:rsidRDefault="00D44B46">
                  <w:pPr>
                    <w:pStyle w:val="ReqText"/>
                    <w:jc w:val="center"/>
                    <w:rPr>
                      <w:sz w:val="20"/>
                    </w:rPr>
                  </w:pPr>
                  <w:r>
                    <w:t>8ch</w:t>
                  </w:r>
                </w:p>
              </w:tc>
              <w:tc>
                <w:tcPr>
                  <w:tcW w:w="2041" w:type="dxa"/>
                  <w:tcBorders>
                    <w:top w:val="single" w:sz="4" w:space="0" w:color="auto"/>
                    <w:left w:val="single" w:sz="4" w:space="0" w:color="auto"/>
                    <w:bottom w:val="single" w:sz="4" w:space="0" w:color="auto"/>
                    <w:right w:val="single" w:sz="4" w:space="0" w:color="auto"/>
                  </w:tcBorders>
                  <w:hideMark/>
                </w:tcPr>
                <w:p w14:paraId="2F39AF1D" w14:textId="77777777" w:rsidR="00D44B46" w:rsidRDefault="00D44B46">
                  <w:pPr>
                    <w:pStyle w:val="ReqText"/>
                    <w:jc w:val="both"/>
                  </w:pPr>
                  <w:r>
                    <w:t>4 * 2ch</w:t>
                  </w:r>
                </w:p>
              </w:tc>
              <w:tc>
                <w:tcPr>
                  <w:tcW w:w="1440" w:type="dxa"/>
                  <w:tcBorders>
                    <w:top w:val="single" w:sz="4" w:space="0" w:color="auto"/>
                    <w:left w:val="single" w:sz="4" w:space="0" w:color="auto"/>
                    <w:bottom w:val="single" w:sz="4" w:space="0" w:color="auto"/>
                    <w:right w:val="single" w:sz="4" w:space="0" w:color="auto"/>
                  </w:tcBorders>
                  <w:hideMark/>
                </w:tcPr>
                <w:p w14:paraId="52FFBCFB"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3801D408" w14:textId="77777777" w:rsidR="00D44B46" w:rsidRDefault="00D44B46">
                  <w:pPr>
                    <w:pStyle w:val="ReqText"/>
                    <w:jc w:val="center"/>
                    <w:rPr>
                      <w:sz w:val="18"/>
                    </w:rPr>
                  </w:pPr>
                  <w:r>
                    <w:rPr>
                      <w:rFonts w:hint="eastAsia"/>
                      <w:sz w:val="18"/>
                      <w:lang w:val="fr-FR"/>
                    </w:rPr>
                    <w:t>○</w:t>
                  </w:r>
                </w:p>
              </w:tc>
            </w:tr>
            <w:tr w:rsidR="00D44B46" w14:paraId="4FF856E5"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041BFFC5"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412FD8BF" w14:textId="77777777" w:rsidR="00D44B46" w:rsidRDefault="00D44B46">
                  <w:pPr>
                    <w:pStyle w:val="ReqText"/>
                    <w:jc w:val="both"/>
                    <w:rPr>
                      <w:sz w:val="20"/>
                    </w:rPr>
                  </w:pPr>
                  <w:r>
                    <w:t>1 * 8ch</w:t>
                  </w:r>
                </w:p>
              </w:tc>
              <w:tc>
                <w:tcPr>
                  <w:tcW w:w="1440" w:type="dxa"/>
                  <w:tcBorders>
                    <w:top w:val="single" w:sz="4" w:space="0" w:color="auto"/>
                    <w:left w:val="single" w:sz="4" w:space="0" w:color="auto"/>
                    <w:bottom w:val="single" w:sz="4" w:space="0" w:color="auto"/>
                    <w:right w:val="single" w:sz="4" w:space="0" w:color="auto"/>
                  </w:tcBorders>
                  <w:hideMark/>
                </w:tcPr>
                <w:p w14:paraId="639AE95B"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48F73D52" w14:textId="77777777" w:rsidR="00D44B46" w:rsidRDefault="00D44B46">
                  <w:pPr>
                    <w:pStyle w:val="ReqText"/>
                    <w:jc w:val="center"/>
                    <w:rPr>
                      <w:sz w:val="18"/>
                    </w:rPr>
                  </w:pPr>
                  <w:r>
                    <w:rPr>
                      <w:rFonts w:hint="eastAsia"/>
                      <w:sz w:val="18"/>
                      <w:lang w:val="fr-FR"/>
                    </w:rPr>
                    <w:t>○</w:t>
                  </w:r>
                </w:p>
              </w:tc>
            </w:tr>
          </w:tbl>
          <w:p w14:paraId="052A5C72" w14:textId="77777777" w:rsidR="00D44B46" w:rsidRDefault="00D44B46">
            <w:pPr>
              <w:pStyle w:val="ReqText"/>
              <w:rPr>
                <w:rFonts w:cs="Times New Roman"/>
                <w:sz w:val="20"/>
              </w:rPr>
            </w:pPr>
          </w:p>
        </w:tc>
      </w:tr>
      <w:tr w:rsidR="00D44B46" w14:paraId="73A8F03C"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A6E6E86" w14:textId="77777777" w:rsidR="00D44B46" w:rsidRDefault="00D44B46">
            <w:pPr>
              <w:pStyle w:val="ReqText"/>
            </w:pPr>
            <w:r>
              <w:t>Output data format</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992E6B1" w14:textId="77777777" w:rsidR="00D44B46" w:rsidRDefault="00D44B46">
            <w:pPr>
              <w:pStyle w:val="ReqText"/>
            </w:pPr>
            <w:r>
              <w:t>Time-division Multiplexing 16-bit/24-bit linear PCM (fixed point)</w:t>
            </w:r>
          </w:p>
        </w:tc>
      </w:tr>
      <w:tr w:rsidR="00D44B46" w14:paraId="669087B8"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3152921" w14:textId="77777777" w:rsidR="00D44B46" w:rsidRDefault="00D44B46">
            <w:pPr>
              <w:pStyle w:val="ReqText"/>
            </w:pPr>
            <w:r>
              <w:t>Input Sampling frequency (Hz) supported</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DD7B03A" w14:textId="77777777" w:rsidR="00D44B46" w:rsidRDefault="00D44B46">
            <w:pPr>
              <w:pStyle w:val="ReqText"/>
            </w:pPr>
            <w:r>
              <w:t>48000 / 44100 / 32000</w:t>
            </w:r>
          </w:p>
        </w:tc>
      </w:tr>
      <w:tr w:rsidR="00D44B46" w14:paraId="250A3CD3"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1B39833" w14:textId="77777777" w:rsidR="00D44B46" w:rsidRDefault="00D44B46">
            <w:pPr>
              <w:pStyle w:val="ReqText"/>
            </w:pPr>
            <w:r>
              <w:t>Output Sampling frequency (Hz) supported</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1E2CE1E" w14:textId="77777777" w:rsidR="00D44B46" w:rsidRDefault="00D44B46">
            <w:pPr>
              <w:pStyle w:val="ReqText"/>
            </w:pPr>
            <w:r>
              <w:t>48000 / 44100</w:t>
            </w:r>
          </w:p>
        </w:tc>
      </w:tr>
      <w:tr w:rsidR="00D44B46" w14:paraId="3FFC1D4D"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4CC4219" w14:textId="77777777" w:rsidR="00D44B46" w:rsidRDefault="00D44B46">
            <w:pPr>
              <w:pStyle w:val="ReqText"/>
            </w:pPr>
            <w:r>
              <w:t>Number of channels supported</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B106B95" w14:textId="77777777" w:rsidR="00D44B46" w:rsidRDefault="00D44B46">
            <w:pPr>
              <w:pStyle w:val="ReqText"/>
            </w:pPr>
            <w:r>
              <w:t>TDM format channel (6 / 8)</w:t>
            </w:r>
          </w:p>
        </w:tc>
      </w:tr>
      <w:tr w:rsidR="00D44B46" w14:paraId="0DE5F28A"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5FCFBA6" w14:textId="77777777" w:rsidR="00D44B46" w:rsidRDefault="00D44B46">
            <w:pPr>
              <w:pStyle w:val="a"/>
              <w:rPr>
                <w:rFonts w:ascii="Verdana" w:eastAsia="Meiryo" w:hAnsi="Verdana"/>
                <w:sz w:val="20"/>
              </w:rPr>
            </w:pPr>
            <w:r>
              <w:rPr>
                <w:rFonts w:ascii="Verdana" w:eastAsia="Meiryo" w:hAnsi="Verdana"/>
                <w:sz w:val="20"/>
              </w:rPr>
              <w:t>Reentrant</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54EDFA1" w14:textId="77777777" w:rsidR="00D44B46" w:rsidRDefault="00D44B46">
            <w:pPr>
              <w:pStyle w:val="a"/>
              <w:rPr>
                <w:rFonts w:ascii="Verdana" w:eastAsia="Meiryo" w:hAnsi="Verdana"/>
                <w:sz w:val="20"/>
              </w:rPr>
            </w:pPr>
            <w:r>
              <w:rPr>
                <w:rFonts w:ascii="Verdana" w:eastAsia="Meiryo" w:hAnsi="Verdana"/>
                <w:sz w:val="20"/>
              </w:rPr>
              <w:t>Supported</w:t>
            </w:r>
          </w:p>
        </w:tc>
      </w:tr>
      <w:tr w:rsidR="00D44B46" w14:paraId="2AE3B10B"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99663CF" w14:textId="77777777" w:rsidR="00D44B46" w:rsidRDefault="00D44B46">
            <w:pPr>
              <w:pStyle w:val="a"/>
              <w:rPr>
                <w:rFonts w:ascii="Verdana" w:eastAsia="Meiryo" w:hAnsi="Verdana"/>
                <w:sz w:val="20"/>
              </w:rPr>
            </w:pPr>
            <w:r>
              <w:rPr>
                <w:rFonts w:ascii="Verdana" w:eastAsia="Meiryo" w:hAnsi="Verdana"/>
                <w:sz w:val="20"/>
              </w:rPr>
              <w:t>Other</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97FE793" w14:textId="77777777" w:rsidR="00D44B46" w:rsidRDefault="00D44B46">
            <w:pPr>
              <w:pStyle w:val="a"/>
              <w:rPr>
                <w:rFonts w:ascii="Verdana" w:eastAsia="Meiryo" w:hAnsi="Verdana"/>
                <w:sz w:val="20"/>
              </w:rPr>
            </w:pPr>
            <w:r>
              <w:rPr>
                <w:rFonts w:ascii="Verdana" w:eastAsia="Meiryo" w:hAnsi="Verdana"/>
                <w:sz w:val="20"/>
              </w:rPr>
              <w:t>-</w:t>
            </w:r>
          </w:p>
        </w:tc>
      </w:tr>
      <w:tr w:rsidR="00D44B46" w14:paraId="3614EF5C"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C0BC723" w14:textId="77777777" w:rsidR="00D44B46" w:rsidRDefault="00D44B46">
            <w:pPr>
              <w:pStyle w:val="a"/>
              <w:rPr>
                <w:rFonts w:ascii="Verdana" w:eastAsia="Meiryo" w:hAnsi="Verdana"/>
                <w:sz w:val="20"/>
              </w:rPr>
            </w:pPr>
            <w:r>
              <w:rPr>
                <w:rFonts w:ascii="Verdana" w:eastAsia="Meiryo" w:hAnsi="Verdana"/>
                <w:sz w:val="20"/>
              </w:rPr>
              <w:t>Restrictions</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AE3893E" w14:textId="77777777" w:rsidR="00D44B46" w:rsidRDefault="00D44B46">
            <w:pPr>
              <w:pStyle w:val="a"/>
              <w:rPr>
                <w:rFonts w:ascii="Verdana" w:eastAsia="Meiryo" w:hAnsi="Verdana"/>
                <w:sz w:val="20"/>
              </w:rPr>
            </w:pPr>
            <w:r>
              <w:rPr>
                <w:rFonts w:ascii="Verdana" w:eastAsia="Meiryo" w:hAnsi="Verdana"/>
                <w:sz w:val="20"/>
              </w:rPr>
              <w:t>-</w:t>
            </w:r>
          </w:p>
        </w:tc>
      </w:tr>
    </w:tbl>
    <w:p w14:paraId="5C2F5C2F" w14:textId="77777777" w:rsidR="00D44B46" w:rsidRDefault="00D44B46" w:rsidP="00D44B46">
      <w:pPr>
        <w:rPr>
          <w:rFonts w:ascii="Verdana" w:eastAsia="Meiryo" w:hAnsi="Verdana" w:cs="Arial"/>
          <w:sz w:val="20"/>
          <w:szCs w:val="20"/>
          <w:lang w:eastAsia="ja-JP"/>
        </w:rPr>
      </w:pPr>
      <w:r>
        <w:br w:type="page"/>
      </w:r>
    </w:p>
    <w:p w14:paraId="1FF06705" w14:textId="77777777" w:rsidR="00D44B46" w:rsidRDefault="00D44B46" w:rsidP="00D44B46"/>
    <w:p w14:paraId="64ACEC87" w14:textId="2368AD7D" w:rsidR="00D44B46" w:rsidRDefault="00D44B46" w:rsidP="00D44B46">
      <w:pPr>
        <w:pStyle w:val="Caption"/>
      </w:pPr>
      <w:bookmarkStart w:id="139" w:name="_Toc517343838"/>
      <w:r>
        <w:t xml:space="preserve">Table </w:t>
      </w:r>
      <w:r w:rsidR="009D33F5">
        <w:t xml:space="preserve">3.1.1.3 </w:t>
      </w:r>
      <w:r>
        <w:t>Support TDM Capture function Specification</w:t>
      </w:r>
      <w:bookmarkEnd w:id="139"/>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03"/>
        <w:gridCol w:w="6847"/>
      </w:tblGrid>
      <w:tr w:rsidR="00D44B46" w14:paraId="09ACB198" w14:textId="77777777" w:rsidTr="00D44B46">
        <w:trPr>
          <w:cantSplit/>
          <w:trHeight w:val="260"/>
          <w:tblHeader/>
        </w:trPr>
        <w:tc>
          <w:tcPr>
            <w:tcW w:w="2903"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58FADC58" w14:textId="77777777" w:rsidR="00D44B46" w:rsidRDefault="00D44B46">
            <w:r>
              <w:t>Item</w:t>
            </w:r>
          </w:p>
        </w:tc>
        <w:tc>
          <w:tcPr>
            <w:tcW w:w="6848"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2AE40BFD" w14:textId="77777777" w:rsidR="00D44B46" w:rsidRDefault="00D44B46">
            <w:pPr>
              <w:pStyle w:val="a1"/>
              <w:rPr>
                <w:rFonts w:ascii="Verdana" w:eastAsia="Meiryo" w:hAnsi="Verdana"/>
                <w:sz w:val="20"/>
              </w:rPr>
            </w:pPr>
            <w:r>
              <w:rPr>
                <w:rFonts w:ascii="Verdana" w:eastAsia="Meiryo" w:hAnsi="Verdana"/>
                <w:sz w:val="20"/>
              </w:rPr>
              <w:t>Description</w:t>
            </w:r>
          </w:p>
        </w:tc>
      </w:tr>
      <w:tr w:rsidR="00D44B46" w14:paraId="76CB28FB" w14:textId="77777777" w:rsidTr="00D44B46">
        <w:trPr>
          <w:cantSplit/>
          <w:trHeight w:val="46"/>
          <w:tblHeader/>
        </w:trPr>
        <w:tc>
          <w:tcPr>
            <w:tcW w:w="2903"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125CF0A" w14:textId="77777777" w:rsidR="00D44B46" w:rsidRDefault="00D44B46">
            <w:pPr>
              <w:pStyle w:val="ReqText"/>
              <w:rPr>
                <w:sz w:val="20"/>
              </w:rPr>
            </w:pPr>
            <w:r>
              <w:t>Output data format</w:t>
            </w:r>
          </w:p>
        </w:tc>
        <w:tc>
          <w:tcPr>
            <w:tcW w:w="6848"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tbl>
            <w:tblPr>
              <w:tblStyle w:val="TableGrid"/>
              <w:tblW w:w="0" w:type="auto"/>
              <w:jc w:val="center"/>
              <w:tblInd w:w="0" w:type="dxa"/>
              <w:tblLayout w:type="fixed"/>
              <w:tblLook w:val="04A0" w:firstRow="1" w:lastRow="0" w:firstColumn="1" w:lastColumn="0" w:noHBand="0" w:noVBand="1"/>
            </w:tblPr>
            <w:tblGrid>
              <w:gridCol w:w="1409"/>
              <w:gridCol w:w="2041"/>
              <w:gridCol w:w="1440"/>
              <w:gridCol w:w="1440"/>
            </w:tblGrid>
            <w:tr w:rsidR="00D44B46" w14:paraId="52D9E5F2" w14:textId="77777777">
              <w:trPr>
                <w:jc w:val="center"/>
              </w:trPr>
              <w:tc>
                <w:tcPr>
                  <w:tcW w:w="3450" w:type="dxa"/>
                  <w:gridSpan w:val="2"/>
                  <w:vMerge w:val="restart"/>
                  <w:tcBorders>
                    <w:top w:val="single" w:sz="4" w:space="0" w:color="auto"/>
                    <w:left w:val="single" w:sz="4" w:space="0" w:color="auto"/>
                    <w:bottom w:val="single" w:sz="4" w:space="0" w:color="auto"/>
                    <w:right w:val="single" w:sz="4" w:space="0" w:color="auto"/>
                  </w:tcBorders>
                  <w:hideMark/>
                </w:tcPr>
                <w:p w14:paraId="62847CA9" w14:textId="77777777" w:rsidR="00D44B46" w:rsidRDefault="00D44B46">
                  <w:pPr>
                    <w:pStyle w:val="ReqText"/>
                    <w:jc w:val="center"/>
                  </w:pPr>
                  <w:r>
                    <w:t>Channel number</w:t>
                  </w:r>
                </w:p>
              </w:tc>
              <w:tc>
                <w:tcPr>
                  <w:tcW w:w="2880" w:type="dxa"/>
                  <w:gridSpan w:val="2"/>
                  <w:tcBorders>
                    <w:top w:val="single" w:sz="4" w:space="0" w:color="auto"/>
                    <w:left w:val="single" w:sz="4" w:space="0" w:color="auto"/>
                    <w:bottom w:val="single" w:sz="4" w:space="0" w:color="auto"/>
                    <w:right w:val="single" w:sz="4" w:space="0" w:color="auto"/>
                  </w:tcBorders>
                  <w:hideMark/>
                </w:tcPr>
                <w:p w14:paraId="0FAF4AEB" w14:textId="77777777" w:rsidR="00D44B46" w:rsidRDefault="00D44B46">
                  <w:pPr>
                    <w:pStyle w:val="ReqText"/>
                    <w:jc w:val="both"/>
                  </w:pPr>
                  <w:r>
                    <w:t>PCM bit-width (fix-point)</w:t>
                  </w:r>
                </w:p>
              </w:tc>
            </w:tr>
            <w:tr w:rsidR="00D44B46" w14:paraId="71A9AF78" w14:textId="77777777">
              <w:trPr>
                <w:jc w:val="center"/>
              </w:trPr>
              <w:tc>
                <w:tcPr>
                  <w:tcW w:w="5491" w:type="dxa"/>
                  <w:gridSpan w:val="2"/>
                  <w:vMerge/>
                  <w:tcBorders>
                    <w:top w:val="single" w:sz="4" w:space="0" w:color="auto"/>
                    <w:left w:val="single" w:sz="4" w:space="0" w:color="auto"/>
                    <w:bottom w:val="single" w:sz="4" w:space="0" w:color="auto"/>
                    <w:right w:val="single" w:sz="4" w:space="0" w:color="auto"/>
                  </w:tcBorders>
                  <w:vAlign w:val="center"/>
                  <w:hideMark/>
                </w:tcPr>
                <w:p w14:paraId="0C57672F" w14:textId="77777777" w:rsidR="00D44B46" w:rsidRDefault="00D44B46">
                  <w:pPr>
                    <w:rPr>
                      <w:rFonts w:eastAsia="MS PGothic" w:cs="Times New Roman"/>
                      <w:szCs w:val="24"/>
                      <w:lang w:val="en-GB" w:eastAsia="fr-FR"/>
                    </w:rPr>
                  </w:pPr>
                </w:p>
              </w:tc>
              <w:tc>
                <w:tcPr>
                  <w:tcW w:w="1440" w:type="dxa"/>
                  <w:tcBorders>
                    <w:top w:val="single" w:sz="4" w:space="0" w:color="auto"/>
                    <w:left w:val="single" w:sz="4" w:space="0" w:color="auto"/>
                    <w:bottom w:val="single" w:sz="4" w:space="0" w:color="auto"/>
                    <w:right w:val="single" w:sz="4" w:space="0" w:color="auto"/>
                  </w:tcBorders>
                  <w:hideMark/>
                </w:tcPr>
                <w:p w14:paraId="101E29A1" w14:textId="77777777" w:rsidR="00D44B46" w:rsidRDefault="00D44B46">
                  <w:pPr>
                    <w:pStyle w:val="ReqText"/>
                    <w:jc w:val="center"/>
                  </w:pPr>
                  <w:r>
                    <w:t>16-bit</w:t>
                  </w:r>
                </w:p>
              </w:tc>
              <w:tc>
                <w:tcPr>
                  <w:tcW w:w="1440" w:type="dxa"/>
                  <w:tcBorders>
                    <w:top w:val="single" w:sz="4" w:space="0" w:color="auto"/>
                    <w:left w:val="single" w:sz="4" w:space="0" w:color="auto"/>
                    <w:bottom w:val="single" w:sz="4" w:space="0" w:color="auto"/>
                    <w:right w:val="single" w:sz="4" w:space="0" w:color="auto"/>
                  </w:tcBorders>
                  <w:hideMark/>
                </w:tcPr>
                <w:p w14:paraId="702FB7C3" w14:textId="77777777" w:rsidR="00D44B46" w:rsidRDefault="00D44B46">
                  <w:pPr>
                    <w:pStyle w:val="ReqText"/>
                    <w:jc w:val="center"/>
                  </w:pPr>
                  <w:r>
                    <w:t>24-bit</w:t>
                  </w:r>
                </w:p>
              </w:tc>
            </w:tr>
            <w:tr w:rsidR="00D44B46" w14:paraId="3259C4D6"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15BD83B6" w14:textId="77777777" w:rsidR="00D44B46" w:rsidRDefault="00D44B46">
                  <w:pPr>
                    <w:pStyle w:val="ReqText"/>
                    <w:jc w:val="center"/>
                  </w:pPr>
                  <w:r>
                    <w:t>6ch</w:t>
                  </w:r>
                </w:p>
              </w:tc>
              <w:tc>
                <w:tcPr>
                  <w:tcW w:w="2041" w:type="dxa"/>
                  <w:tcBorders>
                    <w:top w:val="single" w:sz="4" w:space="0" w:color="auto"/>
                    <w:left w:val="single" w:sz="4" w:space="0" w:color="auto"/>
                    <w:bottom w:val="single" w:sz="4" w:space="0" w:color="auto"/>
                    <w:right w:val="single" w:sz="4" w:space="0" w:color="auto"/>
                  </w:tcBorders>
                  <w:hideMark/>
                </w:tcPr>
                <w:p w14:paraId="22728D00" w14:textId="77777777" w:rsidR="00D44B46" w:rsidRDefault="00D44B46">
                  <w:pPr>
                    <w:pStyle w:val="ReqText"/>
                    <w:jc w:val="both"/>
                  </w:pPr>
                  <w:r>
                    <w:t>3 * 2ch</w:t>
                  </w:r>
                </w:p>
              </w:tc>
              <w:tc>
                <w:tcPr>
                  <w:tcW w:w="1440" w:type="dxa"/>
                  <w:tcBorders>
                    <w:top w:val="single" w:sz="4" w:space="0" w:color="auto"/>
                    <w:left w:val="single" w:sz="4" w:space="0" w:color="auto"/>
                    <w:bottom w:val="single" w:sz="4" w:space="0" w:color="auto"/>
                    <w:right w:val="single" w:sz="4" w:space="0" w:color="auto"/>
                  </w:tcBorders>
                  <w:hideMark/>
                </w:tcPr>
                <w:p w14:paraId="1F97EF1A"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22BC7178" w14:textId="77777777" w:rsidR="00D44B46" w:rsidRDefault="00D44B46">
                  <w:pPr>
                    <w:pStyle w:val="ReqText"/>
                    <w:jc w:val="center"/>
                    <w:rPr>
                      <w:sz w:val="18"/>
                    </w:rPr>
                  </w:pPr>
                  <w:r>
                    <w:rPr>
                      <w:rFonts w:hint="eastAsia"/>
                      <w:sz w:val="18"/>
                      <w:lang w:val="fr-FR"/>
                    </w:rPr>
                    <w:t>○</w:t>
                  </w:r>
                </w:p>
              </w:tc>
            </w:tr>
            <w:tr w:rsidR="00D44B46" w14:paraId="5D84DDB9"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38E12115"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2FBEE637" w14:textId="77777777" w:rsidR="00D44B46" w:rsidRDefault="00D44B46">
                  <w:pPr>
                    <w:pStyle w:val="ReqText"/>
                    <w:jc w:val="both"/>
                    <w:rPr>
                      <w:sz w:val="20"/>
                    </w:rPr>
                  </w:pPr>
                  <w:r>
                    <w:t>1 * 6ch</w:t>
                  </w:r>
                </w:p>
              </w:tc>
              <w:tc>
                <w:tcPr>
                  <w:tcW w:w="1440" w:type="dxa"/>
                  <w:tcBorders>
                    <w:top w:val="single" w:sz="4" w:space="0" w:color="auto"/>
                    <w:left w:val="single" w:sz="4" w:space="0" w:color="auto"/>
                    <w:bottom w:val="single" w:sz="4" w:space="0" w:color="auto"/>
                    <w:right w:val="single" w:sz="4" w:space="0" w:color="auto"/>
                  </w:tcBorders>
                  <w:hideMark/>
                </w:tcPr>
                <w:p w14:paraId="49929FAD"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19048591" w14:textId="77777777" w:rsidR="00D44B46" w:rsidRDefault="00D44B46">
                  <w:pPr>
                    <w:pStyle w:val="ReqText"/>
                    <w:jc w:val="center"/>
                    <w:rPr>
                      <w:sz w:val="18"/>
                    </w:rPr>
                  </w:pPr>
                  <w:r>
                    <w:rPr>
                      <w:rFonts w:hint="eastAsia"/>
                      <w:sz w:val="18"/>
                      <w:lang w:val="fr-FR"/>
                    </w:rPr>
                    <w:t>○</w:t>
                  </w:r>
                </w:p>
              </w:tc>
            </w:tr>
            <w:tr w:rsidR="00D44B46" w14:paraId="241E31F1"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4D3AD813" w14:textId="77777777" w:rsidR="00D44B46" w:rsidRDefault="00D44B46">
                  <w:pPr>
                    <w:pStyle w:val="ReqText"/>
                    <w:jc w:val="center"/>
                    <w:rPr>
                      <w:sz w:val="20"/>
                    </w:rPr>
                  </w:pPr>
                  <w:r>
                    <w:t>8ch</w:t>
                  </w:r>
                </w:p>
              </w:tc>
              <w:tc>
                <w:tcPr>
                  <w:tcW w:w="2041" w:type="dxa"/>
                  <w:tcBorders>
                    <w:top w:val="single" w:sz="4" w:space="0" w:color="auto"/>
                    <w:left w:val="single" w:sz="4" w:space="0" w:color="auto"/>
                    <w:bottom w:val="single" w:sz="4" w:space="0" w:color="auto"/>
                    <w:right w:val="single" w:sz="4" w:space="0" w:color="auto"/>
                  </w:tcBorders>
                  <w:hideMark/>
                </w:tcPr>
                <w:p w14:paraId="658030E2" w14:textId="77777777" w:rsidR="00D44B46" w:rsidRDefault="00D44B46">
                  <w:pPr>
                    <w:pStyle w:val="ReqText"/>
                    <w:jc w:val="both"/>
                  </w:pPr>
                  <w:r>
                    <w:t>4 * 2ch</w:t>
                  </w:r>
                </w:p>
              </w:tc>
              <w:tc>
                <w:tcPr>
                  <w:tcW w:w="1440" w:type="dxa"/>
                  <w:tcBorders>
                    <w:top w:val="single" w:sz="4" w:space="0" w:color="auto"/>
                    <w:left w:val="single" w:sz="4" w:space="0" w:color="auto"/>
                    <w:bottom w:val="single" w:sz="4" w:space="0" w:color="auto"/>
                    <w:right w:val="single" w:sz="4" w:space="0" w:color="auto"/>
                  </w:tcBorders>
                  <w:hideMark/>
                </w:tcPr>
                <w:p w14:paraId="01E04218"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13544D17" w14:textId="77777777" w:rsidR="00D44B46" w:rsidRDefault="00D44B46">
                  <w:pPr>
                    <w:pStyle w:val="ReqText"/>
                    <w:jc w:val="center"/>
                    <w:rPr>
                      <w:sz w:val="18"/>
                    </w:rPr>
                  </w:pPr>
                  <w:r>
                    <w:rPr>
                      <w:rFonts w:hint="eastAsia"/>
                      <w:sz w:val="18"/>
                      <w:lang w:val="fr-FR"/>
                    </w:rPr>
                    <w:t>○</w:t>
                  </w:r>
                </w:p>
              </w:tc>
            </w:tr>
            <w:tr w:rsidR="00D44B46" w14:paraId="066D9771"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356EB914"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73BEF586" w14:textId="77777777" w:rsidR="00D44B46" w:rsidRDefault="00D44B46">
                  <w:pPr>
                    <w:pStyle w:val="ReqText"/>
                    <w:jc w:val="both"/>
                    <w:rPr>
                      <w:sz w:val="20"/>
                    </w:rPr>
                  </w:pPr>
                  <w:r>
                    <w:t>1 * 8ch</w:t>
                  </w:r>
                </w:p>
              </w:tc>
              <w:tc>
                <w:tcPr>
                  <w:tcW w:w="1440" w:type="dxa"/>
                  <w:tcBorders>
                    <w:top w:val="single" w:sz="4" w:space="0" w:color="auto"/>
                    <w:left w:val="single" w:sz="4" w:space="0" w:color="auto"/>
                    <w:bottom w:val="single" w:sz="4" w:space="0" w:color="auto"/>
                    <w:right w:val="single" w:sz="4" w:space="0" w:color="auto"/>
                  </w:tcBorders>
                  <w:hideMark/>
                </w:tcPr>
                <w:p w14:paraId="7FDE1DE5"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072DE317" w14:textId="77777777" w:rsidR="00D44B46" w:rsidRDefault="00D44B46">
                  <w:pPr>
                    <w:pStyle w:val="ReqText"/>
                    <w:jc w:val="center"/>
                    <w:rPr>
                      <w:sz w:val="18"/>
                    </w:rPr>
                  </w:pPr>
                  <w:r>
                    <w:rPr>
                      <w:rFonts w:hint="eastAsia"/>
                      <w:sz w:val="18"/>
                      <w:lang w:val="fr-FR"/>
                    </w:rPr>
                    <w:t>○</w:t>
                  </w:r>
                </w:p>
              </w:tc>
            </w:tr>
          </w:tbl>
          <w:p w14:paraId="3557725D" w14:textId="77777777" w:rsidR="00D44B46" w:rsidRDefault="00D44B46">
            <w:pPr>
              <w:pStyle w:val="ReqText"/>
              <w:rPr>
                <w:rFonts w:cs="Times New Roman"/>
                <w:sz w:val="20"/>
              </w:rPr>
            </w:pPr>
          </w:p>
        </w:tc>
      </w:tr>
      <w:tr w:rsidR="00D44B46" w14:paraId="2105C102"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AF02529" w14:textId="77777777" w:rsidR="00D44B46" w:rsidRDefault="00D44B46">
            <w:pPr>
              <w:pStyle w:val="ReqText"/>
            </w:pPr>
            <w:r>
              <w:t>Input data format</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9CE7907" w14:textId="77777777" w:rsidR="00D44B46" w:rsidRDefault="00D44B46">
            <w:pPr>
              <w:pStyle w:val="ReqText"/>
            </w:pPr>
            <w:r>
              <w:t>Time-division Multiplexing 16-bit/24-bit linear PCM (fixed point)</w:t>
            </w:r>
          </w:p>
        </w:tc>
      </w:tr>
      <w:tr w:rsidR="00D44B46" w14:paraId="6F86CD36"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4CA3DCB" w14:textId="77777777" w:rsidR="00D44B46" w:rsidRDefault="00D44B46">
            <w:pPr>
              <w:pStyle w:val="ReqText"/>
            </w:pPr>
            <w:r>
              <w:t>Output Sampling frequency (Hz) supported</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DB18D4F" w14:textId="77777777" w:rsidR="00D44B46" w:rsidRDefault="00D44B46">
            <w:pPr>
              <w:pStyle w:val="ReqText"/>
            </w:pPr>
            <w:r>
              <w:t>48000 / 44100 / 32000</w:t>
            </w:r>
          </w:p>
        </w:tc>
      </w:tr>
      <w:tr w:rsidR="00D44B46" w14:paraId="00532EA7"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17B95B1" w14:textId="77777777" w:rsidR="00D44B46" w:rsidRDefault="00D44B46">
            <w:pPr>
              <w:pStyle w:val="ReqText"/>
            </w:pPr>
            <w:r>
              <w:t>Input Sampling frequency (Hz) supported</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D2A718F" w14:textId="77777777" w:rsidR="00D44B46" w:rsidRDefault="00D44B46">
            <w:pPr>
              <w:pStyle w:val="ReqText"/>
            </w:pPr>
            <w:r>
              <w:t>48000 / 44100</w:t>
            </w:r>
          </w:p>
        </w:tc>
      </w:tr>
      <w:tr w:rsidR="00D44B46" w14:paraId="3DCE4AB5"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2317CE2" w14:textId="77777777" w:rsidR="00D44B46" w:rsidRDefault="00D44B46">
            <w:pPr>
              <w:pStyle w:val="ReqText"/>
            </w:pPr>
            <w:r>
              <w:t>Number of channels supported</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F90B722" w14:textId="77777777" w:rsidR="00D44B46" w:rsidRDefault="00D44B46">
            <w:pPr>
              <w:pStyle w:val="ReqText"/>
            </w:pPr>
            <w:r>
              <w:t>TDM format channel (6 / 8)</w:t>
            </w:r>
          </w:p>
        </w:tc>
      </w:tr>
      <w:tr w:rsidR="00D44B46" w14:paraId="0DF42C34"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E14C5FF" w14:textId="77777777" w:rsidR="00D44B46" w:rsidRDefault="00D44B46">
            <w:pPr>
              <w:pStyle w:val="a"/>
              <w:rPr>
                <w:rFonts w:ascii="Verdana" w:eastAsia="Meiryo" w:hAnsi="Verdana"/>
                <w:sz w:val="20"/>
              </w:rPr>
            </w:pPr>
            <w:r>
              <w:rPr>
                <w:rFonts w:ascii="Verdana" w:eastAsia="Meiryo" w:hAnsi="Verdana"/>
                <w:sz w:val="20"/>
              </w:rPr>
              <w:t>Reentrant</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DFC952F" w14:textId="77777777" w:rsidR="00D44B46" w:rsidRDefault="00D44B46">
            <w:pPr>
              <w:pStyle w:val="a"/>
              <w:rPr>
                <w:rFonts w:ascii="Verdana" w:eastAsia="Meiryo" w:hAnsi="Verdana"/>
                <w:sz w:val="20"/>
              </w:rPr>
            </w:pPr>
            <w:r>
              <w:rPr>
                <w:rFonts w:ascii="Verdana" w:eastAsia="Meiryo" w:hAnsi="Verdana"/>
                <w:sz w:val="20"/>
              </w:rPr>
              <w:t>Supported</w:t>
            </w:r>
          </w:p>
        </w:tc>
      </w:tr>
      <w:tr w:rsidR="00D44B46" w14:paraId="0A4F14B8"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B5091BE" w14:textId="77777777" w:rsidR="00D44B46" w:rsidRDefault="00D44B46">
            <w:pPr>
              <w:pStyle w:val="a"/>
              <w:rPr>
                <w:rFonts w:ascii="Verdana" w:eastAsia="Meiryo" w:hAnsi="Verdana"/>
                <w:sz w:val="20"/>
              </w:rPr>
            </w:pPr>
            <w:r>
              <w:rPr>
                <w:rFonts w:ascii="Verdana" w:eastAsia="Meiryo" w:hAnsi="Verdana"/>
                <w:sz w:val="20"/>
              </w:rPr>
              <w:t>Other</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CF41179" w14:textId="77777777" w:rsidR="00D44B46" w:rsidRDefault="00D44B46">
            <w:pPr>
              <w:pStyle w:val="a"/>
              <w:rPr>
                <w:rFonts w:ascii="Verdana" w:eastAsia="Meiryo" w:hAnsi="Verdana"/>
                <w:sz w:val="20"/>
              </w:rPr>
            </w:pPr>
            <w:r>
              <w:rPr>
                <w:rFonts w:ascii="Verdana" w:eastAsia="Meiryo" w:hAnsi="Verdana"/>
                <w:sz w:val="20"/>
              </w:rPr>
              <w:t>-</w:t>
            </w:r>
          </w:p>
        </w:tc>
      </w:tr>
      <w:tr w:rsidR="00D44B46" w14:paraId="1DD8713F"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6DA8E72" w14:textId="77777777" w:rsidR="00D44B46" w:rsidRDefault="00D44B46">
            <w:pPr>
              <w:pStyle w:val="a"/>
              <w:rPr>
                <w:rFonts w:ascii="Verdana" w:eastAsia="Meiryo" w:hAnsi="Verdana"/>
                <w:sz w:val="20"/>
              </w:rPr>
            </w:pPr>
            <w:r>
              <w:rPr>
                <w:rFonts w:ascii="Verdana" w:eastAsia="Meiryo" w:hAnsi="Verdana"/>
                <w:sz w:val="20"/>
              </w:rPr>
              <w:t>Restrictions</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9975659" w14:textId="77777777" w:rsidR="00D44B46" w:rsidRDefault="00D44B46">
            <w:pPr>
              <w:pStyle w:val="a"/>
              <w:rPr>
                <w:rFonts w:ascii="Verdana" w:eastAsia="Meiryo" w:hAnsi="Verdana"/>
                <w:sz w:val="20"/>
              </w:rPr>
            </w:pPr>
            <w:r>
              <w:rPr>
                <w:rFonts w:ascii="Verdana" w:eastAsia="Meiryo" w:hAnsi="Verdana"/>
                <w:sz w:val="20"/>
              </w:rPr>
              <w:t>-</w:t>
            </w:r>
          </w:p>
        </w:tc>
      </w:tr>
    </w:tbl>
    <w:p w14:paraId="137D3A5B" w14:textId="77777777" w:rsidR="00D44B46" w:rsidRDefault="00D44B46" w:rsidP="00D44B46">
      <w:pPr>
        <w:rPr>
          <w:rFonts w:ascii="Verdana" w:eastAsia="Meiryo" w:hAnsi="Verdana" w:cs="Arial"/>
          <w:sz w:val="20"/>
          <w:szCs w:val="20"/>
          <w:lang w:eastAsia="x-none"/>
        </w:rPr>
      </w:pPr>
    </w:p>
    <w:p w14:paraId="46347EF0" w14:textId="77777777" w:rsidR="00D44B46" w:rsidRDefault="00D44B46" w:rsidP="00D44B46">
      <w:pPr>
        <w:rPr>
          <w:lang w:eastAsia="ja-JP"/>
        </w:rPr>
      </w:pPr>
      <w:r>
        <w:br w:type="page"/>
      </w:r>
    </w:p>
    <w:p w14:paraId="66F69AC5" w14:textId="77777777" w:rsidR="00D44B46" w:rsidRDefault="00D44B46" w:rsidP="00D44B46"/>
    <w:p w14:paraId="1D9C72C0" w14:textId="1E350443" w:rsidR="00D44B46" w:rsidRDefault="00D44B46" w:rsidP="00D44B46">
      <w:pPr>
        <w:pStyle w:val="Caption"/>
        <w:rPr>
          <w:rFonts w:eastAsia="Meiryo"/>
        </w:rPr>
      </w:pPr>
      <w:bookmarkStart w:id="140" w:name="_Toc517343839"/>
      <w:r>
        <w:rPr>
          <w:rFonts w:eastAsia="Meiryo"/>
        </w:rPr>
        <w:t>Table</w:t>
      </w:r>
      <w:r w:rsidR="009D33F5">
        <w:t xml:space="preserve"> 3.1.1.4</w:t>
      </w:r>
      <w:r>
        <w:rPr>
          <w:rFonts w:eastAsia="Meiryo"/>
        </w:rPr>
        <w:tab/>
        <w:t>Memory Size Requirements</w:t>
      </w:r>
      <w:bookmarkEnd w:id="140"/>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40"/>
        <w:gridCol w:w="1642"/>
        <w:gridCol w:w="1440"/>
        <w:gridCol w:w="2340"/>
        <w:gridCol w:w="1170"/>
        <w:gridCol w:w="1718"/>
      </w:tblGrid>
      <w:tr w:rsidR="00D44B46" w14:paraId="2950DF86" w14:textId="77777777" w:rsidTr="00D44B46">
        <w:trPr>
          <w:cantSplit/>
          <w:trHeight w:val="260"/>
          <w:tblHeader/>
        </w:trPr>
        <w:tc>
          <w:tcPr>
            <w:tcW w:w="1441"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vAlign w:val="center"/>
            <w:hideMark/>
          </w:tcPr>
          <w:p w14:paraId="15EAFAE8" w14:textId="77777777" w:rsidR="00D44B46" w:rsidRDefault="00D44B46">
            <w:pPr>
              <w:pStyle w:val="a1"/>
              <w:ind w:left="0"/>
              <w:rPr>
                <w:rFonts w:ascii="Verdana" w:eastAsia="Meiryo" w:hAnsi="Verdana"/>
              </w:rPr>
            </w:pPr>
            <w:r>
              <w:rPr>
                <w:rFonts w:ascii="Verdana" w:eastAsia="Meiryo" w:hAnsi="Verdana"/>
              </w:rPr>
              <w:t>Memory type</w:t>
            </w:r>
          </w:p>
        </w:tc>
        <w:tc>
          <w:tcPr>
            <w:tcW w:w="1642" w:type="dxa"/>
            <w:tcBorders>
              <w:top w:val="single" w:sz="4" w:space="0" w:color="auto"/>
              <w:left w:val="single" w:sz="4" w:space="0" w:color="auto"/>
              <w:bottom w:val="double" w:sz="4" w:space="0" w:color="auto"/>
              <w:right w:val="single" w:sz="4" w:space="0" w:color="auto"/>
            </w:tcBorders>
            <w:vAlign w:val="center"/>
            <w:hideMark/>
          </w:tcPr>
          <w:p w14:paraId="72A850DF" w14:textId="77777777" w:rsidR="00D44B46" w:rsidRDefault="00D44B46">
            <w:pPr>
              <w:pStyle w:val="a1"/>
              <w:ind w:left="0"/>
              <w:rPr>
                <w:rFonts w:ascii="Verdana" w:eastAsia="Meiryo" w:hAnsi="Verdana"/>
              </w:rPr>
            </w:pPr>
            <w:r>
              <w:rPr>
                <w:rFonts w:ascii="Verdana" w:eastAsia="Meiryo" w:hAnsi="Verdana"/>
              </w:rPr>
              <w:t>Location</w:t>
            </w:r>
          </w:p>
        </w:tc>
        <w:tc>
          <w:tcPr>
            <w:tcW w:w="3780" w:type="dxa"/>
            <w:gridSpan w:val="2"/>
            <w:tcBorders>
              <w:top w:val="single" w:sz="4" w:space="0" w:color="auto"/>
              <w:left w:val="single" w:sz="4" w:space="0" w:color="auto"/>
              <w:bottom w:val="double" w:sz="4" w:space="0" w:color="auto"/>
              <w:right w:val="single" w:sz="4" w:space="0" w:color="auto"/>
            </w:tcBorders>
            <w:vAlign w:val="center"/>
            <w:hideMark/>
          </w:tcPr>
          <w:p w14:paraId="3E337CDD" w14:textId="77777777" w:rsidR="00D44B46" w:rsidRDefault="00D44B46">
            <w:pPr>
              <w:pStyle w:val="a1"/>
              <w:ind w:left="0"/>
              <w:rPr>
                <w:rFonts w:ascii="Verdana" w:eastAsia="Meiryo" w:hAnsi="Verdana"/>
              </w:rPr>
            </w:pPr>
            <w:r>
              <w:rPr>
                <w:rFonts w:ascii="Verdana" w:eastAsia="Meiryo" w:hAnsi="Verdana"/>
              </w:rPr>
              <w:t>Memory area name</w:t>
            </w:r>
          </w:p>
        </w:tc>
        <w:tc>
          <w:tcPr>
            <w:tcW w:w="2888" w:type="dxa"/>
            <w:gridSpan w:val="2"/>
            <w:tcBorders>
              <w:top w:val="single" w:sz="4" w:space="0" w:color="auto"/>
              <w:left w:val="single" w:sz="4" w:space="0" w:color="auto"/>
              <w:bottom w:val="double" w:sz="4" w:space="0" w:color="auto"/>
              <w:right w:val="single" w:sz="4" w:space="0" w:color="auto"/>
            </w:tcBorders>
            <w:vAlign w:val="center"/>
            <w:hideMark/>
          </w:tcPr>
          <w:p w14:paraId="5849FBE2" w14:textId="77777777" w:rsidR="00D44B46" w:rsidRDefault="00D44B46">
            <w:pPr>
              <w:pStyle w:val="a1"/>
              <w:ind w:left="0"/>
              <w:rPr>
                <w:rFonts w:ascii="Verdana" w:eastAsia="Meiryo" w:hAnsi="Verdana"/>
              </w:rPr>
            </w:pPr>
            <w:r>
              <w:rPr>
                <w:rFonts w:ascii="Verdana" w:eastAsia="Meiryo" w:hAnsi="Verdana"/>
              </w:rPr>
              <w:t>Size (in bytes)</w:t>
            </w:r>
          </w:p>
        </w:tc>
      </w:tr>
      <w:tr w:rsidR="00D44B46" w14:paraId="301CDE62" w14:textId="77777777" w:rsidTr="00D44B46">
        <w:trPr>
          <w:cantSplit/>
          <w:trHeight w:val="46"/>
          <w:tblHeader/>
        </w:trPr>
        <w:tc>
          <w:tcPr>
            <w:tcW w:w="1441" w:type="dxa"/>
            <w:tcBorders>
              <w:top w:val="double" w:sz="4" w:space="0" w:color="auto"/>
              <w:left w:val="single" w:sz="4" w:space="0" w:color="auto"/>
              <w:bottom w:val="single" w:sz="4" w:space="0" w:color="auto"/>
              <w:right w:val="single" w:sz="4" w:space="0" w:color="auto"/>
            </w:tcBorders>
            <w:vAlign w:val="center"/>
            <w:hideMark/>
          </w:tcPr>
          <w:p w14:paraId="1E9BEA07" w14:textId="77777777" w:rsidR="00D44B46" w:rsidRDefault="00D44B46">
            <w:pPr>
              <w:pStyle w:val="a"/>
              <w:jc w:val="center"/>
              <w:rPr>
                <w:rFonts w:ascii="Verdana" w:eastAsia="Meiryo" w:hAnsi="Verdana"/>
              </w:rPr>
            </w:pPr>
            <w:r>
              <w:rPr>
                <w:rFonts w:ascii="Verdana" w:eastAsia="Meiryo" w:hAnsi="Verdana"/>
              </w:rPr>
              <w:t>Instruction</w:t>
            </w:r>
          </w:p>
        </w:tc>
        <w:tc>
          <w:tcPr>
            <w:tcW w:w="1642" w:type="dxa"/>
            <w:vMerge w:val="restart"/>
            <w:tcBorders>
              <w:top w:val="double" w:sz="4" w:space="0" w:color="auto"/>
              <w:left w:val="single" w:sz="4" w:space="0" w:color="auto"/>
              <w:bottom w:val="single" w:sz="4" w:space="0" w:color="auto"/>
              <w:right w:val="single" w:sz="4" w:space="0" w:color="auto"/>
            </w:tcBorders>
            <w:vAlign w:val="center"/>
            <w:hideMark/>
          </w:tcPr>
          <w:p w14:paraId="5E6DD9EB" w14:textId="77777777" w:rsidR="00D44B46" w:rsidRDefault="00D44B46">
            <w:pPr>
              <w:pStyle w:val="a"/>
              <w:jc w:val="center"/>
              <w:rPr>
                <w:rFonts w:ascii="Verdana" w:eastAsia="Meiryo" w:hAnsi="Verdana"/>
              </w:rPr>
            </w:pPr>
            <w:r>
              <w:rPr>
                <w:rFonts w:ascii="Verdana" w:eastAsia="Meiryo" w:hAnsi="Verdana"/>
              </w:rPr>
              <w:t>ROM</w:t>
            </w:r>
          </w:p>
        </w:tc>
        <w:tc>
          <w:tcPr>
            <w:tcW w:w="3780" w:type="dxa"/>
            <w:gridSpan w:val="2"/>
            <w:tcBorders>
              <w:top w:val="double" w:sz="4" w:space="0" w:color="auto"/>
              <w:left w:val="single" w:sz="4" w:space="0" w:color="auto"/>
              <w:bottom w:val="single" w:sz="4" w:space="0" w:color="auto"/>
              <w:right w:val="single" w:sz="4" w:space="0" w:color="auto"/>
            </w:tcBorders>
            <w:vAlign w:val="center"/>
            <w:hideMark/>
          </w:tcPr>
          <w:p w14:paraId="374E023C" w14:textId="77777777" w:rsidR="00D44B46" w:rsidRDefault="00D44B46">
            <w:pPr>
              <w:pStyle w:val="a"/>
              <w:ind w:firstLineChars="50" w:firstLine="90"/>
              <w:rPr>
                <w:rFonts w:ascii="Verdana" w:eastAsia="Meiryo" w:hAnsi="Verdana"/>
              </w:rPr>
            </w:pPr>
            <w:r>
              <w:rPr>
                <w:rFonts w:ascii="Verdana" w:eastAsia="Meiryo" w:hAnsi="Verdana"/>
              </w:rPr>
              <w:t>Instruction area</w:t>
            </w:r>
          </w:p>
        </w:tc>
        <w:tc>
          <w:tcPr>
            <w:tcW w:w="2888" w:type="dxa"/>
            <w:gridSpan w:val="2"/>
            <w:vMerge w:val="restart"/>
            <w:tcBorders>
              <w:top w:val="double" w:sz="4" w:space="0" w:color="auto"/>
              <w:left w:val="single" w:sz="4" w:space="0" w:color="auto"/>
              <w:bottom w:val="single" w:sz="4" w:space="0" w:color="auto"/>
              <w:right w:val="single" w:sz="4" w:space="0" w:color="auto"/>
            </w:tcBorders>
            <w:vAlign w:val="center"/>
            <w:hideMark/>
          </w:tcPr>
          <w:p w14:paraId="46B886EC" w14:textId="77777777" w:rsidR="00D44B46" w:rsidRDefault="00D44B46">
            <w:pPr>
              <w:pStyle w:val="a"/>
              <w:jc w:val="right"/>
              <w:rPr>
                <w:rFonts w:ascii="Verdana" w:eastAsia="Meiryo" w:hAnsi="Verdana"/>
              </w:rPr>
            </w:pPr>
            <w:r>
              <w:rPr>
                <w:rFonts w:ascii="Verdana" w:eastAsia="Meiryo" w:hAnsi="Verdana"/>
              </w:rPr>
              <w:t>53747</w:t>
            </w:r>
            <w:del w:id="141" w:author="Comparison" w:date="2017-07-11T15:47:00Z">
              <w:r>
                <w:rPr>
                  <w:rFonts w:ascii="Verdana" w:eastAsia="Meiryo" w:hAnsi="Verdana"/>
                  <w:color w:val="FF0000"/>
                </w:rPr>
                <w:delText>T.B.D.</w:delText>
              </w:r>
            </w:del>
          </w:p>
        </w:tc>
      </w:tr>
      <w:tr w:rsidR="00D44B46" w14:paraId="57455B13" w14:textId="77777777" w:rsidTr="00D44B46">
        <w:trPr>
          <w:cantSplit/>
          <w:trHeight w:val="288"/>
          <w:tblHeader/>
        </w:trPr>
        <w:tc>
          <w:tcPr>
            <w:tcW w:w="1441" w:type="dxa"/>
            <w:vMerge w:val="restart"/>
            <w:tcBorders>
              <w:top w:val="single" w:sz="4" w:space="0" w:color="auto"/>
              <w:left w:val="single" w:sz="4" w:space="0" w:color="auto"/>
              <w:bottom w:val="single" w:sz="4" w:space="0" w:color="auto"/>
              <w:right w:val="single" w:sz="4" w:space="0" w:color="auto"/>
            </w:tcBorders>
            <w:vAlign w:val="center"/>
            <w:hideMark/>
          </w:tcPr>
          <w:p w14:paraId="5E8C167D" w14:textId="77777777" w:rsidR="00D44B46" w:rsidRDefault="00D44B46">
            <w:pPr>
              <w:pStyle w:val="a"/>
              <w:jc w:val="center"/>
              <w:rPr>
                <w:rFonts w:ascii="Verdana" w:eastAsia="Meiryo" w:hAnsi="Verdana"/>
              </w:rPr>
            </w:pPr>
            <w:r>
              <w:rPr>
                <w:rFonts w:ascii="Verdana" w:eastAsia="Meiryo" w:hAnsi="Verdana"/>
              </w:rPr>
              <w:t>Data</w:t>
            </w:r>
          </w:p>
        </w:tc>
        <w:tc>
          <w:tcPr>
            <w:tcW w:w="1642" w:type="dxa"/>
            <w:vMerge/>
            <w:tcBorders>
              <w:top w:val="double" w:sz="4" w:space="0" w:color="auto"/>
              <w:left w:val="single" w:sz="4" w:space="0" w:color="auto"/>
              <w:bottom w:val="single" w:sz="4" w:space="0" w:color="auto"/>
              <w:right w:val="single" w:sz="4" w:space="0" w:color="auto"/>
            </w:tcBorders>
            <w:vAlign w:val="center"/>
            <w:hideMark/>
          </w:tcPr>
          <w:p w14:paraId="3F479ECA"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39A37C02" w14:textId="77777777" w:rsidR="00D44B46" w:rsidRDefault="00D44B46">
            <w:pPr>
              <w:pStyle w:val="a"/>
              <w:ind w:firstLineChars="50" w:firstLine="90"/>
              <w:rPr>
                <w:rFonts w:ascii="Verdana" w:eastAsia="Meiryo" w:hAnsi="Verdana"/>
              </w:rPr>
            </w:pPr>
            <w:r>
              <w:rPr>
                <w:rFonts w:ascii="Verdana" w:eastAsia="Meiryo" w:hAnsi="Verdana"/>
              </w:rPr>
              <w:t>Constant table area</w:t>
            </w:r>
          </w:p>
        </w:tc>
        <w:tc>
          <w:tcPr>
            <w:tcW w:w="4606" w:type="dxa"/>
            <w:gridSpan w:val="2"/>
            <w:vMerge/>
            <w:tcBorders>
              <w:top w:val="double" w:sz="4" w:space="0" w:color="auto"/>
              <w:left w:val="single" w:sz="4" w:space="0" w:color="auto"/>
              <w:bottom w:val="single" w:sz="4" w:space="0" w:color="auto"/>
              <w:right w:val="single" w:sz="4" w:space="0" w:color="auto"/>
            </w:tcBorders>
            <w:vAlign w:val="center"/>
            <w:hideMark/>
          </w:tcPr>
          <w:p w14:paraId="4FD91D49" w14:textId="77777777" w:rsidR="00D44B46" w:rsidRDefault="00D44B46">
            <w:pPr>
              <w:rPr>
                <w:sz w:val="18"/>
                <w:lang w:eastAsia="ja-JP"/>
              </w:rPr>
            </w:pPr>
          </w:p>
        </w:tc>
      </w:tr>
      <w:tr w:rsidR="00D44B46" w14:paraId="376E9C8A"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1AC3D4C7" w14:textId="77777777" w:rsidR="00D44B46" w:rsidRDefault="00D44B46">
            <w:pPr>
              <w:rPr>
                <w:sz w:val="18"/>
                <w:lang w:eastAsia="ja-JP"/>
              </w:rPr>
            </w:pPr>
          </w:p>
        </w:tc>
        <w:tc>
          <w:tcPr>
            <w:tcW w:w="1642" w:type="dxa"/>
            <w:vMerge/>
            <w:tcBorders>
              <w:top w:val="double" w:sz="4" w:space="0" w:color="auto"/>
              <w:left w:val="single" w:sz="4" w:space="0" w:color="auto"/>
              <w:bottom w:val="single" w:sz="4" w:space="0" w:color="auto"/>
              <w:right w:val="single" w:sz="4" w:space="0" w:color="auto"/>
            </w:tcBorders>
            <w:vAlign w:val="center"/>
            <w:hideMark/>
          </w:tcPr>
          <w:p w14:paraId="65C686D8"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0C300149" w14:textId="77777777" w:rsidR="00D44B46" w:rsidRDefault="00D44B46">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4606" w:type="dxa"/>
            <w:gridSpan w:val="2"/>
            <w:vMerge/>
            <w:tcBorders>
              <w:top w:val="double" w:sz="4" w:space="0" w:color="auto"/>
              <w:left w:val="single" w:sz="4" w:space="0" w:color="auto"/>
              <w:bottom w:val="single" w:sz="4" w:space="0" w:color="auto"/>
              <w:right w:val="single" w:sz="4" w:space="0" w:color="auto"/>
            </w:tcBorders>
            <w:vAlign w:val="center"/>
            <w:hideMark/>
          </w:tcPr>
          <w:p w14:paraId="28AE07D1" w14:textId="77777777" w:rsidR="00D44B46" w:rsidRDefault="00D44B46">
            <w:pPr>
              <w:rPr>
                <w:sz w:val="18"/>
                <w:lang w:eastAsia="ja-JP"/>
              </w:rPr>
            </w:pPr>
          </w:p>
        </w:tc>
      </w:tr>
      <w:tr w:rsidR="00D44B46" w14:paraId="67976B53"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9783C24" w14:textId="77777777" w:rsidR="00D44B46" w:rsidRDefault="00D44B46">
            <w:pPr>
              <w:rPr>
                <w:sz w:val="18"/>
                <w:lang w:eastAsia="ja-JP"/>
              </w:rPr>
            </w:pPr>
          </w:p>
        </w:tc>
        <w:tc>
          <w:tcPr>
            <w:tcW w:w="1642" w:type="dxa"/>
            <w:vMerge w:val="restart"/>
            <w:tcBorders>
              <w:top w:val="single" w:sz="4" w:space="0" w:color="auto"/>
              <w:left w:val="single" w:sz="4" w:space="0" w:color="auto"/>
              <w:bottom w:val="single" w:sz="4" w:space="0" w:color="auto"/>
              <w:right w:val="single" w:sz="4" w:space="0" w:color="auto"/>
            </w:tcBorders>
            <w:vAlign w:val="center"/>
            <w:hideMark/>
          </w:tcPr>
          <w:p w14:paraId="04A7FB09" w14:textId="77777777" w:rsidR="00D44B46" w:rsidRDefault="00D44B46">
            <w:pPr>
              <w:pStyle w:val="a"/>
              <w:jc w:val="center"/>
              <w:rPr>
                <w:ins w:id="142" w:author="Comparison" w:date="2017-07-11T15:47:00Z"/>
                <w:rFonts w:ascii="Verdana" w:eastAsia="Meiryo" w:hAnsi="Verdana"/>
              </w:rPr>
            </w:pPr>
            <w:r>
              <w:rPr>
                <w:rFonts w:ascii="Verdana" w:eastAsia="Meiryo" w:hAnsi="Verdana"/>
              </w:rPr>
              <w:t>RAM</w:t>
            </w:r>
          </w:p>
          <w:p w14:paraId="3B564676" w14:textId="77777777" w:rsidR="00D44B46" w:rsidRDefault="00D44B46">
            <w:pPr>
              <w:pStyle w:val="a"/>
              <w:jc w:val="center"/>
              <w:rPr>
                <w:rFonts w:ascii="Verdana" w:eastAsia="Meiryo" w:hAnsi="Verdana"/>
              </w:rPr>
            </w:pPr>
            <w:ins w:id="143" w:author="Comparison" w:date="2017-07-11T15:47:00Z">
              <w:r>
                <w:rPr>
                  <w:rFonts w:ascii="Verdana" w:eastAsia="Meiryo" w:hAnsi="Verdana"/>
                </w:rPr>
                <w:t>(TDM Capture)</w:t>
              </w:r>
            </w:ins>
          </w:p>
        </w:tc>
        <w:tc>
          <w:tcPr>
            <w:tcW w:w="3780" w:type="dxa"/>
            <w:gridSpan w:val="2"/>
            <w:tcBorders>
              <w:top w:val="single" w:sz="4" w:space="0" w:color="auto"/>
              <w:left w:val="single" w:sz="4" w:space="0" w:color="auto"/>
              <w:bottom w:val="nil"/>
              <w:right w:val="single" w:sz="4" w:space="0" w:color="auto"/>
            </w:tcBorders>
            <w:vAlign w:val="center"/>
            <w:hideMark/>
          </w:tcPr>
          <w:p w14:paraId="77D9ED90" w14:textId="77777777" w:rsidR="00D44B46" w:rsidRDefault="00D44B46">
            <w:pPr>
              <w:pStyle w:val="a"/>
              <w:ind w:firstLineChars="50" w:firstLine="90"/>
              <w:rPr>
                <w:rFonts w:ascii="Verdana" w:eastAsia="Meiryo" w:hAnsi="Verdana"/>
              </w:rPr>
            </w:pPr>
            <w:r>
              <w:rPr>
                <w:rFonts w:ascii="Verdana" w:eastAsia="Meiryo" w:hAnsi="Verdana"/>
              </w:rPr>
              <w:t>Software work area</w:t>
            </w:r>
          </w:p>
        </w:tc>
        <w:tc>
          <w:tcPr>
            <w:tcW w:w="2888" w:type="dxa"/>
            <w:gridSpan w:val="2"/>
            <w:tcBorders>
              <w:top w:val="single" w:sz="4" w:space="0" w:color="auto"/>
              <w:left w:val="single" w:sz="4" w:space="0" w:color="auto"/>
              <w:bottom w:val="nil"/>
              <w:right w:val="single" w:sz="4" w:space="0" w:color="auto"/>
            </w:tcBorders>
            <w:vAlign w:val="center"/>
            <w:hideMark/>
          </w:tcPr>
          <w:p w14:paraId="7E7B9F33" w14:textId="77777777" w:rsidR="00D44B46" w:rsidRDefault="00D44B46">
            <w:pPr>
              <w:pStyle w:val="a"/>
              <w:jc w:val="right"/>
              <w:rPr>
                <w:rFonts w:ascii="Verdana" w:eastAsia="Meiryo" w:hAnsi="Verdana"/>
                <w:color w:val="FF0000"/>
              </w:rPr>
            </w:pPr>
            <w:ins w:id="144" w:author="Comparison" w:date="2017-07-11T15:47:00Z">
              <w:r>
                <w:rPr>
                  <w:rFonts w:ascii="Verdana" w:eastAsia="Meiryo" w:hAnsi="Verdana"/>
                </w:rPr>
                <w:t>198284</w:t>
              </w:r>
            </w:ins>
            <w:del w:id="145" w:author="Comparison" w:date="2017-07-11T15:47:00Z">
              <w:r>
                <w:rPr>
                  <w:rFonts w:ascii="Verdana" w:eastAsia="Meiryo" w:hAnsi="Verdana"/>
                  <w:color w:val="FF0000"/>
                </w:rPr>
                <w:delText>T.B.D.</w:delText>
              </w:r>
            </w:del>
          </w:p>
        </w:tc>
      </w:tr>
      <w:tr w:rsidR="00D44B46" w14:paraId="70E39135"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6FD3C79"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C05C852" w14:textId="77777777" w:rsidR="00D44B46" w:rsidRDefault="00D44B46">
            <w:pPr>
              <w:rPr>
                <w:sz w:val="18"/>
                <w:lang w:eastAsia="ja-JP"/>
              </w:rPr>
            </w:pPr>
          </w:p>
        </w:tc>
        <w:tc>
          <w:tcPr>
            <w:tcW w:w="1440" w:type="dxa"/>
            <w:vMerge w:val="restart"/>
            <w:tcBorders>
              <w:top w:val="nil"/>
              <w:left w:val="single" w:sz="4" w:space="0" w:color="auto"/>
              <w:bottom w:val="single" w:sz="4" w:space="0" w:color="auto"/>
              <w:right w:val="single" w:sz="4" w:space="0" w:color="auto"/>
            </w:tcBorders>
            <w:hideMark/>
          </w:tcPr>
          <w:p w14:paraId="74E2CDDF" w14:textId="77777777" w:rsidR="00D44B46" w:rsidRDefault="00D44B46">
            <w:pPr>
              <w:pStyle w:val="a"/>
              <w:jc w:val="center"/>
              <w:rPr>
                <w:rFonts w:ascii="Verdana" w:eastAsia="Meiryo" w:hAnsi="Verdana"/>
              </w:rPr>
            </w:pPr>
            <w:r>
              <w:rPr>
                <w:rFonts w:ascii="Verdana" w:eastAsia="Meiryo" w:hAnsi="Verdana"/>
              </w:rPr>
              <w:t>Area breakdown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C00ED48" w14:textId="77777777" w:rsidR="00D44B46" w:rsidRDefault="00D44B46">
            <w:pPr>
              <w:pStyle w:val="a"/>
              <w:ind w:firstLineChars="50" w:firstLine="90"/>
              <w:rPr>
                <w:rFonts w:ascii="Verdana" w:eastAsia="Meiryo" w:hAnsi="Verdana"/>
              </w:rPr>
            </w:pPr>
            <w:r>
              <w:rPr>
                <w:rFonts w:ascii="Verdana" w:eastAsia="Meiryo" w:hAnsi="Verdana"/>
              </w:rPr>
              <w:t>Persistent area</w:t>
            </w:r>
          </w:p>
        </w:tc>
        <w:tc>
          <w:tcPr>
            <w:tcW w:w="1170" w:type="dxa"/>
            <w:vMerge w:val="restart"/>
            <w:tcBorders>
              <w:top w:val="nil"/>
              <w:left w:val="single" w:sz="4" w:space="0" w:color="auto"/>
              <w:bottom w:val="single" w:sz="4" w:space="0" w:color="auto"/>
              <w:right w:val="single" w:sz="4" w:space="0" w:color="auto"/>
            </w:tcBorders>
            <w:hideMark/>
          </w:tcPr>
          <w:p w14:paraId="0A9BB402" w14:textId="77777777" w:rsidR="00D44B46" w:rsidRDefault="00D44B46">
            <w:pPr>
              <w:pStyle w:val="a"/>
              <w:jc w:val="center"/>
              <w:rPr>
                <w:rFonts w:ascii="Verdana" w:eastAsia="Meiryo" w:hAnsi="Verdana"/>
              </w:rPr>
            </w:pPr>
            <w:r>
              <w:rPr>
                <w:rFonts w:ascii="Verdana" w:eastAsia="Meiryo" w:hAnsi="Verdana"/>
              </w:rPr>
              <w:t>Size breakdown</w:t>
            </w:r>
          </w:p>
        </w:tc>
        <w:tc>
          <w:tcPr>
            <w:tcW w:w="1718" w:type="dxa"/>
            <w:tcBorders>
              <w:top w:val="single" w:sz="4" w:space="0" w:color="auto"/>
              <w:left w:val="single" w:sz="4" w:space="0" w:color="auto"/>
              <w:bottom w:val="single" w:sz="4" w:space="0" w:color="auto"/>
              <w:right w:val="single" w:sz="4" w:space="0" w:color="auto"/>
            </w:tcBorders>
            <w:vAlign w:val="center"/>
            <w:hideMark/>
          </w:tcPr>
          <w:p w14:paraId="125563D5" w14:textId="77777777" w:rsidR="00D44B46" w:rsidRDefault="00D44B46">
            <w:pPr>
              <w:pStyle w:val="a"/>
              <w:jc w:val="right"/>
              <w:rPr>
                <w:rFonts w:ascii="Verdana" w:eastAsia="MS Gothic" w:hAnsi="Verdana"/>
                <w:color w:val="FF0000"/>
              </w:rPr>
            </w:pPr>
            <w:ins w:id="146" w:author="Comparison" w:date="2017-07-11T15:47:00Z">
              <w:r>
                <w:rPr>
                  <w:rFonts w:ascii="Verdana" w:eastAsia="Meiryo" w:hAnsi="Verdana"/>
                </w:rPr>
                <w:t>67208</w:t>
              </w:r>
            </w:ins>
            <w:del w:id="147" w:author="Comparison" w:date="2017-07-11T15:47:00Z">
              <w:r>
                <w:rPr>
                  <w:rFonts w:ascii="Verdana" w:eastAsia="Meiryo" w:hAnsi="Verdana"/>
                  <w:color w:val="FF0000"/>
                </w:rPr>
                <w:delText>T.B.D.</w:delText>
              </w:r>
            </w:del>
          </w:p>
        </w:tc>
      </w:tr>
      <w:tr w:rsidR="00D44B46" w14:paraId="2A8E2C37"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5468C3F"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E7F3F9A"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52B7D44E"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1589A9C" w14:textId="77777777" w:rsidR="00D44B46" w:rsidRDefault="00D44B46">
            <w:pPr>
              <w:pStyle w:val="a"/>
              <w:ind w:firstLineChars="50" w:firstLine="90"/>
              <w:rPr>
                <w:rFonts w:ascii="Verdana" w:eastAsia="Meiryo" w:hAnsi="Verdana"/>
              </w:rPr>
            </w:pPr>
            <w:r>
              <w:rPr>
                <w:rFonts w:ascii="Verdana" w:eastAsia="Meiryo" w:hAnsi="Verdana"/>
              </w:rPr>
              <w:t>Scratch area</w:t>
            </w:r>
          </w:p>
        </w:tc>
        <w:tc>
          <w:tcPr>
            <w:tcW w:w="2888" w:type="dxa"/>
            <w:vMerge/>
            <w:tcBorders>
              <w:top w:val="nil"/>
              <w:left w:val="single" w:sz="4" w:space="0" w:color="auto"/>
              <w:bottom w:val="single" w:sz="4" w:space="0" w:color="auto"/>
              <w:right w:val="single" w:sz="4" w:space="0" w:color="auto"/>
            </w:tcBorders>
            <w:vAlign w:val="center"/>
            <w:hideMark/>
          </w:tcPr>
          <w:p w14:paraId="6F30508D"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2B8F110F" w14:textId="77777777" w:rsidR="00D44B46" w:rsidRDefault="00D44B46">
            <w:pPr>
              <w:pStyle w:val="a"/>
              <w:jc w:val="right"/>
              <w:rPr>
                <w:rFonts w:ascii="Verdana" w:eastAsia="MS Gothic" w:hAnsi="Verdana"/>
                <w:color w:val="FF0000"/>
              </w:rPr>
            </w:pPr>
            <w:ins w:id="148" w:author="Comparison" w:date="2017-07-11T15:47:00Z">
              <w:r>
                <w:rPr>
                  <w:rFonts w:ascii="Verdana" w:eastAsia="Meiryo" w:hAnsi="Verdana"/>
                </w:rPr>
                <w:t>65536</w:t>
              </w:r>
            </w:ins>
            <w:del w:id="149" w:author="Comparison" w:date="2017-07-11T15:47:00Z">
              <w:r>
                <w:rPr>
                  <w:rFonts w:ascii="Verdana" w:eastAsia="Meiryo" w:hAnsi="Verdana"/>
                  <w:color w:val="FF0000"/>
                </w:rPr>
                <w:delText>T.B.D.</w:delText>
              </w:r>
            </w:del>
          </w:p>
        </w:tc>
      </w:tr>
      <w:tr w:rsidR="00D44B46" w14:paraId="350375FB"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B430390"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44EC6D06"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3D1F647C"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85EB2B3" w14:textId="77777777" w:rsidR="00D44B46" w:rsidRDefault="00D44B46">
            <w:pPr>
              <w:pStyle w:val="a"/>
              <w:ind w:firstLineChars="50" w:firstLine="90"/>
              <w:rPr>
                <w:rFonts w:ascii="Verdana" w:eastAsia="Meiryo" w:hAnsi="Verdana"/>
              </w:rPr>
            </w:pPr>
            <w:r>
              <w:rPr>
                <w:rFonts w:ascii="Verdana" w:eastAsia="Meiryo" w:hAnsi="Verdana"/>
              </w:rPr>
              <w:t>DTCM area</w:t>
            </w:r>
          </w:p>
        </w:tc>
        <w:tc>
          <w:tcPr>
            <w:tcW w:w="2888" w:type="dxa"/>
            <w:vMerge/>
            <w:tcBorders>
              <w:top w:val="nil"/>
              <w:left w:val="single" w:sz="4" w:space="0" w:color="auto"/>
              <w:bottom w:val="single" w:sz="4" w:space="0" w:color="auto"/>
              <w:right w:val="single" w:sz="4" w:space="0" w:color="auto"/>
            </w:tcBorders>
            <w:vAlign w:val="center"/>
            <w:hideMark/>
          </w:tcPr>
          <w:p w14:paraId="63FA6C12"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1910CFE0" w14:textId="77777777" w:rsidR="00D44B46" w:rsidRDefault="00D44B46">
            <w:pPr>
              <w:pStyle w:val="a"/>
              <w:jc w:val="right"/>
              <w:rPr>
                <w:rFonts w:ascii="Verdana" w:eastAsia="Meiryo" w:hAnsi="Verdana"/>
                <w:color w:val="FF0000"/>
              </w:rPr>
            </w:pPr>
            <w:ins w:id="150" w:author="Comparison" w:date="2017-07-11T15:47:00Z">
              <w:r>
                <w:rPr>
                  <w:rFonts w:ascii="Verdana" w:eastAsia="Meiryo" w:hAnsi="Verdana"/>
                </w:rPr>
                <w:t>65536</w:t>
              </w:r>
            </w:ins>
            <w:del w:id="151" w:author="Comparison" w:date="2017-07-11T15:47:00Z">
              <w:r>
                <w:rPr>
                  <w:rFonts w:ascii="Verdana" w:eastAsia="Meiryo" w:hAnsi="Verdana"/>
                </w:rPr>
                <w:delText>64K</w:delText>
              </w:r>
            </w:del>
          </w:p>
        </w:tc>
      </w:tr>
      <w:tr w:rsidR="00D44B46" w14:paraId="4AFF7528"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0D1DB19"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6DCF41C5"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431B0DCA"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FECD585" w14:textId="77777777" w:rsidR="00D44B46" w:rsidRDefault="00D44B46">
            <w:pPr>
              <w:pStyle w:val="a"/>
              <w:ind w:firstLineChars="50" w:firstLine="90"/>
              <w:rPr>
                <w:rFonts w:ascii="Verdana" w:eastAsia="Meiryo" w:hAnsi="Verdana"/>
              </w:rPr>
            </w:pPr>
            <w:r>
              <w:rPr>
                <w:rFonts w:ascii="Verdana" w:eastAsia="Meiryo" w:hAnsi="Verdana"/>
              </w:rPr>
              <w:t>Built-in descriptor area</w:t>
            </w:r>
          </w:p>
        </w:tc>
        <w:tc>
          <w:tcPr>
            <w:tcW w:w="2888" w:type="dxa"/>
            <w:vMerge/>
            <w:tcBorders>
              <w:top w:val="nil"/>
              <w:left w:val="single" w:sz="4" w:space="0" w:color="auto"/>
              <w:bottom w:val="single" w:sz="4" w:space="0" w:color="auto"/>
              <w:right w:val="single" w:sz="4" w:space="0" w:color="auto"/>
            </w:tcBorders>
            <w:vAlign w:val="center"/>
            <w:hideMark/>
          </w:tcPr>
          <w:p w14:paraId="3BC85909"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100C82B8" w14:textId="77777777" w:rsidR="00D44B46" w:rsidRDefault="00D44B46">
            <w:pPr>
              <w:pStyle w:val="a"/>
              <w:jc w:val="right"/>
              <w:rPr>
                <w:rFonts w:ascii="Verdana" w:eastAsia="Meiryo" w:hAnsi="Verdana"/>
                <w:color w:val="FF0000"/>
              </w:rPr>
            </w:pPr>
            <w:ins w:id="152" w:author="Comparison" w:date="2017-07-11T15:47:00Z">
              <w:r>
                <w:rPr>
                  <w:rFonts w:ascii="Verdana" w:eastAsia="Meiryo" w:hAnsi="Verdana"/>
                </w:rPr>
                <w:t>4</w:t>
              </w:r>
            </w:ins>
            <w:del w:id="153" w:author="Comparison" w:date="2017-07-11T15:47:00Z">
              <w:r>
                <w:rPr>
                  <w:rFonts w:ascii="Verdana" w:eastAsia="Meiryo" w:hAnsi="Verdana"/>
                </w:rPr>
                <w:delText>2K</w:delText>
              </w:r>
            </w:del>
          </w:p>
        </w:tc>
      </w:tr>
      <w:tr w:rsidR="00D44B46" w14:paraId="54591EDC"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53E4EBB"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025F358D" w14:textId="77777777" w:rsidR="00D44B46" w:rsidRDefault="00D44B46">
            <w:pPr>
              <w:rPr>
                <w:sz w:val="18"/>
                <w:lang w:eastAsia="ja-JP"/>
              </w:rPr>
            </w:pPr>
          </w:p>
        </w:tc>
        <w:tc>
          <w:tcPr>
            <w:tcW w:w="3780" w:type="dxa"/>
            <w:gridSpan w:val="2"/>
            <w:tcBorders>
              <w:top w:val="single" w:sz="4" w:space="0" w:color="auto"/>
              <w:left w:val="single" w:sz="4" w:space="0" w:color="auto"/>
              <w:bottom w:val="nil"/>
              <w:right w:val="single" w:sz="4" w:space="0" w:color="auto"/>
            </w:tcBorders>
            <w:vAlign w:val="center"/>
            <w:hideMark/>
          </w:tcPr>
          <w:p w14:paraId="19961EFE" w14:textId="77777777" w:rsidR="00D44B46" w:rsidRDefault="00D44B46">
            <w:pPr>
              <w:pStyle w:val="a"/>
              <w:ind w:firstLineChars="50" w:firstLine="90"/>
              <w:rPr>
                <w:rFonts w:ascii="Verdana" w:eastAsia="Meiryo" w:hAnsi="Verdana"/>
              </w:rPr>
            </w:pPr>
            <w:r>
              <w:rPr>
                <w:rFonts w:ascii="Verdana" w:eastAsia="Meiryo" w:hAnsi="Verdana"/>
              </w:rPr>
              <w:t>User work area</w:t>
            </w:r>
          </w:p>
        </w:tc>
        <w:tc>
          <w:tcPr>
            <w:tcW w:w="2888" w:type="dxa"/>
            <w:gridSpan w:val="2"/>
            <w:tcBorders>
              <w:top w:val="single" w:sz="4" w:space="0" w:color="auto"/>
              <w:left w:val="single" w:sz="4" w:space="0" w:color="auto"/>
              <w:bottom w:val="nil"/>
              <w:right w:val="single" w:sz="4" w:space="0" w:color="auto"/>
            </w:tcBorders>
            <w:vAlign w:val="center"/>
            <w:hideMark/>
          </w:tcPr>
          <w:p w14:paraId="2F2FB5AB" w14:textId="77777777" w:rsidR="00D44B46" w:rsidRDefault="00D44B46">
            <w:pPr>
              <w:pStyle w:val="a"/>
              <w:jc w:val="right"/>
              <w:rPr>
                <w:rFonts w:ascii="Verdana" w:eastAsia="Meiryo" w:hAnsi="Verdana"/>
              </w:rPr>
            </w:pPr>
            <w:r>
              <w:rPr>
                <w:rFonts w:ascii="Verdana" w:eastAsia="Meiryo" w:hAnsi="Verdana"/>
              </w:rPr>
              <w:t>34208</w:t>
            </w:r>
            <w:del w:id="154" w:author="Comparison" w:date="2017-07-11T15:47:00Z">
              <w:r>
                <w:rPr>
                  <w:rFonts w:ascii="Verdana" w:eastAsia="Meiryo" w:hAnsi="Verdana"/>
                  <w:color w:val="FF0000"/>
                </w:rPr>
                <w:delText>T.B.D.</w:delText>
              </w:r>
            </w:del>
          </w:p>
        </w:tc>
      </w:tr>
      <w:tr w:rsidR="00D44B46" w14:paraId="254C21F1"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A01D188"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32D05906" w14:textId="77777777" w:rsidR="00D44B46" w:rsidRDefault="00D44B46">
            <w:pPr>
              <w:rPr>
                <w:sz w:val="18"/>
                <w:lang w:eastAsia="ja-JP"/>
              </w:rPr>
            </w:pPr>
          </w:p>
        </w:tc>
        <w:tc>
          <w:tcPr>
            <w:tcW w:w="1440" w:type="dxa"/>
            <w:vMerge w:val="restart"/>
            <w:tcBorders>
              <w:top w:val="nil"/>
              <w:left w:val="single" w:sz="4" w:space="0" w:color="auto"/>
              <w:bottom w:val="single" w:sz="4" w:space="0" w:color="auto"/>
              <w:right w:val="single" w:sz="4" w:space="0" w:color="auto"/>
            </w:tcBorders>
            <w:vAlign w:val="center"/>
            <w:hideMark/>
          </w:tcPr>
          <w:p w14:paraId="7DF41684" w14:textId="77777777" w:rsidR="00D44B46" w:rsidRDefault="00D44B46">
            <w:pPr>
              <w:pStyle w:val="a"/>
              <w:jc w:val="center"/>
              <w:rPr>
                <w:rFonts w:ascii="Verdana" w:eastAsia="Meiryo" w:hAnsi="Verdana"/>
              </w:rPr>
            </w:pPr>
            <w:r>
              <w:rPr>
                <w:rFonts w:ascii="Verdana" w:eastAsia="Meiryo" w:hAnsi="Verdana"/>
              </w:rPr>
              <w:t>Area breakdown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810AFE8" w14:textId="77777777" w:rsidR="00D44B46" w:rsidRDefault="00D44B46">
            <w:pPr>
              <w:pStyle w:val="a"/>
              <w:ind w:firstLineChars="50" w:firstLine="90"/>
              <w:rPr>
                <w:rFonts w:ascii="Verdana" w:eastAsia="Meiryo" w:hAnsi="Verdana"/>
              </w:rPr>
            </w:pPr>
            <w:ins w:id="155" w:author="Comparison" w:date="2017-07-11T15:47:00Z">
              <w:r>
                <w:rPr>
                  <w:rFonts w:ascii="Verdana" w:eastAsia="Meiryo" w:hAnsi="Verdana"/>
                </w:rPr>
                <w:t>Output</w:t>
              </w:r>
            </w:ins>
            <w:del w:id="156" w:author="Comparison" w:date="2017-07-11T15:47:00Z">
              <w:r>
                <w:rPr>
                  <w:rFonts w:ascii="Verdana" w:eastAsia="Meiryo" w:hAnsi="Verdana"/>
                </w:rPr>
                <w:delText>Input</w:delText>
              </w:r>
            </w:del>
            <w:r>
              <w:rPr>
                <w:rFonts w:ascii="Verdana" w:eastAsia="Meiryo" w:hAnsi="Verdana"/>
              </w:rPr>
              <w:t xml:space="preserve"> buffer</w:t>
            </w:r>
          </w:p>
        </w:tc>
        <w:tc>
          <w:tcPr>
            <w:tcW w:w="1170" w:type="dxa"/>
            <w:vMerge w:val="restart"/>
            <w:tcBorders>
              <w:top w:val="nil"/>
              <w:left w:val="single" w:sz="4" w:space="0" w:color="auto"/>
              <w:bottom w:val="single" w:sz="4" w:space="0" w:color="auto"/>
              <w:right w:val="single" w:sz="4" w:space="0" w:color="auto"/>
            </w:tcBorders>
            <w:vAlign w:val="center"/>
            <w:hideMark/>
          </w:tcPr>
          <w:p w14:paraId="533904C3" w14:textId="77777777" w:rsidR="00D44B46" w:rsidRDefault="00D44B46">
            <w:pPr>
              <w:pStyle w:val="a"/>
              <w:jc w:val="center"/>
              <w:rPr>
                <w:rFonts w:ascii="Verdana" w:eastAsia="Meiryo" w:hAnsi="Verdana"/>
              </w:rPr>
            </w:pPr>
            <w:r>
              <w:rPr>
                <w:rFonts w:ascii="Verdana" w:eastAsia="Meiryo" w:hAnsi="Verdana"/>
              </w:rPr>
              <w:t>Size breakdown</w:t>
            </w:r>
          </w:p>
        </w:tc>
        <w:tc>
          <w:tcPr>
            <w:tcW w:w="1718" w:type="dxa"/>
            <w:tcBorders>
              <w:top w:val="single" w:sz="4" w:space="0" w:color="auto"/>
              <w:left w:val="single" w:sz="4" w:space="0" w:color="auto"/>
              <w:bottom w:val="single" w:sz="4" w:space="0" w:color="auto"/>
              <w:right w:val="single" w:sz="4" w:space="0" w:color="auto"/>
            </w:tcBorders>
            <w:vAlign w:val="center"/>
            <w:hideMark/>
          </w:tcPr>
          <w:p w14:paraId="4D78907E" w14:textId="77777777" w:rsidR="00D44B46" w:rsidRDefault="00D44B46">
            <w:pPr>
              <w:pStyle w:val="a"/>
              <w:jc w:val="right"/>
              <w:rPr>
                <w:rFonts w:ascii="Verdana" w:eastAsia="Meiryo" w:hAnsi="Verdana"/>
              </w:rPr>
            </w:pPr>
            <w:ins w:id="157" w:author="Comparison" w:date="2017-07-11T15:47:00Z">
              <w:r>
                <w:rPr>
                  <w:rFonts w:ascii="Verdana" w:eastAsia="Meiryo" w:hAnsi="Verdana"/>
                </w:rPr>
                <w:t>32768</w:t>
              </w:r>
            </w:ins>
            <w:del w:id="158" w:author="Comparison" w:date="2017-07-11T15:47:00Z">
              <w:r>
                <w:rPr>
                  <w:rFonts w:ascii="Verdana" w:eastAsia="Meiryo" w:hAnsi="Verdana"/>
                  <w:color w:val="FF0000"/>
                </w:rPr>
                <w:delText>T.B.D.</w:delText>
              </w:r>
            </w:del>
          </w:p>
        </w:tc>
      </w:tr>
      <w:tr w:rsidR="00D44B46" w14:paraId="3B22B6BD" w14:textId="77777777" w:rsidTr="00D44B46">
        <w:trPr>
          <w:cantSplit/>
          <w:trHeight w:val="288"/>
          <w:tblHeader/>
          <w:ins w:id="159"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4BEF12A"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C36D78F"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3EF87A2B"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5D7388B4" w14:textId="77777777" w:rsidR="00D44B46" w:rsidRDefault="00D44B46">
            <w:pPr>
              <w:pStyle w:val="a"/>
              <w:ind w:firstLineChars="50" w:firstLine="90"/>
              <w:rPr>
                <w:ins w:id="160" w:author="Comparison" w:date="2017-07-11T15:47:00Z"/>
                <w:rFonts w:ascii="Verdana" w:eastAsia="Meiryo" w:hAnsi="Verdana"/>
              </w:rPr>
            </w:pPr>
            <w:ins w:id="161" w:author="Comparison" w:date="2017-07-11T15:47:00Z">
              <w:r>
                <w:rPr>
                  <w:rFonts w:ascii="Verdana" w:eastAsia="Meiryo" w:hAnsi="Verdana"/>
                </w:rPr>
                <w:t>Structure</w:t>
              </w:r>
            </w:ins>
          </w:p>
        </w:tc>
        <w:tc>
          <w:tcPr>
            <w:tcW w:w="2888" w:type="dxa"/>
            <w:vMerge/>
            <w:tcBorders>
              <w:top w:val="nil"/>
              <w:left w:val="single" w:sz="4" w:space="0" w:color="auto"/>
              <w:bottom w:val="single" w:sz="4" w:space="0" w:color="auto"/>
              <w:right w:val="single" w:sz="4" w:space="0" w:color="auto"/>
            </w:tcBorders>
            <w:vAlign w:val="center"/>
            <w:hideMark/>
          </w:tcPr>
          <w:p w14:paraId="34504D5D"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07B4B8D0" w14:textId="77777777" w:rsidR="00D44B46" w:rsidRDefault="00D44B46">
            <w:pPr>
              <w:pStyle w:val="a"/>
              <w:jc w:val="right"/>
              <w:rPr>
                <w:ins w:id="162" w:author="Comparison" w:date="2017-07-11T15:47:00Z"/>
                <w:rFonts w:ascii="Verdana" w:eastAsia="Meiryo" w:hAnsi="Verdana"/>
                <w:color w:val="FF0000"/>
              </w:rPr>
            </w:pPr>
            <w:ins w:id="163" w:author="Comparison" w:date="2017-07-11T15:47:00Z">
              <w:r>
                <w:rPr>
                  <w:rFonts w:ascii="Verdana" w:hAnsi="Verdana"/>
                  <w:szCs w:val="18"/>
                </w:rPr>
                <w:t>144</w:t>
              </w:r>
            </w:ins>
            <w:r>
              <w:rPr>
                <w:rFonts w:ascii="Verdana" w:hAnsi="Verdana"/>
                <w:szCs w:val="18"/>
              </w:rPr>
              <w:t>0</w:t>
            </w:r>
            <w:ins w:id="164" w:author="Comparison" w:date="2017-07-11T15:47:00Z">
              <w:r>
                <w:rPr>
                  <w:rFonts w:ascii="Verdana" w:hAnsi="Verdana"/>
                  <w:szCs w:val="18"/>
                </w:rPr>
                <w:t xml:space="preserve"> </w:t>
              </w:r>
            </w:ins>
          </w:p>
        </w:tc>
      </w:tr>
      <w:tr w:rsidR="00D44B46" w14:paraId="6C1DB5A2" w14:textId="77777777" w:rsidTr="00D44B46">
        <w:trPr>
          <w:cantSplit/>
          <w:trHeight w:val="288"/>
          <w:tblHeader/>
          <w:ins w:id="165"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DC94CD3"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6E94FE29"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64E75DFC" w14:textId="77777777" w:rsidR="00D44B46" w:rsidRDefault="00D44B46">
            <w:pPr>
              <w:pStyle w:val="a"/>
              <w:ind w:firstLineChars="50" w:firstLine="90"/>
              <w:rPr>
                <w:ins w:id="166" w:author="Comparison" w:date="2017-07-11T15:47:00Z"/>
                <w:rFonts w:ascii="Verdana" w:eastAsia="Meiryo" w:hAnsi="Verdana"/>
              </w:rPr>
            </w:pPr>
            <w:ins w:id="167" w:author="Comparison" w:date="2017-07-11T15:47:00Z">
              <w:r>
                <w:rPr>
                  <w:rFonts w:ascii="Verdana" w:eastAsia="Meiryo" w:hAnsi="Verdana"/>
                </w:rPr>
                <w:t>Stack area</w:t>
              </w:r>
            </w:ins>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1B0D6663" w14:textId="77777777" w:rsidR="00D44B46" w:rsidRDefault="00D44B46">
            <w:pPr>
              <w:pStyle w:val="a"/>
              <w:jc w:val="right"/>
              <w:rPr>
                <w:ins w:id="168" w:author="Comparison" w:date="2017-07-11T15:47:00Z"/>
                <w:rFonts w:ascii="Verdana" w:eastAsia="Meiryo" w:hAnsi="Verdana"/>
              </w:rPr>
            </w:pPr>
            <w:r>
              <w:rPr>
                <w:rFonts w:ascii="Verdana" w:eastAsia="Meiryo" w:hAnsi="Verdana"/>
              </w:rPr>
              <w:t>944</w:t>
            </w:r>
          </w:p>
        </w:tc>
      </w:tr>
      <w:tr w:rsidR="00D44B46" w14:paraId="4C0DC81E" w14:textId="77777777" w:rsidTr="00D44B46">
        <w:trPr>
          <w:cantSplit/>
          <w:trHeight w:val="288"/>
          <w:tblHeader/>
          <w:ins w:id="169"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ACE079B"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D06939B"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60599A64" w14:textId="77777777" w:rsidR="00D44B46" w:rsidRDefault="00D44B46">
            <w:pPr>
              <w:pStyle w:val="a"/>
              <w:ind w:firstLineChars="50" w:firstLine="90"/>
              <w:rPr>
                <w:ins w:id="170" w:author="Comparison" w:date="2017-07-11T15:47:00Z"/>
                <w:rFonts w:ascii="Verdana" w:eastAsia="Meiryo" w:hAnsi="Verdana"/>
              </w:rPr>
            </w:pPr>
            <w:ins w:id="171" w:author="Comparison" w:date="2017-07-11T15:47:00Z">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ins>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6884DC8C" w14:textId="77777777" w:rsidR="00D44B46" w:rsidRDefault="00D44B46">
            <w:pPr>
              <w:pStyle w:val="a"/>
              <w:jc w:val="right"/>
              <w:rPr>
                <w:ins w:id="172" w:author="Comparison" w:date="2017-07-11T15:47:00Z"/>
                <w:rFonts w:ascii="Verdana" w:eastAsia="Meiryo" w:hAnsi="Verdana"/>
              </w:rPr>
            </w:pPr>
            <w:ins w:id="173" w:author="Comparison" w:date="2017-07-11T15:47:00Z">
              <w:r>
                <w:rPr>
                  <w:rFonts w:ascii="Verdana" w:eastAsia="Meiryo" w:hAnsi="Verdana"/>
                </w:rPr>
                <w:t>0</w:t>
              </w:r>
            </w:ins>
          </w:p>
        </w:tc>
      </w:tr>
      <w:tr w:rsidR="00D44B46" w14:paraId="1FC19905" w14:textId="77777777" w:rsidTr="00D44B46">
        <w:trPr>
          <w:cantSplit/>
          <w:trHeight w:val="288"/>
          <w:tblHeader/>
          <w:ins w:id="174"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7C2F7E5" w14:textId="77777777" w:rsidR="00D44B46" w:rsidRDefault="00D44B46">
            <w:pPr>
              <w:rPr>
                <w:sz w:val="18"/>
                <w:lang w:eastAsia="ja-JP"/>
              </w:rPr>
            </w:pPr>
          </w:p>
        </w:tc>
        <w:tc>
          <w:tcPr>
            <w:tcW w:w="1642" w:type="dxa"/>
            <w:vMerge w:val="restart"/>
            <w:tcBorders>
              <w:top w:val="single" w:sz="4" w:space="0" w:color="auto"/>
              <w:left w:val="single" w:sz="4" w:space="0" w:color="auto"/>
              <w:bottom w:val="single" w:sz="4" w:space="0" w:color="auto"/>
              <w:right w:val="single" w:sz="4" w:space="0" w:color="auto"/>
            </w:tcBorders>
            <w:vAlign w:val="center"/>
            <w:hideMark/>
          </w:tcPr>
          <w:p w14:paraId="1DACF398" w14:textId="77777777" w:rsidR="00D44B46" w:rsidRDefault="00D44B46">
            <w:pPr>
              <w:pStyle w:val="a"/>
              <w:jc w:val="center"/>
              <w:rPr>
                <w:ins w:id="175" w:author="Comparison" w:date="2017-07-11T15:47:00Z"/>
                <w:rFonts w:ascii="Verdana" w:eastAsia="Meiryo" w:hAnsi="Verdana"/>
              </w:rPr>
            </w:pPr>
            <w:ins w:id="176" w:author="Comparison" w:date="2017-07-11T15:47:00Z">
              <w:r>
                <w:rPr>
                  <w:rFonts w:ascii="Verdana" w:eastAsia="Meiryo" w:hAnsi="Verdana"/>
                </w:rPr>
                <w:t>RAM</w:t>
              </w:r>
            </w:ins>
          </w:p>
          <w:p w14:paraId="0F09DB2C" w14:textId="77777777" w:rsidR="00D44B46" w:rsidRDefault="00D44B46">
            <w:pPr>
              <w:pStyle w:val="a"/>
              <w:jc w:val="center"/>
              <w:rPr>
                <w:ins w:id="177" w:author="Comparison" w:date="2017-07-11T15:47:00Z"/>
                <w:rFonts w:ascii="Verdana" w:eastAsia="Meiryo" w:hAnsi="Verdana"/>
              </w:rPr>
            </w:pPr>
            <w:ins w:id="178" w:author="Comparison" w:date="2017-07-11T15:47:00Z">
              <w:r>
                <w:rPr>
                  <w:rFonts w:ascii="Verdana" w:eastAsia="Meiryo" w:hAnsi="Verdana"/>
                </w:rPr>
                <w:t>(TDM Renderer)</w:t>
              </w:r>
            </w:ins>
          </w:p>
        </w:tc>
        <w:tc>
          <w:tcPr>
            <w:tcW w:w="3780" w:type="dxa"/>
            <w:gridSpan w:val="2"/>
            <w:tcBorders>
              <w:top w:val="single" w:sz="4" w:space="0" w:color="auto"/>
              <w:left w:val="single" w:sz="4" w:space="0" w:color="auto"/>
              <w:bottom w:val="nil"/>
              <w:right w:val="single" w:sz="4" w:space="0" w:color="auto"/>
            </w:tcBorders>
            <w:vAlign w:val="center"/>
            <w:hideMark/>
          </w:tcPr>
          <w:p w14:paraId="0829EF5E" w14:textId="77777777" w:rsidR="00D44B46" w:rsidRDefault="00D44B46">
            <w:pPr>
              <w:pStyle w:val="a"/>
              <w:ind w:firstLineChars="50" w:firstLine="90"/>
              <w:rPr>
                <w:ins w:id="179" w:author="Comparison" w:date="2017-07-11T15:47:00Z"/>
                <w:rFonts w:ascii="Verdana" w:eastAsia="Meiryo" w:hAnsi="Verdana"/>
              </w:rPr>
            </w:pPr>
            <w:ins w:id="180" w:author="Comparison" w:date="2017-07-11T15:47:00Z">
              <w:r>
                <w:rPr>
                  <w:rFonts w:ascii="Verdana" w:eastAsia="Meiryo" w:hAnsi="Verdana"/>
                </w:rPr>
                <w:t>Software work area</w:t>
              </w:r>
            </w:ins>
          </w:p>
        </w:tc>
        <w:tc>
          <w:tcPr>
            <w:tcW w:w="2888" w:type="dxa"/>
            <w:gridSpan w:val="2"/>
            <w:tcBorders>
              <w:top w:val="single" w:sz="4" w:space="0" w:color="auto"/>
              <w:left w:val="single" w:sz="4" w:space="0" w:color="auto"/>
              <w:bottom w:val="nil"/>
              <w:right w:val="single" w:sz="4" w:space="0" w:color="auto"/>
            </w:tcBorders>
            <w:vAlign w:val="center"/>
            <w:hideMark/>
          </w:tcPr>
          <w:p w14:paraId="4BD0AE75" w14:textId="77777777" w:rsidR="00D44B46" w:rsidRDefault="00D44B46">
            <w:pPr>
              <w:pStyle w:val="a"/>
              <w:jc w:val="right"/>
              <w:rPr>
                <w:ins w:id="181" w:author="Comparison" w:date="2017-07-11T15:47:00Z"/>
                <w:rFonts w:ascii="Verdana" w:eastAsia="Meiryo" w:hAnsi="Verdana"/>
              </w:rPr>
            </w:pPr>
            <w:ins w:id="182" w:author="Comparison" w:date="2017-07-11T15:47:00Z">
              <w:r>
                <w:rPr>
                  <w:rFonts w:ascii="Verdana" w:eastAsia="Meiryo" w:hAnsi="Verdana"/>
                </w:rPr>
                <w:t>165516</w:t>
              </w:r>
            </w:ins>
          </w:p>
        </w:tc>
      </w:tr>
      <w:tr w:rsidR="00D44B46" w14:paraId="07869915" w14:textId="77777777" w:rsidTr="00D44B46">
        <w:trPr>
          <w:cantSplit/>
          <w:trHeight w:val="288"/>
          <w:tblHeader/>
          <w:ins w:id="183"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118187A"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746FDAFB" w14:textId="77777777" w:rsidR="00D44B46" w:rsidRDefault="00D44B46">
            <w:pPr>
              <w:rPr>
                <w:ins w:id="184" w:author="Comparison" w:date="2017-07-11T15:47:00Z"/>
                <w:sz w:val="18"/>
                <w:lang w:eastAsia="ja-JP"/>
              </w:rPr>
            </w:pPr>
          </w:p>
        </w:tc>
        <w:tc>
          <w:tcPr>
            <w:tcW w:w="1440" w:type="dxa"/>
            <w:vMerge w:val="restart"/>
            <w:tcBorders>
              <w:top w:val="nil"/>
              <w:left w:val="single" w:sz="4" w:space="0" w:color="auto"/>
              <w:bottom w:val="single" w:sz="4" w:space="0" w:color="auto"/>
              <w:right w:val="single" w:sz="4" w:space="0" w:color="auto"/>
            </w:tcBorders>
          </w:tcPr>
          <w:p w14:paraId="0230C726" w14:textId="77777777" w:rsidR="00D44B46" w:rsidRDefault="00D44B46">
            <w:pPr>
              <w:pStyle w:val="a"/>
              <w:jc w:val="center"/>
              <w:rPr>
                <w:ins w:id="185" w:author="Comparison" w:date="2017-07-11T15:47:00Z"/>
                <w:rFonts w:ascii="Verdana" w:eastAsia="Meiryo" w:hAnsi="Verdana"/>
              </w:rPr>
            </w:pPr>
            <w:ins w:id="186" w:author="Comparison" w:date="2017-07-11T15:47:00Z">
              <w:r>
                <w:rPr>
                  <w:rFonts w:ascii="Verdana" w:eastAsia="Meiryo" w:hAnsi="Verdana"/>
                </w:rPr>
                <w:t>Area breakdown</w:t>
              </w:r>
            </w:ins>
          </w:p>
          <w:p w14:paraId="2454A8F1" w14:textId="77777777" w:rsidR="00D44B46" w:rsidRDefault="00D44B46">
            <w:pPr>
              <w:rPr>
                <w:ins w:id="187" w:author="Comparison" w:date="2017-07-11T15:47:00Z"/>
                <w:rFonts w:ascii="Verdana" w:eastAsia="Meiryo" w:hAnsi="Verdana"/>
              </w:rPr>
            </w:pPr>
          </w:p>
          <w:p w14:paraId="5EE1D881" w14:textId="77777777" w:rsidR="00D44B46" w:rsidRDefault="00D44B46">
            <w:pPr>
              <w:jc w:val="center"/>
              <w:rPr>
                <w:ins w:id="188" w:author="Comparison" w:date="2017-07-11T15:47:00Z"/>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193BAB20" w14:textId="77777777" w:rsidR="00D44B46" w:rsidRDefault="00D44B46">
            <w:pPr>
              <w:pStyle w:val="a"/>
              <w:ind w:firstLineChars="50" w:firstLine="90"/>
              <w:rPr>
                <w:ins w:id="189" w:author="Comparison" w:date="2017-07-11T15:47:00Z"/>
                <w:rFonts w:ascii="Verdana" w:eastAsia="Meiryo" w:hAnsi="Verdana"/>
              </w:rPr>
            </w:pPr>
            <w:ins w:id="190" w:author="Comparison" w:date="2017-07-11T15:47:00Z">
              <w:r>
                <w:rPr>
                  <w:rFonts w:ascii="Verdana" w:eastAsia="Meiryo" w:hAnsi="Verdana"/>
                </w:rPr>
                <w:t xml:space="preserve">Persistent area </w:t>
              </w:r>
            </w:ins>
          </w:p>
        </w:tc>
        <w:tc>
          <w:tcPr>
            <w:tcW w:w="1170" w:type="dxa"/>
            <w:vMerge w:val="restart"/>
            <w:tcBorders>
              <w:top w:val="nil"/>
              <w:left w:val="single" w:sz="4" w:space="0" w:color="auto"/>
              <w:bottom w:val="single" w:sz="4" w:space="0" w:color="auto"/>
              <w:right w:val="single" w:sz="4" w:space="0" w:color="auto"/>
            </w:tcBorders>
            <w:hideMark/>
          </w:tcPr>
          <w:p w14:paraId="2120B16F" w14:textId="77777777" w:rsidR="00D44B46" w:rsidRDefault="00D44B46">
            <w:pPr>
              <w:pStyle w:val="a"/>
              <w:jc w:val="center"/>
              <w:rPr>
                <w:ins w:id="191" w:author="Comparison" w:date="2017-07-11T15:47:00Z"/>
                <w:rFonts w:ascii="Verdana" w:eastAsia="Meiryo" w:hAnsi="Verdana"/>
              </w:rPr>
            </w:pPr>
            <w:ins w:id="192" w:author="Comparison" w:date="2017-07-11T15:47:00Z">
              <w:r>
                <w:rPr>
                  <w:rFonts w:ascii="Verdana" w:eastAsia="Meiryo" w:hAnsi="Verdana"/>
                </w:rPr>
                <w:t>Size breakdown</w:t>
              </w:r>
            </w:ins>
          </w:p>
        </w:tc>
        <w:tc>
          <w:tcPr>
            <w:tcW w:w="1718" w:type="dxa"/>
            <w:tcBorders>
              <w:top w:val="single" w:sz="4" w:space="0" w:color="auto"/>
              <w:left w:val="single" w:sz="4" w:space="0" w:color="auto"/>
              <w:bottom w:val="single" w:sz="4" w:space="0" w:color="auto"/>
              <w:right w:val="single" w:sz="4" w:space="0" w:color="auto"/>
            </w:tcBorders>
            <w:vAlign w:val="center"/>
            <w:hideMark/>
          </w:tcPr>
          <w:p w14:paraId="7E43BBBF" w14:textId="77777777" w:rsidR="00D44B46" w:rsidRDefault="00D44B46">
            <w:pPr>
              <w:pStyle w:val="a"/>
              <w:jc w:val="right"/>
              <w:rPr>
                <w:ins w:id="193" w:author="Comparison" w:date="2017-07-11T15:47:00Z"/>
                <w:rFonts w:ascii="Verdana" w:eastAsia="Meiryo" w:hAnsi="Verdana"/>
              </w:rPr>
            </w:pPr>
            <w:ins w:id="194" w:author="Comparison" w:date="2017-07-11T15:47:00Z">
              <w:r>
                <w:rPr>
                  <w:rFonts w:ascii="Verdana" w:eastAsia="Meiryo" w:hAnsi="Verdana"/>
                </w:rPr>
                <w:t>67208</w:t>
              </w:r>
            </w:ins>
          </w:p>
        </w:tc>
      </w:tr>
      <w:tr w:rsidR="00D44B46" w14:paraId="0021CA30" w14:textId="77777777" w:rsidTr="00D44B46">
        <w:trPr>
          <w:cantSplit/>
          <w:trHeight w:val="288"/>
          <w:tblHeader/>
          <w:ins w:id="195"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1AB767F"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39EDC4FF" w14:textId="77777777" w:rsidR="00D44B46" w:rsidRDefault="00D44B46">
            <w:pPr>
              <w:rPr>
                <w:ins w:id="196"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71AB42D3" w14:textId="77777777" w:rsidR="00D44B46" w:rsidRDefault="00D44B46">
            <w:pPr>
              <w:rPr>
                <w:ins w:id="197" w:author="Comparison" w:date="2017-07-11T15:47:00Z"/>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522F90D6" w14:textId="77777777" w:rsidR="00D44B46" w:rsidRDefault="00D44B46">
            <w:pPr>
              <w:pStyle w:val="a"/>
              <w:ind w:firstLineChars="50" w:firstLine="90"/>
              <w:rPr>
                <w:ins w:id="198" w:author="Comparison" w:date="2017-07-11T15:47:00Z"/>
                <w:rFonts w:ascii="Verdana" w:eastAsia="Meiryo" w:hAnsi="Verdana"/>
              </w:rPr>
            </w:pPr>
            <w:ins w:id="199" w:author="Comparison" w:date="2017-07-11T15:47:00Z">
              <w:r>
                <w:rPr>
                  <w:rFonts w:ascii="Verdana" w:eastAsia="Meiryo" w:hAnsi="Verdana"/>
                </w:rPr>
                <w:t>Scratch area</w:t>
              </w:r>
            </w:ins>
          </w:p>
        </w:tc>
        <w:tc>
          <w:tcPr>
            <w:tcW w:w="2888" w:type="dxa"/>
            <w:vMerge/>
            <w:tcBorders>
              <w:top w:val="nil"/>
              <w:left w:val="single" w:sz="4" w:space="0" w:color="auto"/>
              <w:bottom w:val="single" w:sz="4" w:space="0" w:color="auto"/>
              <w:right w:val="single" w:sz="4" w:space="0" w:color="auto"/>
            </w:tcBorders>
            <w:vAlign w:val="center"/>
            <w:hideMark/>
          </w:tcPr>
          <w:p w14:paraId="05D44912" w14:textId="77777777" w:rsidR="00D44B46" w:rsidRDefault="00D44B46">
            <w:pPr>
              <w:rPr>
                <w:ins w:id="200" w:author="Comparison" w:date="2017-07-11T15:47:00Z"/>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3C03FD86" w14:textId="77777777" w:rsidR="00D44B46" w:rsidRDefault="00D44B46">
            <w:pPr>
              <w:pStyle w:val="a"/>
              <w:jc w:val="right"/>
              <w:rPr>
                <w:ins w:id="201" w:author="Comparison" w:date="2017-07-11T15:47:00Z"/>
                <w:rFonts w:ascii="Verdana" w:eastAsia="Meiryo" w:hAnsi="Verdana"/>
              </w:rPr>
            </w:pPr>
            <w:ins w:id="202" w:author="Comparison" w:date="2017-07-11T15:47:00Z">
              <w:r>
                <w:rPr>
                  <w:rFonts w:ascii="Verdana" w:eastAsia="Meiryo" w:hAnsi="Verdana"/>
                </w:rPr>
                <w:t>32768</w:t>
              </w:r>
            </w:ins>
          </w:p>
        </w:tc>
      </w:tr>
      <w:tr w:rsidR="00D44B46" w14:paraId="257430ED" w14:textId="77777777" w:rsidTr="00D44B46">
        <w:trPr>
          <w:cantSplit/>
          <w:trHeight w:val="288"/>
          <w:tblHeader/>
          <w:ins w:id="203"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B563203"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4C954C4" w14:textId="77777777" w:rsidR="00D44B46" w:rsidRDefault="00D44B46">
            <w:pPr>
              <w:rPr>
                <w:ins w:id="204"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5AC5A37E" w14:textId="77777777" w:rsidR="00D44B46" w:rsidRDefault="00D44B46">
            <w:pPr>
              <w:rPr>
                <w:ins w:id="205" w:author="Comparison" w:date="2017-07-11T15:47:00Z"/>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6B1DECC4" w14:textId="77777777" w:rsidR="00D44B46" w:rsidRDefault="00D44B46">
            <w:pPr>
              <w:pStyle w:val="a"/>
              <w:ind w:firstLineChars="50" w:firstLine="90"/>
              <w:rPr>
                <w:ins w:id="206" w:author="Comparison" w:date="2017-07-11T15:47:00Z"/>
                <w:rFonts w:ascii="Verdana" w:eastAsia="Meiryo" w:hAnsi="Verdana"/>
              </w:rPr>
            </w:pPr>
            <w:ins w:id="207" w:author="Comparison" w:date="2017-07-11T15:47:00Z">
              <w:r>
                <w:rPr>
                  <w:rFonts w:ascii="Verdana" w:eastAsia="Meiryo" w:hAnsi="Verdana"/>
                </w:rPr>
                <w:t>DTCM area</w:t>
              </w:r>
            </w:ins>
          </w:p>
        </w:tc>
        <w:tc>
          <w:tcPr>
            <w:tcW w:w="2888" w:type="dxa"/>
            <w:vMerge/>
            <w:tcBorders>
              <w:top w:val="nil"/>
              <w:left w:val="single" w:sz="4" w:space="0" w:color="auto"/>
              <w:bottom w:val="single" w:sz="4" w:space="0" w:color="auto"/>
              <w:right w:val="single" w:sz="4" w:space="0" w:color="auto"/>
            </w:tcBorders>
            <w:vAlign w:val="center"/>
            <w:hideMark/>
          </w:tcPr>
          <w:p w14:paraId="76110CCB" w14:textId="77777777" w:rsidR="00D44B46" w:rsidRDefault="00D44B46">
            <w:pPr>
              <w:rPr>
                <w:ins w:id="208" w:author="Comparison" w:date="2017-07-11T15:47:00Z"/>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0724AFAD" w14:textId="77777777" w:rsidR="00D44B46" w:rsidRDefault="00D44B46">
            <w:pPr>
              <w:pStyle w:val="a"/>
              <w:jc w:val="right"/>
              <w:rPr>
                <w:ins w:id="209" w:author="Comparison" w:date="2017-07-11T15:47:00Z"/>
                <w:rFonts w:ascii="Verdana" w:eastAsia="Meiryo" w:hAnsi="Verdana"/>
                <w:color w:val="FF0000"/>
              </w:rPr>
            </w:pPr>
            <w:ins w:id="210" w:author="Comparison" w:date="2017-07-11T15:47:00Z">
              <w:r>
                <w:rPr>
                  <w:rFonts w:ascii="Verdana" w:eastAsia="Meiryo" w:hAnsi="Verdana"/>
                </w:rPr>
                <w:t>65536</w:t>
              </w:r>
            </w:ins>
          </w:p>
        </w:tc>
      </w:tr>
      <w:tr w:rsidR="00D44B46" w14:paraId="617D19EA" w14:textId="77777777" w:rsidTr="00D44B46">
        <w:trPr>
          <w:cantSplit/>
          <w:trHeight w:val="288"/>
          <w:tblHeader/>
          <w:ins w:id="211"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585CCF6"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914E38B" w14:textId="77777777" w:rsidR="00D44B46" w:rsidRDefault="00D44B46">
            <w:pPr>
              <w:rPr>
                <w:ins w:id="212"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216A0DCF" w14:textId="77777777" w:rsidR="00D44B46" w:rsidRDefault="00D44B46">
            <w:pPr>
              <w:rPr>
                <w:ins w:id="213" w:author="Comparison" w:date="2017-07-11T15:47:00Z"/>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CA08E85" w14:textId="77777777" w:rsidR="00D44B46" w:rsidRDefault="00D44B46">
            <w:pPr>
              <w:pStyle w:val="a"/>
              <w:ind w:firstLineChars="50" w:firstLine="90"/>
              <w:rPr>
                <w:ins w:id="214" w:author="Comparison" w:date="2017-07-11T15:47:00Z"/>
                <w:rFonts w:ascii="Verdana" w:eastAsia="Meiryo" w:hAnsi="Verdana"/>
              </w:rPr>
            </w:pPr>
            <w:ins w:id="215" w:author="Comparison" w:date="2017-07-11T15:47:00Z">
              <w:r>
                <w:rPr>
                  <w:rFonts w:ascii="Verdana" w:eastAsia="Meiryo" w:hAnsi="Verdana"/>
                </w:rPr>
                <w:t>Built-in descriptor area</w:t>
              </w:r>
            </w:ins>
          </w:p>
        </w:tc>
        <w:tc>
          <w:tcPr>
            <w:tcW w:w="2888" w:type="dxa"/>
            <w:vMerge/>
            <w:tcBorders>
              <w:top w:val="nil"/>
              <w:left w:val="single" w:sz="4" w:space="0" w:color="auto"/>
              <w:bottom w:val="single" w:sz="4" w:space="0" w:color="auto"/>
              <w:right w:val="single" w:sz="4" w:space="0" w:color="auto"/>
            </w:tcBorders>
            <w:vAlign w:val="center"/>
            <w:hideMark/>
          </w:tcPr>
          <w:p w14:paraId="368879BB" w14:textId="77777777" w:rsidR="00D44B46" w:rsidRDefault="00D44B46">
            <w:pPr>
              <w:rPr>
                <w:ins w:id="216" w:author="Comparison" w:date="2017-07-11T15:47:00Z"/>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2CB2C6B0" w14:textId="77777777" w:rsidR="00D44B46" w:rsidRDefault="00D44B46">
            <w:pPr>
              <w:pStyle w:val="a"/>
              <w:jc w:val="right"/>
              <w:rPr>
                <w:ins w:id="217" w:author="Comparison" w:date="2017-07-11T15:47:00Z"/>
                <w:rFonts w:ascii="Verdana" w:eastAsia="Meiryo" w:hAnsi="Verdana"/>
                <w:color w:val="FF0000"/>
              </w:rPr>
            </w:pPr>
            <w:ins w:id="218" w:author="Comparison" w:date="2017-07-11T15:47:00Z">
              <w:r>
                <w:rPr>
                  <w:rFonts w:ascii="Verdana" w:eastAsia="Meiryo" w:hAnsi="Verdana"/>
                </w:rPr>
                <w:t>4</w:t>
              </w:r>
            </w:ins>
          </w:p>
        </w:tc>
      </w:tr>
      <w:tr w:rsidR="00D44B46" w14:paraId="45CB928B" w14:textId="77777777" w:rsidTr="00D44B46">
        <w:trPr>
          <w:cantSplit/>
          <w:trHeight w:val="288"/>
          <w:tblHeader/>
          <w:ins w:id="219"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175806E5"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70D2D59" w14:textId="77777777" w:rsidR="00D44B46" w:rsidRDefault="00D44B46">
            <w:pPr>
              <w:rPr>
                <w:ins w:id="220" w:author="Comparison" w:date="2017-07-11T15:47:00Z"/>
                <w:sz w:val="18"/>
                <w:lang w:eastAsia="ja-JP"/>
              </w:rPr>
            </w:pPr>
          </w:p>
        </w:tc>
        <w:tc>
          <w:tcPr>
            <w:tcW w:w="3780" w:type="dxa"/>
            <w:gridSpan w:val="2"/>
            <w:tcBorders>
              <w:top w:val="single" w:sz="4" w:space="0" w:color="auto"/>
              <w:left w:val="single" w:sz="4" w:space="0" w:color="auto"/>
              <w:bottom w:val="nil"/>
              <w:right w:val="single" w:sz="4" w:space="0" w:color="auto"/>
            </w:tcBorders>
            <w:vAlign w:val="center"/>
            <w:hideMark/>
          </w:tcPr>
          <w:p w14:paraId="3F9184FA" w14:textId="77777777" w:rsidR="00D44B46" w:rsidRDefault="00D44B46">
            <w:pPr>
              <w:pStyle w:val="a"/>
              <w:ind w:firstLineChars="50" w:firstLine="90"/>
              <w:rPr>
                <w:ins w:id="221" w:author="Comparison" w:date="2017-07-11T15:47:00Z"/>
                <w:rFonts w:ascii="Verdana" w:eastAsia="Meiryo" w:hAnsi="Verdana"/>
              </w:rPr>
            </w:pPr>
            <w:ins w:id="222" w:author="Comparison" w:date="2017-07-11T15:47:00Z">
              <w:r>
                <w:rPr>
                  <w:rFonts w:ascii="Verdana" w:eastAsia="Meiryo" w:hAnsi="Verdana"/>
                </w:rPr>
                <w:t>User work area</w:t>
              </w:r>
            </w:ins>
          </w:p>
        </w:tc>
        <w:tc>
          <w:tcPr>
            <w:tcW w:w="2888" w:type="dxa"/>
            <w:gridSpan w:val="2"/>
            <w:tcBorders>
              <w:top w:val="single" w:sz="4" w:space="0" w:color="auto"/>
              <w:left w:val="single" w:sz="4" w:space="0" w:color="auto"/>
              <w:bottom w:val="nil"/>
              <w:right w:val="single" w:sz="4" w:space="0" w:color="auto"/>
            </w:tcBorders>
            <w:vAlign w:val="center"/>
            <w:hideMark/>
          </w:tcPr>
          <w:p w14:paraId="4CA735E6" w14:textId="77777777" w:rsidR="00D44B46" w:rsidRDefault="00D44B46">
            <w:pPr>
              <w:pStyle w:val="a"/>
              <w:jc w:val="right"/>
              <w:rPr>
                <w:ins w:id="223" w:author="Comparison" w:date="2017-07-11T15:47:00Z"/>
                <w:rFonts w:ascii="Verdana" w:eastAsia="Meiryo" w:hAnsi="Verdana"/>
              </w:rPr>
            </w:pPr>
            <w:r>
              <w:rPr>
                <w:rFonts w:ascii="Verdana" w:eastAsia="Meiryo" w:hAnsi="Verdana"/>
              </w:rPr>
              <w:t>34224</w:t>
            </w:r>
          </w:p>
        </w:tc>
      </w:tr>
      <w:tr w:rsidR="00D44B46" w14:paraId="620854F1"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DC1BE1B"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7CA6E2F4" w14:textId="77777777" w:rsidR="00D44B46" w:rsidRDefault="00D44B46">
            <w:pPr>
              <w:rPr>
                <w:ins w:id="224" w:author="Comparison" w:date="2017-07-11T15:47:00Z"/>
                <w:sz w:val="18"/>
                <w:lang w:eastAsia="ja-JP"/>
              </w:rPr>
            </w:pPr>
          </w:p>
        </w:tc>
        <w:tc>
          <w:tcPr>
            <w:tcW w:w="1440" w:type="dxa"/>
            <w:vMerge w:val="restart"/>
            <w:tcBorders>
              <w:top w:val="nil"/>
              <w:left w:val="single" w:sz="4" w:space="0" w:color="auto"/>
              <w:bottom w:val="single" w:sz="4" w:space="0" w:color="auto"/>
              <w:right w:val="single" w:sz="4" w:space="0" w:color="auto"/>
            </w:tcBorders>
            <w:hideMark/>
          </w:tcPr>
          <w:p w14:paraId="295D9FFB" w14:textId="77777777" w:rsidR="00D44B46" w:rsidRDefault="00D44B46">
            <w:pPr>
              <w:pStyle w:val="a"/>
              <w:jc w:val="center"/>
              <w:rPr>
                <w:rFonts w:ascii="Verdana" w:eastAsia="Meiryo" w:hAnsi="Verdana"/>
              </w:rPr>
            </w:pPr>
            <w:ins w:id="225" w:author="Comparison" w:date="2017-07-11T15:47:00Z">
              <w:r>
                <w:rPr>
                  <w:rFonts w:ascii="Verdana" w:eastAsia="Meiryo" w:hAnsi="Verdana"/>
                </w:rPr>
                <w:t>Area breakdown</w:t>
              </w:r>
            </w:ins>
          </w:p>
        </w:tc>
        <w:tc>
          <w:tcPr>
            <w:tcW w:w="2340" w:type="dxa"/>
            <w:tcBorders>
              <w:top w:val="single" w:sz="4" w:space="0" w:color="auto"/>
              <w:left w:val="single" w:sz="4" w:space="0" w:color="auto"/>
              <w:bottom w:val="single" w:sz="4" w:space="0" w:color="auto"/>
              <w:right w:val="single" w:sz="4" w:space="0" w:color="auto"/>
            </w:tcBorders>
            <w:vAlign w:val="center"/>
            <w:hideMark/>
          </w:tcPr>
          <w:p w14:paraId="07CF250C" w14:textId="77777777" w:rsidR="00D44B46" w:rsidRDefault="00D44B46">
            <w:pPr>
              <w:pStyle w:val="a"/>
              <w:ind w:firstLineChars="50" w:firstLine="90"/>
              <w:rPr>
                <w:rFonts w:ascii="Verdana" w:eastAsia="Meiryo" w:hAnsi="Verdana"/>
              </w:rPr>
            </w:pPr>
            <w:ins w:id="226" w:author="Comparison" w:date="2017-07-11T15:47:00Z">
              <w:r>
                <w:rPr>
                  <w:rFonts w:ascii="Verdana" w:eastAsia="Meiryo" w:hAnsi="Verdana"/>
                </w:rPr>
                <w:t>Input</w:t>
              </w:r>
            </w:ins>
            <w:del w:id="227" w:author="Comparison" w:date="2017-07-11T15:47:00Z">
              <w:r>
                <w:rPr>
                  <w:rFonts w:ascii="Verdana" w:eastAsia="Meiryo" w:hAnsi="Verdana"/>
                </w:rPr>
                <w:delText>Output</w:delText>
              </w:r>
            </w:del>
            <w:r>
              <w:rPr>
                <w:rFonts w:ascii="Verdana" w:eastAsia="Meiryo" w:hAnsi="Verdana"/>
              </w:rPr>
              <w:t xml:space="preserve"> buffer</w:t>
            </w:r>
          </w:p>
        </w:tc>
        <w:tc>
          <w:tcPr>
            <w:tcW w:w="1170" w:type="dxa"/>
            <w:vMerge w:val="restart"/>
            <w:tcBorders>
              <w:top w:val="nil"/>
              <w:left w:val="single" w:sz="4" w:space="0" w:color="auto"/>
              <w:bottom w:val="single" w:sz="4" w:space="0" w:color="auto"/>
              <w:right w:val="single" w:sz="4" w:space="0" w:color="auto"/>
            </w:tcBorders>
            <w:hideMark/>
          </w:tcPr>
          <w:p w14:paraId="30CCEE10" w14:textId="77777777" w:rsidR="00D44B46" w:rsidRDefault="00D44B46">
            <w:pPr>
              <w:pStyle w:val="a"/>
              <w:jc w:val="center"/>
              <w:rPr>
                <w:rFonts w:ascii="Verdana" w:eastAsia="Meiryo" w:hAnsi="Verdana"/>
              </w:rPr>
            </w:pPr>
            <w:ins w:id="228" w:author="Comparison" w:date="2017-07-11T15:47:00Z">
              <w:r>
                <w:rPr>
                  <w:rFonts w:ascii="Verdana" w:eastAsia="Meiryo" w:hAnsi="Verdana"/>
                </w:rPr>
                <w:t>Size breakdown</w:t>
              </w:r>
            </w:ins>
          </w:p>
        </w:tc>
        <w:tc>
          <w:tcPr>
            <w:tcW w:w="1718" w:type="dxa"/>
            <w:tcBorders>
              <w:top w:val="single" w:sz="4" w:space="0" w:color="auto"/>
              <w:left w:val="single" w:sz="4" w:space="0" w:color="auto"/>
              <w:bottom w:val="single" w:sz="4" w:space="0" w:color="auto"/>
              <w:right w:val="single" w:sz="4" w:space="0" w:color="auto"/>
            </w:tcBorders>
            <w:vAlign w:val="center"/>
            <w:hideMark/>
          </w:tcPr>
          <w:p w14:paraId="40D5B833" w14:textId="77777777" w:rsidR="00D44B46" w:rsidRDefault="00D44B46">
            <w:pPr>
              <w:pStyle w:val="a"/>
              <w:jc w:val="right"/>
              <w:rPr>
                <w:rFonts w:ascii="Verdana" w:eastAsia="Meiryo" w:hAnsi="Verdana"/>
              </w:rPr>
            </w:pPr>
            <w:ins w:id="229" w:author="Comparison" w:date="2017-07-11T15:47:00Z">
              <w:r>
                <w:rPr>
                  <w:rFonts w:ascii="Verdana" w:eastAsia="Meiryo" w:hAnsi="Verdana"/>
                </w:rPr>
                <w:t>32768</w:t>
              </w:r>
            </w:ins>
            <w:del w:id="230" w:author="Comparison" w:date="2017-07-11T15:47:00Z">
              <w:r>
                <w:rPr>
                  <w:rFonts w:ascii="Verdana" w:eastAsia="Meiryo" w:hAnsi="Verdana"/>
                  <w:color w:val="FF0000"/>
                </w:rPr>
                <w:delText>T.B.D.</w:delText>
              </w:r>
            </w:del>
          </w:p>
        </w:tc>
      </w:tr>
      <w:tr w:rsidR="00D44B46" w14:paraId="2F5E1E51"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4AF8846"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0D0BE6C2" w14:textId="77777777" w:rsidR="00D44B46" w:rsidRDefault="00D44B46">
            <w:pPr>
              <w:rPr>
                <w:ins w:id="231"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1CA067BC"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50B8672B" w14:textId="77777777" w:rsidR="00D44B46" w:rsidRDefault="00D44B46">
            <w:pPr>
              <w:pStyle w:val="a"/>
              <w:ind w:firstLineChars="50" w:firstLine="90"/>
              <w:rPr>
                <w:rFonts w:ascii="Verdana" w:eastAsia="Meiryo" w:hAnsi="Verdana"/>
              </w:rPr>
            </w:pPr>
            <w:r>
              <w:rPr>
                <w:rFonts w:ascii="Verdana" w:eastAsia="Meiryo" w:hAnsi="Verdana"/>
              </w:rPr>
              <w:t>Structure</w:t>
            </w:r>
          </w:p>
        </w:tc>
        <w:tc>
          <w:tcPr>
            <w:tcW w:w="2888" w:type="dxa"/>
            <w:vMerge/>
            <w:tcBorders>
              <w:top w:val="nil"/>
              <w:left w:val="single" w:sz="4" w:space="0" w:color="auto"/>
              <w:bottom w:val="single" w:sz="4" w:space="0" w:color="auto"/>
              <w:right w:val="single" w:sz="4" w:space="0" w:color="auto"/>
            </w:tcBorders>
            <w:vAlign w:val="center"/>
            <w:hideMark/>
          </w:tcPr>
          <w:p w14:paraId="4D5ACE96"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hideMark/>
          </w:tcPr>
          <w:p w14:paraId="2FB434E6" w14:textId="77777777" w:rsidR="00D44B46" w:rsidRDefault="00D44B46">
            <w:pPr>
              <w:pStyle w:val="a"/>
              <w:jc w:val="right"/>
              <w:rPr>
                <w:rFonts w:ascii="Verdana" w:eastAsia="Meiryo" w:hAnsi="Verdana"/>
              </w:rPr>
            </w:pPr>
            <w:ins w:id="232" w:author="Comparison" w:date="2017-07-11T15:47:00Z">
              <w:r>
                <w:rPr>
                  <w:rFonts w:ascii="Verdana" w:eastAsia="Meiryo" w:hAnsi="Verdana"/>
                </w:rPr>
                <w:t>14</w:t>
              </w:r>
            </w:ins>
            <w:r>
              <w:rPr>
                <w:rFonts w:ascii="Verdana" w:eastAsia="Meiryo" w:hAnsi="Verdana"/>
              </w:rPr>
              <w:t>56</w:t>
            </w:r>
            <w:ins w:id="233" w:author="Comparison" w:date="2017-07-11T15:47:00Z">
              <w:r>
                <w:rPr>
                  <w:rFonts w:ascii="Verdana" w:eastAsia="Meiryo" w:hAnsi="Verdana"/>
                </w:rPr>
                <w:t xml:space="preserve"> </w:t>
              </w:r>
            </w:ins>
            <w:del w:id="234" w:author="Comparison" w:date="2017-07-11T15:47:00Z">
              <w:r>
                <w:rPr>
                  <w:rFonts w:ascii="Verdana" w:eastAsia="Meiryo" w:hAnsi="Verdana"/>
                  <w:color w:val="FF0000"/>
                </w:rPr>
                <w:delText>T.B.D.</w:delText>
              </w:r>
            </w:del>
          </w:p>
        </w:tc>
      </w:tr>
      <w:tr w:rsidR="00D44B46" w14:paraId="3B671053"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8BDDD32"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36DBA3DA" w14:textId="77777777" w:rsidR="00D44B46" w:rsidRDefault="00D44B46">
            <w:pPr>
              <w:rPr>
                <w:ins w:id="235" w:author="Comparison" w:date="2017-07-11T15:47:00Z"/>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2329B01F" w14:textId="77777777" w:rsidR="00D44B46" w:rsidRDefault="00D44B46">
            <w:pPr>
              <w:pStyle w:val="a"/>
              <w:ind w:firstLineChars="50" w:firstLine="90"/>
              <w:rPr>
                <w:rFonts w:ascii="Verdana" w:eastAsia="Meiryo" w:hAnsi="Verdana"/>
              </w:rPr>
            </w:pPr>
            <w:r>
              <w:rPr>
                <w:rFonts w:ascii="Verdana" w:eastAsia="Meiryo" w:hAnsi="Verdana"/>
              </w:rPr>
              <w:t>Stack area</w:t>
            </w:r>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11566B82" w14:textId="77777777" w:rsidR="00D44B46" w:rsidRDefault="00D44B46">
            <w:pPr>
              <w:pStyle w:val="a"/>
              <w:jc w:val="right"/>
              <w:rPr>
                <w:rFonts w:ascii="Verdana" w:eastAsia="Meiryo" w:hAnsi="Verdana"/>
              </w:rPr>
            </w:pPr>
            <w:r>
              <w:rPr>
                <w:rFonts w:ascii="Verdana" w:eastAsia="Meiryo" w:hAnsi="Verdana"/>
              </w:rPr>
              <w:t>896</w:t>
            </w:r>
            <w:del w:id="236" w:author="Comparison" w:date="2017-07-11T15:47:00Z">
              <w:r>
                <w:rPr>
                  <w:rFonts w:ascii="Verdana" w:eastAsia="Meiryo" w:hAnsi="Verdana"/>
                  <w:color w:val="FF0000"/>
                </w:rPr>
                <w:delText>T.B.D.</w:delText>
              </w:r>
            </w:del>
          </w:p>
        </w:tc>
      </w:tr>
      <w:tr w:rsidR="00D44B46" w14:paraId="7426FA5E"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BEA1F88"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FC8AD60" w14:textId="77777777" w:rsidR="00D44B46" w:rsidRDefault="00D44B46">
            <w:pPr>
              <w:rPr>
                <w:ins w:id="237" w:author="Comparison" w:date="2017-07-11T15:47:00Z"/>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30B01737" w14:textId="77777777" w:rsidR="00D44B46" w:rsidRDefault="00D44B46">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6E775C90" w14:textId="77777777" w:rsidR="00D44B46" w:rsidRDefault="00D44B46">
            <w:pPr>
              <w:pStyle w:val="a"/>
              <w:jc w:val="right"/>
              <w:rPr>
                <w:rFonts w:ascii="Verdana" w:eastAsia="Meiryo" w:hAnsi="Verdana"/>
              </w:rPr>
            </w:pPr>
            <w:ins w:id="238" w:author="Comparison" w:date="2017-07-11T15:47:00Z">
              <w:r>
                <w:rPr>
                  <w:rFonts w:ascii="Verdana" w:eastAsia="Meiryo" w:hAnsi="Verdana"/>
                </w:rPr>
                <w:t>0</w:t>
              </w:r>
            </w:ins>
            <w:del w:id="239" w:author="Comparison" w:date="2017-07-11T15:47:00Z">
              <w:r>
                <w:rPr>
                  <w:rFonts w:ascii="Verdana" w:eastAsia="Meiryo" w:hAnsi="Verdana"/>
                  <w:color w:val="FF0000"/>
                </w:rPr>
                <w:delText>T.B.D.</w:delText>
              </w:r>
            </w:del>
          </w:p>
        </w:tc>
      </w:tr>
    </w:tbl>
    <w:p w14:paraId="165FE44F" w14:textId="77777777" w:rsidR="00D44B46" w:rsidRDefault="00D44B46" w:rsidP="00D44B46">
      <w:pPr>
        <w:pStyle w:val="BodyText"/>
        <w:rPr>
          <w:rFonts w:ascii="Verdana" w:eastAsia="Meiryo" w:hAnsi="Verdana"/>
          <w:sz w:val="18"/>
          <w:szCs w:val="18"/>
        </w:rPr>
      </w:pPr>
      <w:r>
        <w:rPr>
          <w:rFonts w:ascii="Verdana" w:eastAsia="Meiryo" w:hAnsi="Verdana"/>
          <w:sz w:val="18"/>
          <w:szCs w:val="18"/>
        </w:rPr>
        <w:t>[Note] Area whose location is shown as ROM in the location column can be included in RAM or ROM.</w:t>
      </w:r>
    </w:p>
    <w:p w14:paraId="77C65D6C" w14:textId="77777777" w:rsidR="00D44B46" w:rsidRDefault="00D44B46" w:rsidP="00D44B46">
      <w:pPr>
        <w:pStyle w:val="BodyText"/>
        <w:rPr>
          <w:rFonts w:ascii="Verdana" w:eastAsia="Meiryo" w:hAnsi="Verdana"/>
          <w:sz w:val="18"/>
          <w:szCs w:val="18"/>
        </w:rPr>
      </w:pPr>
      <w:r>
        <w:rPr>
          <w:rFonts w:ascii="Verdana" w:eastAsia="Meiryo" w:hAnsi="Verdana"/>
          <w:sz w:val="18"/>
          <w:szCs w:val="18"/>
        </w:rPr>
        <w:t>[Note] Area whose location is shown as RAM in the location column can be included in RAM only.</w:t>
      </w:r>
    </w:p>
    <w:p w14:paraId="0FFAF751" w14:textId="77777777" w:rsidR="00D44B46" w:rsidRDefault="00D44B46" w:rsidP="00D44B46">
      <w:pPr>
        <w:pStyle w:val="BodyText"/>
        <w:rPr>
          <w:rFonts w:ascii="Verdana" w:eastAsia="Meiryo" w:hAnsi="Verdana"/>
          <w:sz w:val="18"/>
          <w:szCs w:val="18"/>
          <w:lang w:val="en-US"/>
        </w:rPr>
      </w:pPr>
      <w:r>
        <w:rPr>
          <w:rFonts w:ascii="Verdana" w:eastAsia="Meiryo" w:hAnsi="Verdana"/>
          <w:sz w:val="18"/>
          <w:szCs w:val="18"/>
          <w:lang w:val="en-US"/>
        </w:rPr>
        <w:t>[Note] Built-in is a memory area to allocate descriptor memory, which need in the DMAC transfer type of plugin.</w:t>
      </w:r>
    </w:p>
    <w:p w14:paraId="29EE944D" w14:textId="77777777" w:rsidR="00D44B46" w:rsidRDefault="00D44B46" w:rsidP="00D44B46">
      <w:pPr>
        <w:rPr>
          <w:rFonts w:ascii="Verdana" w:eastAsia="Meiryo" w:hAnsi="Verdana"/>
          <w:sz w:val="20"/>
          <w:szCs w:val="20"/>
        </w:rPr>
      </w:pPr>
    </w:p>
    <w:p w14:paraId="40BC1874" w14:textId="55C03888" w:rsidR="00D44B46" w:rsidRDefault="00D44B46" w:rsidP="00D44B46">
      <w:pPr>
        <w:pStyle w:val="Caption"/>
        <w:rPr>
          <w:rFonts w:eastAsia="Meiryo"/>
        </w:rPr>
      </w:pPr>
      <w:bookmarkStart w:id="240" w:name="_Toc517343840"/>
      <w:r>
        <w:t xml:space="preserve">Table </w:t>
      </w:r>
      <w:r w:rsidR="009D33F5">
        <w:t>3.1.1.5</w:t>
      </w:r>
      <w:r>
        <w:tab/>
      </w:r>
      <w:r>
        <w:rPr>
          <w:rFonts w:eastAsia="Meiryo"/>
        </w:rPr>
        <w:t>Version Information</w:t>
      </w:r>
      <w:bookmarkEnd w:id="240"/>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318"/>
        <w:gridCol w:w="5432"/>
      </w:tblGrid>
      <w:tr w:rsidR="00D44B46" w14:paraId="05484919" w14:textId="77777777" w:rsidTr="00D44B46">
        <w:trPr>
          <w:cantSplit/>
          <w:trHeight w:val="260"/>
          <w:tblHeader/>
        </w:trPr>
        <w:tc>
          <w:tcPr>
            <w:tcW w:w="4318" w:type="dxa"/>
            <w:tcBorders>
              <w:top w:val="single" w:sz="4" w:space="0" w:color="auto"/>
              <w:left w:val="single" w:sz="4" w:space="0" w:color="auto"/>
              <w:bottom w:val="single" w:sz="4" w:space="0" w:color="auto"/>
              <w:right w:val="single" w:sz="4" w:space="0" w:color="auto"/>
            </w:tcBorders>
            <w:tcMar>
              <w:top w:w="23" w:type="dxa"/>
              <w:left w:w="23" w:type="dxa"/>
              <w:bottom w:w="23" w:type="dxa"/>
              <w:right w:w="23" w:type="dxa"/>
            </w:tcMar>
            <w:hideMark/>
          </w:tcPr>
          <w:p w14:paraId="0B02E2C0" w14:textId="77777777" w:rsidR="00D44B46" w:rsidRDefault="00D44B46">
            <w:pPr>
              <w:pStyle w:val="a1"/>
              <w:rPr>
                <w:rFonts w:ascii="Verdana" w:eastAsia="Meiryo" w:hAnsi="Verdana"/>
              </w:rPr>
            </w:pPr>
            <w:r>
              <w:rPr>
                <w:rFonts w:ascii="Verdana" w:eastAsia="Meiryo" w:hAnsi="Verdana"/>
              </w:rPr>
              <w:t>Item</w:t>
            </w:r>
          </w:p>
        </w:tc>
        <w:tc>
          <w:tcPr>
            <w:tcW w:w="5433" w:type="dxa"/>
            <w:tcBorders>
              <w:top w:val="single" w:sz="4" w:space="0" w:color="auto"/>
              <w:left w:val="single" w:sz="4" w:space="0" w:color="auto"/>
              <w:bottom w:val="single" w:sz="4" w:space="0" w:color="auto"/>
              <w:right w:val="single" w:sz="4" w:space="0" w:color="auto"/>
            </w:tcBorders>
            <w:hideMark/>
          </w:tcPr>
          <w:p w14:paraId="08C1939B" w14:textId="77777777" w:rsidR="00D44B46" w:rsidRDefault="00D44B46">
            <w:pPr>
              <w:pStyle w:val="a1"/>
              <w:rPr>
                <w:rFonts w:ascii="Verdana" w:eastAsia="Meiryo" w:hAnsi="Verdana"/>
              </w:rPr>
            </w:pPr>
            <w:r>
              <w:rPr>
                <w:rFonts w:ascii="Verdana" w:eastAsia="Meiryo" w:hAnsi="Verdana"/>
              </w:rPr>
              <w:t>Description</w:t>
            </w:r>
          </w:p>
        </w:tc>
      </w:tr>
      <w:tr w:rsidR="00D44B46" w14:paraId="561B283B" w14:textId="77777777" w:rsidTr="00D44B46">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412908DE" w14:textId="77777777" w:rsidR="00D44B46" w:rsidRDefault="00D44B46">
            <w:pPr>
              <w:pStyle w:val="a"/>
              <w:rPr>
                <w:rFonts w:ascii="Verdana" w:eastAsia="Meiryo" w:hAnsi="Verdana"/>
              </w:rPr>
            </w:pPr>
            <w:r>
              <w:rPr>
                <w:rFonts w:ascii="Verdana" w:eastAsia="Meiryo" w:hAnsi="Verdana"/>
              </w:rPr>
              <w:t>Library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5E45FCBF" w14:textId="77777777" w:rsidR="00D44B46" w:rsidRDefault="00D44B46">
            <w:pPr>
              <w:pStyle w:val="a"/>
              <w:rPr>
                <w:del w:id="241" w:author="Comparison" w:date="2017-07-11T15:47:00Z"/>
                <w:rFonts w:ascii="Verdana" w:eastAsia="Meiryo" w:hAnsi="Verdana"/>
              </w:rPr>
            </w:pPr>
            <w:ins w:id="242" w:author="Comparison" w:date="2017-07-11T15:47:00Z">
              <w:r>
                <w:rPr>
                  <w:rFonts w:ascii="Verdana" w:eastAsia="Meiryo" w:hAnsi="Verdana"/>
                </w:rPr>
                <w:t>Version 1.0.0</w:t>
              </w:r>
            </w:ins>
            <w:del w:id="243" w:author="Comparison" w:date="2017-07-11T15:47:00Z">
              <w:r>
                <w:rPr>
                  <w:rFonts w:ascii="Verdana" w:eastAsia="Meiryo" w:hAnsi="Verdana"/>
                </w:rPr>
                <w:delText xml:space="preserve">About </w:delText>
              </w:r>
              <w:r>
                <w:rPr>
                  <w:rFonts w:ascii="Verdana" w:eastAsia="Meiryo" w:hAnsi="Verdana"/>
                  <w:color w:val="FF0000"/>
                </w:rPr>
                <w:delText>T.B.D.</w:delText>
              </w:r>
              <w:r>
                <w:rPr>
                  <w:rFonts w:ascii="Verdana" w:eastAsia="Meiryo" w:hAnsi="Verdana"/>
                </w:rPr>
                <w:delText xml:space="preserve"> MHz</w:delText>
              </w:r>
            </w:del>
          </w:p>
          <w:p w14:paraId="3DFE0BE5" w14:textId="77777777" w:rsidR="00D44B46" w:rsidRDefault="00D44B46">
            <w:pPr>
              <w:pStyle w:val="a"/>
              <w:rPr>
                <w:rFonts w:ascii="Verdana" w:eastAsia="Meiryo" w:hAnsi="Verdana"/>
              </w:rPr>
            </w:pPr>
            <w:del w:id="244" w:author="Comparison" w:date="2017-07-11T15:47:00Z">
              <w:r>
                <w:rPr>
                  <w:rFonts w:eastAsia="MS Gothic"/>
                </w:rPr>
                <w:delText>[Note] Frequency = 48kHz/Number of channels = 2/There is no coefficient change</w:delText>
              </w:r>
            </w:del>
          </w:p>
        </w:tc>
      </w:tr>
      <w:tr w:rsidR="00D44B46" w14:paraId="72FBC8F6" w14:textId="77777777" w:rsidTr="00D44B46">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6AE349AE" w14:textId="77777777" w:rsidR="00D44B46" w:rsidRDefault="00D44B46">
            <w:pPr>
              <w:pStyle w:val="a"/>
              <w:rPr>
                <w:rFonts w:ascii="Verdana" w:eastAsia="Meiryo" w:hAnsi="Verdana"/>
              </w:rPr>
            </w:pPr>
            <w:r>
              <w:rPr>
                <w:rFonts w:ascii="Verdana" w:eastAsia="Meiryo" w:hAnsi="Verdana"/>
              </w:rPr>
              <w:t>API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2C8E87C8" w14:textId="77777777" w:rsidR="00D44B46" w:rsidRDefault="00D44B46">
            <w:pPr>
              <w:pStyle w:val="a"/>
              <w:rPr>
                <w:rFonts w:ascii="Verdana" w:eastAsia="Meiryo" w:hAnsi="Verdana"/>
              </w:rPr>
            </w:pPr>
            <w:ins w:id="245" w:author="Comparison" w:date="2017-07-11T15:47:00Z">
              <w:r>
                <w:rPr>
                  <w:rFonts w:ascii="Verdana" w:eastAsia="Meiryo" w:hAnsi="Verdana"/>
                </w:rPr>
                <w:t>Version 1.0.0</w:t>
              </w:r>
            </w:ins>
          </w:p>
        </w:tc>
      </w:tr>
    </w:tbl>
    <w:p w14:paraId="4059863F" w14:textId="77777777" w:rsidR="00D44B46" w:rsidRDefault="00D44B46" w:rsidP="00D44B46">
      <w:pPr>
        <w:rPr>
          <w:rFonts w:ascii="Verdana" w:eastAsia="Meiryo" w:hAnsi="Verdana" w:cs="Arial"/>
          <w:sz w:val="20"/>
          <w:szCs w:val="20"/>
          <w:lang w:eastAsia="ja-JP"/>
        </w:rPr>
      </w:pPr>
    </w:p>
    <w:p w14:paraId="457FE28C" w14:textId="77777777" w:rsidR="00D44B46" w:rsidRDefault="00D44B46" w:rsidP="00D44B46">
      <w:r>
        <w:br w:type="page"/>
      </w:r>
    </w:p>
    <w:p w14:paraId="5622EF86" w14:textId="77777777" w:rsidR="00D44B46" w:rsidRDefault="00D44B46" w:rsidP="00D44B46"/>
    <w:p w14:paraId="150FAB38" w14:textId="5AB0C322" w:rsidR="00D44B46" w:rsidRPr="00E2341E" w:rsidRDefault="00E2341E" w:rsidP="00E2341E">
      <w:pPr>
        <w:pStyle w:val="Heading5"/>
        <w:rPr>
          <w:rFonts w:asciiTheme="minorHAnsi" w:hAnsiTheme="minorHAnsi" w:cstheme="minorHAnsi"/>
          <w:i/>
          <w:color w:val="auto"/>
        </w:rPr>
      </w:pPr>
      <w:bookmarkStart w:id="246" w:name="_Toc527033952"/>
      <w:r w:rsidRPr="00E2341E">
        <w:rPr>
          <w:rFonts w:asciiTheme="minorHAnsi" w:hAnsiTheme="minorHAnsi" w:cstheme="minorHAnsi"/>
          <w:i/>
          <w:color w:val="auto"/>
        </w:rPr>
        <w:t xml:space="preserve">3.1.2. </w:t>
      </w:r>
      <w:r w:rsidR="00D44B46" w:rsidRPr="00E2341E">
        <w:rPr>
          <w:rFonts w:asciiTheme="minorHAnsi" w:hAnsiTheme="minorHAnsi" w:cstheme="minorHAnsi"/>
          <w:i/>
          <w:color w:val="auto"/>
        </w:rPr>
        <w:t>Configuration</w:t>
      </w:r>
      <w:bookmarkEnd w:id="246"/>
    </w:p>
    <w:p w14:paraId="15282F54" w14:textId="7810F039" w:rsidR="00D44B46" w:rsidRDefault="00D44B46" w:rsidP="00D44B46">
      <w:r>
        <w:fldChar w:fldCharType="begin"/>
      </w:r>
      <w:r>
        <w:instrText xml:space="preserve"> REF _Ref454358253 \h  \* MERGEFORMAT </w:instrText>
      </w:r>
      <w:r>
        <w:fldChar w:fldCharType="separate"/>
      </w:r>
      <w:r w:rsidR="00CA5115" w:rsidRPr="00CA5115">
        <w:t xml:space="preserve">Figure </w:t>
      </w:r>
      <w:r>
        <w:fldChar w:fldCharType="end"/>
      </w:r>
      <w:r>
        <w:t xml:space="preserve"> shows an example of the ADSP system configuration which uses renderer function.</w:t>
      </w:r>
    </w:p>
    <w:p w14:paraId="100D44B2" w14:textId="209C157C" w:rsidR="00D44B46" w:rsidRDefault="00D44B46" w:rsidP="00D44B46">
      <w:pPr>
        <w:pStyle w:val="a0"/>
        <w:rPr>
          <w:rFonts w:ascii="Verdana" w:eastAsia="Meiryo" w:hAnsi="Verdana"/>
        </w:rPr>
      </w:pPr>
      <w:r>
        <w:rPr>
          <w:noProof/>
        </w:rPr>
        <mc:AlternateContent>
          <mc:Choice Requires="wpc">
            <w:drawing>
              <wp:inline distT="0" distB="0" distL="0" distR="0" wp14:anchorId="2B3D1C45" wp14:editId="1BFEFF7D">
                <wp:extent cx="6192520" cy="3070860"/>
                <wp:effectExtent l="0" t="0" r="0" b="0"/>
                <wp:docPr id="1087" name="Canvas 1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5" name="Rectangle 141"/>
                        <wps:cNvSpPr>
                          <a:spLocks noChangeArrowheads="1"/>
                        </wps:cNvSpPr>
                        <wps:spPr bwMode="auto">
                          <a:xfrm>
                            <a:off x="336501" y="1359892"/>
                            <a:ext cx="1578505" cy="1452812"/>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DF9901D" w14:textId="77777777" w:rsidR="00CA5115" w:rsidRDefault="00CA5115" w:rsidP="00D44B46">
                              <w:pPr>
                                <w:pStyle w:val="NormalWeb"/>
                                <w:wordWrap w:val="0"/>
                                <w:spacing w:before="0" w:after="0"/>
                                <w:jc w:val="right"/>
                                <w:rPr>
                                  <w:rFonts w:ascii="Arial" w:hAnsi="Arial" w:cs="Arial"/>
                                  <w:sz w:val="18"/>
                                  <w:szCs w:val="18"/>
                                </w:rPr>
                              </w:pPr>
                            </w:p>
                            <w:p w14:paraId="2A1A7AE2" w14:textId="77777777" w:rsidR="00CA5115" w:rsidRDefault="00CA5115" w:rsidP="00D44B46">
                              <w:pPr>
                                <w:pStyle w:val="NormalWeb"/>
                                <w:wordWrap w:val="0"/>
                                <w:spacing w:before="0" w:after="0"/>
                                <w:jc w:val="right"/>
                                <w:rPr>
                                  <w:rFonts w:ascii="Arial" w:hAnsi="Arial" w:cs="Arial"/>
                                  <w:sz w:val="18"/>
                                  <w:szCs w:val="18"/>
                                </w:rPr>
                              </w:pPr>
                            </w:p>
                            <w:p w14:paraId="54E8FB7A" w14:textId="77777777" w:rsidR="00CA5115" w:rsidRDefault="00CA5115" w:rsidP="00D44B46">
                              <w:pPr>
                                <w:pStyle w:val="NormalWeb"/>
                                <w:wordWrap w:val="0"/>
                                <w:spacing w:before="0" w:after="0"/>
                                <w:jc w:val="right"/>
                                <w:rPr>
                                  <w:rFonts w:ascii="Arial" w:hAnsi="Arial" w:cs="Arial"/>
                                  <w:sz w:val="18"/>
                                  <w:szCs w:val="18"/>
                                </w:rPr>
                              </w:pPr>
                            </w:p>
                            <w:p w14:paraId="09046D30" w14:textId="77777777" w:rsidR="00CA5115" w:rsidRDefault="00CA5115" w:rsidP="00D44B46">
                              <w:pPr>
                                <w:pStyle w:val="NormalWeb"/>
                                <w:wordWrap w:val="0"/>
                                <w:spacing w:before="0" w:after="0"/>
                                <w:jc w:val="right"/>
                                <w:rPr>
                                  <w:rFonts w:ascii="Arial" w:hAnsi="Arial" w:cs="Arial"/>
                                  <w:sz w:val="18"/>
                                  <w:szCs w:val="18"/>
                                </w:rPr>
                              </w:pPr>
                            </w:p>
                            <w:p w14:paraId="09DD7334" w14:textId="77777777" w:rsidR="00CA5115" w:rsidRDefault="00CA5115" w:rsidP="00D44B46">
                              <w:pPr>
                                <w:pStyle w:val="NormalWeb"/>
                                <w:wordWrap w:val="0"/>
                                <w:spacing w:before="0" w:after="0"/>
                                <w:jc w:val="right"/>
                                <w:rPr>
                                  <w:rFonts w:ascii="Arial" w:hAnsi="Arial" w:cs="Arial"/>
                                  <w:sz w:val="18"/>
                                  <w:szCs w:val="18"/>
                                </w:rPr>
                              </w:pPr>
                            </w:p>
                            <w:p w14:paraId="0F993E2D" w14:textId="77777777" w:rsidR="00CA5115" w:rsidRDefault="00CA5115" w:rsidP="00D44B46">
                              <w:pPr>
                                <w:pStyle w:val="NormalWeb"/>
                                <w:wordWrap w:val="0"/>
                                <w:spacing w:before="0" w:after="0"/>
                                <w:jc w:val="right"/>
                                <w:rPr>
                                  <w:rFonts w:ascii="Arial" w:hAnsi="Arial" w:cs="Arial"/>
                                  <w:sz w:val="18"/>
                                  <w:szCs w:val="18"/>
                                </w:rPr>
                              </w:pPr>
                            </w:p>
                            <w:p w14:paraId="04F3053D" w14:textId="77777777" w:rsidR="00CA5115" w:rsidRDefault="00CA5115" w:rsidP="00D44B46">
                              <w:pPr>
                                <w:pStyle w:val="NormalWeb"/>
                                <w:wordWrap w:val="0"/>
                                <w:spacing w:before="0" w:after="0"/>
                                <w:jc w:val="right"/>
                              </w:pPr>
                              <w:r>
                                <w:rPr>
                                  <w:rFonts w:ascii="Arial" w:hAnsi="Arial" w:cs="Arial"/>
                                  <w:sz w:val="18"/>
                                  <w:szCs w:val="18"/>
                                </w:rPr>
                                <w:t>ADSP TDM Plugin</w:t>
                              </w:r>
                            </w:p>
                          </w:txbxContent>
                        </wps:txbx>
                        <wps:bodyPr rot="0" vert="horz" wrap="square" lIns="70209" tIns="8401" rIns="70209" bIns="8401" anchor="t" anchorCtr="0" upright="1">
                          <a:noAutofit/>
                        </wps:bodyPr>
                      </wps:wsp>
                      <wps:wsp>
                        <wps:cNvPr id="1066" name="Rectangle 6"/>
                        <wps:cNvSpPr>
                          <a:spLocks noChangeArrowheads="1"/>
                        </wps:cNvSpPr>
                        <wps:spPr bwMode="auto">
                          <a:xfrm>
                            <a:off x="509902" y="126327"/>
                            <a:ext cx="1735406" cy="614832"/>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A38F2F9" w14:textId="77777777" w:rsidR="00CA5115" w:rsidRDefault="00CA5115" w:rsidP="00D44B46">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1067" name="AutoShape 8"/>
                        <wps:cNvSpPr>
                          <a:spLocks noChangeArrowheads="1"/>
                        </wps:cNvSpPr>
                        <wps:spPr bwMode="auto">
                          <a:xfrm>
                            <a:off x="514202" y="1813690"/>
                            <a:ext cx="1133404" cy="598329"/>
                          </a:xfrm>
                          <a:prstGeom prst="flowChartPredefinedProcess">
                            <a:avLst/>
                          </a:prstGeom>
                          <a:solidFill>
                            <a:srgbClr val="FBE4D5"/>
                          </a:solidFill>
                          <a:ln w="9525">
                            <a:solidFill>
                              <a:srgbClr val="000000"/>
                            </a:solidFill>
                            <a:miter lim="800000"/>
                            <a:headEnd/>
                            <a:tailEnd/>
                          </a:ln>
                        </wps:spPr>
                        <wps:txbx>
                          <w:txbxContent>
                            <w:p w14:paraId="3ABD1E03" w14:textId="77777777" w:rsidR="00CA5115" w:rsidRDefault="00CA5115" w:rsidP="00D44B46">
                              <w:pPr>
                                <w:spacing w:line="276" w:lineRule="auto"/>
                                <w:jc w:val="center"/>
                                <w:rPr>
                                  <w:rFonts w:ascii="Arial" w:hAnsi="Arial"/>
                                  <w:sz w:val="18"/>
                                  <w:szCs w:val="18"/>
                                </w:rPr>
                              </w:pPr>
                            </w:p>
                            <w:p w14:paraId="04351F9A" w14:textId="77777777" w:rsidR="00CA5115" w:rsidRDefault="00CA5115" w:rsidP="00D44B46">
                              <w:pPr>
                                <w:spacing w:line="276" w:lineRule="auto"/>
                                <w:jc w:val="center"/>
                                <w:rPr>
                                  <w:rFonts w:ascii="Arial" w:hAnsi="Arial"/>
                                  <w:sz w:val="18"/>
                                  <w:szCs w:val="18"/>
                                </w:rPr>
                              </w:pPr>
                              <w:r>
                                <w:rPr>
                                  <w:rFonts w:ascii="Arial" w:hAnsi="Arial"/>
                                  <w:sz w:val="18"/>
                                  <w:szCs w:val="18"/>
                                </w:rPr>
                                <w:t>HiFi2 TDM Renderer</w:t>
                              </w:r>
                            </w:p>
                          </w:txbxContent>
                        </wps:txbx>
                        <wps:bodyPr rot="0" vert="horz" wrap="square" lIns="70209" tIns="8401" rIns="70209" bIns="8401" anchor="t" anchorCtr="0" upright="1">
                          <a:noAutofit/>
                        </wps:bodyPr>
                      </wps:wsp>
                      <wps:wsp>
                        <wps:cNvPr id="1068" name="Text Box 15"/>
                        <wps:cNvSpPr txBox="1">
                          <a:spLocks noChangeArrowheads="1"/>
                        </wps:cNvSpPr>
                        <wps:spPr bwMode="auto">
                          <a:xfrm>
                            <a:off x="1544105" y="1682962"/>
                            <a:ext cx="924503" cy="203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E87F3" w14:textId="77777777" w:rsidR="00CA5115" w:rsidRDefault="00CA5115" w:rsidP="00D44B46">
                              <w:pPr>
                                <w:rPr>
                                  <w:rFonts w:ascii="Arial" w:hAnsi="Arial"/>
                                  <w:sz w:val="18"/>
                                  <w:szCs w:val="18"/>
                                </w:rPr>
                              </w:pPr>
                              <w:r>
                                <w:rPr>
                                  <w:rFonts w:ascii="Arial" w:hAnsi="Arial"/>
                                  <w:sz w:val="18"/>
                                  <w:szCs w:val="18"/>
                                </w:rPr>
                                <w:t>TDM PCM data</w:t>
                              </w:r>
                            </w:p>
                          </w:txbxContent>
                        </wps:txbx>
                        <wps:bodyPr rot="0" vert="horz" wrap="square" lIns="70209" tIns="8401" rIns="70209" bIns="8401" anchor="t" anchorCtr="0" upright="1">
                          <a:noAutofit/>
                        </wps:bodyPr>
                      </wps:wsp>
                      <wps:wsp>
                        <wps:cNvPr id="1069" name="Sound"/>
                        <wps:cNvSpPr>
                          <a:spLocks noEditPoints="1" noChangeArrowheads="1"/>
                        </wps:cNvSpPr>
                        <wps:spPr bwMode="auto">
                          <a:xfrm rot="10800000" flipH="1">
                            <a:off x="5066616" y="1723070"/>
                            <a:ext cx="773402" cy="818676"/>
                          </a:xfrm>
                          <a:custGeom>
                            <a:avLst/>
                            <a:gdLst>
                              <a:gd name="T0" fmla="*/ 399749 w 21600"/>
                              <a:gd name="T1" fmla="*/ 801804 h 21600"/>
                              <a:gd name="T2" fmla="*/ 399749 w 21600"/>
                              <a:gd name="T3" fmla="*/ 0 h 21600"/>
                              <a:gd name="T4" fmla="*/ 0 w 21600"/>
                              <a:gd name="T5" fmla="*/ 409258 h 21600"/>
                              <a:gd name="T6" fmla="*/ 773430 w 21600"/>
                              <a:gd name="T7" fmla="*/ 409258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1070" name="Text Box 19"/>
                        <wps:cNvSpPr txBox="1">
                          <a:spLocks noChangeArrowheads="1"/>
                        </wps:cNvSpPr>
                        <wps:spPr bwMode="auto">
                          <a:xfrm>
                            <a:off x="5120017" y="1541431"/>
                            <a:ext cx="772802" cy="203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797F3" w14:textId="77777777" w:rsidR="00CA5115" w:rsidRDefault="00CA5115" w:rsidP="00D44B46">
                              <w:pPr>
                                <w:rPr>
                                  <w:rFonts w:ascii="Arial" w:hAnsi="Arial"/>
                                  <w:sz w:val="18"/>
                                  <w:szCs w:val="18"/>
                                </w:rPr>
                              </w:pPr>
                              <w:r>
                                <w:rPr>
                                  <w:rFonts w:ascii="Arial" w:hAnsi="Arial"/>
                                  <w:sz w:val="18"/>
                                  <w:szCs w:val="18"/>
                                </w:rPr>
                                <w:t>Speaker</w:t>
                              </w:r>
                            </w:p>
                          </w:txbxContent>
                        </wps:txbx>
                        <wps:bodyPr rot="0" vert="horz" wrap="square" lIns="70209" tIns="8401" rIns="70209" bIns="8401" anchor="t" anchorCtr="0" upright="1">
                          <a:noAutofit/>
                        </wps:bodyPr>
                      </wps:wsp>
                      <wps:wsp>
                        <wps:cNvPr id="1071" name="AutoShape 25"/>
                        <wps:cNvCnPr>
                          <a:cxnSpLocks noChangeShapeType="1"/>
                        </wps:cNvCnPr>
                        <wps:spPr bwMode="auto">
                          <a:xfrm>
                            <a:off x="1026103" y="741159"/>
                            <a:ext cx="2600" cy="10727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2" name="Text Box 26"/>
                        <wps:cNvSpPr txBox="1">
                          <a:spLocks noChangeArrowheads="1"/>
                        </wps:cNvSpPr>
                        <wps:spPr bwMode="auto">
                          <a:xfrm>
                            <a:off x="1303504" y="1008717"/>
                            <a:ext cx="1205204" cy="204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F8D92" w14:textId="77777777" w:rsidR="00CA5115" w:rsidRDefault="00CA5115" w:rsidP="00D44B46">
                              <w:pPr>
                                <w:rPr>
                                  <w:rFonts w:ascii="Arial" w:hAnsi="Arial"/>
                                  <w:sz w:val="18"/>
                                  <w:szCs w:val="18"/>
                                </w:rPr>
                              </w:pPr>
                              <w:r>
                                <w:rPr>
                                  <w:rFonts w:ascii="Arial" w:hAnsi="Arial"/>
                                  <w:sz w:val="18"/>
                                  <w:szCs w:val="18"/>
                                </w:rPr>
                                <w:t>4xPCM data</w:t>
                              </w:r>
                            </w:p>
                          </w:txbxContent>
                        </wps:txbx>
                        <wps:bodyPr rot="0" vert="horz" wrap="square" lIns="70209" tIns="8401" rIns="70209" bIns="8401" anchor="t" anchorCtr="0" upright="1">
                          <a:noAutofit/>
                        </wps:bodyPr>
                      </wps:wsp>
                      <wps:wsp>
                        <wps:cNvPr id="1073" name="AutoShape 25"/>
                        <wps:cNvCnPr>
                          <a:cxnSpLocks noChangeShapeType="1"/>
                        </wps:cNvCnPr>
                        <wps:spPr bwMode="auto">
                          <a:xfrm>
                            <a:off x="875003" y="741159"/>
                            <a:ext cx="2600" cy="10727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4" name="AutoShape 25"/>
                        <wps:cNvCnPr>
                          <a:cxnSpLocks noChangeShapeType="1"/>
                        </wps:cNvCnPr>
                        <wps:spPr bwMode="auto">
                          <a:xfrm>
                            <a:off x="1320304" y="749061"/>
                            <a:ext cx="2500" cy="1072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5" name="AutoShape 25"/>
                        <wps:cNvCnPr>
                          <a:cxnSpLocks noChangeShapeType="1"/>
                        </wps:cNvCnPr>
                        <wps:spPr bwMode="auto">
                          <a:xfrm>
                            <a:off x="1169204" y="749061"/>
                            <a:ext cx="2600" cy="1072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AutoShape 17"/>
                        <wps:cNvCnPr>
                          <a:cxnSpLocks noChangeShapeType="1"/>
                          <a:endCxn id="1079" idx="1"/>
                        </wps:cNvCnPr>
                        <wps:spPr bwMode="auto">
                          <a:xfrm>
                            <a:off x="1655905" y="2116955"/>
                            <a:ext cx="481502" cy="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7" name="Rectangle 154"/>
                        <wps:cNvSpPr>
                          <a:spLocks noChangeArrowheads="1"/>
                        </wps:cNvSpPr>
                        <wps:spPr bwMode="auto">
                          <a:xfrm>
                            <a:off x="4200214" y="1916112"/>
                            <a:ext cx="511202"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96586C8" w14:textId="77777777" w:rsidR="00CA5115" w:rsidRDefault="00CA5115" w:rsidP="00D44B46">
                              <w:pPr>
                                <w:pStyle w:val="NormalWeb"/>
                                <w:spacing w:before="0" w:after="0"/>
                                <w:jc w:val="center"/>
                              </w:pPr>
                              <w:r>
                                <w:rPr>
                                  <w:rFonts w:ascii="Arial" w:hAnsi="Arial" w:cs="Arial"/>
                                  <w:sz w:val="18"/>
                                  <w:szCs w:val="18"/>
                                </w:rPr>
                                <w:t>DAC</w:t>
                              </w:r>
                            </w:p>
                          </w:txbxContent>
                        </wps:txbx>
                        <wps:bodyPr rot="0" vert="horz" wrap="square" lIns="70209" tIns="8401" rIns="70209" bIns="8401" anchor="t" anchorCtr="0" upright="1">
                          <a:noAutofit/>
                        </wps:bodyPr>
                      </wps:wsp>
                      <wps:wsp>
                        <wps:cNvPr id="1078" name="AutoShape 20"/>
                        <wps:cNvCnPr>
                          <a:cxnSpLocks noChangeShapeType="1"/>
                          <a:stCxn id="1077" idx="3"/>
                        </wps:cNvCnPr>
                        <wps:spPr bwMode="auto">
                          <a:xfrm flipV="1">
                            <a:off x="4710915" y="2116755"/>
                            <a:ext cx="354701" cy="3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9" name="Rectangle 156"/>
                        <wps:cNvSpPr>
                          <a:spLocks noChangeArrowheads="1"/>
                        </wps:cNvSpPr>
                        <wps:spPr bwMode="auto">
                          <a:xfrm>
                            <a:off x="2137607" y="1913011"/>
                            <a:ext cx="402001"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6C893EA" w14:textId="77777777" w:rsidR="00CA5115" w:rsidRDefault="00CA5115" w:rsidP="00D44B46">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1080" name="AutoShape 23"/>
                        <wps:cNvCnPr>
                          <a:cxnSpLocks noChangeShapeType="1"/>
                        </wps:cNvCnPr>
                        <wps:spPr bwMode="auto">
                          <a:xfrm>
                            <a:off x="2540208" y="2117455"/>
                            <a:ext cx="140400" cy="3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1" name="Rectangle 158"/>
                        <wps:cNvSpPr>
                          <a:spLocks noChangeArrowheads="1"/>
                        </wps:cNvSpPr>
                        <wps:spPr bwMode="auto">
                          <a:xfrm>
                            <a:off x="2680609" y="1916112"/>
                            <a:ext cx="412701"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047C1A5" w14:textId="77777777" w:rsidR="00CA5115" w:rsidRDefault="00CA5115" w:rsidP="00D44B46">
                              <w:pPr>
                                <w:pStyle w:val="NormalWeb"/>
                                <w:spacing w:before="0" w:after="0"/>
                                <w:jc w:val="center"/>
                              </w:pPr>
                              <w:r>
                                <w:rPr>
                                  <w:rFonts w:ascii="Arial" w:hAnsi="Arial" w:cs="Arial"/>
                                  <w:sz w:val="18"/>
                                  <w:szCs w:val="18"/>
                                </w:rPr>
                                <w:t>DVC</w:t>
                              </w:r>
                            </w:p>
                          </w:txbxContent>
                        </wps:txbx>
                        <wps:bodyPr rot="0" vert="horz" wrap="square" lIns="70209" tIns="8401" rIns="70209" bIns="8401" anchor="t" anchorCtr="0" upright="1">
                          <a:noAutofit/>
                        </wps:bodyPr>
                      </wps:wsp>
                      <wps:wsp>
                        <wps:cNvPr id="1082" name="AutoShape 23"/>
                        <wps:cNvCnPr>
                          <a:cxnSpLocks noChangeShapeType="1"/>
                        </wps:cNvCnPr>
                        <wps:spPr bwMode="auto">
                          <a:xfrm flipV="1">
                            <a:off x="3093610" y="2120256"/>
                            <a:ext cx="2929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3" name="Rectangle 160"/>
                        <wps:cNvSpPr>
                          <a:spLocks noChangeArrowheads="1"/>
                        </wps:cNvSpPr>
                        <wps:spPr bwMode="auto">
                          <a:xfrm>
                            <a:off x="2080507" y="1875503"/>
                            <a:ext cx="1073103" cy="52141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4" name="Text Box 15"/>
                        <wps:cNvSpPr txBox="1">
                          <a:spLocks noChangeArrowheads="1"/>
                        </wps:cNvSpPr>
                        <wps:spPr bwMode="auto">
                          <a:xfrm>
                            <a:off x="2380808" y="1740874"/>
                            <a:ext cx="772802" cy="203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995F2" w14:textId="77777777" w:rsidR="00CA5115" w:rsidRDefault="00CA5115" w:rsidP="00D44B46">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1085" name="Rectangle 162"/>
                        <wps:cNvSpPr>
                          <a:spLocks noChangeArrowheads="1"/>
                        </wps:cNvSpPr>
                        <wps:spPr bwMode="auto">
                          <a:xfrm>
                            <a:off x="3386811" y="1916112"/>
                            <a:ext cx="521402"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00761E7" w14:textId="77777777" w:rsidR="00CA5115" w:rsidRDefault="00CA5115" w:rsidP="00D44B46">
                              <w:pPr>
                                <w:pStyle w:val="NormalWeb"/>
                                <w:spacing w:before="0" w:after="0"/>
                                <w:jc w:val="center"/>
                              </w:pPr>
                              <w:r>
                                <w:rPr>
                                  <w:rFonts w:ascii="Arial" w:hAnsi="Arial" w:cs="Arial"/>
                                  <w:sz w:val="18"/>
                                  <w:szCs w:val="18"/>
                                </w:rPr>
                                <w:t>SSI</w:t>
                              </w:r>
                            </w:p>
                          </w:txbxContent>
                        </wps:txbx>
                        <wps:bodyPr rot="0" vert="horz" wrap="square" lIns="70209" tIns="8401" rIns="70209" bIns="8401" anchor="t" anchorCtr="0" upright="1">
                          <a:noAutofit/>
                        </wps:bodyPr>
                      </wps:wsp>
                      <wps:wsp>
                        <wps:cNvPr id="1086" name="AutoShape 23"/>
                        <wps:cNvCnPr>
                          <a:cxnSpLocks noChangeShapeType="1"/>
                        </wps:cNvCnPr>
                        <wps:spPr bwMode="auto">
                          <a:xfrm flipV="1">
                            <a:off x="3908413" y="2120256"/>
                            <a:ext cx="2914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B3D1C45" id="Canvas 1087" o:spid="_x0000_s1641" editas="canvas" style="width:487.6pt;height:241.8pt;mso-position-horizontal-relative:char;mso-position-vertical-relative:line" coordsize="61925,30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">
                <v:shape id="_x0000_s1642" type="#_x0000_t75" style="position:absolute;width:61925;height:30708;visibility:visible;mso-wrap-style:square">
                  <v:fill o:detectmouseclick="t"/>
                  <v:path o:connecttype="none"/>
                </v:shape>
                <v:rect id="Rectangle 141" o:spid="_x0000_s1643" style="position:absolute;left:3365;top:13598;width:15785;height:1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">
                  <v:shadow on="t" opacity=".5" offset="6pt,6pt"/>
                  <v:textbox inset="1.95025mm,.23336mm,1.95025mm,.23336mm">
                    <w:txbxContent>
                      <w:p w14:paraId="3DF9901D" w14:textId="77777777" w:rsidR="00CA5115" w:rsidRDefault="00CA5115" w:rsidP="00D44B46">
                        <w:pPr>
                          <w:pStyle w:val="NormalWeb"/>
                          <w:wordWrap w:val="0"/>
                          <w:spacing w:before="0" w:after="0"/>
                          <w:jc w:val="right"/>
                          <w:rPr>
                            <w:rFonts w:ascii="Arial" w:hAnsi="Arial" w:cs="Arial"/>
                            <w:sz w:val="18"/>
                            <w:szCs w:val="18"/>
                          </w:rPr>
                        </w:pPr>
                      </w:p>
                      <w:p w14:paraId="2A1A7AE2" w14:textId="77777777" w:rsidR="00CA5115" w:rsidRDefault="00CA5115" w:rsidP="00D44B46">
                        <w:pPr>
                          <w:pStyle w:val="NormalWeb"/>
                          <w:wordWrap w:val="0"/>
                          <w:spacing w:before="0" w:after="0"/>
                          <w:jc w:val="right"/>
                          <w:rPr>
                            <w:rFonts w:ascii="Arial" w:hAnsi="Arial" w:cs="Arial"/>
                            <w:sz w:val="18"/>
                            <w:szCs w:val="18"/>
                          </w:rPr>
                        </w:pPr>
                      </w:p>
                      <w:p w14:paraId="54E8FB7A" w14:textId="77777777" w:rsidR="00CA5115" w:rsidRDefault="00CA5115" w:rsidP="00D44B46">
                        <w:pPr>
                          <w:pStyle w:val="NormalWeb"/>
                          <w:wordWrap w:val="0"/>
                          <w:spacing w:before="0" w:after="0"/>
                          <w:jc w:val="right"/>
                          <w:rPr>
                            <w:rFonts w:ascii="Arial" w:hAnsi="Arial" w:cs="Arial"/>
                            <w:sz w:val="18"/>
                            <w:szCs w:val="18"/>
                          </w:rPr>
                        </w:pPr>
                      </w:p>
                      <w:p w14:paraId="09046D30" w14:textId="77777777" w:rsidR="00CA5115" w:rsidRDefault="00CA5115" w:rsidP="00D44B46">
                        <w:pPr>
                          <w:pStyle w:val="NormalWeb"/>
                          <w:wordWrap w:val="0"/>
                          <w:spacing w:before="0" w:after="0"/>
                          <w:jc w:val="right"/>
                          <w:rPr>
                            <w:rFonts w:ascii="Arial" w:hAnsi="Arial" w:cs="Arial"/>
                            <w:sz w:val="18"/>
                            <w:szCs w:val="18"/>
                          </w:rPr>
                        </w:pPr>
                      </w:p>
                      <w:p w14:paraId="09DD7334" w14:textId="77777777" w:rsidR="00CA5115" w:rsidRDefault="00CA5115" w:rsidP="00D44B46">
                        <w:pPr>
                          <w:pStyle w:val="NormalWeb"/>
                          <w:wordWrap w:val="0"/>
                          <w:spacing w:before="0" w:after="0"/>
                          <w:jc w:val="right"/>
                          <w:rPr>
                            <w:rFonts w:ascii="Arial" w:hAnsi="Arial" w:cs="Arial"/>
                            <w:sz w:val="18"/>
                            <w:szCs w:val="18"/>
                          </w:rPr>
                        </w:pPr>
                      </w:p>
                      <w:p w14:paraId="0F993E2D" w14:textId="77777777" w:rsidR="00CA5115" w:rsidRDefault="00CA5115" w:rsidP="00D44B46">
                        <w:pPr>
                          <w:pStyle w:val="NormalWeb"/>
                          <w:wordWrap w:val="0"/>
                          <w:spacing w:before="0" w:after="0"/>
                          <w:jc w:val="right"/>
                          <w:rPr>
                            <w:rFonts w:ascii="Arial" w:hAnsi="Arial" w:cs="Arial"/>
                            <w:sz w:val="18"/>
                            <w:szCs w:val="18"/>
                          </w:rPr>
                        </w:pPr>
                      </w:p>
                      <w:p w14:paraId="04F3053D" w14:textId="77777777" w:rsidR="00CA5115" w:rsidRDefault="00CA5115" w:rsidP="00D44B46">
                        <w:pPr>
                          <w:pStyle w:val="NormalWeb"/>
                          <w:wordWrap w:val="0"/>
                          <w:spacing w:before="0" w:after="0"/>
                          <w:jc w:val="right"/>
                        </w:pPr>
                        <w:r>
                          <w:rPr>
                            <w:rFonts w:ascii="Arial" w:hAnsi="Arial" w:cs="Arial"/>
                            <w:sz w:val="18"/>
                            <w:szCs w:val="18"/>
                          </w:rPr>
                          <w:t>ADSP TDM Plugin</w:t>
                        </w:r>
                      </w:p>
                    </w:txbxContent>
                  </v:textbox>
                </v:rect>
                <v:rect id="Rectangle 6" o:spid="_x0000_s1644" style="position:absolute;left:5099;top:1263;width:17354;height:6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">
                  <v:shadow on="t" opacity=".5" offset="6pt,6pt"/>
                  <v:textbox inset="1.95025mm,.23336mm,1.95025mm,.23336mm">
                    <w:txbxContent>
                      <w:p w14:paraId="3A38F2F9" w14:textId="77777777" w:rsidR="00CA5115" w:rsidRDefault="00CA5115" w:rsidP="00D44B46">
                        <w:pPr>
                          <w:jc w:val="center"/>
                          <w:rPr>
                            <w:rFonts w:ascii="Arial" w:hAnsi="Arial"/>
                            <w:sz w:val="18"/>
                            <w:szCs w:val="18"/>
                          </w:rPr>
                        </w:pPr>
                        <w:r>
                          <w:rPr>
                            <w:rFonts w:ascii="Arial" w:hAnsi="Arial"/>
                            <w:sz w:val="18"/>
                            <w:szCs w:val="18"/>
                          </w:rPr>
                          <w:t>ADSP Framework</w:t>
                        </w:r>
                      </w:p>
                    </w:txbxContent>
                  </v:textbox>
                </v:rect>
                <v:shape id="AutoShape 8" o:spid="_x0000_s1645" type="#_x0000_t112" style="position:absolute;left:5142;top:18136;width:11334;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" fillcolor="#fbe4d5">
                  <v:textbox inset="1.95025mm,.23336mm,1.95025mm,.23336mm">
                    <w:txbxContent>
                      <w:p w14:paraId="3ABD1E03" w14:textId="77777777" w:rsidR="00CA5115" w:rsidRDefault="00CA5115" w:rsidP="00D44B46">
                        <w:pPr>
                          <w:spacing w:line="276" w:lineRule="auto"/>
                          <w:jc w:val="center"/>
                          <w:rPr>
                            <w:rFonts w:ascii="Arial" w:hAnsi="Arial"/>
                            <w:sz w:val="18"/>
                            <w:szCs w:val="18"/>
                          </w:rPr>
                        </w:pPr>
                      </w:p>
                      <w:p w14:paraId="04351F9A" w14:textId="77777777" w:rsidR="00CA5115" w:rsidRDefault="00CA5115" w:rsidP="00D44B46">
                        <w:pPr>
                          <w:spacing w:line="276" w:lineRule="auto"/>
                          <w:jc w:val="center"/>
                          <w:rPr>
                            <w:rFonts w:ascii="Arial" w:hAnsi="Arial"/>
                            <w:sz w:val="18"/>
                            <w:szCs w:val="18"/>
                          </w:rPr>
                        </w:pPr>
                        <w:r>
                          <w:rPr>
                            <w:rFonts w:ascii="Arial" w:hAnsi="Arial"/>
                            <w:sz w:val="18"/>
                            <w:szCs w:val="18"/>
                          </w:rPr>
                          <w:t>HiFi2 TDM Renderer</w:t>
                        </w:r>
                      </w:p>
                    </w:txbxContent>
                  </v:textbox>
                </v:shape>
                <v:shape id="Text Box 15" o:spid="_x0000_s1646" type="#_x0000_t202" style="position:absolute;left:15441;top:16829;width:9245;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" filled="f" stroked="f">
                  <v:textbox inset="1.95025mm,.23336mm,1.95025mm,.23336mm">
                    <w:txbxContent>
                      <w:p w14:paraId="6CCE87F3" w14:textId="77777777" w:rsidR="00CA5115" w:rsidRDefault="00CA5115" w:rsidP="00D44B46">
                        <w:pPr>
                          <w:rPr>
                            <w:rFonts w:ascii="Arial" w:hAnsi="Arial"/>
                            <w:sz w:val="18"/>
                            <w:szCs w:val="18"/>
                          </w:rPr>
                        </w:pPr>
                        <w:r>
                          <w:rPr>
                            <w:rFonts w:ascii="Arial" w:hAnsi="Arial"/>
                            <w:sz w:val="18"/>
                            <w:szCs w:val="18"/>
                          </w:rPr>
                          <w:t>TDM PCM data</w:t>
                        </w:r>
                      </w:p>
                    </w:txbxContent>
                  </v:textbox>
                </v:shape>
                <v:shape id="Sound" o:spid="_x0000_s1647" style="position:absolute;left:50666;top:17230;width:7734;height:8187;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14313272,30389708;14313272,0;0,15511560;27693162,15511560" o:connectangles="0,0,0,0" textboxrect="761,22454,21069,28282"/>
                  <o:lock v:ext="edit" verticies="t"/>
                </v:shape>
                <v:shape id="Text Box 19" o:spid="_x0000_s1648" type="#_x0000_t202" style="position:absolute;left:51200;top:15414;width:772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" filled="f" stroked="f">
                  <v:textbox inset="1.95025mm,.23336mm,1.95025mm,.23336mm">
                    <w:txbxContent>
                      <w:p w14:paraId="6DE797F3" w14:textId="77777777" w:rsidR="00CA5115" w:rsidRDefault="00CA5115" w:rsidP="00D44B46">
                        <w:pPr>
                          <w:rPr>
                            <w:rFonts w:ascii="Arial" w:hAnsi="Arial"/>
                            <w:sz w:val="18"/>
                            <w:szCs w:val="18"/>
                          </w:rPr>
                        </w:pPr>
                        <w:r>
                          <w:rPr>
                            <w:rFonts w:ascii="Arial" w:hAnsi="Arial"/>
                            <w:sz w:val="18"/>
                            <w:szCs w:val="18"/>
                          </w:rPr>
                          <w:t>Speaker</w:t>
                        </w:r>
                      </w:p>
                    </w:txbxContent>
                  </v:textbox>
                </v:shape>
                <v:shape id="AutoShape 25" o:spid="_x0000_s1649" type="#_x0000_t32" style="position:absolute;left:10261;top:7411;width:26;height:10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">
                  <v:stroke endarrow="block"/>
                </v:shape>
                <v:shape id="Text Box 26" o:spid="_x0000_s1650" type="#_x0000_t202" style="position:absolute;left:13035;top:10087;width:1205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" filled="f" stroked="f">
                  <v:textbox inset="1.95025mm,.23336mm,1.95025mm,.23336mm">
                    <w:txbxContent>
                      <w:p w14:paraId="3DAF8D92" w14:textId="77777777" w:rsidR="00CA5115" w:rsidRDefault="00CA5115" w:rsidP="00D44B46">
                        <w:pPr>
                          <w:rPr>
                            <w:rFonts w:ascii="Arial" w:hAnsi="Arial"/>
                            <w:sz w:val="18"/>
                            <w:szCs w:val="18"/>
                          </w:rPr>
                        </w:pPr>
                        <w:r>
                          <w:rPr>
                            <w:rFonts w:ascii="Arial" w:hAnsi="Arial"/>
                            <w:sz w:val="18"/>
                            <w:szCs w:val="18"/>
                          </w:rPr>
                          <w:t>4xPCM data</w:t>
                        </w:r>
                      </w:p>
                    </w:txbxContent>
                  </v:textbox>
                </v:shape>
                <v:shape id="AutoShape 25" o:spid="_x0000_s1651" type="#_x0000_t32" style="position:absolute;left:8750;top:7411;width:26;height:10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urxAAAAN0AAAAPAAAAZHJzL2Rvd25yZXYueG1sRE9NawIx&#10;EL0L/Q9hCt40q4L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BsFm6vEAAAA3QAAAA8A&#10;AAAAAAAAAAAAAAAABwIAAGRycy9kb3ducmV2LnhtbFBLBQYAAAAAAwADALcAAAD4AgAAAAA=&#10;">
                  <v:stroke endarrow="block"/>
                </v:shape>
                <v:shape id="AutoShape 25" o:spid="_x0000_s1652" type="#_x0000_t32" style="position:absolute;left:13203;top:7490;width:25;height:10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APfxAAAAN0AAAAPAAAAZHJzL2Rvd25yZXYueG1sRE9NawIx&#10;EL0L/Q9hCt40q4j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JTsA9/EAAAA3QAAAA8A&#10;AAAAAAAAAAAAAAAABwIAAGRycy9kb3ducmV2LnhtbFBLBQYAAAAAAwADALcAAAD4AgAAAAA=&#10;">
                  <v:stroke endarrow="block"/>
                </v:shape>
                <v:shape id="AutoShape 25" o:spid="_x0000_s1653" type="#_x0000_t32" style="position:absolute;left:11692;top:7490;width:26;height:10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ZExAAAAN0AAAAPAAAAZHJzL2Rvd25yZXYueG1sRE9NawIx&#10;EL0L/Q9hCt40q6D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PugpkTEAAAA3QAAAA8A&#10;AAAAAAAAAAAAAAAABwIAAGRycy9kb3ducmV2LnhtbFBLBQYAAAAAAwADALcAAAD4AgAAAAA=&#10;">
                  <v:stroke endarrow="block"/>
                </v:shape>
                <v:shape id="AutoShape 17" o:spid="_x0000_s1654" type="#_x0000_t32" style="position:absolute;left:16559;top:21169;width:481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">
                  <v:stroke endarrow="block"/>
                </v:shape>
                <v:rect id="Rectangle 154" o:spid="_x0000_s1655" style="position:absolute;left:42002;top:19161;width:5112;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" fillcolor="#f2f2f2">
                  <v:shadow on="t" opacity=".5" offset="6pt,6pt"/>
                  <v:textbox inset="1.95025mm,.23336mm,1.95025mm,.23336mm">
                    <w:txbxContent>
                      <w:p w14:paraId="596586C8" w14:textId="77777777" w:rsidR="00CA5115" w:rsidRDefault="00CA5115" w:rsidP="00D44B46">
                        <w:pPr>
                          <w:pStyle w:val="NormalWeb"/>
                          <w:spacing w:before="0" w:after="0"/>
                          <w:jc w:val="center"/>
                        </w:pPr>
                        <w:r>
                          <w:rPr>
                            <w:rFonts w:ascii="Arial" w:hAnsi="Arial" w:cs="Arial"/>
                            <w:sz w:val="18"/>
                            <w:szCs w:val="18"/>
                          </w:rPr>
                          <w:t>DAC</w:t>
                        </w:r>
                      </w:p>
                    </w:txbxContent>
                  </v:textbox>
                </v:rect>
                <v:shape id="AutoShape 20" o:spid="_x0000_s1656" type="#_x0000_t32" style="position:absolute;left:47109;top:21167;width:3547;height: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">
                  <v:stroke endarrow="block"/>
                </v:shape>
                <v:rect id="Rectangle 156" o:spid="_x0000_s1657" style="position:absolute;left:21376;top:19130;width:4020;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" fillcolor="#f2f2f2">
                  <v:shadow on="t" opacity=".5" offset="6pt,6pt"/>
                  <v:textbox inset="1.95025mm,.23336mm,1.95025mm,.23336mm">
                    <w:txbxContent>
                      <w:p w14:paraId="76C893EA" w14:textId="77777777" w:rsidR="00CA5115" w:rsidRDefault="00CA5115" w:rsidP="00D44B46">
                        <w:pPr>
                          <w:pStyle w:val="NormalWeb"/>
                          <w:spacing w:before="0" w:after="0"/>
                          <w:jc w:val="center"/>
                        </w:pPr>
                        <w:r>
                          <w:rPr>
                            <w:rFonts w:ascii="Arial" w:hAnsi="Arial" w:cs="Arial"/>
                            <w:sz w:val="18"/>
                            <w:szCs w:val="18"/>
                          </w:rPr>
                          <w:t>SRC</w:t>
                        </w:r>
                      </w:p>
                    </w:txbxContent>
                  </v:textbox>
                </v:rect>
                <v:shape id="AutoShape 23" o:spid="_x0000_s1658" type="#_x0000_t32" style="position:absolute;left:25402;top:21174;width:1404;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">
                  <v:stroke endarrow="block"/>
                </v:shape>
                <v:rect id="Rectangle 158" o:spid="_x0000_s1659" style="position:absolute;left:26806;top:19161;width:4127;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" fillcolor="#f2f2f2">
                  <v:shadow on="t" opacity=".5" offset="6pt,6pt"/>
                  <v:textbox inset="1.95025mm,.23336mm,1.95025mm,.23336mm">
                    <w:txbxContent>
                      <w:p w14:paraId="2047C1A5" w14:textId="77777777" w:rsidR="00CA5115" w:rsidRDefault="00CA5115" w:rsidP="00D44B46">
                        <w:pPr>
                          <w:pStyle w:val="NormalWeb"/>
                          <w:spacing w:before="0" w:after="0"/>
                          <w:jc w:val="center"/>
                        </w:pPr>
                        <w:r>
                          <w:rPr>
                            <w:rFonts w:ascii="Arial" w:hAnsi="Arial" w:cs="Arial"/>
                            <w:sz w:val="18"/>
                            <w:szCs w:val="18"/>
                          </w:rPr>
                          <w:t>DVC</w:t>
                        </w:r>
                      </w:p>
                    </w:txbxContent>
                  </v:textbox>
                </v:rect>
                <v:shape id="AutoShape 23" o:spid="_x0000_s1660" type="#_x0000_t32" style="position:absolute;left:30936;top:21202;width:292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">
                  <v:stroke endarrow="block"/>
                </v:shape>
                <v:rect id="Rectangle 160" o:spid="_x0000_s1661" style="position:absolute;left:20805;top:18755;width:10731;height:5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" filled="f" strokecolor="black [3213]" strokeweight="1pt"/>
                <v:shape id="Text Box 15" o:spid="_x0000_s1662" type="#_x0000_t202" style="position:absolute;left:23808;top:17408;width:7728;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" filled="f" stroked="f">
                  <v:textbox inset="1.95025mm,.23336mm,1.95025mm,.23336mm">
                    <w:txbxContent>
                      <w:p w14:paraId="574995F2" w14:textId="77777777" w:rsidR="00CA5115" w:rsidRDefault="00CA5115" w:rsidP="00D44B46">
                        <w:pPr>
                          <w:pStyle w:val="NormalWeb"/>
                          <w:spacing w:before="0" w:after="0"/>
                          <w:jc w:val="both"/>
                        </w:pPr>
                        <w:r>
                          <w:rPr>
                            <w:rFonts w:ascii="Arial" w:hAnsi="Arial" w:cs="Arial"/>
                            <w:sz w:val="18"/>
                            <w:szCs w:val="18"/>
                          </w:rPr>
                          <w:t>SCU</w:t>
                        </w:r>
                      </w:p>
                    </w:txbxContent>
                  </v:textbox>
                </v:shape>
                <v:rect id="Rectangle 162" o:spid="_x0000_s1663" style="position:absolute;left:33868;top:19161;width:5214;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" fillcolor="#f2f2f2">
                  <v:shadow on="t" opacity=".5" offset="6pt,6pt"/>
                  <v:textbox inset="1.95025mm,.23336mm,1.95025mm,.23336mm">
                    <w:txbxContent>
                      <w:p w14:paraId="500761E7" w14:textId="77777777" w:rsidR="00CA5115" w:rsidRDefault="00CA5115" w:rsidP="00D44B46">
                        <w:pPr>
                          <w:pStyle w:val="NormalWeb"/>
                          <w:spacing w:before="0" w:after="0"/>
                          <w:jc w:val="center"/>
                        </w:pPr>
                        <w:r>
                          <w:rPr>
                            <w:rFonts w:ascii="Arial" w:hAnsi="Arial" w:cs="Arial"/>
                            <w:sz w:val="18"/>
                            <w:szCs w:val="18"/>
                          </w:rPr>
                          <w:t>SSI</w:t>
                        </w:r>
                      </w:p>
                    </w:txbxContent>
                  </v:textbox>
                </v:rect>
                <v:shape id="AutoShape 23" o:spid="_x0000_s1664" type="#_x0000_t32" style="position:absolute;left:39084;top:21202;width:291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">
                  <v:stroke endarrow="block"/>
                </v:shape>
                <w10:anchorlock/>
              </v:group>
            </w:pict>
          </mc:Fallback>
        </mc:AlternateContent>
      </w:r>
    </w:p>
    <w:p w14:paraId="6811096C" w14:textId="22C51506" w:rsidR="00D44B46" w:rsidRDefault="00D44B46" w:rsidP="00D44B46">
      <w:pPr>
        <w:pStyle w:val="Caption"/>
        <w:rPr>
          <w:rFonts w:eastAsia="Meiryo"/>
        </w:rPr>
      </w:pPr>
      <w:bookmarkStart w:id="247" w:name="_Toc517343829"/>
      <w:r>
        <w:rPr>
          <w:rFonts w:eastAsia="Meiryo"/>
        </w:rPr>
        <w:t xml:space="preserve">Figure </w:t>
      </w:r>
      <w:r w:rsidR="009D33F5">
        <w:t xml:space="preserve">3.1.2.1 </w:t>
      </w:r>
      <w:r>
        <w:rPr>
          <w:rFonts w:eastAsia="Meiryo"/>
        </w:rPr>
        <w:t>Example of the ADSP System Configuration for TDM renderer function</w:t>
      </w:r>
      <w:bookmarkEnd w:id="247"/>
    </w:p>
    <w:p w14:paraId="7FDB7E7D" w14:textId="0CAF7AC9" w:rsidR="00D44B46" w:rsidRDefault="00D44B46" w:rsidP="00931067">
      <w:pPr>
        <w:rPr>
          <w:rFonts w:ascii="Verdana" w:eastAsia="Meiryo" w:hAnsi="Verdana"/>
        </w:rPr>
      </w:pPr>
      <w:r>
        <w:fldChar w:fldCharType="begin"/>
      </w:r>
      <w:r>
        <w:instrText xml:space="preserve"> REF _Ref454358253 \h  \* MERGEFORMAT </w:instrText>
      </w:r>
      <w:r>
        <w:fldChar w:fldCharType="separate"/>
      </w:r>
      <w:r w:rsidR="00CA5115" w:rsidRPr="00CA5115">
        <w:t xml:space="preserve">Figure </w:t>
      </w:r>
      <w:r>
        <w:fldChar w:fldCharType="end"/>
      </w:r>
      <w:r>
        <w:t xml:space="preserve"> shows an example of the ADSP system configuration which uses capture function.</w:t>
      </w:r>
      <w:bookmarkStart w:id="248" w:name="_GoBack"/>
      <w:bookmarkEnd w:id="248"/>
      <w:r>
        <w:rPr>
          <w:noProof/>
        </w:rPr>
        <mc:AlternateContent>
          <mc:Choice Requires="wpc">
            <w:drawing>
              <wp:inline distT="0" distB="0" distL="0" distR="0" wp14:anchorId="627246BA" wp14:editId="37ED9C10">
                <wp:extent cx="6192520" cy="3402965"/>
                <wp:effectExtent l="0" t="0" r="0" b="0"/>
                <wp:docPr id="1064" name="Canvas 10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3" name="Oval 139"/>
                        <wps:cNvSpPr>
                          <a:spLocks noChangeArrowheads="1"/>
                        </wps:cNvSpPr>
                        <wps:spPr bwMode="auto">
                          <a:xfrm rot="1456831">
                            <a:off x="5420518" y="2819851"/>
                            <a:ext cx="96800" cy="81016"/>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4" name="Trapezoid 140"/>
                        <wps:cNvSpPr>
                          <a:spLocks/>
                        </wps:cNvSpPr>
                        <wps:spPr bwMode="auto">
                          <a:xfrm rot="9893858">
                            <a:off x="5304817" y="2354860"/>
                            <a:ext cx="187301" cy="488095"/>
                          </a:xfrm>
                          <a:custGeom>
                            <a:avLst/>
                            <a:gdLst>
                              <a:gd name="T0" fmla="*/ 0 w 187267"/>
                              <a:gd name="T1" fmla="*/ 487947 h 487947"/>
                              <a:gd name="T2" fmla="*/ 46817 w 187267"/>
                              <a:gd name="T3" fmla="*/ 0 h 487947"/>
                              <a:gd name="T4" fmla="*/ 140450 w 187267"/>
                              <a:gd name="T5" fmla="*/ 0 h 487947"/>
                              <a:gd name="T6" fmla="*/ 187267 w 187267"/>
                              <a:gd name="T7" fmla="*/ 487947 h 487947"/>
                              <a:gd name="T8" fmla="*/ 0 w 187267"/>
                              <a:gd name="T9" fmla="*/ 487947 h 48794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7267" h="487947">
                                <a:moveTo>
                                  <a:pt x="0" y="487947"/>
                                </a:moveTo>
                                <a:lnTo>
                                  <a:pt x="46817" y="0"/>
                                </a:lnTo>
                                <a:lnTo>
                                  <a:pt x="140450" y="0"/>
                                </a:lnTo>
                                <a:lnTo>
                                  <a:pt x="187267" y="487947"/>
                                </a:lnTo>
                                <a:lnTo>
                                  <a:pt x="0" y="487947"/>
                                </a:lnTo>
                                <a:close/>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5" name="Oval 143"/>
                        <wps:cNvSpPr>
                          <a:spLocks noChangeArrowheads="1"/>
                        </wps:cNvSpPr>
                        <wps:spPr bwMode="auto">
                          <a:xfrm rot="1456831">
                            <a:off x="5218217" y="2188228"/>
                            <a:ext cx="201401" cy="185236"/>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6" name="Arc 144"/>
                        <wps:cNvSpPr>
                          <a:spLocks/>
                        </wps:cNvSpPr>
                        <wps:spPr bwMode="auto">
                          <a:xfrm rot="7324696">
                            <a:off x="5191595" y="2176950"/>
                            <a:ext cx="226044" cy="257801"/>
                          </a:xfrm>
                          <a:custGeom>
                            <a:avLst/>
                            <a:gdLst>
                              <a:gd name="T0" fmla="*/ 106110 w 225947"/>
                              <a:gd name="T1" fmla="*/ 238 h 257791"/>
                              <a:gd name="T2" fmla="*/ 195926 w 225947"/>
                              <a:gd name="T3" fmla="*/ 41392 h 257791"/>
                              <a:gd name="T4" fmla="*/ 225948 w 225947"/>
                              <a:gd name="T5" fmla="*/ 128885 h 257791"/>
                              <a:gd name="T6" fmla="*/ 0 60000 65536"/>
                              <a:gd name="T7" fmla="*/ 0 60000 65536"/>
                              <a:gd name="T8" fmla="*/ 0 60000 65536"/>
                            </a:gdLst>
                            <a:ahLst/>
                            <a:cxnLst>
                              <a:cxn ang="T6">
                                <a:pos x="T0" y="T1"/>
                              </a:cxn>
                              <a:cxn ang="T7">
                                <a:pos x="T2" y="T3"/>
                              </a:cxn>
                              <a:cxn ang="T8">
                                <a:pos x="T4" y="T5"/>
                              </a:cxn>
                            </a:cxnLst>
                            <a:rect l="0" t="0" r="r" b="b"/>
                            <a:pathLst>
                              <a:path w="225947" h="257791" stroke="0">
                                <a:moveTo>
                                  <a:pt x="106110" y="238"/>
                                </a:moveTo>
                                <a:cubicBezTo>
                                  <a:pt x="139944" y="-2112"/>
                                  <a:pt x="172915" y="12996"/>
                                  <a:pt x="195926" y="41392"/>
                                </a:cubicBezTo>
                                <a:cubicBezTo>
                                  <a:pt x="215225" y="65208"/>
                                  <a:pt x="225946" y="96450"/>
                                  <a:pt x="225948" y="128885"/>
                                </a:cubicBezTo>
                                <a:lnTo>
                                  <a:pt x="112974" y="128896"/>
                                </a:lnTo>
                                <a:lnTo>
                                  <a:pt x="106110" y="238"/>
                                </a:lnTo>
                                <a:close/>
                              </a:path>
                              <a:path w="225947" h="257791" fill="none">
                                <a:moveTo>
                                  <a:pt x="106110" y="238"/>
                                </a:moveTo>
                                <a:cubicBezTo>
                                  <a:pt x="139944" y="-2112"/>
                                  <a:pt x="172915" y="12996"/>
                                  <a:pt x="195926" y="41392"/>
                                </a:cubicBezTo>
                                <a:cubicBezTo>
                                  <a:pt x="215225" y="65208"/>
                                  <a:pt x="225946" y="96450"/>
                                  <a:pt x="225948" y="128885"/>
                                </a:cubicBezTo>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7" name="Rectangle 80"/>
                        <wps:cNvSpPr>
                          <a:spLocks noChangeArrowheads="1"/>
                        </wps:cNvSpPr>
                        <wps:spPr bwMode="auto">
                          <a:xfrm>
                            <a:off x="143500" y="1673827"/>
                            <a:ext cx="1668005" cy="1397773"/>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2D94527F" w14:textId="77777777" w:rsidR="00CA5115" w:rsidRDefault="00CA5115" w:rsidP="00D44B46">
                              <w:pPr>
                                <w:wordWrap w:val="0"/>
                                <w:jc w:val="right"/>
                                <w:rPr>
                                  <w:rFonts w:ascii="Arial" w:hAnsi="Arial"/>
                                  <w:sz w:val="18"/>
                                  <w:szCs w:val="18"/>
                                </w:rPr>
                              </w:pPr>
                            </w:p>
                            <w:p w14:paraId="2E2D9BF1" w14:textId="77777777" w:rsidR="00CA5115" w:rsidRDefault="00CA5115" w:rsidP="00D44B46">
                              <w:pPr>
                                <w:wordWrap w:val="0"/>
                                <w:jc w:val="right"/>
                                <w:rPr>
                                  <w:rFonts w:ascii="Arial" w:hAnsi="Arial"/>
                                  <w:sz w:val="18"/>
                                  <w:szCs w:val="18"/>
                                </w:rPr>
                              </w:pPr>
                            </w:p>
                            <w:p w14:paraId="26C4432B" w14:textId="77777777" w:rsidR="00CA5115" w:rsidRDefault="00CA5115" w:rsidP="00D44B46">
                              <w:pPr>
                                <w:wordWrap w:val="0"/>
                                <w:jc w:val="right"/>
                                <w:rPr>
                                  <w:rFonts w:ascii="Arial" w:hAnsi="Arial"/>
                                  <w:sz w:val="18"/>
                                  <w:szCs w:val="18"/>
                                </w:rPr>
                              </w:pPr>
                            </w:p>
                            <w:p w14:paraId="5251A18F" w14:textId="77777777" w:rsidR="00CA5115" w:rsidRDefault="00CA5115" w:rsidP="00D44B46">
                              <w:pPr>
                                <w:wordWrap w:val="0"/>
                                <w:jc w:val="right"/>
                                <w:rPr>
                                  <w:rFonts w:ascii="Arial" w:hAnsi="Arial"/>
                                  <w:sz w:val="18"/>
                                  <w:szCs w:val="18"/>
                                </w:rPr>
                              </w:pPr>
                            </w:p>
                            <w:p w14:paraId="20AFDC18" w14:textId="77777777" w:rsidR="00CA5115" w:rsidRDefault="00CA5115" w:rsidP="00D44B46">
                              <w:pPr>
                                <w:wordWrap w:val="0"/>
                                <w:jc w:val="right"/>
                                <w:rPr>
                                  <w:rFonts w:ascii="Arial" w:hAnsi="Arial"/>
                                  <w:sz w:val="18"/>
                                  <w:szCs w:val="18"/>
                                </w:rPr>
                              </w:pPr>
                            </w:p>
                            <w:p w14:paraId="159B42D6" w14:textId="77777777" w:rsidR="00CA5115" w:rsidRDefault="00CA5115" w:rsidP="00D44B46">
                              <w:pPr>
                                <w:wordWrap w:val="0"/>
                                <w:jc w:val="right"/>
                                <w:rPr>
                                  <w:rFonts w:ascii="Arial" w:hAnsi="Arial"/>
                                  <w:sz w:val="18"/>
                                  <w:szCs w:val="18"/>
                                </w:rPr>
                              </w:pPr>
                            </w:p>
                            <w:p w14:paraId="005FD57A" w14:textId="77777777" w:rsidR="00CA5115" w:rsidRDefault="00CA5115" w:rsidP="00D44B46">
                              <w:pPr>
                                <w:wordWrap w:val="0"/>
                                <w:jc w:val="right"/>
                                <w:rPr>
                                  <w:rFonts w:ascii="Arial" w:hAnsi="Arial"/>
                                  <w:sz w:val="18"/>
                                  <w:szCs w:val="18"/>
                                </w:rPr>
                              </w:pPr>
                            </w:p>
                            <w:p w14:paraId="778D529A" w14:textId="77777777" w:rsidR="00CA5115" w:rsidRDefault="00CA5115" w:rsidP="00D44B46">
                              <w:pPr>
                                <w:wordWrap w:val="0"/>
                                <w:jc w:val="right"/>
                                <w:rPr>
                                  <w:rFonts w:ascii="Arial" w:hAnsi="Arial"/>
                                  <w:sz w:val="18"/>
                                  <w:szCs w:val="18"/>
                                </w:rPr>
                              </w:pPr>
                            </w:p>
                            <w:p w14:paraId="03A6E160" w14:textId="77777777" w:rsidR="00CA5115" w:rsidRDefault="00CA5115" w:rsidP="00D44B46">
                              <w:pPr>
                                <w:wordWrap w:val="0"/>
                                <w:jc w:val="right"/>
                                <w:rPr>
                                  <w:rFonts w:ascii="Arial" w:hAnsi="Arial"/>
                                  <w:sz w:val="18"/>
                                  <w:szCs w:val="18"/>
                                </w:rPr>
                              </w:pPr>
                            </w:p>
                            <w:p w14:paraId="3420D24E" w14:textId="77777777" w:rsidR="00CA5115" w:rsidRDefault="00CA5115" w:rsidP="00D44B46">
                              <w:pPr>
                                <w:wordWrap w:val="0"/>
                                <w:jc w:val="right"/>
                                <w:rPr>
                                  <w:rFonts w:ascii="Arial" w:hAnsi="Arial"/>
                                  <w:sz w:val="18"/>
                                  <w:szCs w:val="18"/>
                                </w:rPr>
                              </w:pPr>
                              <w:r>
                                <w:rPr>
                                  <w:rFonts w:ascii="Arial" w:hAnsi="Arial"/>
                                  <w:sz w:val="18"/>
                                  <w:szCs w:val="18"/>
                                </w:rPr>
                                <w:t>ADSP TDM Plugin</w:t>
                              </w:r>
                            </w:p>
                          </w:txbxContent>
                        </wps:txbx>
                        <wps:bodyPr rot="0" vert="horz" wrap="square" lIns="70209" tIns="8401" rIns="70209" bIns="8401" anchor="t" anchorCtr="0" upright="1">
                          <a:noAutofit/>
                        </wps:bodyPr>
                      </wps:wsp>
                      <wps:wsp>
                        <wps:cNvPr id="1038" name="Rectangle 82"/>
                        <wps:cNvSpPr>
                          <a:spLocks noChangeArrowheads="1"/>
                        </wps:cNvSpPr>
                        <wps:spPr bwMode="auto">
                          <a:xfrm>
                            <a:off x="509902" y="126325"/>
                            <a:ext cx="1735406" cy="6148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9F02611" w14:textId="77777777" w:rsidR="00CA5115" w:rsidRDefault="00CA5115" w:rsidP="00D44B46">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1039" name="AutoShape 84"/>
                        <wps:cNvSpPr>
                          <a:spLocks noChangeArrowheads="1"/>
                        </wps:cNvSpPr>
                        <wps:spPr bwMode="auto">
                          <a:xfrm>
                            <a:off x="514302" y="2132717"/>
                            <a:ext cx="986603" cy="598317"/>
                          </a:xfrm>
                          <a:prstGeom prst="flowChartPredefinedProcess">
                            <a:avLst/>
                          </a:prstGeom>
                          <a:solidFill>
                            <a:srgbClr val="FBE4D5"/>
                          </a:solidFill>
                          <a:ln w="9525">
                            <a:solidFill>
                              <a:srgbClr val="000000"/>
                            </a:solidFill>
                            <a:miter lim="800000"/>
                            <a:headEnd/>
                            <a:tailEnd/>
                          </a:ln>
                        </wps:spPr>
                        <wps:txbx>
                          <w:txbxContent>
                            <w:p w14:paraId="0F9E4A03" w14:textId="77777777" w:rsidR="00CA5115" w:rsidRDefault="00CA5115" w:rsidP="00D44B46">
                              <w:pPr>
                                <w:spacing w:line="276" w:lineRule="auto"/>
                                <w:jc w:val="center"/>
                                <w:rPr>
                                  <w:rFonts w:ascii="Arial" w:hAnsi="Arial"/>
                                  <w:sz w:val="18"/>
                                  <w:szCs w:val="18"/>
                                </w:rPr>
                              </w:pPr>
                            </w:p>
                            <w:p w14:paraId="468A0EA2" w14:textId="77777777" w:rsidR="00CA5115" w:rsidRDefault="00CA5115" w:rsidP="00D44B46">
                              <w:pPr>
                                <w:spacing w:line="276" w:lineRule="auto"/>
                                <w:jc w:val="center"/>
                                <w:rPr>
                                  <w:rFonts w:ascii="Arial" w:hAnsi="Arial"/>
                                  <w:sz w:val="18"/>
                                  <w:szCs w:val="18"/>
                                </w:rPr>
                              </w:pPr>
                              <w:r>
                                <w:rPr>
                                  <w:rFonts w:ascii="Arial" w:hAnsi="Arial"/>
                                  <w:sz w:val="18"/>
                                  <w:szCs w:val="18"/>
                                </w:rPr>
                                <w:t>HiFi2 TDM Capture</w:t>
                              </w:r>
                            </w:p>
                          </w:txbxContent>
                        </wps:txbx>
                        <wps:bodyPr rot="0" vert="horz" wrap="square" lIns="70209" tIns="8401" rIns="70209" bIns="8401" anchor="t" anchorCtr="0" upright="1">
                          <a:noAutofit/>
                        </wps:bodyPr>
                      </wps:wsp>
                      <wps:wsp>
                        <wps:cNvPr id="1040" name="Text Box 86"/>
                        <wps:cNvSpPr txBox="1">
                          <a:spLocks noChangeArrowheads="1"/>
                        </wps:cNvSpPr>
                        <wps:spPr bwMode="auto">
                          <a:xfrm>
                            <a:off x="1422505" y="1974986"/>
                            <a:ext cx="1057703" cy="20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ED4DE" w14:textId="77777777" w:rsidR="00CA5115" w:rsidRDefault="00CA5115" w:rsidP="00D44B46">
                              <w:pPr>
                                <w:rPr>
                                  <w:rFonts w:ascii="Arial" w:hAnsi="Arial"/>
                                  <w:sz w:val="18"/>
                                  <w:szCs w:val="18"/>
                                </w:rPr>
                              </w:pPr>
                              <w:r>
                                <w:rPr>
                                  <w:rFonts w:ascii="Arial" w:hAnsi="Arial"/>
                                  <w:sz w:val="18"/>
                                  <w:szCs w:val="18"/>
                                </w:rPr>
                                <w:t>TDM PCM data</w:t>
                              </w:r>
                            </w:p>
                          </w:txbxContent>
                        </wps:txbx>
                        <wps:bodyPr rot="0" vert="horz" wrap="square" lIns="70209" tIns="8401" rIns="70209" bIns="8401" anchor="t" anchorCtr="0" upright="1">
                          <a:noAutofit/>
                        </wps:bodyPr>
                      </wps:wsp>
                      <wps:wsp>
                        <wps:cNvPr id="1041" name="Text Box 89"/>
                        <wps:cNvSpPr txBox="1">
                          <a:spLocks noChangeArrowheads="1"/>
                        </wps:cNvSpPr>
                        <wps:spPr bwMode="auto">
                          <a:xfrm>
                            <a:off x="4928616" y="1784949"/>
                            <a:ext cx="772802" cy="20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BC8F7" w14:textId="77777777" w:rsidR="00CA5115" w:rsidRDefault="00CA5115" w:rsidP="00D44B46">
                              <w:pPr>
                                <w:rPr>
                                  <w:rFonts w:ascii="Arial" w:hAnsi="Arial"/>
                                  <w:sz w:val="18"/>
                                  <w:szCs w:val="18"/>
                                </w:rPr>
                              </w:pPr>
                              <w:r>
                                <w:rPr>
                                  <w:rFonts w:ascii="Arial" w:hAnsi="Arial"/>
                                  <w:sz w:val="18"/>
                                  <w:szCs w:val="18"/>
                                </w:rPr>
                                <w:t>Microphone</w:t>
                              </w:r>
                            </w:p>
                          </w:txbxContent>
                        </wps:txbx>
                        <wps:bodyPr rot="0" vert="horz" wrap="square" lIns="70209" tIns="8401" rIns="70209" bIns="8401" anchor="t" anchorCtr="0" upright="1">
                          <a:noAutofit/>
                        </wps:bodyPr>
                      </wps:wsp>
                      <wps:wsp>
                        <wps:cNvPr id="1042" name="AutoShape 91"/>
                        <wps:cNvCnPr>
                          <a:cxnSpLocks noChangeShapeType="1"/>
                        </wps:cNvCnPr>
                        <wps:spPr bwMode="auto">
                          <a:xfrm>
                            <a:off x="1026103" y="741145"/>
                            <a:ext cx="26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43" name="Text Box 92"/>
                        <wps:cNvSpPr txBox="1">
                          <a:spLocks noChangeArrowheads="1"/>
                        </wps:cNvSpPr>
                        <wps:spPr bwMode="auto">
                          <a:xfrm>
                            <a:off x="1351204" y="952786"/>
                            <a:ext cx="1205204" cy="204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97AEB" w14:textId="77777777" w:rsidR="00CA5115" w:rsidRDefault="00CA5115" w:rsidP="00D44B46">
                              <w:pPr>
                                <w:rPr>
                                  <w:rFonts w:ascii="Arial" w:hAnsi="Arial"/>
                                  <w:sz w:val="18"/>
                                  <w:szCs w:val="18"/>
                                </w:rPr>
                              </w:pPr>
                              <w:r>
                                <w:rPr>
                                  <w:rFonts w:ascii="Arial" w:hAnsi="Arial"/>
                                  <w:sz w:val="18"/>
                                  <w:szCs w:val="18"/>
                                </w:rPr>
                                <w:t>4xPCM data</w:t>
                              </w:r>
                            </w:p>
                          </w:txbxContent>
                        </wps:txbx>
                        <wps:bodyPr rot="0" vert="horz" wrap="square" lIns="70209" tIns="8401" rIns="70209" bIns="8401" anchor="t" anchorCtr="0" upright="1">
                          <a:noAutofit/>
                        </wps:bodyPr>
                      </wps:wsp>
                      <wps:wsp>
                        <wps:cNvPr id="1044" name="AutoShape 91"/>
                        <wps:cNvCnPr>
                          <a:cxnSpLocks noChangeShapeType="1"/>
                        </wps:cNvCnPr>
                        <wps:spPr bwMode="auto">
                          <a:xfrm>
                            <a:off x="890903" y="741145"/>
                            <a:ext cx="26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45" name="AutoShape 91"/>
                        <wps:cNvCnPr>
                          <a:cxnSpLocks noChangeShapeType="1"/>
                        </wps:cNvCnPr>
                        <wps:spPr bwMode="auto">
                          <a:xfrm>
                            <a:off x="1288504" y="741145"/>
                            <a:ext cx="25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46" name="AutoShape 91"/>
                        <wps:cNvCnPr>
                          <a:cxnSpLocks noChangeShapeType="1"/>
                        </wps:cNvCnPr>
                        <wps:spPr bwMode="auto">
                          <a:xfrm>
                            <a:off x="1153304" y="741145"/>
                            <a:ext cx="26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wpg:cNvPr id="1047" name="Group 79"/>
                        <wpg:cNvGrpSpPr>
                          <a:grpSpLocks/>
                        </wpg:cNvGrpSpPr>
                        <wpg:grpSpPr bwMode="auto">
                          <a:xfrm>
                            <a:off x="5109917" y="2101411"/>
                            <a:ext cx="321101" cy="704238"/>
                            <a:chOff x="51544" y="21166"/>
                            <a:chExt cx="3210" cy="7041"/>
                          </a:xfrm>
                        </wpg:grpSpPr>
                        <wps:wsp>
                          <wps:cNvPr id="1048" name="Oval 29"/>
                          <wps:cNvSpPr>
                            <a:spLocks noChangeArrowheads="1"/>
                          </wps:cNvSpPr>
                          <wps:spPr bwMode="auto">
                            <a:xfrm rot="1412343">
                              <a:off x="53837" y="27373"/>
                              <a:ext cx="917" cy="834"/>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49" name="Trapezoid 76"/>
                          <wps:cNvSpPr>
                            <a:spLocks/>
                          </wps:cNvSpPr>
                          <wps:spPr bwMode="auto">
                            <a:xfrm rot="9849370">
                              <a:off x="52728" y="22754"/>
                              <a:ext cx="1774" cy="5027"/>
                            </a:xfrm>
                            <a:custGeom>
                              <a:avLst/>
                              <a:gdLst>
                                <a:gd name="T0" fmla="*/ 0 w 177437"/>
                                <a:gd name="T1" fmla="*/ 502682 h 502682"/>
                                <a:gd name="T2" fmla="*/ 44359 w 177437"/>
                                <a:gd name="T3" fmla="*/ 0 h 502682"/>
                                <a:gd name="T4" fmla="*/ 133078 w 177437"/>
                                <a:gd name="T5" fmla="*/ 0 h 502682"/>
                                <a:gd name="T6" fmla="*/ 177437 w 177437"/>
                                <a:gd name="T7" fmla="*/ 502682 h 502682"/>
                                <a:gd name="T8" fmla="*/ 0 w 177437"/>
                                <a:gd name="T9" fmla="*/ 502682 h 50268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7437" h="502682">
                                  <a:moveTo>
                                    <a:pt x="0" y="502682"/>
                                  </a:moveTo>
                                  <a:lnTo>
                                    <a:pt x="44359" y="0"/>
                                  </a:lnTo>
                                  <a:lnTo>
                                    <a:pt x="133078" y="0"/>
                                  </a:lnTo>
                                  <a:lnTo>
                                    <a:pt x="177437" y="502682"/>
                                  </a:lnTo>
                                  <a:lnTo>
                                    <a:pt x="0" y="502682"/>
                                  </a:lnTo>
                                  <a:close/>
                                </a:path>
                              </a:pathLst>
                            </a:cu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0" name="Oval 21"/>
                          <wps:cNvSpPr>
                            <a:spLocks noChangeArrowheads="1"/>
                          </wps:cNvSpPr>
                          <wps:spPr bwMode="auto">
                            <a:xfrm rot="1412343">
                              <a:off x="51877" y="21590"/>
                              <a:ext cx="1908" cy="1908"/>
                            </a:xfrm>
                            <a:prstGeom prst="ellipse">
                              <a:avLst/>
                            </a:prstGeom>
                            <a:solidFill>
                              <a:schemeClr val="bg1">
                                <a:lumMod val="100000"/>
                                <a:lumOff val="0"/>
                              </a:schemeClr>
                            </a:solidFill>
                            <a:ln w="6350">
                              <a:solidFill>
                                <a:schemeClr val="bg1">
                                  <a:lumMod val="100000"/>
                                  <a:lumOff val="0"/>
                                </a:schemeClr>
                              </a:solidFill>
                              <a:miter lim="800000"/>
                              <a:headEnd/>
                              <a:tailEnd/>
                            </a:ln>
                          </wps:spPr>
                          <wps:bodyPr rot="0" vert="horz" wrap="square" lIns="91440" tIns="45720" rIns="91440" bIns="45720" anchor="ctr" anchorCtr="0" upright="1">
                            <a:noAutofit/>
                          </wps:bodyPr>
                        </wps:wsp>
                        <wps:wsp>
                          <wps:cNvPr id="1051" name="Oval 129"/>
                          <wps:cNvSpPr>
                            <a:spLocks noChangeArrowheads="1"/>
                          </wps:cNvSpPr>
                          <wps:spPr bwMode="auto">
                            <a:xfrm rot="1412343">
                              <a:off x="51835" y="21361"/>
                              <a:ext cx="1908" cy="1909"/>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2" name="Arc 77"/>
                          <wps:cNvSpPr>
                            <a:spLocks/>
                          </wps:cNvSpPr>
                          <wps:spPr bwMode="auto">
                            <a:xfrm rot="7280208">
                              <a:off x="51601" y="21109"/>
                              <a:ext cx="2328" cy="2442"/>
                            </a:xfrm>
                            <a:custGeom>
                              <a:avLst/>
                              <a:gdLst>
                                <a:gd name="T0" fmla="*/ 109880 w 232770"/>
                                <a:gd name="T1" fmla="*/ 191 h 244260"/>
                                <a:gd name="T2" fmla="*/ 198466 w 232770"/>
                                <a:gd name="T3" fmla="*/ 35545 h 244260"/>
                                <a:gd name="T4" fmla="*/ 232770 w 232770"/>
                                <a:gd name="T5" fmla="*/ 122119 h 244260"/>
                                <a:gd name="T6" fmla="*/ 0 60000 65536"/>
                                <a:gd name="T7" fmla="*/ 0 60000 65536"/>
                                <a:gd name="T8" fmla="*/ 0 60000 65536"/>
                              </a:gdLst>
                              <a:ahLst/>
                              <a:cxnLst>
                                <a:cxn ang="T6">
                                  <a:pos x="T0" y="T1"/>
                                </a:cxn>
                                <a:cxn ang="T7">
                                  <a:pos x="T2" y="T3"/>
                                </a:cxn>
                                <a:cxn ang="T8">
                                  <a:pos x="T4" y="T5"/>
                                </a:cxn>
                              </a:cxnLst>
                              <a:rect l="0" t="0" r="r" b="b"/>
                              <a:pathLst>
                                <a:path w="232770" h="244260" stroke="0">
                                  <a:moveTo>
                                    <a:pt x="109880" y="191"/>
                                  </a:moveTo>
                                  <a:cubicBezTo>
                                    <a:pt x="142851" y="-1746"/>
                                    <a:pt x="175055" y="11106"/>
                                    <a:pt x="198466" y="35545"/>
                                  </a:cubicBezTo>
                                  <a:cubicBezTo>
                                    <a:pt x="220422" y="58464"/>
                                    <a:pt x="232767" y="89621"/>
                                    <a:pt x="232770" y="122119"/>
                                  </a:cubicBezTo>
                                  <a:lnTo>
                                    <a:pt x="116385" y="122130"/>
                                  </a:lnTo>
                                  <a:lnTo>
                                    <a:pt x="109880" y="191"/>
                                  </a:lnTo>
                                  <a:close/>
                                </a:path>
                                <a:path w="232770" h="244260" fill="none">
                                  <a:moveTo>
                                    <a:pt x="109880" y="191"/>
                                  </a:moveTo>
                                  <a:cubicBezTo>
                                    <a:pt x="142851" y="-1746"/>
                                    <a:pt x="175055" y="11106"/>
                                    <a:pt x="198466" y="35545"/>
                                  </a:cubicBezTo>
                                  <a:cubicBezTo>
                                    <a:pt x="220422" y="58464"/>
                                    <a:pt x="232767" y="89621"/>
                                    <a:pt x="232770" y="122119"/>
                                  </a:cubicBezTo>
                                </a:path>
                              </a:pathLst>
                            </a:cu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wps:wsp>
                        <wps:cNvPr id="1053" name="AutoShape 88"/>
                        <wps:cNvCnPr>
                          <a:cxnSpLocks noChangeShapeType="1"/>
                          <a:stCxn id="1039" idx="3"/>
                          <a:endCxn id="1056" idx="1"/>
                        </wps:cNvCnPr>
                        <wps:spPr bwMode="auto">
                          <a:xfrm flipV="1">
                            <a:off x="1500905" y="2428975"/>
                            <a:ext cx="736102" cy="2901"/>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4" name="Rectangle 164"/>
                        <wps:cNvSpPr>
                          <a:spLocks noChangeArrowheads="1"/>
                        </wps:cNvSpPr>
                        <wps:spPr bwMode="auto">
                          <a:xfrm>
                            <a:off x="4361314" y="2224435"/>
                            <a:ext cx="449001" cy="4083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0E2353E" w14:textId="77777777" w:rsidR="00CA5115" w:rsidRDefault="00CA5115" w:rsidP="00D44B46">
                              <w:pPr>
                                <w:pStyle w:val="NormalWeb"/>
                                <w:spacing w:before="0" w:after="0"/>
                                <w:jc w:val="center"/>
                              </w:pPr>
                              <w:r>
                                <w:rPr>
                                  <w:rFonts w:ascii="Arial" w:hAnsi="Arial" w:cs="Arial"/>
                                  <w:sz w:val="18"/>
                                  <w:szCs w:val="18"/>
                                </w:rPr>
                                <w:t>ADC</w:t>
                              </w:r>
                            </w:p>
                          </w:txbxContent>
                        </wps:txbx>
                        <wps:bodyPr rot="0" vert="horz" wrap="square" lIns="70209" tIns="8401" rIns="70209" bIns="8401" anchor="t" anchorCtr="0" upright="1">
                          <a:noAutofit/>
                        </wps:bodyPr>
                      </wps:wsp>
                      <wps:wsp>
                        <wps:cNvPr id="1055" name="AutoShape 90"/>
                        <wps:cNvCnPr>
                          <a:cxnSpLocks noChangeShapeType="1"/>
                        </wps:cNvCnPr>
                        <wps:spPr bwMode="auto">
                          <a:xfrm flipV="1">
                            <a:off x="4810016" y="2428675"/>
                            <a:ext cx="353001" cy="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6" name="Rectangle 166"/>
                        <wps:cNvSpPr>
                          <a:spLocks noChangeArrowheads="1"/>
                        </wps:cNvSpPr>
                        <wps:spPr bwMode="auto">
                          <a:xfrm>
                            <a:off x="2237007" y="2225035"/>
                            <a:ext cx="401401" cy="4077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5B99ACE" w14:textId="77777777" w:rsidR="00CA5115" w:rsidRDefault="00CA5115" w:rsidP="00D44B46">
                              <w:pPr>
                                <w:pStyle w:val="NormalWeb"/>
                                <w:spacing w:before="0" w:after="0"/>
                                <w:jc w:val="center"/>
                              </w:pPr>
                              <w:r>
                                <w:rPr>
                                  <w:rFonts w:ascii="Arial" w:hAnsi="Arial"/>
                                  <w:sz w:val="18"/>
                                  <w:szCs w:val="18"/>
                                </w:rPr>
                                <w:t>DVC</w:t>
                              </w:r>
                            </w:p>
                          </w:txbxContent>
                        </wps:txbx>
                        <wps:bodyPr rot="0" vert="horz" wrap="square" lIns="70209" tIns="8401" rIns="70209" bIns="8401" anchor="t" anchorCtr="0" upright="1">
                          <a:noAutofit/>
                        </wps:bodyPr>
                      </wps:wsp>
                      <wps:wsp>
                        <wps:cNvPr id="1057" name="AutoShape 23"/>
                        <wps:cNvCnPr>
                          <a:cxnSpLocks noChangeShapeType="1"/>
                        </wps:cNvCnPr>
                        <wps:spPr bwMode="auto">
                          <a:xfrm>
                            <a:off x="2639609" y="2429575"/>
                            <a:ext cx="139700" cy="3201"/>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8" name="Rectangle 168"/>
                        <wps:cNvSpPr>
                          <a:spLocks noChangeArrowheads="1"/>
                        </wps:cNvSpPr>
                        <wps:spPr bwMode="auto">
                          <a:xfrm>
                            <a:off x="2780009" y="2228235"/>
                            <a:ext cx="412101" cy="4077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7634456" w14:textId="77777777" w:rsidR="00CA5115" w:rsidRDefault="00CA5115" w:rsidP="00D44B46">
                              <w:pPr>
                                <w:pStyle w:val="NormalWeb"/>
                                <w:spacing w:before="0" w:after="0"/>
                                <w:jc w:val="center"/>
                              </w:pPr>
                              <w:r>
                                <w:rPr>
                                  <w:rFonts w:ascii="Arial" w:hAnsi="Arial"/>
                                  <w:sz w:val="18"/>
                                  <w:szCs w:val="18"/>
                                </w:rPr>
                                <w:t>SRC</w:t>
                              </w:r>
                            </w:p>
                          </w:txbxContent>
                        </wps:txbx>
                        <wps:bodyPr rot="0" vert="horz" wrap="square" lIns="70209" tIns="8401" rIns="70209" bIns="8401" anchor="t" anchorCtr="0" upright="1">
                          <a:noAutofit/>
                        </wps:bodyPr>
                      </wps:wsp>
                      <wps:wsp>
                        <wps:cNvPr id="1059" name="AutoShape 23"/>
                        <wps:cNvCnPr>
                          <a:cxnSpLocks noChangeShapeType="1"/>
                        </wps:cNvCnPr>
                        <wps:spPr bwMode="auto">
                          <a:xfrm flipV="1">
                            <a:off x="3192010" y="2429575"/>
                            <a:ext cx="382001" cy="25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60" name="Rectangle 170"/>
                        <wps:cNvSpPr>
                          <a:spLocks noChangeArrowheads="1"/>
                        </wps:cNvSpPr>
                        <wps:spPr bwMode="auto">
                          <a:xfrm>
                            <a:off x="2179907" y="2187628"/>
                            <a:ext cx="1072503" cy="52080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1" name="Text Box 15"/>
                        <wps:cNvSpPr txBox="1">
                          <a:spLocks noChangeArrowheads="1"/>
                        </wps:cNvSpPr>
                        <wps:spPr bwMode="auto">
                          <a:xfrm>
                            <a:off x="2480208" y="2053001"/>
                            <a:ext cx="772202" cy="20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2BCCC" w14:textId="77777777" w:rsidR="00CA5115" w:rsidRDefault="00CA5115" w:rsidP="00D44B46">
                              <w:pPr>
                                <w:pStyle w:val="NormalWeb"/>
                                <w:spacing w:before="0" w:after="0"/>
                                <w:jc w:val="both"/>
                              </w:pPr>
                              <w:r>
                                <w:rPr>
                                  <w:rFonts w:ascii="Arial" w:hAnsi="Arial"/>
                                  <w:sz w:val="18"/>
                                  <w:szCs w:val="18"/>
                                </w:rPr>
                                <w:t>SCU</w:t>
                              </w:r>
                            </w:p>
                          </w:txbxContent>
                        </wps:txbx>
                        <wps:bodyPr rot="0" vert="horz" wrap="square" lIns="70209" tIns="8401" rIns="70209" bIns="8401" anchor="t" anchorCtr="0" upright="1">
                          <a:noAutofit/>
                        </wps:bodyPr>
                      </wps:wsp>
                      <wps:wsp>
                        <wps:cNvPr id="1062" name="Rectangle 172"/>
                        <wps:cNvSpPr>
                          <a:spLocks noChangeArrowheads="1"/>
                        </wps:cNvSpPr>
                        <wps:spPr bwMode="auto">
                          <a:xfrm>
                            <a:off x="3574012" y="2225035"/>
                            <a:ext cx="520702" cy="4077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56604C5" w14:textId="77777777" w:rsidR="00CA5115" w:rsidRDefault="00CA5115" w:rsidP="00D44B46">
                              <w:pPr>
                                <w:pStyle w:val="NormalWeb"/>
                                <w:spacing w:before="0" w:after="0"/>
                                <w:jc w:val="center"/>
                              </w:pPr>
                              <w:r>
                                <w:rPr>
                                  <w:rFonts w:ascii="Arial" w:hAnsi="Arial"/>
                                  <w:sz w:val="18"/>
                                  <w:szCs w:val="18"/>
                                </w:rPr>
                                <w:t>SSI</w:t>
                              </w:r>
                            </w:p>
                          </w:txbxContent>
                        </wps:txbx>
                        <wps:bodyPr rot="0" vert="horz" wrap="square" lIns="70209" tIns="8401" rIns="70209" bIns="8401" anchor="t" anchorCtr="0" upright="1">
                          <a:noAutofit/>
                        </wps:bodyPr>
                      </wps:wsp>
                      <wps:wsp>
                        <wps:cNvPr id="1063" name="AutoShape 23"/>
                        <wps:cNvCnPr>
                          <a:cxnSpLocks noChangeShapeType="1"/>
                        </wps:cNvCnPr>
                        <wps:spPr bwMode="auto">
                          <a:xfrm flipV="1">
                            <a:off x="4096613" y="2428675"/>
                            <a:ext cx="264601" cy="9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27246BA" id="Canvas 1064" o:spid="_x0000_s1665" editas="canvas" style="width:487.6pt;height:267.95pt;mso-position-horizontal-relative:char;mso-position-vertical-relative:line" coordsize="61925,34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">
                <v:shape id="_x0000_s1666" type="#_x0000_t75" style="position:absolute;width:61925;height:34029;visibility:visible;mso-wrap-style:square">
                  <v:fill o:detectmouseclick="t"/>
                  <v:path o:connecttype="none"/>
                </v:shape>
                <v:oval id="Oval 139" o:spid="_x0000_s1667" style="position:absolute;left:54205;top:28198;width:968;height:810;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" fillcolor="#a5a5a5 [2092]" strokecolor="#a5a5a5 [2092]" strokeweight="1pt">
                  <v:stroke joinstyle="miter"/>
                </v:oval>
                <v:shape id="Trapezoid 140" o:spid="_x0000_s1668" style="position:absolute;left:53048;top:23548;width:1873;height:4881;rotation:10806731fd;visibility:visible;mso-wrap-style:square;v-text-anchor:middle" coordsize="187267,48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" path="m,487947l46817,r93633,l187267,487947,,487947xe" fillcolor="#a5a5a5 [2092]" strokecolor="#a5a5a5 [2092]" strokeweight="1pt">
                  <v:stroke joinstyle="miter"/>
                  <v:path arrowok="t" o:connecttype="custom" o:connectlocs="0,488095;46826,0;140475,0;187301,488095;0,488095" o:connectangles="0,0,0,0,0"/>
                </v:shape>
                <v:oval id="Oval 143" o:spid="_x0000_s1669" style="position:absolute;left:52182;top:21882;width:2014;height:1852;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" fillcolor="#a5a5a5 [2092]" strokecolor="#a5a5a5 [2092]" strokeweight="1pt">
                  <v:stroke joinstyle="miter"/>
                </v:oval>
                <v:shape id="Arc 144" o:spid="_x0000_s1670" style="position:absolute;left:51916;top:21769;width:2260;height:2578;rotation:8000521fd;visibility:visible;mso-wrap-style:square;v-text-anchor:middle" coordsize="225947,25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" path="m106110,238nsc139944,-2112,172915,12996,195926,41392v19299,23816,30020,55058,30022,87493l112974,128896,106110,238xem106110,238nfc139944,-2112,172915,12996,195926,41392v19299,23816,30020,55058,30022,87493e" fillcolor="#a5a5a5 [2092]" strokecolor="#a5a5a5 [2092]" strokeweight="1pt">
                  <v:stroke joinstyle="miter"/>
                  <v:path arrowok="t" o:connecttype="custom" o:connectlocs="106156,238;196010,41394;226045,128890" o:connectangles="0,0,0"/>
                </v:shape>
                <v:rect id="Rectangle 80" o:spid="_x0000_s1671" style="position:absolute;left:1435;top:16738;width:16680;height:1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">
                  <v:shadow on="t" opacity=".5" offset="6pt,6pt"/>
                  <v:textbox inset="1.95025mm,.23336mm,1.95025mm,.23336mm">
                    <w:txbxContent>
                      <w:p w14:paraId="2D94527F" w14:textId="77777777" w:rsidR="00CA5115" w:rsidRDefault="00CA5115" w:rsidP="00D44B46">
                        <w:pPr>
                          <w:wordWrap w:val="0"/>
                          <w:jc w:val="right"/>
                          <w:rPr>
                            <w:rFonts w:ascii="Arial" w:hAnsi="Arial"/>
                            <w:sz w:val="18"/>
                            <w:szCs w:val="18"/>
                          </w:rPr>
                        </w:pPr>
                      </w:p>
                      <w:p w14:paraId="2E2D9BF1" w14:textId="77777777" w:rsidR="00CA5115" w:rsidRDefault="00CA5115" w:rsidP="00D44B46">
                        <w:pPr>
                          <w:wordWrap w:val="0"/>
                          <w:jc w:val="right"/>
                          <w:rPr>
                            <w:rFonts w:ascii="Arial" w:hAnsi="Arial"/>
                            <w:sz w:val="18"/>
                            <w:szCs w:val="18"/>
                          </w:rPr>
                        </w:pPr>
                      </w:p>
                      <w:p w14:paraId="26C4432B" w14:textId="77777777" w:rsidR="00CA5115" w:rsidRDefault="00CA5115" w:rsidP="00D44B46">
                        <w:pPr>
                          <w:wordWrap w:val="0"/>
                          <w:jc w:val="right"/>
                          <w:rPr>
                            <w:rFonts w:ascii="Arial" w:hAnsi="Arial"/>
                            <w:sz w:val="18"/>
                            <w:szCs w:val="18"/>
                          </w:rPr>
                        </w:pPr>
                      </w:p>
                      <w:p w14:paraId="5251A18F" w14:textId="77777777" w:rsidR="00CA5115" w:rsidRDefault="00CA5115" w:rsidP="00D44B46">
                        <w:pPr>
                          <w:wordWrap w:val="0"/>
                          <w:jc w:val="right"/>
                          <w:rPr>
                            <w:rFonts w:ascii="Arial" w:hAnsi="Arial"/>
                            <w:sz w:val="18"/>
                            <w:szCs w:val="18"/>
                          </w:rPr>
                        </w:pPr>
                      </w:p>
                      <w:p w14:paraId="20AFDC18" w14:textId="77777777" w:rsidR="00CA5115" w:rsidRDefault="00CA5115" w:rsidP="00D44B46">
                        <w:pPr>
                          <w:wordWrap w:val="0"/>
                          <w:jc w:val="right"/>
                          <w:rPr>
                            <w:rFonts w:ascii="Arial" w:hAnsi="Arial"/>
                            <w:sz w:val="18"/>
                            <w:szCs w:val="18"/>
                          </w:rPr>
                        </w:pPr>
                      </w:p>
                      <w:p w14:paraId="159B42D6" w14:textId="77777777" w:rsidR="00CA5115" w:rsidRDefault="00CA5115" w:rsidP="00D44B46">
                        <w:pPr>
                          <w:wordWrap w:val="0"/>
                          <w:jc w:val="right"/>
                          <w:rPr>
                            <w:rFonts w:ascii="Arial" w:hAnsi="Arial"/>
                            <w:sz w:val="18"/>
                            <w:szCs w:val="18"/>
                          </w:rPr>
                        </w:pPr>
                      </w:p>
                      <w:p w14:paraId="005FD57A" w14:textId="77777777" w:rsidR="00CA5115" w:rsidRDefault="00CA5115" w:rsidP="00D44B46">
                        <w:pPr>
                          <w:wordWrap w:val="0"/>
                          <w:jc w:val="right"/>
                          <w:rPr>
                            <w:rFonts w:ascii="Arial" w:hAnsi="Arial"/>
                            <w:sz w:val="18"/>
                            <w:szCs w:val="18"/>
                          </w:rPr>
                        </w:pPr>
                      </w:p>
                      <w:p w14:paraId="778D529A" w14:textId="77777777" w:rsidR="00CA5115" w:rsidRDefault="00CA5115" w:rsidP="00D44B46">
                        <w:pPr>
                          <w:wordWrap w:val="0"/>
                          <w:jc w:val="right"/>
                          <w:rPr>
                            <w:rFonts w:ascii="Arial" w:hAnsi="Arial"/>
                            <w:sz w:val="18"/>
                            <w:szCs w:val="18"/>
                          </w:rPr>
                        </w:pPr>
                      </w:p>
                      <w:p w14:paraId="03A6E160" w14:textId="77777777" w:rsidR="00CA5115" w:rsidRDefault="00CA5115" w:rsidP="00D44B46">
                        <w:pPr>
                          <w:wordWrap w:val="0"/>
                          <w:jc w:val="right"/>
                          <w:rPr>
                            <w:rFonts w:ascii="Arial" w:hAnsi="Arial"/>
                            <w:sz w:val="18"/>
                            <w:szCs w:val="18"/>
                          </w:rPr>
                        </w:pPr>
                      </w:p>
                      <w:p w14:paraId="3420D24E" w14:textId="77777777" w:rsidR="00CA5115" w:rsidRDefault="00CA5115" w:rsidP="00D44B46">
                        <w:pPr>
                          <w:wordWrap w:val="0"/>
                          <w:jc w:val="right"/>
                          <w:rPr>
                            <w:rFonts w:ascii="Arial" w:hAnsi="Arial"/>
                            <w:sz w:val="18"/>
                            <w:szCs w:val="18"/>
                          </w:rPr>
                        </w:pPr>
                        <w:r>
                          <w:rPr>
                            <w:rFonts w:ascii="Arial" w:hAnsi="Arial"/>
                            <w:sz w:val="18"/>
                            <w:szCs w:val="18"/>
                          </w:rPr>
                          <w:t>ADSP TDM Plugin</w:t>
                        </w:r>
                      </w:p>
                    </w:txbxContent>
                  </v:textbox>
                </v:rect>
                <v:rect id="Rectangle 82" o:spid="_x0000_s1672" style="position:absolute;left:5099;top:1263;width:17354;height:6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">
                  <v:shadow on="t" opacity=".5" offset="6pt,6pt"/>
                  <v:textbox inset="1.95025mm,.23336mm,1.95025mm,.23336mm">
                    <w:txbxContent>
                      <w:p w14:paraId="69F02611" w14:textId="77777777" w:rsidR="00CA5115" w:rsidRDefault="00CA5115" w:rsidP="00D44B46">
                        <w:pPr>
                          <w:jc w:val="center"/>
                          <w:rPr>
                            <w:rFonts w:ascii="Arial" w:hAnsi="Arial"/>
                            <w:sz w:val="18"/>
                            <w:szCs w:val="18"/>
                          </w:rPr>
                        </w:pPr>
                        <w:r>
                          <w:rPr>
                            <w:rFonts w:ascii="Arial" w:hAnsi="Arial"/>
                            <w:sz w:val="18"/>
                            <w:szCs w:val="18"/>
                          </w:rPr>
                          <w:t>ADSP Framework</w:t>
                        </w:r>
                      </w:p>
                    </w:txbxContent>
                  </v:textbox>
                </v:rect>
                <v:shape id="AutoShape 84" o:spid="_x0000_s1673" type="#_x0000_t112" style="position:absolute;left:5143;top:21327;width:9866;height:5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" fillcolor="#fbe4d5">
                  <v:textbox inset="1.95025mm,.23336mm,1.95025mm,.23336mm">
                    <w:txbxContent>
                      <w:p w14:paraId="0F9E4A03" w14:textId="77777777" w:rsidR="00CA5115" w:rsidRDefault="00CA5115" w:rsidP="00D44B46">
                        <w:pPr>
                          <w:spacing w:line="276" w:lineRule="auto"/>
                          <w:jc w:val="center"/>
                          <w:rPr>
                            <w:rFonts w:ascii="Arial" w:hAnsi="Arial"/>
                            <w:sz w:val="18"/>
                            <w:szCs w:val="18"/>
                          </w:rPr>
                        </w:pPr>
                      </w:p>
                      <w:p w14:paraId="468A0EA2" w14:textId="77777777" w:rsidR="00CA5115" w:rsidRDefault="00CA5115" w:rsidP="00D44B46">
                        <w:pPr>
                          <w:spacing w:line="276" w:lineRule="auto"/>
                          <w:jc w:val="center"/>
                          <w:rPr>
                            <w:rFonts w:ascii="Arial" w:hAnsi="Arial"/>
                            <w:sz w:val="18"/>
                            <w:szCs w:val="18"/>
                          </w:rPr>
                        </w:pPr>
                        <w:r>
                          <w:rPr>
                            <w:rFonts w:ascii="Arial" w:hAnsi="Arial"/>
                            <w:sz w:val="18"/>
                            <w:szCs w:val="18"/>
                          </w:rPr>
                          <w:t>HiFi2 TDM Capture</w:t>
                        </w:r>
                      </w:p>
                    </w:txbxContent>
                  </v:textbox>
                </v:shape>
                <v:shape id="Text Box 86" o:spid="_x0000_s1674" type="#_x0000_t202" style="position:absolute;left:14225;top:19749;width:10577;height: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" filled="f" stroked="f">
                  <v:textbox inset="1.95025mm,.23336mm,1.95025mm,.23336mm">
                    <w:txbxContent>
                      <w:p w14:paraId="3DFED4DE" w14:textId="77777777" w:rsidR="00CA5115" w:rsidRDefault="00CA5115" w:rsidP="00D44B46">
                        <w:pPr>
                          <w:rPr>
                            <w:rFonts w:ascii="Arial" w:hAnsi="Arial"/>
                            <w:sz w:val="18"/>
                            <w:szCs w:val="18"/>
                          </w:rPr>
                        </w:pPr>
                        <w:r>
                          <w:rPr>
                            <w:rFonts w:ascii="Arial" w:hAnsi="Arial"/>
                            <w:sz w:val="18"/>
                            <w:szCs w:val="18"/>
                          </w:rPr>
                          <w:t>TDM PCM data</w:t>
                        </w:r>
                      </w:p>
                    </w:txbxContent>
                  </v:textbox>
                </v:shape>
                <v:shape id="Text Box 89" o:spid="_x0000_s1675" type="#_x0000_t202" style="position:absolute;left:49286;top:17849;width:772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" filled="f" stroked="f">
                  <v:textbox inset="1.95025mm,.23336mm,1.95025mm,.23336mm">
                    <w:txbxContent>
                      <w:p w14:paraId="4BFBC8F7" w14:textId="77777777" w:rsidR="00CA5115" w:rsidRDefault="00CA5115" w:rsidP="00D44B46">
                        <w:pPr>
                          <w:rPr>
                            <w:rFonts w:ascii="Arial" w:hAnsi="Arial"/>
                            <w:sz w:val="18"/>
                            <w:szCs w:val="18"/>
                          </w:rPr>
                        </w:pPr>
                        <w:r>
                          <w:rPr>
                            <w:rFonts w:ascii="Arial" w:hAnsi="Arial"/>
                            <w:sz w:val="18"/>
                            <w:szCs w:val="18"/>
                          </w:rPr>
                          <w:t>Microphone</w:t>
                        </w:r>
                      </w:p>
                    </w:txbxContent>
                  </v:textbox>
                </v:shape>
                <v:shape id="AutoShape 91" o:spid="_x0000_s1676" type="#_x0000_t32" style="position:absolute;left:10261;top:7411;width:26;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">
                  <v:stroke startarrow="block"/>
                </v:shape>
                <v:shape id="Text Box 92" o:spid="_x0000_s1677" type="#_x0000_t202" style="position:absolute;left:13512;top:9527;width:12052;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" filled="f" stroked="f">
                  <v:textbox inset="1.95025mm,.23336mm,1.95025mm,.23336mm">
                    <w:txbxContent>
                      <w:p w14:paraId="27297AEB" w14:textId="77777777" w:rsidR="00CA5115" w:rsidRDefault="00CA5115" w:rsidP="00D44B46">
                        <w:pPr>
                          <w:rPr>
                            <w:rFonts w:ascii="Arial" w:hAnsi="Arial"/>
                            <w:sz w:val="18"/>
                            <w:szCs w:val="18"/>
                          </w:rPr>
                        </w:pPr>
                        <w:r>
                          <w:rPr>
                            <w:rFonts w:ascii="Arial" w:hAnsi="Arial"/>
                            <w:sz w:val="18"/>
                            <w:szCs w:val="18"/>
                          </w:rPr>
                          <w:t>4xPCM data</w:t>
                        </w:r>
                      </w:p>
                    </w:txbxContent>
                  </v:textbox>
                </v:shape>
                <v:shape id="AutoShape 91" o:spid="_x0000_s1678" type="#_x0000_t32" style="position:absolute;left:8909;top:7411;width:26;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">
                  <v:stroke startarrow="block"/>
                </v:shape>
                <v:shape id="AutoShape 91" o:spid="_x0000_s1679" type="#_x0000_t32" style="position:absolute;left:12885;top:7411;width:25;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">
                  <v:stroke startarrow="block"/>
                </v:shape>
                <v:shape id="AutoShape 91" o:spid="_x0000_s1680" type="#_x0000_t32" style="position:absolute;left:11533;top:7411;width:26;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">
                  <v:stroke startarrow="block"/>
                </v:shape>
                <v:group id="Group 79" o:spid="_x0000_s1681" style="position:absolute;left:51099;top:21014;width:3211;height:7042" coordorigin="51544,21166" coordsize="3210,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oval id="Oval 29" o:spid="_x0000_s1682" style="position:absolute;left:53837;top:27373;width:917;height:834;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" fillcolor="#f4b083 [1941]" strokecolor="black [3213]" strokeweight=".5pt">
                    <v:stroke joinstyle="miter"/>
                  </v:oval>
                  <v:shape id="Trapezoid 76" o:spid="_x0000_s1683" style="position:absolute;left:52728;top:22754;width:1774;height:5027;rotation:10758139fd;visibility:visible;mso-wrap-style:square;v-text-anchor:middle" coordsize="177437,50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" path="m,502682l44359,r88719,l177437,502682,,502682xe" fillcolor="#f4b083 [1941]" strokecolor="black [3213]" strokeweight=".5pt">
                    <v:stroke joinstyle="miter"/>
                    <v:path arrowok="t" o:connecttype="custom" o:connectlocs="0,5027;443,0;1331,0;1774,5027;0,5027" o:connectangles="0,0,0,0,0"/>
                  </v:shape>
                  <v:oval id="Oval 21" o:spid="_x0000_s1684" style="position:absolute;left:51877;top:21590;width:1908;height:1908;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" fillcolor="white [3212]" strokecolor="white [3212]" strokeweight=".5pt">
                    <v:stroke joinstyle="miter"/>
                  </v:oval>
                  <v:oval id="Oval 129" o:spid="_x0000_s1685" style="position:absolute;left:51835;top:21361;width:1908;height:1909;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" fillcolor="#f4b083 [1941]" strokecolor="black [3213]" strokeweight=".5pt">
                    <v:stroke joinstyle="miter"/>
                  </v:oval>
                  <v:shape id="Arc 77" o:spid="_x0000_s1686" style="position:absolute;left:51601;top:21109;width:2328;height:2442;rotation:7951929fd;visibility:visible;mso-wrap-style:square;v-text-anchor:middle" coordsize="232770,24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" path="m109880,191nsc142851,-1746,175055,11106,198466,35545v21956,22919,34301,54076,34304,86574l116385,122130,109880,191xem109880,191nfc142851,-1746,175055,11106,198466,35545v21956,22919,34301,54076,34304,86574e" filled="f" strokecolor="black [3213]" strokeweight=".5pt">
                    <v:stroke joinstyle="miter"/>
                    <v:path arrowok="t" o:connecttype="custom" o:connectlocs="1099,2;1985,355;2328,1221" o:connectangles="0,0,0"/>
                  </v:shape>
                </v:group>
                <v:shape id="AutoShape 88" o:spid="_x0000_s1687" type="#_x0000_t32" style="position:absolute;left:15009;top:24289;width:7361;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">
                  <v:stroke startarrow="block"/>
                </v:shape>
                <v:rect id="Rectangle 164" o:spid="_x0000_s1688" style="position:absolute;left:43613;top:22244;width:4490;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" fillcolor="#f2f2f2">
                  <v:shadow on="t" opacity=".5" offset="6pt,6pt"/>
                  <v:textbox inset="1.95025mm,.23336mm,1.95025mm,.23336mm">
                    <w:txbxContent>
                      <w:p w14:paraId="00E2353E" w14:textId="77777777" w:rsidR="00CA5115" w:rsidRDefault="00CA5115" w:rsidP="00D44B46">
                        <w:pPr>
                          <w:pStyle w:val="NormalWeb"/>
                          <w:spacing w:before="0" w:after="0"/>
                          <w:jc w:val="center"/>
                        </w:pPr>
                        <w:r>
                          <w:rPr>
                            <w:rFonts w:ascii="Arial" w:hAnsi="Arial" w:cs="Arial"/>
                            <w:sz w:val="18"/>
                            <w:szCs w:val="18"/>
                          </w:rPr>
                          <w:t>ADC</w:t>
                        </w:r>
                      </w:p>
                    </w:txbxContent>
                  </v:textbox>
                </v:rect>
                <v:shape id="AutoShape 90" o:spid="_x0000_s1689" type="#_x0000_t32" style="position:absolute;left:48100;top:24286;width:353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">
                  <v:stroke startarrow="block"/>
                </v:shape>
                <v:rect id="Rectangle 166" o:spid="_x0000_s1690" style="position:absolute;left:22370;top:22250;width:4014;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" fillcolor="#f2f2f2">
                  <v:shadow on="t" opacity=".5" offset="6pt,6pt"/>
                  <v:textbox inset="1.95025mm,.23336mm,1.95025mm,.23336mm">
                    <w:txbxContent>
                      <w:p w14:paraId="75B99ACE" w14:textId="77777777" w:rsidR="00CA5115" w:rsidRDefault="00CA5115" w:rsidP="00D44B46">
                        <w:pPr>
                          <w:pStyle w:val="NormalWeb"/>
                          <w:spacing w:before="0" w:after="0"/>
                          <w:jc w:val="center"/>
                        </w:pPr>
                        <w:r>
                          <w:rPr>
                            <w:rFonts w:ascii="Arial" w:hAnsi="Arial"/>
                            <w:sz w:val="18"/>
                            <w:szCs w:val="18"/>
                          </w:rPr>
                          <w:t>DVC</w:t>
                        </w:r>
                      </w:p>
                    </w:txbxContent>
                  </v:textbox>
                </v:rect>
                <v:shape id="AutoShape 23" o:spid="_x0000_s1691" type="#_x0000_t32" style="position:absolute;left:26396;top:24295;width:1397;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">
                  <v:stroke startarrow="block"/>
                </v:shape>
                <v:rect id="Rectangle 168" o:spid="_x0000_s1692" style="position:absolute;left:27800;top:22282;width:4121;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" fillcolor="#f2f2f2">
                  <v:shadow on="t" opacity=".5" offset="6pt,6pt"/>
                  <v:textbox inset="1.95025mm,.23336mm,1.95025mm,.23336mm">
                    <w:txbxContent>
                      <w:p w14:paraId="57634456" w14:textId="77777777" w:rsidR="00CA5115" w:rsidRDefault="00CA5115" w:rsidP="00D44B46">
                        <w:pPr>
                          <w:pStyle w:val="NormalWeb"/>
                          <w:spacing w:before="0" w:after="0"/>
                          <w:jc w:val="center"/>
                        </w:pPr>
                        <w:r>
                          <w:rPr>
                            <w:rFonts w:ascii="Arial" w:hAnsi="Arial"/>
                            <w:sz w:val="18"/>
                            <w:szCs w:val="18"/>
                          </w:rPr>
                          <w:t>SRC</w:t>
                        </w:r>
                      </w:p>
                    </w:txbxContent>
                  </v:textbox>
                </v:rect>
                <v:shape id="AutoShape 23" o:spid="_x0000_s1693" type="#_x0000_t32" style="position:absolute;left:31920;top:24295;width:3820;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">
                  <v:stroke startarrow="block"/>
                </v:shape>
                <v:rect id="Rectangle 170" o:spid="_x0000_s1694" style="position:absolute;left:21799;top:21876;width:10725;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" filled="f" strokecolor="black [3213]" strokeweight="1pt"/>
                <v:shape id="Text Box 15" o:spid="_x0000_s1695" type="#_x0000_t202" style="position:absolute;left:24802;top:20530;width:7722;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" filled="f" stroked="f">
                  <v:textbox inset="1.95025mm,.23336mm,1.95025mm,.23336mm">
                    <w:txbxContent>
                      <w:p w14:paraId="6842BCCC" w14:textId="77777777" w:rsidR="00CA5115" w:rsidRDefault="00CA5115" w:rsidP="00D44B46">
                        <w:pPr>
                          <w:pStyle w:val="NormalWeb"/>
                          <w:spacing w:before="0" w:after="0"/>
                          <w:jc w:val="both"/>
                        </w:pPr>
                        <w:r>
                          <w:rPr>
                            <w:rFonts w:ascii="Arial" w:hAnsi="Arial"/>
                            <w:sz w:val="18"/>
                            <w:szCs w:val="18"/>
                          </w:rPr>
                          <w:t>SCU</w:t>
                        </w:r>
                      </w:p>
                    </w:txbxContent>
                  </v:textbox>
                </v:shape>
                <v:rect id="Rectangle 172" o:spid="_x0000_s1696" style="position:absolute;left:35740;top:22250;width:5207;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" fillcolor="#f2f2f2">
                  <v:shadow on="t" opacity=".5" offset="6pt,6pt"/>
                  <v:textbox inset="1.95025mm,.23336mm,1.95025mm,.23336mm">
                    <w:txbxContent>
                      <w:p w14:paraId="556604C5" w14:textId="77777777" w:rsidR="00CA5115" w:rsidRDefault="00CA5115" w:rsidP="00D44B46">
                        <w:pPr>
                          <w:pStyle w:val="NormalWeb"/>
                          <w:spacing w:before="0" w:after="0"/>
                          <w:jc w:val="center"/>
                        </w:pPr>
                        <w:r>
                          <w:rPr>
                            <w:rFonts w:ascii="Arial" w:hAnsi="Arial"/>
                            <w:sz w:val="18"/>
                            <w:szCs w:val="18"/>
                          </w:rPr>
                          <w:t>SSI</w:t>
                        </w:r>
                      </w:p>
                    </w:txbxContent>
                  </v:textbox>
                </v:rect>
                <v:shape id="AutoShape 23" o:spid="_x0000_s1697" type="#_x0000_t32" style="position:absolute;left:40966;top:24286;width:2646;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">
                  <v:stroke startarrow="block"/>
                </v:shape>
                <w10:anchorlock/>
              </v:group>
            </w:pict>
          </mc:Fallback>
        </mc:AlternateContent>
      </w:r>
    </w:p>
    <w:p w14:paraId="22908A15" w14:textId="3EBBD70B" w:rsidR="00D44B46" w:rsidRDefault="00D44B46" w:rsidP="00D44B46">
      <w:pPr>
        <w:pStyle w:val="Caption"/>
        <w:rPr>
          <w:rFonts w:eastAsia="Meiryo"/>
        </w:rPr>
      </w:pPr>
      <w:bookmarkStart w:id="249" w:name="_Toc517343830"/>
      <w:r>
        <w:t xml:space="preserve">Figure </w:t>
      </w:r>
      <w:r w:rsidR="009D33F5">
        <w:t xml:space="preserve">3.1.2.2 </w:t>
      </w:r>
      <w:r>
        <w:rPr>
          <w:rFonts w:eastAsia="Meiryo"/>
        </w:rPr>
        <w:t>Example of the ADSP System Configuration for capture function</w:t>
      </w:r>
      <w:bookmarkEnd w:id="249"/>
    </w:p>
    <w:p w14:paraId="0D58D295" w14:textId="77777777" w:rsidR="00D44B46" w:rsidRDefault="00D44B46" w:rsidP="00D44B46">
      <w:pPr>
        <w:pStyle w:val="a2"/>
        <w:ind w:left="397" w:hanging="199"/>
        <w:rPr>
          <w:rFonts w:ascii="Verdana" w:hAnsi="Verdana"/>
        </w:rPr>
      </w:pPr>
      <w:r>
        <w:rPr>
          <w:rFonts w:ascii="Verdana" w:hAnsi="Verdana"/>
        </w:rPr>
        <w:lastRenderedPageBreak/>
        <w:t>ADSP Framework</w:t>
      </w:r>
    </w:p>
    <w:p w14:paraId="23935B92" w14:textId="77777777" w:rsidR="00D44B46" w:rsidRDefault="00D44B46" w:rsidP="00D44B46">
      <w:pPr>
        <w:pStyle w:val="a2"/>
        <w:tabs>
          <w:tab w:val="clear" w:pos="397"/>
          <w:tab w:val="left" w:pos="720"/>
        </w:tabs>
        <w:ind w:left="0" w:firstLineChars="200" w:firstLine="400"/>
        <w:rPr>
          <w:rFonts w:ascii="Verdana" w:hAnsi="Verdana"/>
        </w:rPr>
      </w:pPr>
      <w:r>
        <w:rPr>
          <w:rFonts w:ascii="Verdana" w:hAnsi="Verdana"/>
        </w:rPr>
        <w:t>It controls ADSP Plugin. It is software provided separately as Framework.</w:t>
      </w:r>
    </w:p>
    <w:p w14:paraId="3BF91208" w14:textId="77777777" w:rsidR="00D44B46" w:rsidRDefault="00D44B46" w:rsidP="00D44B46">
      <w:pPr>
        <w:pStyle w:val="a2"/>
        <w:ind w:left="397" w:hanging="199"/>
        <w:rPr>
          <w:rFonts w:ascii="Verdana" w:hAnsi="Verdana"/>
        </w:rPr>
      </w:pPr>
      <w:r>
        <w:rPr>
          <w:rFonts w:ascii="Verdana" w:hAnsi="Verdana"/>
        </w:rPr>
        <w:t>HiFi2 TDM Renderer (ADSP TDM Plugin)</w:t>
      </w:r>
    </w:p>
    <w:p w14:paraId="5D359698" w14:textId="77777777" w:rsidR="00D44B46" w:rsidRDefault="00D44B46" w:rsidP="00D44B46">
      <w:pPr>
        <w:pStyle w:val="ReqText"/>
        <w:ind w:left="360"/>
      </w:pPr>
      <w:r>
        <w:t>It performs merge multiple input PCM data and output to other audio device. It is this software set up as ADSP TDM Plugin.</w:t>
      </w:r>
    </w:p>
    <w:p w14:paraId="6C27180E" w14:textId="77777777" w:rsidR="00D44B46" w:rsidRDefault="00D44B46" w:rsidP="00D44B46">
      <w:pPr>
        <w:pStyle w:val="a2"/>
        <w:ind w:left="397" w:hanging="199"/>
        <w:rPr>
          <w:rFonts w:ascii="Verdana" w:hAnsi="Verdana"/>
        </w:rPr>
      </w:pPr>
      <w:r>
        <w:rPr>
          <w:rFonts w:ascii="Verdana" w:hAnsi="Verdana"/>
        </w:rPr>
        <w:t>HiFi2 TDM Capture (ADSP TDM Plugin)</w:t>
      </w:r>
    </w:p>
    <w:p w14:paraId="32D2C500" w14:textId="77777777" w:rsidR="00D44B46" w:rsidRDefault="00D44B46" w:rsidP="00D44B46">
      <w:pPr>
        <w:pStyle w:val="a2"/>
        <w:tabs>
          <w:tab w:val="clear" w:pos="397"/>
          <w:tab w:val="left" w:pos="720"/>
        </w:tabs>
        <w:ind w:left="397" w:firstLine="0"/>
        <w:rPr>
          <w:rFonts w:ascii="Verdana" w:hAnsi="Verdana"/>
        </w:rPr>
      </w:pPr>
      <w:r>
        <w:rPr>
          <w:rFonts w:ascii="Verdana" w:hAnsi="Verdana"/>
        </w:rPr>
        <w:t>It performs split multiple output PCM data from TDM input received from other audio device. It is this software set up as ADSP TDM Plugin.</w:t>
      </w:r>
    </w:p>
    <w:p w14:paraId="54FB8BC7" w14:textId="77777777" w:rsidR="00D44B46" w:rsidRDefault="00D44B46" w:rsidP="00D44B46">
      <w:pPr>
        <w:pStyle w:val="a2"/>
        <w:ind w:left="397" w:hanging="199"/>
        <w:rPr>
          <w:rFonts w:ascii="Verdana" w:hAnsi="Verdana"/>
        </w:rPr>
      </w:pPr>
      <w:r>
        <w:rPr>
          <w:rFonts w:ascii="Verdana" w:hAnsi="Verdana"/>
        </w:rPr>
        <w:t>PCM data</w:t>
      </w:r>
    </w:p>
    <w:p w14:paraId="512E2AAF" w14:textId="77777777" w:rsidR="00D44B46" w:rsidRDefault="00D44B46" w:rsidP="00D44B46">
      <w:pPr>
        <w:pStyle w:val="a2"/>
        <w:tabs>
          <w:tab w:val="clear" w:pos="397"/>
          <w:tab w:val="left" w:pos="720"/>
        </w:tabs>
        <w:ind w:left="397" w:firstLine="0"/>
        <w:rPr>
          <w:rFonts w:ascii="Verdana" w:hAnsi="Verdana"/>
        </w:rPr>
      </w:pPr>
      <w:r>
        <w:rPr>
          <w:rFonts w:ascii="Verdana" w:hAnsi="Verdana"/>
        </w:rPr>
        <w:t>16-bit / 24-bit linear PCM data which is a processing by this software.</w:t>
      </w:r>
    </w:p>
    <w:p w14:paraId="6BA40939" w14:textId="77777777" w:rsidR="00D44B46" w:rsidRDefault="00D44B46" w:rsidP="00D44B46">
      <w:pPr>
        <w:pStyle w:val="a2"/>
        <w:ind w:left="397" w:hanging="199"/>
        <w:rPr>
          <w:rFonts w:ascii="Verdana" w:hAnsi="Verdana"/>
        </w:rPr>
      </w:pPr>
      <w:r>
        <w:rPr>
          <w:rFonts w:ascii="Verdana" w:hAnsi="Verdana"/>
        </w:rPr>
        <w:t>SCU</w:t>
      </w:r>
    </w:p>
    <w:p w14:paraId="0F02C220" w14:textId="77777777" w:rsidR="00D44B46" w:rsidRDefault="00D44B46" w:rsidP="00D44B46">
      <w:pPr>
        <w:pStyle w:val="a2"/>
        <w:tabs>
          <w:tab w:val="clear" w:pos="397"/>
          <w:tab w:val="left" w:pos="720"/>
        </w:tabs>
        <w:ind w:left="397" w:firstLine="0"/>
        <w:rPr>
          <w:rFonts w:ascii="Verdana" w:hAnsi="Verdana"/>
        </w:rPr>
      </w:pPr>
      <w:r>
        <w:rPr>
          <w:rFonts w:ascii="Verdana" w:hAnsi="Verdana"/>
        </w:rPr>
        <w:t>It performs sampling rate converters (SRC) and volume control (DVC).</w:t>
      </w:r>
    </w:p>
    <w:p w14:paraId="1BC693CE" w14:textId="77777777" w:rsidR="00D44B46" w:rsidRDefault="00D44B46" w:rsidP="00D44B46">
      <w:pPr>
        <w:pStyle w:val="a2"/>
        <w:ind w:left="397" w:hanging="199"/>
        <w:rPr>
          <w:rFonts w:ascii="Verdana" w:hAnsi="Verdana"/>
        </w:rPr>
      </w:pPr>
      <w:r>
        <w:rPr>
          <w:rFonts w:ascii="Verdana" w:hAnsi="Verdana"/>
        </w:rPr>
        <w:t>SSI (*)</w:t>
      </w:r>
    </w:p>
    <w:p w14:paraId="26B12014" w14:textId="17FD4433" w:rsidR="00D44B46" w:rsidRDefault="00D44B46" w:rsidP="00D44B46">
      <w:pPr>
        <w:pStyle w:val="a2"/>
        <w:tabs>
          <w:tab w:val="clear" w:pos="397"/>
          <w:tab w:val="left" w:pos="720"/>
        </w:tabs>
        <w:ind w:left="397" w:firstLine="0"/>
      </w:pPr>
      <w:r>
        <w:rPr>
          <w:rFonts w:ascii="Verdana" w:hAnsi="Verdana"/>
        </w:rPr>
        <w:t xml:space="preserve">Send or receive audio data interfacing with a </w:t>
      </w:r>
      <w:proofErr w:type="gramStart"/>
      <w:r>
        <w:rPr>
          <w:rFonts w:ascii="Verdana" w:hAnsi="Verdana"/>
        </w:rPr>
        <w:t>variety devices</w:t>
      </w:r>
      <w:proofErr w:type="gramEnd"/>
      <w:r>
        <w:rPr>
          <w:rFonts w:ascii="Verdana" w:hAnsi="Verdana"/>
        </w:rPr>
        <w:t xml:space="preserve"> of offering I2C format.</w:t>
      </w:r>
    </w:p>
    <w:p w14:paraId="74286CE3" w14:textId="77777777" w:rsidR="00D44B46" w:rsidRDefault="00D44B46" w:rsidP="00D44B46">
      <w:pPr>
        <w:pStyle w:val="a2"/>
        <w:ind w:left="397" w:hanging="199"/>
        <w:rPr>
          <w:rFonts w:ascii="Verdana" w:hAnsi="Verdana"/>
        </w:rPr>
      </w:pPr>
      <w:r>
        <w:rPr>
          <w:rFonts w:ascii="Verdana" w:hAnsi="Verdana"/>
        </w:rPr>
        <w:t>DAC/ADC</w:t>
      </w:r>
    </w:p>
    <w:p w14:paraId="79045EE9" w14:textId="4DE6478F" w:rsidR="00D44B46" w:rsidRPr="00D44B46" w:rsidRDefault="00D44B46" w:rsidP="00E2341E">
      <w:pPr>
        <w:ind w:firstLine="397"/>
      </w:pPr>
      <w:r>
        <w:t>The DAC/ADC converts a digital 16-bit/24-bit linear PCM data into analog signal and vice versa.</w:t>
      </w:r>
    </w:p>
    <w:p w14:paraId="6D760924" w14:textId="7C847C2D" w:rsidR="00D44B46" w:rsidRDefault="00D44B46" w:rsidP="00D44B46">
      <w:pPr>
        <w:pStyle w:val="Heading4"/>
        <w:rPr>
          <w:rFonts w:asciiTheme="minorHAnsi" w:hAnsiTheme="minorHAnsi" w:cstheme="minorHAnsi"/>
          <w:i w:val="0"/>
          <w:color w:val="auto"/>
        </w:rPr>
      </w:pPr>
      <w:r w:rsidRPr="00D44B46">
        <w:rPr>
          <w:rFonts w:asciiTheme="minorHAnsi" w:hAnsiTheme="minorHAnsi" w:cstheme="minorHAnsi"/>
          <w:i w:val="0"/>
          <w:color w:val="auto"/>
        </w:rPr>
        <w:t>3.2. Processing flow</w:t>
      </w:r>
    </w:p>
    <w:p w14:paraId="319DE696" w14:textId="1026B306" w:rsidR="00E2341E" w:rsidRDefault="00E2341E" w:rsidP="00E2341E">
      <w:r>
        <w:fldChar w:fldCharType="begin"/>
      </w:r>
      <w:r>
        <w:instrText xml:space="preserve"> REF _Ref454360779 \h  \* MERGEFORMAT </w:instrText>
      </w:r>
      <w:r>
        <w:fldChar w:fldCharType="separate"/>
      </w:r>
      <w:r w:rsidR="00CA5115">
        <w:t>Figure</w:t>
      </w:r>
      <w:r>
        <w:fldChar w:fldCharType="end"/>
      </w:r>
      <w:r>
        <w:t xml:space="preserve"> shows a flow diagram of processing performed by an application which uses this software. It applies for both case: TDM renderer and TDM capture.</w:t>
      </w:r>
    </w:p>
    <w:p w14:paraId="11A3D359" w14:textId="77777777" w:rsidR="00E2341E" w:rsidRDefault="00E2341E" w:rsidP="00E2341E">
      <w:r>
        <w:t>The basic steps executed by the framework are white. The steps defined by the user framework are shaded. Design the process to suit the target system.</w:t>
      </w:r>
    </w:p>
    <w:p w14:paraId="54EFC26A" w14:textId="027AE0C3" w:rsidR="00E2341E" w:rsidRDefault="00E2341E" w:rsidP="00E2341E">
      <w:pPr>
        <w:pStyle w:val="a0"/>
        <w:pBdr>
          <w:left w:val="single" w:sz="4" w:space="16" w:color="auto"/>
          <w:bottom w:val="single" w:sz="4" w:space="6" w:color="auto"/>
        </w:pBdr>
        <w:rPr>
          <w:rFonts w:ascii="Verdana" w:eastAsia="Meiryo" w:hAnsi="Verdana"/>
        </w:rPr>
      </w:pPr>
      <w:r>
        <w:rPr>
          <w:noProof/>
        </w:rPr>
        <w:lastRenderedPageBreak/>
        <mc:AlternateContent>
          <mc:Choice Requires="wpc">
            <w:drawing>
              <wp:inline distT="0" distB="0" distL="0" distR="0" wp14:anchorId="4530D6CB" wp14:editId="36AC13A8">
                <wp:extent cx="5934710" cy="7625715"/>
                <wp:effectExtent l="0" t="0" r="0" b="3810"/>
                <wp:docPr id="1136" name="Canvas 1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88" name="AutoShape 35"/>
                        <wps:cNvSpPr>
                          <a:spLocks noChangeArrowheads="1"/>
                        </wps:cNvSpPr>
                        <wps:spPr bwMode="auto">
                          <a:xfrm>
                            <a:off x="1219002" y="410001"/>
                            <a:ext cx="3473406" cy="1035902"/>
                          </a:xfrm>
                          <a:prstGeom prst="roundRect">
                            <a:avLst>
                              <a:gd name="adj" fmla="val 6889"/>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89" name="AutoShape 36"/>
                        <wps:cNvSpPr>
                          <a:spLocks noChangeArrowheads="1"/>
                        </wps:cNvSpPr>
                        <wps:spPr bwMode="auto">
                          <a:xfrm>
                            <a:off x="1209602" y="5104910"/>
                            <a:ext cx="3473406" cy="473901"/>
                          </a:xfrm>
                          <a:prstGeom prst="roundRect">
                            <a:avLst>
                              <a:gd name="adj" fmla="val 7491"/>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0" name="AutoShape 37"/>
                        <wps:cNvSpPr>
                          <a:spLocks noChangeArrowheads="1"/>
                        </wps:cNvSpPr>
                        <wps:spPr bwMode="auto">
                          <a:xfrm>
                            <a:off x="1211702" y="5785411"/>
                            <a:ext cx="3473406" cy="1158802"/>
                          </a:xfrm>
                          <a:prstGeom prst="roundRect">
                            <a:avLst>
                              <a:gd name="adj" fmla="val 16667"/>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1" name="AutoShape 35"/>
                        <wps:cNvSpPr>
                          <a:spLocks noChangeArrowheads="1"/>
                        </wps:cNvSpPr>
                        <wps:spPr bwMode="auto">
                          <a:xfrm>
                            <a:off x="1219002" y="2472805"/>
                            <a:ext cx="3473406" cy="995702"/>
                          </a:xfrm>
                          <a:prstGeom prst="roundRect">
                            <a:avLst>
                              <a:gd name="adj" fmla="val 6889"/>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2" name="AutoShape 36"/>
                        <wps:cNvSpPr>
                          <a:spLocks noChangeArrowheads="1"/>
                        </wps:cNvSpPr>
                        <wps:spPr bwMode="auto">
                          <a:xfrm>
                            <a:off x="1209502" y="3524707"/>
                            <a:ext cx="3473406" cy="1520403"/>
                          </a:xfrm>
                          <a:prstGeom prst="roundRect">
                            <a:avLst>
                              <a:gd name="adj" fmla="val 7491"/>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3" name="AutoShape 35"/>
                        <wps:cNvSpPr>
                          <a:spLocks noChangeArrowheads="1"/>
                        </wps:cNvSpPr>
                        <wps:spPr bwMode="auto">
                          <a:xfrm>
                            <a:off x="1209602" y="1493303"/>
                            <a:ext cx="3473406" cy="922002"/>
                          </a:xfrm>
                          <a:prstGeom prst="roundRect">
                            <a:avLst>
                              <a:gd name="adj" fmla="val 6889"/>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4" name="AutoShape 6"/>
                        <wps:cNvSpPr>
                          <a:spLocks noChangeArrowheads="1"/>
                        </wps:cNvSpPr>
                        <wps:spPr bwMode="auto">
                          <a:xfrm>
                            <a:off x="2087804" y="3623507"/>
                            <a:ext cx="1830103" cy="228000"/>
                          </a:xfrm>
                          <a:prstGeom prst="flowChartProcess">
                            <a:avLst/>
                          </a:prstGeom>
                          <a:solidFill>
                            <a:srgbClr val="FFFFFF"/>
                          </a:solidFill>
                          <a:ln w="9525">
                            <a:solidFill>
                              <a:srgbClr val="000000"/>
                            </a:solidFill>
                            <a:miter lim="800000"/>
                            <a:headEnd/>
                            <a:tailEnd/>
                          </a:ln>
                        </wps:spPr>
                        <wps:txbx>
                          <w:txbxContent>
                            <w:p w14:paraId="73131048" w14:textId="77777777" w:rsidR="00CA5115" w:rsidRDefault="00CA5115" w:rsidP="00E2341E">
                              <w:pPr>
                                <w:jc w:val="center"/>
                                <w:rPr>
                                  <w:ins w:id="250" w:author="Comparison" w:date="2017-07-11T15:47:00Z"/>
                                  <w:rFonts w:ascii="Arial" w:eastAsia="MS Gothic" w:hAnsi="Arial"/>
                                  <w:sz w:val="18"/>
                                  <w:szCs w:val="18"/>
                                </w:rPr>
                              </w:pPr>
                              <w:ins w:id="251" w:author="Comparison" w:date="2017-07-11T15:47:00Z">
                                <w:r>
                                  <w:rPr>
                                    <w:rFonts w:ascii="Arial" w:eastAsia="MS Gothic" w:hAnsi="Arial"/>
                                    <w:sz w:val="18"/>
                                    <w:szCs w:val="18"/>
                                  </w:rPr>
                                  <w:t>Initialize Processing</w:t>
                                </w:r>
                              </w:ins>
                            </w:p>
                          </w:txbxContent>
                        </wps:txbx>
                        <wps:bodyPr rot="0" vert="horz" wrap="square" lIns="36000" tIns="0" rIns="36000" bIns="0" anchor="t" anchorCtr="0" upright="1">
                          <a:noAutofit/>
                        </wps:bodyPr>
                      </wps:wsp>
                      <wps:wsp>
                        <wps:cNvPr id="1095" name="AutoShape 7"/>
                        <wps:cNvSpPr>
                          <a:spLocks noChangeArrowheads="1"/>
                        </wps:cNvSpPr>
                        <wps:spPr bwMode="auto">
                          <a:xfrm>
                            <a:off x="2617904" y="7053914"/>
                            <a:ext cx="788601" cy="277501"/>
                          </a:xfrm>
                          <a:prstGeom prst="flowChartTerminator">
                            <a:avLst/>
                          </a:prstGeom>
                          <a:solidFill>
                            <a:srgbClr val="FFFFFF"/>
                          </a:solidFill>
                          <a:ln w="9525">
                            <a:solidFill>
                              <a:srgbClr val="000000"/>
                            </a:solidFill>
                            <a:miter lim="800000"/>
                            <a:headEnd/>
                            <a:tailEnd/>
                          </a:ln>
                        </wps:spPr>
                        <wps:txbx>
                          <w:txbxContent>
                            <w:p w14:paraId="53833B35" w14:textId="77777777" w:rsidR="00CA5115" w:rsidRDefault="00CA5115" w:rsidP="00E2341E">
                              <w:pPr>
                                <w:jc w:val="center"/>
                                <w:rPr>
                                  <w:ins w:id="252" w:author="Comparison" w:date="2017-07-11T15:47:00Z"/>
                                  <w:rFonts w:ascii="Arial" w:eastAsia="MS Gothic" w:hAnsi="Arial"/>
                                  <w:sz w:val="18"/>
                                  <w:szCs w:val="18"/>
                                </w:rPr>
                              </w:pPr>
                              <w:ins w:id="253" w:author="Comparison" w:date="2017-07-11T15:47:00Z">
                                <w:r>
                                  <w:rPr>
                                    <w:rFonts w:ascii="Arial" w:eastAsia="MS Gothic" w:hAnsi="Arial"/>
                                    <w:sz w:val="18"/>
                                    <w:szCs w:val="18"/>
                                  </w:rPr>
                                  <w:t>END</w:t>
                                </w:r>
                              </w:ins>
                            </w:p>
                          </w:txbxContent>
                        </wps:txbx>
                        <wps:bodyPr rot="0" vert="horz" wrap="square" lIns="36000" tIns="0" rIns="36000" bIns="0" anchor="t" anchorCtr="0" upright="1">
                          <a:noAutofit/>
                        </wps:bodyPr>
                      </wps:wsp>
                      <wps:wsp>
                        <wps:cNvPr id="1096" name="AutoShape 9"/>
                        <wps:cNvSpPr>
                          <a:spLocks noChangeArrowheads="1"/>
                        </wps:cNvSpPr>
                        <wps:spPr bwMode="auto">
                          <a:xfrm>
                            <a:off x="2654404" y="94300"/>
                            <a:ext cx="685201" cy="254000"/>
                          </a:xfrm>
                          <a:prstGeom prst="flowChartTerminator">
                            <a:avLst/>
                          </a:prstGeom>
                          <a:solidFill>
                            <a:srgbClr val="FFFFFF"/>
                          </a:solidFill>
                          <a:ln w="9525">
                            <a:solidFill>
                              <a:schemeClr val="tx1">
                                <a:lumMod val="100000"/>
                                <a:lumOff val="0"/>
                              </a:schemeClr>
                            </a:solidFill>
                            <a:miter lim="800000"/>
                            <a:headEnd/>
                            <a:tailEnd/>
                          </a:ln>
                        </wps:spPr>
                        <wps:txbx>
                          <w:txbxContent>
                            <w:p w14:paraId="03B7011B" w14:textId="77777777" w:rsidR="00CA5115" w:rsidRDefault="00CA5115" w:rsidP="00E2341E">
                              <w:pPr>
                                <w:jc w:val="center"/>
                                <w:rPr>
                                  <w:ins w:id="254" w:author="Comparison" w:date="2017-07-11T15:47:00Z"/>
                                  <w:rFonts w:ascii="Arial" w:eastAsia="MS Gothic" w:hAnsi="Arial"/>
                                  <w:sz w:val="18"/>
                                  <w:szCs w:val="18"/>
                                </w:rPr>
                              </w:pPr>
                              <w:ins w:id="255" w:author="Comparison" w:date="2017-07-11T15:47:00Z">
                                <w:r>
                                  <w:rPr>
                                    <w:rFonts w:ascii="Arial" w:eastAsia="MS Gothic" w:hAnsi="Arial"/>
                                    <w:sz w:val="18"/>
                                    <w:szCs w:val="18"/>
                                  </w:rPr>
                                  <w:t>START</w:t>
                                </w:r>
                              </w:ins>
                            </w:p>
                          </w:txbxContent>
                        </wps:txbx>
                        <wps:bodyPr rot="0" vert="horz" wrap="square" lIns="36000" tIns="0" rIns="36000" bIns="0" anchor="t" anchorCtr="0" upright="1">
                          <a:noAutofit/>
                        </wps:bodyPr>
                      </wps:wsp>
                      <wps:wsp>
                        <wps:cNvPr id="1097" name="AutoShape 14"/>
                        <wps:cNvSpPr>
                          <a:spLocks noChangeArrowheads="1"/>
                        </wps:cNvSpPr>
                        <wps:spPr bwMode="auto">
                          <a:xfrm>
                            <a:off x="2092604" y="6043212"/>
                            <a:ext cx="1830103" cy="692401"/>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D118B9" w14:textId="77777777" w:rsidR="00CA5115" w:rsidRPr="00DA4016" w:rsidRDefault="00CA5115" w:rsidP="00DA4016">
                              <w:pPr>
                                <w:spacing w:after="0"/>
                                <w:jc w:val="center"/>
                                <w:rPr>
                                  <w:ins w:id="256" w:author="Comparison" w:date="2017-07-11T15:47:00Z"/>
                                  <w:rFonts w:ascii="Arial" w:eastAsia="MS Gothic" w:hAnsi="Arial"/>
                                  <w:sz w:val="18"/>
                                  <w:szCs w:val="18"/>
                                </w:rPr>
                              </w:pPr>
                              <w:ins w:id="257" w:author="Comparison" w:date="2017-07-11T15:47:00Z">
                                <w:r w:rsidRPr="00DA4016">
                                  <w:rPr>
                                    <w:rFonts w:ascii="Arial" w:eastAsia="MS Gothic" w:hAnsi="Arial"/>
                                    <w:sz w:val="18"/>
                                    <w:szCs w:val="18"/>
                                  </w:rPr>
                                  <w:t>Read from input.</w:t>
                                </w:r>
                              </w:ins>
                            </w:p>
                            <w:p w14:paraId="77AE510A" w14:textId="77777777" w:rsidR="00CA5115" w:rsidRPr="00DA4016" w:rsidRDefault="00CA5115" w:rsidP="00DA4016">
                              <w:pPr>
                                <w:spacing w:after="0"/>
                                <w:jc w:val="center"/>
                                <w:rPr>
                                  <w:ins w:id="258" w:author="Comparison" w:date="2017-07-11T15:47:00Z"/>
                                  <w:rFonts w:ascii="Arial" w:eastAsia="MS Gothic" w:hAnsi="Arial"/>
                                  <w:sz w:val="18"/>
                                  <w:szCs w:val="18"/>
                                </w:rPr>
                              </w:pPr>
                              <w:ins w:id="259" w:author="Comparison" w:date="2017-07-11T15:47:00Z">
                                <w:r w:rsidRPr="00DA4016">
                                  <w:rPr>
                                    <w:rFonts w:ascii="Arial" w:eastAsia="MS Gothic" w:hAnsi="Arial"/>
                                    <w:sz w:val="18"/>
                                    <w:szCs w:val="18"/>
                                  </w:rPr>
                                  <w:t>Indicate INPUT_OVER if end of input.</w:t>
                                </w:r>
                              </w:ins>
                            </w:p>
                            <w:p w14:paraId="7567D2AF" w14:textId="77777777" w:rsidR="00CA5115" w:rsidRPr="00DA4016" w:rsidRDefault="00CA5115" w:rsidP="00DA4016">
                              <w:pPr>
                                <w:spacing w:after="0"/>
                                <w:jc w:val="center"/>
                                <w:rPr>
                                  <w:ins w:id="260" w:author="Comparison" w:date="2017-07-11T15:47:00Z"/>
                                  <w:rFonts w:ascii="Arial" w:eastAsia="MS Gothic" w:hAnsi="Arial"/>
                                  <w:sz w:val="18"/>
                                  <w:szCs w:val="18"/>
                                </w:rPr>
                              </w:pPr>
                              <w:ins w:id="261" w:author="Comparison" w:date="2017-07-11T15:47:00Z">
                                <w:r w:rsidRPr="00DA4016">
                                  <w:rPr>
                                    <w:rFonts w:ascii="Arial" w:eastAsia="MS Gothic" w:hAnsi="Arial"/>
                                    <w:sz w:val="18"/>
                                    <w:szCs w:val="18"/>
                                  </w:rPr>
                                  <w:t>Process data buffer</w:t>
                                </w:r>
                              </w:ins>
                            </w:p>
                            <w:p w14:paraId="2B0A6CB3" w14:textId="77777777" w:rsidR="00CA5115" w:rsidRPr="00DA4016" w:rsidRDefault="00CA5115" w:rsidP="00DA4016">
                              <w:pPr>
                                <w:spacing w:after="0"/>
                                <w:jc w:val="center"/>
                                <w:rPr>
                                  <w:ins w:id="262" w:author="Comparison" w:date="2017-07-11T15:47:00Z"/>
                                  <w:rFonts w:ascii="Arial" w:eastAsia="MS Gothic" w:hAnsi="Arial"/>
                                  <w:sz w:val="18"/>
                                  <w:szCs w:val="18"/>
                                </w:rPr>
                              </w:pPr>
                              <w:ins w:id="263" w:author="Comparison" w:date="2017-07-11T15:47:00Z">
                                <w:r w:rsidRPr="00DA4016">
                                  <w:rPr>
                                    <w:rFonts w:ascii="Arial" w:eastAsia="MS Gothic" w:hAnsi="Arial"/>
                                    <w:sz w:val="18"/>
                                    <w:szCs w:val="18"/>
                                  </w:rPr>
                                  <w:t>Transfer to output</w:t>
                                </w:r>
                              </w:ins>
                            </w:p>
                            <w:p w14:paraId="49F8E2DF" w14:textId="77777777" w:rsidR="00CA5115" w:rsidRPr="00DA4016" w:rsidRDefault="00CA5115" w:rsidP="00DA4016">
                              <w:pPr>
                                <w:spacing w:after="0"/>
                                <w:jc w:val="center"/>
                                <w:rPr>
                                  <w:ins w:id="264" w:author="Comparison" w:date="2017-07-11T15:47:00Z"/>
                                  <w:rFonts w:ascii="Arial" w:eastAsia="MS Gothic" w:hAnsi="Arial"/>
                                  <w:sz w:val="18"/>
                                  <w:szCs w:val="18"/>
                                </w:rPr>
                              </w:pPr>
                            </w:p>
                          </w:txbxContent>
                        </wps:txbx>
                        <wps:bodyPr rot="0" vert="horz" wrap="square" lIns="36000" tIns="0" rIns="36000" bIns="0" anchor="t" anchorCtr="0" upright="1">
                          <a:noAutofit/>
                        </wps:bodyPr>
                      </wps:wsp>
                      <wps:wsp>
                        <wps:cNvPr id="1098" name="AutoShape 15"/>
                        <wps:cNvSpPr>
                          <a:spLocks noChangeArrowheads="1"/>
                        </wps:cNvSpPr>
                        <wps:spPr bwMode="auto">
                          <a:xfrm>
                            <a:off x="2087804" y="4109508"/>
                            <a:ext cx="1830103" cy="345401"/>
                          </a:xfrm>
                          <a:prstGeom prst="flowChartProcess">
                            <a:avLst/>
                          </a:prstGeom>
                          <a:solidFill>
                            <a:srgbClr val="FFFFFF"/>
                          </a:solidFill>
                          <a:ln w="9525">
                            <a:solidFill>
                              <a:srgbClr val="000000"/>
                            </a:solidFill>
                            <a:miter lim="800000"/>
                            <a:headEnd/>
                            <a:tailEnd/>
                          </a:ln>
                        </wps:spPr>
                        <wps:txbx>
                          <w:txbxContent>
                            <w:p w14:paraId="4BD031ED" w14:textId="77777777" w:rsidR="00CA5115" w:rsidRDefault="00CA5115" w:rsidP="00DA4016">
                              <w:pPr>
                                <w:spacing w:after="0"/>
                                <w:jc w:val="center"/>
                                <w:rPr>
                                  <w:ins w:id="265" w:author="Comparison" w:date="2017-07-11T15:47:00Z"/>
                                  <w:rFonts w:ascii="Arial" w:eastAsia="MS Gothic" w:hAnsi="Arial"/>
                                  <w:sz w:val="18"/>
                                  <w:szCs w:val="18"/>
                                </w:rPr>
                              </w:pPr>
                              <w:ins w:id="266" w:author="Comparison" w:date="2017-07-11T15:47:00Z">
                                <w:r>
                                  <w:rPr>
                                    <w:rFonts w:ascii="Arial" w:eastAsia="MS Gothic" w:hAnsi="Arial"/>
                                    <w:sz w:val="18"/>
                                    <w:szCs w:val="18"/>
                                  </w:rPr>
                                  <w:t>Set the I/O buffer</w:t>
                                </w:r>
                              </w:ins>
                            </w:p>
                            <w:p w14:paraId="0D1827CB" w14:textId="77777777" w:rsidR="00CA5115" w:rsidRDefault="00CA5115" w:rsidP="00DA4016">
                              <w:pPr>
                                <w:spacing w:after="0"/>
                                <w:jc w:val="center"/>
                                <w:rPr>
                                  <w:ins w:id="267" w:author="Comparison" w:date="2017-07-11T15:47:00Z"/>
                                  <w:rFonts w:ascii="Arial" w:eastAsia="MS Gothic" w:hAnsi="Arial"/>
                                  <w:sz w:val="18"/>
                                  <w:szCs w:val="18"/>
                                </w:rPr>
                              </w:pPr>
                              <w:ins w:id="268" w:author="Comparison" w:date="2017-07-11T15:47:00Z">
                                <w:r>
                                  <w:rPr>
                                    <w:rFonts w:ascii="Arial" w:eastAsia="MS Gothic" w:hAnsi="Arial"/>
                                    <w:sz w:val="18"/>
                                    <w:szCs w:val="18"/>
                                  </w:rPr>
                                  <w:t>(Table 2-7 No.8)</w:t>
                                </w:r>
                              </w:ins>
                            </w:p>
                          </w:txbxContent>
                        </wps:txbx>
                        <wps:bodyPr rot="0" vert="horz" wrap="square" lIns="36000" tIns="0" rIns="36000" bIns="0" anchor="t" anchorCtr="0" upright="1">
                          <a:noAutofit/>
                        </wps:bodyPr>
                      </wps:wsp>
                      <wps:wsp>
                        <wps:cNvPr id="1099" name="AutoShape 16"/>
                        <wps:cNvCnPr>
                          <a:cxnSpLocks noChangeShapeType="1"/>
                          <a:stCxn id="1098" idx="2"/>
                          <a:endCxn id="1106" idx="0"/>
                        </wps:cNvCnPr>
                        <wps:spPr bwMode="auto">
                          <a:xfrm flipH="1">
                            <a:off x="3002805" y="4454909"/>
                            <a:ext cx="0" cy="236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0" name="AutoShape 17"/>
                        <wps:cNvCnPr>
                          <a:cxnSpLocks noChangeShapeType="1"/>
                          <a:stCxn id="1097" idx="2"/>
                          <a:endCxn id="1095" idx="0"/>
                        </wps:cNvCnPr>
                        <wps:spPr bwMode="auto">
                          <a:xfrm>
                            <a:off x="3007705" y="6735613"/>
                            <a:ext cx="4500" cy="31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Text Box 19"/>
                        <wps:cNvSpPr txBox="1">
                          <a:spLocks noChangeArrowheads="1"/>
                        </wps:cNvSpPr>
                        <wps:spPr bwMode="auto">
                          <a:xfrm>
                            <a:off x="1357002" y="3568107"/>
                            <a:ext cx="698501" cy="345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413E8" w14:textId="77777777" w:rsidR="00CA5115" w:rsidRDefault="00CA5115" w:rsidP="00E2341E">
                              <w:pPr>
                                <w:rPr>
                                  <w:ins w:id="269" w:author="Comparison" w:date="2017-07-11T15:47:00Z"/>
                                  <w:rFonts w:ascii="Arial" w:eastAsia="MS Gothic" w:hAnsi="Arial"/>
                                  <w:sz w:val="18"/>
                                  <w:szCs w:val="18"/>
                                </w:rPr>
                              </w:pPr>
                              <w:ins w:id="270" w:author="Comparison" w:date="2017-07-11T15:47:00Z">
                                <w:r>
                                  <w:rPr>
                                    <w:rFonts w:ascii="Arial" w:eastAsia="MS Gothic" w:hAnsi="Arial"/>
                                    <w:sz w:val="18"/>
                                    <w:szCs w:val="18"/>
                                  </w:rPr>
                                  <w:t>Initialize</w:t>
                                </w:r>
                              </w:ins>
                            </w:p>
                            <w:p w14:paraId="127C69D9" w14:textId="77777777" w:rsidR="00CA5115" w:rsidRDefault="00CA5115" w:rsidP="00E2341E">
                              <w:pPr>
                                <w:rPr>
                                  <w:ins w:id="271" w:author="Comparison" w:date="2017-07-11T15:47:00Z"/>
                                  <w:rFonts w:ascii="Arial" w:eastAsia="MS Gothic" w:hAnsi="Arial"/>
                                  <w:sz w:val="18"/>
                                  <w:szCs w:val="18"/>
                                </w:rPr>
                              </w:pPr>
                              <w:ins w:id="272" w:author="Comparison" w:date="2017-07-11T15:47:00Z">
                                <w:r>
                                  <w:rPr>
                                    <w:rFonts w:ascii="Arial" w:eastAsia="MS Gothic" w:hAnsi="Arial"/>
                                    <w:sz w:val="18"/>
                                    <w:szCs w:val="18"/>
                                  </w:rPr>
                                  <w:t>plug-in</w:t>
                                </w:r>
                              </w:ins>
                            </w:p>
                          </w:txbxContent>
                        </wps:txbx>
                        <wps:bodyPr rot="0" vert="horz" wrap="square" lIns="0" tIns="0" rIns="0" bIns="0" anchor="t" anchorCtr="0" upright="1">
                          <a:noAutofit/>
                        </wps:bodyPr>
                      </wps:wsp>
                      <wps:wsp>
                        <wps:cNvPr id="1102" name="AutoShape 28"/>
                        <wps:cNvCnPr>
                          <a:cxnSpLocks noChangeShapeType="1"/>
                          <a:stCxn id="1115" idx="3"/>
                          <a:endCxn id="1103" idx="0"/>
                        </wps:cNvCnPr>
                        <wps:spPr bwMode="auto">
                          <a:xfrm>
                            <a:off x="4193507" y="2098204"/>
                            <a:ext cx="1151702" cy="493601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3" name="AutoShape 29"/>
                        <wps:cNvSpPr>
                          <a:spLocks noChangeArrowheads="1"/>
                        </wps:cNvSpPr>
                        <wps:spPr bwMode="auto">
                          <a:xfrm>
                            <a:off x="4950908" y="7034214"/>
                            <a:ext cx="788701" cy="277501"/>
                          </a:xfrm>
                          <a:prstGeom prst="flowChartTerminator">
                            <a:avLst/>
                          </a:prstGeom>
                          <a:solidFill>
                            <a:srgbClr val="FFFFFF"/>
                          </a:solidFill>
                          <a:ln w="9525">
                            <a:solidFill>
                              <a:srgbClr val="000000"/>
                            </a:solidFill>
                            <a:miter lim="800000"/>
                            <a:headEnd/>
                            <a:tailEnd/>
                          </a:ln>
                        </wps:spPr>
                        <wps:txbx>
                          <w:txbxContent>
                            <w:p w14:paraId="68E36503" w14:textId="77777777" w:rsidR="00CA5115" w:rsidRDefault="00CA5115" w:rsidP="00E2341E">
                              <w:pPr>
                                <w:jc w:val="center"/>
                                <w:rPr>
                                  <w:ins w:id="273" w:author="Comparison" w:date="2017-07-11T15:47:00Z"/>
                                  <w:rFonts w:ascii="Arial" w:eastAsia="MS Gothic" w:hAnsi="Arial"/>
                                  <w:sz w:val="18"/>
                                  <w:szCs w:val="18"/>
                                </w:rPr>
                              </w:pPr>
                              <w:ins w:id="274" w:author="Comparison" w:date="2017-07-11T15:47:00Z">
                                <w:r>
                                  <w:rPr>
                                    <w:rFonts w:ascii="Arial" w:eastAsia="MS Gothic" w:hAnsi="Arial"/>
                                    <w:sz w:val="18"/>
                                    <w:szCs w:val="18"/>
                                  </w:rPr>
                                  <w:t>Error</w:t>
                                </w:r>
                              </w:ins>
                            </w:p>
                          </w:txbxContent>
                        </wps:txbx>
                        <wps:bodyPr rot="0" vert="horz" wrap="square" lIns="36000" tIns="0" rIns="36000" bIns="0" anchor="t" anchorCtr="0" upright="1">
                          <a:noAutofit/>
                        </wps:bodyPr>
                      </wps:wsp>
                      <wps:wsp>
                        <wps:cNvPr id="1104" name="AutoShape 30"/>
                        <wps:cNvCnPr>
                          <a:cxnSpLocks noChangeShapeType="1"/>
                        </wps:cNvCnPr>
                        <wps:spPr bwMode="auto">
                          <a:xfrm>
                            <a:off x="2999105" y="5453311"/>
                            <a:ext cx="4800" cy="589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38"/>
                        <wps:cNvCnPr>
                          <a:cxnSpLocks noChangeShapeType="1"/>
                        </wps:cNvCnPr>
                        <wps:spPr bwMode="auto">
                          <a:xfrm>
                            <a:off x="4144107" y="4838210"/>
                            <a:ext cx="1200302" cy="60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106" name="AutoShape 39"/>
                        <wps:cNvSpPr>
                          <a:spLocks noChangeArrowheads="1"/>
                        </wps:cNvSpPr>
                        <wps:spPr bwMode="auto">
                          <a:xfrm>
                            <a:off x="1812203" y="4691009"/>
                            <a:ext cx="2381304" cy="287001"/>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107" name="Text Box 40"/>
                        <wps:cNvSpPr txBox="1">
                          <a:spLocks noChangeArrowheads="1"/>
                        </wps:cNvSpPr>
                        <wps:spPr bwMode="auto">
                          <a:xfrm>
                            <a:off x="4079107" y="4537909"/>
                            <a:ext cx="3689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A3BB2" w14:textId="77777777" w:rsidR="00CA5115" w:rsidRDefault="00CA5115" w:rsidP="00E2341E">
                              <w:pPr>
                                <w:rPr>
                                  <w:ins w:id="275" w:author="Comparison" w:date="2017-07-11T15:47:00Z"/>
                                  <w:rFonts w:ascii="Arial" w:eastAsia="MS Gothic" w:hAnsi="Arial"/>
                                  <w:sz w:val="18"/>
                                  <w:szCs w:val="18"/>
                                </w:rPr>
                              </w:pPr>
                              <w:ins w:id="276" w:author="Comparison" w:date="2017-07-11T15:47:00Z">
                                <w:r>
                                  <w:rPr>
                                    <w:rFonts w:ascii="Arial" w:eastAsia="MS Gothic" w:hAnsi="Arial"/>
                                    <w:sz w:val="18"/>
                                    <w:szCs w:val="18"/>
                                  </w:rPr>
                                  <w:t>Yes</w:t>
                                </w:r>
                              </w:ins>
                            </w:p>
                          </w:txbxContent>
                        </wps:txbx>
                        <wps:bodyPr rot="0" vert="horz" wrap="square" lIns="0" tIns="0" rIns="0" bIns="0" anchor="t" anchorCtr="0" upright="1">
                          <a:noAutofit/>
                        </wps:bodyPr>
                      </wps:wsp>
                      <wps:wsp>
                        <wps:cNvPr id="1108" name="Text Box 41"/>
                        <wps:cNvSpPr txBox="1">
                          <a:spLocks noChangeArrowheads="1"/>
                        </wps:cNvSpPr>
                        <wps:spPr bwMode="auto">
                          <a:xfrm>
                            <a:off x="3045305" y="5045510"/>
                            <a:ext cx="3689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1DFED" w14:textId="77777777" w:rsidR="00CA5115" w:rsidRDefault="00CA5115" w:rsidP="00E2341E">
                              <w:pPr>
                                <w:rPr>
                                  <w:ins w:id="277" w:author="Comparison" w:date="2017-07-11T15:47:00Z"/>
                                  <w:rFonts w:ascii="Arial" w:eastAsia="MS Gothic" w:hAnsi="Arial"/>
                                  <w:sz w:val="18"/>
                                  <w:szCs w:val="18"/>
                                </w:rPr>
                              </w:pPr>
                              <w:ins w:id="278" w:author="Comparison" w:date="2017-07-11T15:47:00Z">
                                <w:r>
                                  <w:rPr>
                                    <w:rFonts w:ascii="Arial" w:eastAsia="MS Gothic" w:hAnsi="Arial"/>
                                    <w:sz w:val="18"/>
                                    <w:szCs w:val="18"/>
                                  </w:rPr>
                                  <w:t>No</w:t>
                                </w:r>
                              </w:ins>
                            </w:p>
                          </w:txbxContent>
                        </wps:txbx>
                        <wps:bodyPr rot="0" vert="horz" wrap="square" lIns="0" tIns="0" rIns="0" bIns="0" anchor="t" anchorCtr="0" upright="1">
                          <a:noAutofit/>
                        </wps:bodyPr>
                      </wps:wsp>
                      <wps:wsp>
                        <wps:cNvPr id="1109" name="Text Box 32"/>
                        <wps:cNvSpPr txBox="1">
                          <a:spLocks noChangeArrowheads="1"/>
                        </wps:cNvSpPr>
                        <wps:spPr bwMode="auto">
                          <a:xfrm>
                            <a:off x="2273104" y="4749409"/>
                            <a:ext cx="1540503"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11DE4" w14:textId="77777777" w:rsidR="00CA5115" w:rsidRDefault="00CA5115" w:rsidP="00E2341E">
                              <w:pPr>
                                <w:jc w:val="center"/>
                                <w:rPr>
                                  <w:ins w:id="279" w:author="Comparison" w:date="2017-07-11T15:47:00Z"/>
                                  <w:rFonts w:ascii="Arial" w:eastAsia="MS Gothic" w:hAnsi="Arial"/>
                                  <w:sz w:val="18"/>
                                  <w:szCs w:val="18"/>
                                </w:rPr>
                              </w:pPr>
                              <w:ins w:id="280" w:author="Comparison" w:date="2017-07-11T15:47:00Z">
                                <w:r>
                                  <w:rPr>
                                    <w:rFonts w:ascii="Arial" w:eastAsia="MS Gothic" w:hAnsi="Arial"/>
                                    <w:sz w:val="18"/>
                                    <w:szCs w:val="18"/>
                                  </w:rPr>
                                  <w:t>Short of buffer size?</w:t>
                                </w:r>
                              </w:ins>
                            </w:p>
                          </w:txbxContent>
                        </wps:txbx>
                        <wps:bodyPr rot="0" vert="horz" wrap="square" lIns="0" tIns="0" rIns="0" bIns="0" anchor="t" anchorCtr="0" upright="1">
                          <a:noAutofit/>
                        </wps:bodyPr>
                      </wps:wsp>
                      <wps:wsp>
                        <wps:cNvPr id="1110" name="AutoShape 24"/>
                        <wps:cNvSpPr>
                          <a:spLocks noChangeArrowheads="1"/>
                        </wps:cNvSpPr>
                        <wps:spPr bwMode="auto">
                          <a:xfrm>
                            <a:off x="2086804" y="3075006"/>
                            <a:ext cx="1830103" cy="257201"/>
                          </a:xfrm>
                          <a:prstGeom prst="flowChartProcess">
                            <a:avLst/>
                          </a:prstGeom>
                          <a:solidFill>
                            <a:srgbClr val="FFFFFF"/>
                          </a:solidFill>
                          <a:ln w="9525">
                            <a:solidFill>
                              <a:srgbClr val="000000"/>
                            </a:solidFill>
                            <a:miter lim="800000"/>
                            <a:headEnd/>
                            <a:tailEnd/>
                          </a:ln>
                        </wps:spPr>
                        <wps:txbx>
                          <w:txbxContent>
                            <w:p w14:paraId="5F8C4977" w14:textId="77777777" w:rsidR="00CA5115" w:rsidRDefault="00CA5115" w:rsidP="00E2341E">
                              <w:pPr>
                                <w:jc w:val="center"/>
                                <w:rPr>
                                  <w:ins w:id="281" w:author="Comparison" w:date="2017-07-11T15:47:00Z"/>
                                  <w:rFonts w:ascii="Arial" w:eastAsia="MS Gothic" w:hAnsi="Arial"/>
                                  <w:sz w:val="18"/>
                                  <w:szCs w:val="18"/>
                                </w:rPr>
                              </w:pPr>
                              <w:ins w:id="282" w:author="Comparison" w:date="2017-07-11T15:47:00Z">
                                <w:r>
                                  <w:rPr>
                                    <w:rFonts w:ascii="Arial" w:eastAsia="MS Gothic" w:hAnsi="Arial"/>
                                    <w:sz w:val="18"/>
                                    <w:szCs w:val="18"/>
                                  </w:rPr>
                                  <w:t>Set memory blocks</w:t>
                                </w:r>
                              </w:ins>
                            </w:p>
                          </w:txbxContent>
                        </wps:txbx>
                        <wps:bodyPr rot="0" vert="horz" wrap="square" lIns="36000" tIns="0" rIns="36000" bIns="0" anchor="t" anchorCtr="0" upright="1">
                          <a:noAutofit/>
                        </wps:bodyPr>
                      </wps:wsp>
                      <wps:wsp>
                        <wps:cNvPr id="1111" name="AutoShape 25"/>
                        <wps:cNvSpPr>
                          <a:spLocks noChangeArrowheads="1"/>
                        </wps:cNvSpPr>
                        <wps:spPr bwMode="auto">
                          <a:xfrm>
                            <a:off x="2087904" y="5227110"/>
                            <a:ext cx="1830103" cy="226200"/>
                          </a:xfrm>
                          <a:prstGeom prst="flowChartProcess">
                            <a:avLst/>
                          </a:prstGeom>
                          <a:solidFill>
                            <a:schemeClr val="bg1">
                              <a:lumMod val="75000"/>
                              <a:lumOff val="0"/>
                            </a:schemeClr>
                          </a:solidFill>
                          <a:ln w="9525">
                            <a:solidFill>
                              <a:srgbClr val="000000"/>
                            </a:solidFill>
                            <a:miter lim="800000"/>
                            <a:headEnd/>
                            <a:tailEnd/>
                          </a:ln>
                        </wps:spPr>
                        <wps:txbx>
                          <w:txbxContent>
                            <w:p w14:paraId="13B1CBC3" w14:textId="77777777" w:rsidR="00CA5115" w:rsidRDefault="00CA5115" w:rsidP="00E2341E">
                              <w:pPr>
                                <w:jc w:val="center"/>
                                <w:rPr>
                                  <w:ins w:id="283" w:author="Comparison" w:date="2017-07-11T15:47:00Z"/>
                                  <w:rFonts w:ascii="Arial" w:eastAsia="MS Gothic" w:hAnsi="Arial"/>
                                  <w:sz w:val="18"/>
                                  <w:szCs w:val="18"/>
                                </w:rPr>
                              </w:pPr>
                              <w:ins w:id="284" w:author="Comparison" w:date="2017-07-11T15:47:00Z">
                                <w:r>
                                  <w:rPr>
                                    <w:rFonts w:ascii="Arial" w:eastAsia="MS Gothic" w:hAnsi="Arial"/>
                                    <w:sz w:val="18"/>
                                    <w:szCs w:val="18"/>
                                  </w:rPr>
                                  <w:t>Get configuration parameters.</w:t>
                                </w:r>
                              </w:ins>
                            </w:p>
                          </w:txbxContent>
                        </wps:txbx>
                        <wps:bodyPr rot="0" vert="horz" wrap="square" lIns="36000" tIns="0" rIns="36000" bIns="0" anchor="t" anchorCtr="0" upright="1">
                          <a:noAutofit/>
                        </wps:bodyPr>
                      </wps:wsp>
                      <wps:wsp>
                        <wps:cNvPr id="1112" name="AutoShape 4"/>
                        <wps:cNvCnPr>
                          <a:cxnSpLocks noChangeShapeType="1"/>
                          <a:stCxn id="1114" idx="2"/>
                          <a:endCxn id="1115" idx="0"/>
                        </wps:cNvCnPr>
                        <wps:spPr bwMode="auto">
                          <a:xfrm rot="16200000" flipH="1">
                            <a:off x="2940105" y="1892104"/>
                            <a:ext cx="121500" cy="3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3" name="Text Box 20"/>
                        <wps:cNvSpPr txBox="1">
                          <a:spLocks noChangeArrowheads="1"/>
                        </wps:cNvSpPr>
                        <wps:spPr bwMode="auto">
                          <a:xfrm>
                            <a:off x="1353502" y="441101"/>
                            <a:ext cx="7021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E3C8F" w14:textId="77777777" w:rsidR="00CA5115" w:rsidRDefault="00CA5115" w:rsidP="00E2341E">
                              <w:pPr>
                                <w:rPr>
                                  <w:ins w:id="285" w:author="Comparison" w:date="2017-07-11T15:47:00Z"/>
                                  <w:rFonts w:ascii="Arial" w:eastAsia="MS Gothic" w:hAnsi="Arial"/>
                                  <w:sz w:val="18"/>
                                  <w:szCs w:val="18"/>
                                </w:rPr>
                              </w:pPr>
                              <w:ins w:id="286" w:author="Comparison" w:date="2017-07-11T15:47:00Z">
                                <w:r>
                                  <w:rPr>
                                    <w:rFonts w:ascii="Arial" w:eastAsia="MS Gothic" w:hAnsi="Arial"/>
                                    <w:sz w:val="18"/>
                                    <w:szCs w:val="18"/>
                                  </w:rPr>
                                  <w:t>Start-up</w:t>
                                </w:r>
                              </w:ins>
                            </w:p>
                            <w:p w14:paraId="02C62494" w14:textId="77777777" w:rsidR="00CA5115" w:rsidRDefault="00CA5115" w:rsidP="00E2341E">
                              <w:pPr>
                                <w:rPr>
                                  <w:ins w:id="287" w:author="Comparison" w:date="2017-07-11T15:47:00Z"/>
                                  <w:rFonts w:ascii="Arial" w:eastAsia="MS Gothic" w:hAnsi="Arial"/>
                                  <w:sz w:val="18"/>
                                  <w:szCs w:val="18"/>
                                </w:rPr>
                              </w:pPr>
                              <w:ins w:id="288" w:author="Comparison" w:date="2017-07-11T15:47:00Z">
                                <w:r>
                                  <w:rPr>
                                    <w:rFonts w:ascii="Arial" w:eastAsia="MS Gothic" w:hAnsi="Arial"/>
                                    <w:sz w:val="18"/>
                                    <w:szCs w:val="18"/>
                                  </w:rPr>
                                  <w:t>API</w:t>
                                </w:r>
                              </w:ins>
                            </w:p>
                          </w:txbxContent>
                        </wps:txbx>
                        <wps:bodyPr rot="0" vert="horz" wrap="square" lIns="0" tIns="0" rIns="0" bIns="0" anchor="t" anchorCtr="0" upright="1">
                          <a:noAutofit/>
                        </wps:bodyPr>
                      </wps:wsp>
                      <wps:wsp>
                        <wps:cNvPr id="1114" name="AutoShape 26"/>
                        <wps:cNvSpPr>
                          <a:spLocks noChangeArrowheads="1"/>
                        </wps:cNvSpPr>
                        <wps:spPr bwMode="auto">
                          <a:xfrm>
                            <a:off x="2084104" y="1576203"/>
                            <a:ext cx="1830003" cy="257101"/>
                          </a:xfrm>
                          <a:prstGeom prst="flowChartProcess">
                            <a:avLst/>
                          </a:prstGeom>
                          <a:solidFill>
                            <a:schemeClr val="bg1">
                              <a:lumMod val="75000"/>
                              <a:lumOff val="0"/>
                            </a:schemeClr>
                          </a:solidFill>
                          <a:ln w="9525">
                            <a:solidFill>
                              <a:srgbClr val="000000"/>
                            </a:solidFill>
                            <a:miter lim="800000"/>
                            <a:headEnd/>
                            <a:tailEnd/>
                          </a:ln>
                        </wps:spPr>
                        <wps:txbx>
                          <w:txbxContent>
                            <w:p w14:paraId="7348DFFC" w14:textId="77777777" w:rsidR="00CA5115" w:rsidRDefault="00CA5115" w:rsidP="00E2341E">
                              <w:pPr>
                                <w:jc w:val="center"/>
                                <w:rPr>
                                  <w:ins w:id="289" w:author="Comparison" w:date="2017-07-11T15:47:00Z"/>
                                  <w:rFonts w:ascii="Arial" w:eastAsia="MS Gothic" w:hAnsi="Arial"/>
                                  <w:sz w:val="18"/>
                                  <w:szCs w:val="18"/>
                                </w:rPr>
                              </w:pPr>
                              <w:ins w:id="290" w:author="Comparison" w:date="2017-07-11T15:47:00Z">
                                <w:r>
                                  <w:rPr>
                                    <w:rFonts w:ascii="Arial" w:eastAsia="MS Gothic" w:hAnsi="Arial"/>
                                    <w:sz w:val="18"/>
                                    <w:szCs w:val="18"/>
                                  </w:rPr>
                                  <w:t>Set the number of channels and PCM width, sample rate</w:t>
                                </w:r>
                              </w:ins>
                            </w:p>
                          </w:txbxContent>
                        </wps:txbx>
                        <wps:bodyPr rot="0" vert="horz" wrap="square" lIns="36000" tIns="0" rIns="36000" bIns="0" anchor="t" anchorCtr="0" upright="1">
                          <a:noAutofit/>
                        </wps:bodyPr>
                      </wps:wsp>
                      <wps:wsp>
                        <wps:cNvPr id="1115" name="AutoShape 27"/>
                        <wps:cNvSpPr>
                          <a:spLocks noChangeArrowheads="1"/>
                        </wps:cNvSpPr>
                        <wps:spPr bwMode="auto">
                          <a:xfrm>
                            <a:off x="1812303" y="1954704"/>
                            <a:ext cx="2381204" cy="287001"/>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116" name="Text Box 31"/>
                        <wps:cNvSpPr txBox="1">
                          <a:spLocks noChangeArrowheads="1"/>
                        </wps:cNvSpPr>
                        <wps:spPr bwMode="auto">
                          <a:xfrm>
                            <a:off x="2237304" y="2013104"/>
                            <a:ext cx="1676803"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F4BA1" w14:textId="77777777" w:rsidR="00CA5115" w:rsidRDefault="00CA5115" w:rsidP="00E2341E">
                              <w:pPr>
                                <w:jc w:val="center"/>
                                <w:rPr>
                                  <w:ins w:id="291" w:author="Comparison" w:date="2017-07-11T15:47:00Z"/>
                                  <w:rFonts w:ascii="Arial" w:eastAsia="MS Gothic" w:hAnsi="Arial"/>
                                  <w:sz w:val="18"/>
                                  <w:szCs w:val="18"/>
                                </w:rPr>
                              </w:pPr>
                              <w:ins w:id="292" w:author="Comparison" w:date="2017-07-11T15:47:00Z">
                                <w:r>
                                  <w:rPr>
                                    <w:rFonts w:ascii="Arial" w:eastAsia="MS Gothic" w:hAnsi="Arial"/>
                                    <w:sz w:val="18"/>
                                    <w:szCs w:val="18"/>
                                  </w:rPr>
                                  <w:t>Invalid parameters?</w:t>
                                </w:r>
                              </w:ins>
                            </w:p>
                          </w:txbxContent>
                        </wps:txbx>
                        <wps:bodyPr rot="0" vert="horz" wrap="square" lIns="0" tIns="0" rIns="0" bIns="0" anchor="t" anchorCtr="0" upright="1">
                          <a:noAutofit/>
                        </wps:bodyPr>
                      </wps:wsp>
                      <wps:wsp>
                        <wps:cNvPr id="1117" name="Text Box 33"/>
                        <wps:cNvSpPr txBox="1">
                          <a:spLocks noChangeArrowheads="1"/>
                        </wps:cNvSpPr>
                        <wps:spPr bwMode="auto">
                          <a:xfrm>
                            <a:off x="4111607" y="1886104"/>
                            <a:ext cx="3690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DFFA" w14:textId="77777777" w:rsidR="00CA5115" w:rsidRDefault="00CA5115" w:rsidP="00E2341E">
                              <w:pPr>
                                <w:rPr>
                                  <w:ins w:id="293" w:author="Comparison" w:date="2017-07-11T15:47:00Z"/>
                                  <w:rFonts w:ascii="Arial" w:eastAsia="MS Gothic" w:hAnsi="Arial"/>
                                  <w:sz w:val="18"/>
                                  <w:szCs w:val="18"/>
                                </w:rPr>
                              </w:pPr>
                              <w:ins w:id="294" w:author="Comparison" w:date="2017-07-11T15:47:00Z">
                                <w:r>
                                  <w:rPr>
                                    <w:rFonts w:ascii="Arial" w:eastAsia="MS Gothic" w:hAnsi="Arial"/>
                                    <w:sz w:val="18"/>
                                    <w:szCs w:val="18"/>
                                  </w:rPr>
                                  <w:t>Yes</w:t>
                                </w:r>
                              </w:ins>
                            </w:p>
                          </w:txbxContent>
                        </wps:txbx>
                        <wps:bodyPr rot="0" vert="horz" wrap="square" lIns="0" tIns="0" rIns="0" bIns="0" anchor="t" anchorCtr="0" upright="1">
                          <a:noAutofit/>
                        </wps:bodyPr>
                      </wps:wsp>
                      <wps:wsp>
                        <wps:cNvPr id="1118" name="AutoShape 45"/>
                        <wps:cNvSpPr>
                          <a:spLocks noChangeArrowheads="1"/>
                        </wps:cNvSpPr>
                        <wps:spPr bwMode="auto">
                          <a:xfrm>
                            <a:off x="2087404" y="2579205"/>
                            <a:ext cx="1830103" cy="257201"/>
                          </a:xfrm>
                          <a:prstGeom prst="flowChartProcess">
                            <a:avLst/>
                          </a:prstGeom>
                          <a:solidFill>
                            <a:srgbClr val="FFFFFF"/>
                          </a:solidFill>
                          <a:ln w="9525">
                            <a:solidFill>
                              <a:srgbClr val="000000"/>
                            </a:solidFill>
                            <a:miter lim="800000"/>
                            <a:headEnd/>
                            <a:tailEnd/>
                          </a:ln>
                        </wps:spPr>
                        <wps:txbx>
                          <w:txbxContent>
                            <w:p w14:paraId="038CB3B3" w14:textId="77777777" w:rsidR="00CA5115" w:rsidRDefault="00CA5115" w:rsidP="00E2341E">
                              <w:pPr>
                                <w:jc w:val="center"/>
                                <w:rPr>
                                  <w:ins w:id="295" w:author="Comparison" w:date="2017-07-11T15:47:00Z"/>
                                  <w:rFonts w:ascii="Arial" w:eastAsia="MS Gothic" w:hAnsi="Arial"/>
                                  <w:sz w:val="18"/>
                                  <w:szCs w:val="18"/>
                                </w:rPr>
                              </w:pPr>
                              <w:ins w:id="296" w:author="Comparison" w:date="2017-07-11T15:47:00Z">
                                <w:r>
                                  <w:rPr>
                                    <w:rFonts w:ascii="Arial" w:eastAsia="MS Gothic" w:hAnsi="Arial"/>
                                    <w:sz w:val="18"/>
                                    <w:szCs w:val="18"/>
                                  </w:rPr>
                                  <w:t>Get memory blocks info</w:t>
                                </w:r>
                              </w:ins>
                            </w:p>
                          </w:txbxContent>
                        </wps:txbx>
                        <wps:bodyPr rot="0" vert="horz" wrap="square" lIns="36000" tIns="0" rIns="36000" bIns="0" anchor="t" anchorCtr="0" upright="1">
                          <a:noAutofit/>
                        </wps:bodyPr>
                      </wps:wsp>
                      <wps:wsp>
                        <wps:cNvPr id="1119" name="AutoShape 12"/>
                        <wps:cNvSpPr>
                          <a:spLocks noChangeArrowheads="1"/>
                        </wps:cNvSpPr>
                        <wps:spPr bwMode="auto">
                          <a:xfrm>
                            <a:off x="2084104" y="1121602"/>
                            <a:ext cx="1830003" cy="272401"/>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DF69F1" w14:textId="77777777" w:rsidR="00CA5115" w:rsidRDefault="00CA5115" w:rsidP="00E2341E">
                              <w:pPr>
                                <w:jc w:val="center"/>
                                <w:rPr>
                                  <w:ins w:id="297" w:author="Comparison" w:date="2017-07-11T15:47:00Z"/>
                                  <w:rFonts w:ascii="Arial" w:eastAsia="MS Gothic" w:hAnsi="Arial"/>
                                  <w:sz w:val="18"/>
                                  <w:szCs w:val="18"/>
                                </w:rPr>
                              </w:pPr>
                              <w:ins w:id="298" w:author="Comparison" w:date="2017-07-11T15:47:00Z">
                                <w:r>
                                  <w:rPr>
                                    <w:rFonts w:ascii="Arial" w:eastAsia="MS Gothic" w:hAnsi="Arial"/>
                                    <w:sz w:val="18"/>
                                    <w:szCs w:val="18"/>
                                  </w:rPr>
                                  <w:t>Set the default parameters (API).</w:t>
                                </w:r>
                              </w:ins>
                            </w:p>
                          </w:txbxContent>
                        </wps:txbx>
                        <wps:bodyPr rot="0" vert="horz" wrap="square" lIns="36000" tIns="0" rIns="36000" bIns="0" anchor="t" anchorCtr="0" upright="1">
                          <a:noAutofit/>
                        </wps:bodyPr>
                      </wps:wsp>
                      <wps:wsp>
                        <wps:cNvPr id="1120" name="AutoShape 11"/>
                        <wps:cNvSpPr>
                          <a:spLocks noChangeArrowheads="1"/>
                        </wps:cNvSpPr>
                        <wps:spPr bwMode="auto">
                          <a:xfrm>
                            <a:off x="2084104" y="452201"/>
                            <a:ext cx="1830003" cy="2375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618FC" w14:textId="77777777" w:rsidR="00CA5115" w:rsidRDefault="00CA5115" w:rsidP="00E2341E">
                              <w:pPr>
                                <w:jc w:val="center"/>
                                <w:rPr>
                                  <w:ins w:id="299" w:author="Comparison" w:date="2017-07-11T15:47:00Z"/>
                                  <w:rFonts w:ascii="Arial" w:eastAsia="MS Gothic" w:hAnsi="Arial"/>
                                  <w:sz w:val="18"/>
                                  <w:szCs w:val="18"/>
                                </w:rPr>
                              </w:pPr>
                              <w:ins w:id="300" w:author="Comparison" w:date="2017-07-11T15:47:00Z">
                                <w:r>
                                  <w:rPr>
                                    <w:rFonts w:ascii="Arial" w:eastAsia="MS Gothic" w:hAnsi="Arial"/>
                                    <w:sz w:val="18"/>
                                    <w:szCs w:val="18"/>
                                  </w:rPr>
                                  <w:t>Get the size of the API structure.</w:t>
                                </w:r>
                              </w:ins>
                            </w:p>
                          </w:txbxContent>
                        </wps:txbx>
                        <wps:bodyPr rot="0" vert="horz" wrap="square" lIns="36000" tIns="0" rIns="36000" bIns="0" anchor="t" anchorCtr="0" upright="1">
                          <a:noAutofit/>
                        </wps:bodyPr>
                      </wps:wsp>
                      <wps:wsp>
                        <wps:cNvPr id="1121" name="Straight Connector 460"/>
                        <wps:cNvCnPr>
                          <a:cxnSpLocks noChangeShapeType="1"/>
                          <a:stCxn id="1114" idx="0"/>
                          <a:endCxn id="1119" idx="2"/>
                        </wps:cNvCnPr>
                        <wps:spPr bwMode="auto">
                          <a:xfrm flipV="1">
                            <a:off x="2999105" y="1394003"/>
                            <a:ext cx="0" cy="1822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2" name="Straight Connector 461"/>
                        <wps:cNvCnPr>
                          <a:cxnSpLocks noChangeShapeType="1"/>
                          <a:stCxn id="1119" idx="0"/>
                          <a:endCxn id="1120" idx="2"/>
                        </wps:cNvCnPr>
                        <wps:spPr bwMode="auto">
                          <a:xfrm flipV="1">
                            <a:off x="2999105" y="1016702"/>
                            <a:ext cx="0" cy="1049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3" name="Straight Connector 462"/>
                        <wps:cNvCnPr>
                          <a:cxnSpLocks noChangeShapeType="1"/>
                          <a:stCxn id="1120" idx="0"/>
                          <a:endCxn id="1096" idx="2"/>
                        </wps:cNvCnPr>
                        <wps:spPr bwMode="auto">
                          <a:xfrm flipH="1" flipV="1">
                            <a:off x="2997005" y="348301"/>
                            <a:ext cx="2100" cy="1039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4" name="Text Box 34"/>
                        <wps:cNvSpPr txBox="1">
                          <a:spLocks noChangeArrowheads="1"/>
                        </wps:cNvSpPr>
                        <wps:spPr bwMode="auto">
                          <a:xfrm>
                            <a:off x="3075305" y="2244204"/>
                            <a:ext cx="3689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B56CF" w14:textId="77777777" w:rsidR="00CA5115" w:rsidRDefault="00CA5115" w:rsidP="00E2341E">
                              <w:pPr>
                                <w:rPr>
                                  <w:ins w:id="301" w:author="Comparison" w:date="2017-07-11T15:47:00Z"/>
                                  <w:rFonts w:ascii="Arial" w:eastAsia="MS Gothic" w:hAnsi="Arial"/>
                                  <w:sz w:val="18"/>
                                  <w:szCs w:val="18"/>
                                </w:rPr>
                              </w:pPr>
                              <w:ins w:id="302" w:author="Comparison" w:date="2017-07-11T15:47:00Z">
                                <w:r>
                                  <w:rPr>
                                    <w:rFonts w:ascii="Arial" w:eastAsia="MS Gothic" w:hAnsi="Arial"/>
                                    <w:sz w:val="18"/>
                                    <w:szCs w:val="18"/>
                                  </w:rPr>
                                  <w:t>No</w:t>
                                </w:r>
                              </w:ins>
                            </w:p>
                          </w:txbxContent>
                        </wps:txbx>
                        <wps:bodyPr rot="0" vert="horz" wrap="square" lIns="0" tIns="0" rIns="0" bIns="0" anchor="t" anchorCtr="0" upright="1">
                          <a:noAutofit/>
                        </wps:bodyPr>
                      </wps:wsp>
                      <wps:wsp>
                        <wps:cNvPr id="1125" name="Straight Arrow Connector 468"/>
                        <wps:cNvCnPr>
                          <a:cxnSpLocks noChangeShapeType="1"/>
                          <a:stCxn id="1115" idx="2"/>
                          <a:endCxn id="1118" idx="0"/>
                        </wps:cNvCnPr>
                        <wps:spPr bwMode="auto">
                          <a:xfrm flipH="1">
                            <a:off x="3002405" y="2241704"/>
                            <a:ext cx="500" cy="337501"/>
                          </a:xfrm>
                          <a:prstGeom prst="straightConnector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26" name="AutoShape 11"/>
                        <wps:cNvSpPr>
                          <a:spLocks noChangeArrowheads="1"/>
                        </wps:cNvSpPr>
                        <wps:spPr bwMode="auto">
                          <a:xfrm>
                            <a:off x="2084104" y="779202"/>
                            <a:ext cx="1830003" cy="2375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F14604" w14:textId="77777777" w:rsidR="00CA5115" w:rsidRDefault="00CA5115" w:rsidP="00E2341E">
                              <w:pPr>
                                <w:jc w:val="center"/>
                                <w:rPr>
                                  <w:ins w:id="303" w:author="Comparison" w:date="2017-07-11T15:47:00Z"/>
                                  <w:rFonts w:ascii="Arial" w:eastAsia="MS Gothic" w:hAnsi="Arial"/>
                                  <w:sz w:val="18"/>
                                  <w:szCs w:val="18"/>
                                </w:rPr>
                              </w:pPr>
                              <w:ins w:id="304" w:author="Comparison" w:date="2017-07-11T15:47:00Z">
                                <w:r>
                                  <w:rPr>
                                    <w:rFonts w:ascii="Arial" w:eastAsia="MS Gothic" w:hAnsi="Arial"/>
                                    <w:sz w:val="18"/>
                                    <w:szCs w:val="18"/>
                                  </w:rPr>
                                  <w:t>Get version info.</w:t>
                                </w:r>
                              </w:ins>
                            </w:p>
                          </w:txbxContent>
                        </wps:txbx>
                        <wps:bodyPr rot="0" vert="horz" wrap="square" lIns="36000" tIns="0" rIns="36000" bIns="0" anchor="t" anchorCtr="0" upright="1">
                          <a:noAutofit/>
                        </wps:bodyPr>
                      </wps:wsp>
                      <wps:wsp>
                        <wps:cNvPr id="1127" name="Straight Connector 473"/>
                        <wps:cNvCnPr>
                          <a:cxnSpLocks noChangeShapeType="1"/>
                          <a:stCxn id="1120" idx="0"/>
                          <a:endCxn id="1120" idx="2"/>
                        </wps:cNvCnPr>
                        <wps:spPr bwMode="auto">
                          <a:xfrm flipV="1">
                            <a:off x="2999105" y="689701"/>
                            <a:ext cx="0" cy="895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8" name="AutoShape 8"/>
                        <wps:cNvCnPr>
                          <a:cxnSpLocks noChangeShapeType="1"/>
                          <a:stCxn id="1118" idx="2"/>
                          <a:endCxn id="1110" idx="0"/>
                        </wps:cNvCnPr>
                        <wps:spPr bwMode="auto">
                          <a:xfrm flipH="1">
                            <a:off x="3001805" y="2836406"/>
                            <a:ext cx="600" cy="23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9" name="AutoShape 30"/>
                        <wps:cNvCnPr>
                          <a:cxnSpLocks noChangeShapeType="1"/>
                        </wps:cNvCnPr>
                        <wps:spPr bwMode="auto">
                          <a:xfrm>
                            <a:off x="3002805" y="4978010"/>
                            <a:ext cx="100" cy="24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 name="Text Box 19"/>
                        <wps:cNvSpPr txBox="1">
                          <a:spLocks noChangeArrowheads="1"/>
                        </wps:cNvSpPr>
                        <wps:spPr bwMode="auto">
                          <a:xfrm>
                            <a:off x="1350102" y="5142010"/>
                            <a:ext cx="793201" cy="30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B842" w14:textId="77777777" w:rsidR="00CA5115" w:rsidRDefault="00CA5115" w:rsidP="00E2341E">
                              <w:pPr>
                                <w:rPr>
                                  <w:ins w:id="305" w:author="Comparison" w:date="2017-07-11T15:47:00Z"/>
                                  <w:rFonts w:ascii="Arial" w:eastAsia="MS Gothic" w:hAnsi="Arial"/>
                                  <w:sz w:val="18"/>
                                  <w:szCs w:val="18"/>
                                </w:rPr>
                              </w:pPr>
                              <w:ins w:id="306" w:author="Comparison" w:date="2017-07-11T15:47:00Z">
                                <w:r>
                                  <w:rPr>
                                    <w:rFonts w:ascii="Arial" w:eastAsia="MS Gothic" w:hAnsi="Arial"/>
                                    <w:sz w:val="18"/>
                                    <w:szCs w:val="18"/>
                                  </w:rPr>
                                  <w:t>Parameters Getting</w:t>
                                </w:r>
                              </w:ins>
                            </w:p>
                          </w:txbxContent>
                        </wps:txbx>
                        <wps:bodyPr rot="0" vert="horz" wrap="square" lIns="0" tIns="0" rIns="0" bIns="0" anchor="t" anchorCtr="0" upright="1">
                          <a:noAutofit/>
                        </wps:bodyPr>
                      </wps:wsp>
                      <wps:wsp>
                        <wps:cNvPr id="1131" name="Text Box 19"/>
                        <wps:cNvSpPr txBox="1">
                          <a:spLocks noChangeArrowheads="1"/>
                        </wps:cNvSpPr>
                        <wps:spPr bwMode="auto">
                          <a:xfrm>
                            <a:off x="1359302" y="2497905"/>
                            <a:ext cx="738701" cy="374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7D8F7" w14:textId="77777777" w:rsidR="00CA5115" w:rsidRDefault="00CA5115" w:rsidP="00E2341E">
                              <w:pPr>
                                <w:rPr>
                                  <w:ins w:id="307" w:author="Comparison" w:date="2017-07-11T15:47:00Z"/>
                                  <w:rFonts w:ascii="Arial" w:eastAsia="MS Gothic" w:hAnsi="Arial"/>
                                  <w:sz w:val="18"/>
                                  <w:szCs w:val="18"/>
                                </w:rPr>
                              </w:pPr>
                              <w:ins w:id="308" w:author="Comparison" w:date="2017-07-11T15:47:00Z">
                                <w:r>
                                  <w:rPr>
                                    <w:rFonts w:ascii="Arial" w:eastAsia="MS Gothic" w:hAnsi="Arial"/>
                                    <w:sz w:val="18"/>
                                    <w:szCs w:val="18"/>
                                  </w:rPr>
                                  <w:t>Memory Allocation</w:t>
                                </w:r>
                              </w:ins>
                            </w:p>
                          </w:txbxContent>
                        </wps:txbx>
                        <wps:bodyPr rot="0" vert="horz" wrap="square" lIns="0" tIns="0" rIns="0" bIns="0" anchor="t" anchorCtr="0" upright="1">
                          <a:noAutofit/>
                        </wps:bodyPr>
                      </wps:wsp>
                      <wps:wsp>
                        <wps:cNvPr id="1132" name="Text Box 19"/>
                        <wps:cNvSpPr txBox="1">
                          <a:spLocks noChangeArrowheads="1"/>
                        </wps:cNvSpPr>
                        <wps:spPr bwMode="auto">
                          <a:xfrm>
                            <a:off x="1352902" y="5855712"/>
                            <a:ext cx="790401" cy="18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2BF1B" w14:textId="77777777" w:rsidR="00CA5115" w:rsidRDefault="00CA5115" w:rsidP="00E2341E">
                              <w:pPr>
                                <w:rPr>
                                  <w:ins w:id="309" w:author="Comparison" w:date="2017-07-11T15:47:00Z"/>
                                  <w:rFonts w:ascii="Arial" w:eastAsia="MS Gothic" w:hAnsi="Arial"/>
                                  <w:sz w:val="18"/>
                                  <w:szCs w:val="18"/>
                                </w:rPr>
                              </w:pPr>
                              <w:ins w:id="310" w:author="Comparison" w:date="2017-07-11T15:47:00Z">
                                <w:r>
                                  <w:rPr>
                                    <w:rFonts w:ascii="Arial" w:eastAsia="MS Gothic" w:hAnsi="Arial"/>
                                    <w:sz w:val="18"/>
                                    <w:szCs w:val="18"/>
                                  </w:rPr>
                                  <w:t>Execution</w:t>
                                </w:r>
                              </w:ins>
                            </w:p>
                          </w:txbxContent>
                        </wps:txbx>
                        <wps:bodyPr rot="0" vert="horz" wrap="square" lIns="0" tIns="0" rIns="0" bIns="0" anchor="t" anchorCtr="0" upright="1">
                          <a:noAutofit/>
                        </wps:bodyPr>
                      </wps:wsp>
                      <wps:wsp>
                        <wps:cNvPr id="1133" name="Text Box 19"/>
                        <wps:cNvSpPr txBox="1">
                          <a:spLocks noChangeArrowheads="1"/>
                        </wps:cNvSpPr>
                        <wps:spPr bwMode="auto">
                          <a:xfrm>
                            <a:off x="1350102" y="1511803"/>
                            <a:ext cx="738701" cy="374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B513D" w14:textId="77777777" w:rsidR="00CA5115" w:rsidRDefault="00CA5115" w:rsidP="00E2341E">
                              <w:pPr>
                                <w:rPr>
                                  <w:ins w:id="311" w:author="Comparison" w:date="2017-07-11T15:47:00Z"/>
                                  <w:rFonts w:ascii="Arial" w:eastAsia="MS Gothic" w:hAnsi="Arial"/>
                                  <w:sz w:val="18"/>
                                  <w:szCs w:val="18"/>
                                </w:rPr>
                              </w:pPr>
                              <w:ins w:id="312" w:author="Comparison" w:date="2017-07-11T15:47:00Z">
                                <w:r>
                                  <w:rPr>
                                    <w:rFonts w:ascii="Arial" w:eastAsia="MS Gothic" w:hAnsi="Arial"/>
                                    <w:sz w:val="18"/>
                                    <w:szCs w:val="18"/>
                                  </w:rPr>
                                  <w:t>Parameters Setting</w:t>
                                </w:r>
                              </w:ins>
                            </w:p>
                          </w:txbxContent>
                        </wps:txbx>
                        <wps:bodyPr rot="0" vert="horz" wrap="square" lIns="0" tIns="0" rIns="0" bIns="0" anchor="t" anchorCtr="0" upright="1">
                          <a:noAutofit/>
                        </wps:bodyPr>
                      </wps:wsp>
                      <wps:wsp>
                        <wps:cNvPr id="1134" name="AutoShape 8"/>
                        <wps:cNvCnPr>
                          <a:cxnSpLocks noChangeShapeType="1"/>
                        </wps:cNvCnPr>
                        <wps:spPr bwMode="auto">
                          <a:xfrm>
                            <a:off x="3001805" y="3332207"/>
                            <a:ext cx="1000" cy="29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5" name="AutoShape 8"/>
                        <wps:cNvCnPr>
                          <a:cxnSpLocks noChangeShapeType="1"/>
                        </wps:cNvCnPr>
                        <wps:spPr bwMode="auto">
                          <a:xfrm>
                            <a:off x="3002805" y="3851508"/>
                            <a:ext cx="0" cy="258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530D6CB" id="Canvas 1136" o:spid="_x0000_s1698" editas="canvas" style="width:467.3pt;height:600.45pt;mso-position-horizontal-relative:char;mso-position-vertical-relative:line" coordsize="59347,76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">
                <v:shape id="_x0000_s1699" type="#_x0000_t75" style="position:absolute;width:59347;height:76257;visibility:visible;mso-wrap-style:square">
                  <v:fill o:detectmouseclick="t"/>
                  <v:path o:connecttype="none"/>
                </v:shape>
                <v:roundrect id="AutoShape 35" o:spid="_x0000_s1700" style="position:absolute;left:12190;top:4100;width:34734;height:10359;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" filled="f" strokecolor="#9cc2e5 [1944]" strokeweight="1.75pt">
                  <v:stroke dashstyle="1 1"/>
                  <v:textbox inset="5.85pt,.7pt,5.85pt,.7pt"/>
                </v:roundrect>
                <v:roundrect id="AutoShape 36" o:spid="_x0000_s1701" style="position:absolute;left:12096;top:51049;width:34734;height:4739;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" filled="f" strokecolor="#9cc2e5 [1944]" strokeweight="1.75pt">
                  <v:stroke dashstyle="1 1"/>
                  <v:textbox inset="5.85pt,.7pt,5.85pt,.7pt"/>
                </v:roundrect>
                <v:roundrect id="AutoShape 37" o:spid="_x0000_s1702" style="position:absolute;left:12117;top:57854;width:34734;height:115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" filled="f" strokecolor="#9cc2e5 [1944]" strokeweight="1.75pt">
                  <v:stroke dashstyle="1 1"/>
                  <v:textbox inset="5.85pt,.7pt,5.85pt,.7pt"/>
                </v:roundrect>
                <v:roundrect id="AutoShape 35" o:spid="_x0000_s1703" style="position:absolute;left:12190;top:24728;width:34734;height:9957;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" filled="f" strokecolor="#9cc2e5 [1944]" strokeweight="1.75pt">
                  <v:stroke dashstyle="1 1"/>
                  <v:textbox inset="5.85pt,.7pt,5.85pt,.7pt"/>
                </v:roundrect>
                <v:roundrect id="AutoShape 36" o:spid="_x0000_s1704" style="position:absolute;left:12095;top:35247;width:34734;height:15204;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" filled="f" strokecolor="#9cc2e5 [1944]" strokeweight="1.75pt">
                  <v:stroke dashstyle="1 1"/>
                  <v:textbox inset="5.85pt,.7pt,5.85pt,.7pt"/>
                </v:roundrect>
                <v:roundrect id="AutoShape 35" o:spid="_x0000_s1705" style="position:absolute;left:12096;top:14933;width:34734;height:9220;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" filled="f" strokecolor="#9cc2e5 [1944]" strokeweight="1.75pt">
                  <v:stroke dashstyle="1 1"/>
                  <v:textbox inset="5.85pt,.7pt,5.85pt,.7pt"/>
                </v:roundrect>
                <v:shape id="AutoShape 6" o:spid="_x0000_s1706" type="#_x0000_t109" style="position:absolute;left:20878;top:36235;width:18301;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">
                  <v:textbox inset="1mm,0,1mm,0">
                    <w:txbxContent>
                      <w:p w14:paraId="73131048" w14:textId="77777777" w:rsidR="00CA5115" w:rsidRDefault="00CA5115" w:rsidP="00E2341E">
                        <w:pPr>
                          <w:jc w:val="center"/>
                          <w:rPr>
                            <w:ins w:id="313" w:author="Comparison" w:date="2017-07-11T15:47:00Z"/>
                            <w:rFonts w:ascii="Arial" w:eastAsia="MS Gothic" w:hAnsi="Arial"/>
                            <w:sz w:val="18"/>
                            <w:szCs w:val="18"/>
                          </w:rPr>
                        </w:pPr>
                        <w:ins w:id="314" w:author="Comparison" w:date="2017-07-11T15:47:00Z">
                          <w:r>
                            <w:rPr>
                              <w:rFonts w:ascii="Arial" w:eastAsia="MS Gothic" w:hAnsi="Arial"/>
                              <w:sz w:val="18"/>
                              <w:szCs w:val="18"/>
                            </w:rPr>
                            <w:t>Initialize Processing</w:t>
                          </w:r>
                        </w:ins>
                      </w:p>
                    </w:txbxContent>
                  </v:textbox>
                </v:shape>
                <v:shape id="AutoShape 7" o:spid="_x0000_s1707" type="#_x0000_t116" style="position:absolute;left:26179;top:70539;width:788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">
                  <v:textbox inset="1mm,0,1mm,0">
                    <w:txbxContent>
                      <w:p w14:paraId="53833B35" w14:textId="77777777" w:rsidR="00CA5115" w:rsidRDefault="00CA5115" w:rsidP="00E2341E">
                        <w:pPr>
                          <w:jc w:val="center"/>
                          <w:rPr>
                            <w:ins w:id="315" w:author="Comparison" w:date="2017-07-11T15:47:00Z"/>
                            <w:rFonts w:ascii="Arial" w:eastAsia="MS Gothic" w:hAnsi="Arial"/>
                            <w:sz w:val="18"/>
                            <w:szCs w:val="18"/>
                          </w:rPr>
                        </w:pPr>
                        <w:ins w:id="316" w:author="Comparison" w:date="2017-07-11T15:47:00Z">
                          <w:r>
                            <w:rPr>
                              <w:rFonts w:ascii="Arial" w:eastAsia="MS Gothic" w:hAnsi="Arial"/>
                              <w:sz w:val="18"/>
                              <w:szCs w:val="18"/>
                            </w:rPr>
                            <w:t>END</w:t>
                          </w:r>
                        </w:ins>
                      </w:p>
                    </w:txbxContent>
                  </v:textbox>
                </v:shape>
                <v:shape id="AutoShape 9" o:spid="_x0000_s1708" type="#_x0000_t116" style="position:absolute;left:26544;top:943;width:685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" strokecolor="black [3213]">
                  <v:textbox inset="1mm,0,1mm,0">
                    <w:txbxContent>
                      <w:p w14:paraId="03B7011B" w14:textId="77777777" w:rsidR="00CA5115" w:rsidRDefault="00CA5115" w:rsidP="00E2341E">
                        <w:pPr>
                          <w:jc w:val="center"/>
                          <w:rPr>
                            <w:ins w:id="317" w:author="Comparison" w:date="2017-07-11T15:47:00Z"/>
                            <w:rFonts w:ascii="Arial" w:eastAsia="MS Gothic" w:hAnsi="Arial"/>
                            <w:sz w:val="18"/>
                            <w:szCs w:val="18"/>
                          </w:rPr>
                        </w:pPr>
                        <w:ins w:id="318" w:author="Comparison" w:date="2017-07-11T15:47:00Z">
                          <w:r>
                            <w:rPr>
                              <w:rFonts w:ascii="Arial" w:eastAsia="MS Gothic" w:hAnsi="Arial"/>
                              <w:sz w:val="18"/>
                              <w:szCs w:val="18"/>
                            </w:rPr>
                            <w:t>START</w:t>
                          </w:r>
                        </w:ins>
                      </w:p>
                    </w:txbxContent>
                  </v:textbox>
                </v:shape>
                <v:shape id="AutoShape 14" o:spid="_x0000_s1709" type="#_x0000_t109" style="position:absolute;left:20926;top:60432;width:18301;height:6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" filled="f">
                  <v:textbox inset="1mm,0,1mm,0">
                    <w:txbxContent>
                      <w:p w14:paraId="33D118B9" w14:textId="77777777" w:rsidR="00CA5115" w:rsidRPr="00DA4016" w:rsidRDefault="00CA5115" w:rsidP="00DA4016">
                        <w:pPr>
                          <w:spacing w:after="0"/>
                          <w:jc w:val="center"/>
                          <w:rPr>
                            <w:ins w:id="319" w:author="Comparison" w:date="2017-07-11T15:47:00Z"/>
                            <w:rFonts w:ascii="Arial" w:eastAsia="MS Gothic" w:hAnsi="Arial"/>
                            <w:sz w:val="18"/>
                            <w:szCs w:val="18"/>
                          </w:rPr>
                        </w:pPr>
                        <w:ins w:id="320" w:author="Comparison" w:date="2017-07-11T15:47:00Z">
                          <w:r w:rsidRPr="00DA4016">
                            <w:rPr>
                              <w:rFonts w:ascii="Arial" w:eastAsia="MS Gothic" w:hAnsi="Arial"/>
                              <w:sz w:val="18"/>
                              <w:szCs w:val="18"/>
                            </w:rPr>
                            <w:t>Read from input.</w:t>
                          </w:r>
                        </w:ins>
                      </w:p>
                      <w:p w14:paraId="77AE510A" w14:textId="77777777" w:rsidR="00CA5115" w:rsidRPr="00DA4016" w:rsidRDefault="00CA5115" w:rsidP="00DA4016">
                        <w:pPr>
                          <w:spacing w:after="0"/>
                          <w:jc w:val="center"/>
                          <w:rPr>
                            <w:ins w:id="321" w:author="Comparison" w:date="2017-07-11T15:47:00Z"/>
                            <w:rFonts w:ascii="Arial" w:eastAsia="MS Gothic" w:hAnsi="Arial"/>
                            <w:sz w:val="18"/>
                            <w:szCs w:val="18"/>
                          </w:rPr>
                        </w:pPr>
                        <w:ins w:id="322" w:author="Comparison" w:date="2017-07-11T15:47:00Z">
                          <w:r w:rsidRPr="00DA4016">
                            <w:rPr>
                              <w:rFonts w:ascii="Arial" w:eastAsia="MS Gothic" w:hAnsi="Arial"/>
                              <w:sz w:val="18"/>
                              <w:szCs w:val="18"/>
                            </w:rPr>
                            <w:t>Indicate INPUT_OVER if end of input.</w:t>
                          </w:r>
                        </w:ins>
                      </w:p>
                      <w:p w14:paraId="7567D2AF" w14:textId="77777777" w:rsidR="00CA5115" w:rsidRPr="00DA4016" w:rsidRDefault="00CA5115" w:rsidP="00DA4016">
                        <w:pPr>
                          <w:spacing w:after="0"/>
                          <w:jc w:val="center"/>
                          <w:rPr>
                            <w:ins w:id="323" w:author="Comparison" w:date="2017-07-11T15:47:00Z"/>
                            <w:rFonts w:ascii="Arial" w:eastAsia="MS Gothic" w:hAnsi="Arial"/>
                            <w:sz w:val="18"/>
                            <w:szCs w:val="18"/>
                          </w:rPr>
                        </w:pPr>
                        <w:ins w:id="324" w:author="Comparison" w:date="2017-07-11T15:47:00Z">
                          <w:r w:rsidRPr="00DA4016">
                            <w:rPr>
                              <w:rFonts w:ascii="Arial" w:eastAsia="MS Gothic" w:hAnsi="Arial"/>
                              <w:sz w:val="18"/>
                              <w:szCs w:val="18"/>
                            </w:rPr>
                            <w:t>Process data buffer</w:t>
                          </w:r>
                        </w:ins>
                      </w:p>
                      <w:p w14:paraId="2B0A6CB3" w14:textId="77777777" w:rsidR="00CA5115" w:rsidRPr="00DA4016" w:rsidRDefault="00CA5115" w:rsidP="00DA4016">
                        <w:pPr>
                          <w:spacing w:after="0"/>
                          <w:jc w:val="center"/>
                          <w:rPr>
                            <w:ins w:id="325" w:author="Comparison" w:date="2017-07-11T15:47:00Z"/>
                            <w:rFonts w:ascii="Arial" w:eastAsia="MS Gothic" w:hAnsi="Arial"/>
                            <w:sz w:val="18"/>
                            <w:szCs w:val="18"/>
                          </w:rPr>
                        </w:pPr>
                        <w:ins w:id="326" w:author="Comparison" w:date="2017-07-11T15:47:00Z">
                          <w:r w:rsidRPr="00DA4016">
                            <w:rPr>
                              <w:rFonts w:ascii="Arial" w:eastAsia="MS Gothic" w:hAnsi="Arial"/>
                              <w:sz w:val="18"/>
                              <w:szCs w:val="18"/>
                            </w:rPr>
                            <w:t>Transfer to output</w:t>
                          </w:r>
                        </w:ins>
                      </w:p>
                      <w:p w14:paraId="49F8E2DF" w14:textId="77777777" w:rsidR="00CA5115" w:rsidRPr="00DA4016" w:rsidRDefault="00CA5115" w:rsidP="00DA4016">
                        <w:pPr>
                          <w:spacing w:after="0"/>
                          <w:jc w:val="center"/>
                          <w:rPr>
                            <w:ins w:id="327" w:author="Comparison" w:date="2017-07-11T15:47:00Z"/>
                            <w:rFonts w:ascii="Arial" w:eastAsia="MS Gothic" w:hAnsi="Arial"/>
                            <w:sz w:val="18"/>
                            <w:szCs w:val="18"/>
                          </w:rPr>
                        </w:pPr>
                      </w:p>
                    </w:txbxContent>
                  </v:textbox>
                </v:shape>
                <v:shape id="AutoShape 15" o:spid="_x0000_s1710" type="#_x0000_t109" style="position:absolute;left:20878;top:41095;width:18301;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">
                  <v:textbox inset="1mm,0,1mm,0">
                    <w:txbxContent>
                      <w:p w14:paraId="4BD031ED" w14:textId="77777777" w:rsidR="00CA5115" w:rsidRDefault="00CA5115" w:rsidP="00DA4016">
                        <w:pPr>
                          <w:spacing w:after="0"/>
                          <w:jc w:val="center"/>
                          <w:rPr>
                            <w:ins w:id="328" w:author="Comparison" w:date="2017-07-11T15:47:00Z"/>
                            <w:rFonts w:ascii="Arial" w:eastAsia="MS Gothic" w:hAnsi="Arial"/>
                            <w:sz w:val="18"/>
                            <w:szCs w:val="18"/>
                          </w:rPr>
                        </w:pPr>
                        <w:ins w:id="329" w:author="Comparison" w:date="2017-07-11T15:47:00Z">
                          <w:r>
                            <w:rPr>
                              <w:rFonts w:ascii="Arial" w:eastAsia="MS Gothic" w:hAnsi="Arial"/>
                              <w:sz w:val="18"/>
                              <w:szCs w:val="18"/>
                            </w:rPr>
                            <w:t>Set the I/O buffer</w:t>
                          </w:r>
                        </w:ins>
                      </w:p>
                      <w:p w14:paraId="0D1827CB" w14:textId="77777777" w:rsidR="00CA5115" w:rsidRDefault="00CA5115" w:rsidP="00DA4016">
                        <w:pPr>
                          <w:spacing w:after="0"/>
                          <w:jc w:val="center"/>
                          <w:rPr>
                            <w:ins w:id="330" w:author="Comparison" w:date="2017-07-11T15:47:00Z"/>
                            <w:rFonts w:ascii="Arial" w:eastAsia="MS Gothic" w:hAnsi="Arial"/>
                            <w:sz w:val="18"/>
                            <w:szCs w:val="18"/>
                          </w:rPr>
                        </w:pPr>
                        <w:ins w:id="331" w:author="Comparison" w:date="2017-07-11T15:47:00Z">
                          <w:r>
                            <w:rPr>
                              <w:rFonts w:ascii="Arial" w:eastAsia="MS Gothic" w:hAnsi="Arial"/>
                              <w:sz w:val="18"/>
                              <w:szCs w:val="18"/>
                            </w:rPr>
                            <w:t>(Table 2-7 No.8)</w:t>
                          </w:r>
                        </w:ins>
                      </w:p>
                    </w:txbxContent>
                  </v:textbox>
                </v:shape>
                <v:shape id="AutoShape 16" o:spid="_x0000_s1711" type="#_x0000_t32" style="position:absolute;left:30028;top:44549;width:0;height:23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">
                  <v:stroke endarrow="block"/>
                </v:shape>
                <v:shape id="AutoShape 17" o:spid="_x0000_s1712" type="#_x0000_t32" style="position:absolute;left:30077;top:67356;width:45;height:3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">
                  <v:stroke endarrow="block"/>
                </v:shape>
                <v:shape id="Text Box 19" o:spid="_x0000_s1713" type="#_x0000_t202" style="position:absolute;left:13570;top:35681;width:6985;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" filled="f" stroked="f">
                  <v:textbox inset="0,0,0,0">
                    <w:txbxContent>
                      <w:p w14:paraId="170413E8" w14:textId="77777777" w:rsidR="00CA5115" w:rsidRDefault="00CA5115" w:rsidP="00E2341E">
                        <w:pPr>
                          <w:rPr>
                            <w:ins w:id="332" w:author="Comparison" w:date="2017-07-11T15:47:00Z"/>
                            <w:rFonts w:ascii="Arial" w:eastAsia="MS Gothic" w:hAnsi="Arial"/>
                            <w:sz w:val="18"/>
                            <w:szCs w:val="18"/>
                          </w:rPr>
                        </w:pPr>
                        <w:ins w:id="333" w:author="Comparison" w:date="2017-07-11T15:47:00Z">
                          <w:r>
                            <w:rPr>
                              <w:rFonts w:ascii="Arial" w:eastAsia="MS Gothic" w:hAnsi="Arial"/>
                              <w:sz w:val="18"/>
                              <w:szCs w:val="18"/>
                            </w:rPr>
                            <w:t>Initialize</w:t>
                          </w:r>
                        </w:ins>
                      </w:p>
                      <w:p w14:paraId="127C69D9" w14:textId="77777777" w:rsidR="00CA5115" w:rsidRDefault="00CA5115" w:rsidP="00E2341E">
                        <w:pPr>
                          <w:rPr>
                            <w:ins w:id="334" w:author="Comparison" w:date="2017-07-11T15:47:00Z"/>
                            <w:rFonts w:ascii="Arial" w:eastAsia="MS Gothic" w:hAnsi="Arial"/>
                            <w:sz w:val="18"/>
                            <w:szCs w:val="18"/>
                          </w:rPr>
                        </w:pPr>
                        <w:ins w:id="335" w:author="Comparison" w:date="2017-07-11T15:47:00Z">
                          <w:r>
                            <w:rPr>
                              <w:rFonts w:ascii="Arial" w:eastAsia="MS Gothic" w:hAnsi="Arial"/>
                              <w:sz w:val="18"/>
                              <w:szCs w:val="18"/>
                            </w:rPr>
                            <w:t>plug-in</w:t>
                          </w:r>
                        </w:ins>
                      </w:p>
                    </w:txbxContent>
                  </v:textbox>
                </v:shape>
                <v:shape id="AutoShape 28" o:spid="_x0000_s1714" type="#_x0000_t33" style="position:absolute;left:41935;top:20982;width:11517;height:493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">
                  <v:stroke endarrow="block"/>
                </v:shape>
                <v:shape id="AutoShape 29" o:spid="_x0000_s1715" type="#_x0000_t116" style="position:absolute;left:49509;top:70342;width:7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">
                  <v:textbox inset="1mm,0,1mm,0">
                    <w:txbxContent>
                      <w:p w14:paraId="68E36503" w14:textId="77777777" w:rsidR="00CA5115" w:rsidRDefault="00CA5115" w:rsidP="00E2341E">
                        <w:pPr>
                          <w:jc w:val="center"/>
                          <w:rPr>
                            <w:ins w:id="336" w:author="Comparison" w:date="2017-07-11T15:47:00Z"/>
                            <w:rFonts w:ascii="Arial" w:eastAsia="MS Gothic" w:hAnsi="Arial"/>
                            <w:sz w:val="18"/>
                            <w:szCs w:val="18"/>
                          </w:rPr>
                        </w:pPr>
                        <w:ins w:id="337" w:author="Comparison" w:date="2017-07-11T15:47:00Z">
                          <w:r>
                            <w:rPr>
                              <w:rFonts w:ascii="Arial" w:eastAsia="MS Gothic" w:hAnsi="Arial"/>
                              <w:sz w:val="18"/>
                              <w:szCs w:val="18"/>
                            </w:rPr>
                            <w:t>Error</w:t>
                          </w:r>
                        </w:ins>
                      </w:p>
                    </w:txbxContent>
                  </v:textbox>
                </v:shape>
                <v:shape id="AutoShape 30" o:spid="_x0000_s1716" type="#_x0000_t32" style="position:absolute;left:29991;top:54533;width:48;height:5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">
                  <v:stroke endarrow="block"/>
                </v:shape>
                <v:shape id="AutoShape 38" o:spid="_x0000_s1717" type="#_x0000_t34" style="position:absolute;left:41441;top:48382;width:12003;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"/>
                <v:shape id="AutoShape 39" o:spid="_x0000_s1718" type="#_x0000_t110" style="position:absolute;left:18122;top:46910;width:2381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">
                  <v:textbox inset="5.85pt,.7pt,5.85pt,.7pt"/>
                </v:shape>
                <v:shape id="Text Box 40" o:spid="_x0000_s1719" type="#_x0000_t202" style="position:absolute;left:40791;top:45379;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" filled="f" stroked="f">
                  <v:textbox inset="0,0,0,0">
                    <w:txbxContent>
                      <w:p w14:paraId="003A3BB2" w14:textId="77777777" w:rsidR="00CA5115" w:rsidRDefault="00CA5115" w:rsidP="00E2341E">
                        <w:pPr>
                          <w:rPr>
                            <w:ins w:id="338" w:author="Comparison" w:date="2017-07-11T15:47:00Z"/>
                            <w:rFonts w:ascii="Arial" w:eastAsia="MS Gothic" w:hAnsi="Arial"/>
                            <w:sz w:val="18"/>
                            <w:szCs w:val="18"/>
                          </w:rPr>
                        </w:pPr>
                        <w:ins w:id="339" w:author="Comparison" w:date="2017-07-11T15:47:00Z">
                          <w:r>
                            <w:rPr>
                              <w:rFonts w:ascii="Arial" w:eastAsia="MS Gothic" w:hAnsi="Arial"/>
                              <w:sz w:val="18"/>
                              <w:szCs w:val="18"/>
                            </w:rPr>
                            <w:t>Yes</w:t>
                          </w:r>
                        </w:ins>
                      </w:p>
                    </w:txbxContent>
                  </v:textbox>
                </v:shape>
                <v:shape id="Text Box 41" o:spid="_x0000_s1720" type="#_x0000_t202" style="position:absolute;left:30453;top:50455;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" filled="f" stroked="f">
                  <v:textbox inset="0,0,0,0">
                    <w:txbxContent>
                      <w:p w14:paraId="01C1DFED" w14:textId="77777777" w:rsidR="00CA5115" w:rsidRDefault="00CA5115" w:rsidP="00E2341E">
                        <w:pPr>
                          <w:rPr>
                            <w:ins w:id="340" w:author="Comparison" w:date="2017-07-11T15:47:00Z"/>
                            <w:rFonts w:ascii="Arial" w:eastAsia="MS Gothic" w:hAnsi="Arial"/>
                            <w:sz w:val="18"/>
                            <w:szCs w:val="18"/>
                          </w:rPr>
                        </w:pPr>
                        <w:ins w:id="341" w:author="Comparison" w:date="2017-07-11T15:47:00Z">
                          <w:r>
                            <w:rPr>
                              <w:rFonts w:ascii="Arial" w:eastAsia="MS Gothic" w:hAnsi="Arial"/>
                              <w:sz w:val="18"/>
                              <w:szCs w:val="18"/>
                            </w:rPr>
                            <w:t>No</w:t>
                          </w:r>
                        </w:ins>
                      </w:p>
                    </w:txbxContent>
                  </v:textbox>
                </v:shape>
                <v:shape id="Text Box 32" o:spid="_x0000_s1721" type="#_x0000_t202" style="position:absolute;left:22731;top:47494;width:1540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" filled="f" stroked="f">
                  <v:textbox inset="0,0,0,0">
                    <w:txbxContent>
                      <w:p w14:paraId="08D11DE4" w14:textId="77777777" w:rsidR="00CA5115" w:rsidRDefault="00CA5115" w:rsidP="00E2341E">
                        <w:pPr>
                          <w:jc w:val="center"/>
                          <w:rPr>
                            <w:ins w:id="342" w:author="Comparison" w:date="2017-07-11T15:47:00Z"/>
                            <w:rFonts w:ascii="Arial" w:eastAsia="MS Gothic" w:hAnsi="Arial"/>
                            <w:sz w:val="18"/>
                            <w:szCs w:val="18"/>
                          </w:rPr>
                        </w:pPr>
                        <w:ins w:id="343" w:author="Comparison" w:date="2017-07-11T15:47:00Z">
                          <w:r>
                            <w:rPr>
                              <w:rFonts w:ascii="Arial" w:eastAsia="MS Gothic" w:hAnsi="Arial"/>
                              <w:sz w:val="18"/>
                              <w:szCs w:val="18"/>
                            </w:rPr>
                            <w:t>Short of buffer size?</w:t>
                          </w:r>
                        </w:ins>
                      </w:p>
                    </w:txbxContent>
                  </v:textbox>
                </v:shape>
                <v:shape id="AutoShape 24" o:spid="_x0000_s1722" type="#_x0000_t109" style="position:absolute;left:20868;top:30750;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">
                  <v:textbox inset="1mm,0,1mm,0">
                    <w:txbxContent>
                      <w:p w14:paraId="5F8C4977" w14:textId="77777777" w:rsidR="00CA5115" w:rsidRDefault="00CA5115" w:rsidP="00E2341E">
                        <w:pPr>
                          <w:jc w:val="center"/>
                          <w:rPr>
                            <w:ins w:id="344" w:author="Comparison" w:date="2017-07-11T15:47:00Z"/>
                            <w:rFonts w:ascii="Arial" w:eastAsia="MS Gothic" w:hAnsi="Arial"/>
                            <w:sz w:val="18"/>
                            <w:szCs w:val="18"/>
                          </w:rPr>
                        </w:pPr>
                        <w:ins w:id="345" w:author="Comparison" w:date="2017-07-11T15:47:00Z">
                          <w:r>
                            <w:rPr>
                              <w:rFonts w:ascii="Arial" w:eastAsia="MS Gothic" w:hAnsi="Arial"/>
                              <w:sz w:val="18"/>
                              <w:szCs w:val="18"/>
                            </w:rPr>
                            <w:t>Set memory blocks</w:t>
                          </w:r>
                        </w:ins>
                      </w:p>
                    </w:txbxContent>
                  </v:textbox>
                </v:shape>
                <v:shape id="AutoShape 25" o:spid="_x0000_s1723" type="#_x0000_t109" style="position:absolute;left:20879;top:52271;width:1830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" fillcolor="#bfbfbf [2412]">
                  <v:textbox inset="1mm,0,1mm,0">
                    <w:txbxContent>
                      <w:p w14:paraId="13B1CBC3" w14:textId="77777777" w:rsidR="00CA5115" w:rsidRDefault="00CA5115" w:rsidP="00E2341E">
                        <w:pPr>
                          <w:jc w:val="center"/>
                          <w:rPr>
                            <w:ins w:id="346" w:author="Comparison" w:date="2017-07-11T15:47:00Z"/>
                            <w:rFonts w:ascii="Arial" w:eastAsia="MS Gothic" w:hAnsi="Arial"/>
                            <w:sz w:val="18"/>
                            <w:szCs w:val="18"/>
                          </w:rPr>
                        </w:pPr>
                        <w:ins w:id="347" w:author="Comparison" w:date="2017-07-11T15:47:00Z">
                          <w:r>
                            <w:rPr>
                              <w:rFonts w:ascii="Arial" w:eastAsia="MS Gothic" w:hAnsi="Arial"/>
                              <w:sz w:val="18"/>
                              <w:szCs w:val="18"/>
                            </w:rPr>
                            <w:t>Get configuration parameters.</w:t>
                          </w:r>
                        </w:ins>
                      </w:p>
                    </w:txbxContent>
                  </v:textbox>
                </v:shape>
                <v:shape id="AutoShape 4" o:spid="_x0000_s1724" type="#_x0000_t34" style="position:absolute;left:29400;top:18921;width:1215;height: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">
                  <v:stroke endarrow="block"/>
                </v:shape>
                <v:shape id="Text Box 20" o:spid="_x0000_s1725" type="#_x0000_t202" style="position:absolute;left:13535;top:4411;width:702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" filled="f" stroked="f">
                  <v:textbox inset="0,0,0,0">
                    <w:txbxContent>
                      <w:p w14:paraId="62DE3C8F" w14:textId="77777777" w:rsidR="00CA5115" w:rsidRDefault="00CA5115" w:rsidP="00E2341E">
                        <w:pPr>
                          <w:rPr>
                            <w:ins w:id="348" w:author="Comparison" w:date="2017-07-11T15:47:00Z"/>
                            <w:rFonts w:ascii="Arial" w:eastAsia="MS Gothic" w:hAnsi="Arial"/>
                            <w:sz w:val="18"/>
                            <w:szCs w:val="18"/>
                          </w:rPr>
                        </w:pPr>
                        <w:ins w:id="349" w:author="Comparison" w:date="2017-07-11T15:47:00Z">
                          <w:r>
                            <w:rPr>
                              <w:rFonts w:ascii="Arial" w:eastAsia="MS Gothic" w:hAnsi="Arial"/>
                              <w:sz w:val="18"/>
                              <w:szCs w:val="18"/>
                            </w:rPr>
                            <w:t>Start-up</w:t>
                          </w:r>
                        </w:ins>
                      </w:p>
                      <w:p w14:paraId="02C62494" w14:textId="77777777" w:rsidR="00CA5115" w:rsidRDefault="00CA5115" w:rsidP="00E2341E">
                        <w:pPr>
                          <w:rPr>
                            <w:ins w:id="350" w:author="Comparison" w:date="2017-07-11T15:47:00Z"/>
                            <w:rFonts w:ascii="Arial" w:eastAsia="MS Gothic" w:hAnsi="Arial"/>
                            <w:sz w:val="18"/>
                            <w:szCs w:val="18"/>
                          </w:rPr>
                        </w:pPr>
                        <w:ins w:id="351" w:author="Comparison" w:date="2017-07-11T15:47:00Z">
                          <w:r>
                            <w:rPr>
                              <w:rFonts w:ascii="Arial" w:eastAsia="MS Gothic" w:hAnsi="Arial"/>
                              <w:sz w:val="18"/>
                              <w:szCs w:val="18"/>
                            </w:rPr>
                            <w:t>API</w:t>
                          </w:r>
                        </w:ins>
                      </w:p>
                    </w:txbxContent>
                  </v:textbox>
                </v:shape>
                <v:shape id="AutoShape 26" o:spid="_x0000_s1726" type="#_x0000_t109" style="position:absolute;left:20841;top:15762;width:1830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" fillcolor="#bfbfbf [2412]">
                  <v:textbox inset="1mm,0,1mm,0">
                    <w:txbxContent>
                      <w:p w14:paraId="7348DFFC" w14:textId="77777777" w:rsidR="00CA5115" w:rsidRDefault="00CA5115" w:rsidP="00E2341E">
                        <w:pPr>
                          <w:jc w:val="center"/>
                          <w:rPr>
                            <w:ins w:id="352" w:author="Comparison" w:date="2017-07-11T15:47:00Z"/>
                            <w:rFonts w:ascii="Arial" w:eastAsia="MS Gothic" w:hAnsi="Arial"/>
                            <w:sz w:val="18"/>
                            <w:szCs w:val="18"/>
                          </w:rPr>
                        </w:pPr>
                        <w:ins w:id="353" w:author="Comparison" w:date="2017-07-11T15:47:00Z">
                          <w:r>
                            <w:rPr>
                              <w:rFonts w:ascii="Arial" w:eastAsia="MS Gothic" w:hAnsi="Arial"/>
                              <w:sz w:val="18"/>
                              <w:szCs w:val="18"/>
                            </w:rPr>
                            <w:t>Set the number of channels and PCM width, sample rate</w:t>
                          </w:r>
                        </w:ins>
                      </w:p>
                    </w:txbxContent>
                  </v:textbox>
                </v:shape>
                <v:shape id="AutoShape 27" o:spid="_x0000_s1727" type="#_x0000_t110" style="position:absolute;left:18123;top:19547;width:2381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">
                  <v:textbox inset="5.85pt,.7pt,5.85pt,.7pt"/>
                </v:shape>
                <v:shape id="Text Box 31" o:spid="_x0000_s1728" type="#_x0000_t202" style="position:absolute;left:22373;top:20131;width:167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" filled="f" stroked="f">
                  <v:textbox inset="0,0,0,0">
                    <w:txbxContent>
                      <w:p w14:paraId="346F4BA1" w14:textId="77777777" w:rsidR="00CA5115" w:rsidRDefault="00CA5115" w:rsidP="00E2341E">
                        <w:pPr>
                          <w:jc w:val="center"/>
                          <w:rPr>
                            <w:ins w:id="354" w:author="Comparison" w:date="2017-07-11T15:47:00Z"/>
                            <w:rFonts w:ascii="Arial" w:eastAsia="MS Gothic" w:hAnsi="Arial"/>
                            <w:sz w:val="18"/>
                            <w:szCs w:val="18"/>
                          </w:rPr>
                        </w:pPr>
                        <w:ins w:id="355" w:author="Comparison" w:date="2017-07-11T15:47:00Z">
                          <w:r>
                            <w:rPr>
                              <w:rFonts w:ascii="Arial" w:eastAsia="MS Gothic" w:hAnsi="Arial"/>
                              <w:sz w:val="18"/>
                              <w:szCs w:val="18"/>
                            </w:rPr>
                            <w:t>Invalid parameters?</w:t>
                          </w:r>
                        </w:ins>
                      </w:p>
                    </w:txbxContent>
                  </v:textbox>
                </v:shape>
                <v:shape id="Text Box 33" o:spid="_x0000_s1729" type="#_x0000_t202" style="position:absolute;left:41116;top:18861;width:369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" filled="f" stroked="f">
                  <v:textbox inset="0,0,0,0">
                    <w:txbxContent>
                      <w:p w14:paraId="3C5FDFFA" w14:textId="77777777" w:rsidR="00CA5115" w:rsidRDefault="00CA5115" w:rsidP="00E2341E">
                        <w:pPr>
                          <w:rPr>
                            <w:ins w:id="356" w:author="Comparison" w:date="2017-07-11T15:47:00Z"/>
                            <w:rFonts w:ascii="Arial" w:eastAsia="MS Gothic" w:hAnsi="Arial"/>
                            <w:sz w:val="18"/>
                            <w:szCs w:val="18"/>
                          </w:rPr>
                        </w:pPr>
                        <w:ins w:id="357" w:author="Comparison" w:date="2017-07-11T15:47:00Z">
                          <w:r>
                            <w:rPr>
                              <w:rFonts w:ascii="Arial" w:eastAsia="MS Gothic" w:hAnsi="Arial"/>
                              <w:sz w:val="18"/>
                              <w:szCs w:val="18"/>
                            </w:rPr>
                            <w:t>Yes</w:t>
                          </w:r>
                        </w:ins>
                      </w:p>
                    </w:txbxContent>
                  </v:textbox>
                </v:shape>
                <v:shape id="AutoShape 45" o:spid="_x0000_s1730" type="#_x0000_t109" style="position:absolute;left:20874;top:25792;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">
                  <v:textbox inset="1mm,0,1mm,0">
                    <w:txbxContent>
                      <w:p w14:paraId="038CB3B3" w14:textId="77777777" w:rsidR="00CA5115" w:rsidRDefault="00CA5115" w:rsidP="00E2341E">
                        <w:pPr>
                          <w:jc w:val="center"/>
                          <w:rPr>
                            <w:ins w:id="358" w:author="Comparison" w:date="2017-07-11T15:47:00Z"/>
                            <w:rFonts w:ascii="Arial" w:eastAsia="MS Gothic" w:hAnsi="Arial"/>
                            <w:sz w:val="18"/>
                            <w:szCs w:val="18"/>
                          </w:rPr>
                        </w:pPr>
                        <w:ins w:id="359" w:author="Comparison" w:date="2017-07-11T15:47:00Z">
                          <w:r>
                            <w:rPr>
                              <w:rFonts w:ascii="Arial" w:eastAsia="MS Gothic" w:hAnsi="Arial"/>
                              <w:sz w:val="18"/>
                              <w:szCs w:val="18"/>
                            </w:rPr>
                            <w:t>Get memory blocks info</w:t>
                          </w:r>
                        </w:ins>
                      </w:p>
                    </w:txbxContent>
                  </v:textbox>
                </v:shape>
                <v:shape id="AutoShape 12" o:spid="_x0000_s1731" type="#_x0000_t109" style="position:absolute;left:20841;top:11216;width:18300;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" filled="f">
                  <v:textbox inset="1mm,0,1mm,0">
                    <w:txbxContent>
                      <w:p w14:paraId="0EDF69F1" w14:textId="77777777" w:rsidR="00CA5115" w:rsidRDefault="00CA5115" w:rsidP="00E2341E">
                        <w:pPr>
                          <w:jc w:val="center"/>
                          <w:rPr>
                            <w:ins w:id="360" w:author="Comparison" w:date="2017-07-11T15:47:00Z"/>
                            <w:rFonts w:ascii="Arial" w:eastAsia="MS Gothic" w:hAnsi="Arial"/>
                            <w:sz w:val="18"/>
                            <w:szCs w:val="18"/>
                          </w:rPr>
                        </w:pPr>
                        <w:ins w:id="361" w:author="Comparison" w:date="2017-07-11T15:47:00Z">
                          <w:r>
                            <w:rPr>
                              <w:rFonts w:ascii="Arial" w:eastAsia="MS Gothic" w:hAnsi="Arial"/>
                              <w:sz w:val="18"/>
                              <w:szCs w:val="18"/>
                            </w:rPr>
                            <w:t>Set the default parameters (API).</w:t>
                          </w:r>
                        </w:ins>
                      </w:p>
                    </w:txbxContent>
                  </v:textbox>
                </v:shape>
                <v:shape id="AutoShape 11" o:spid="_x0000_s1732" type="#_x0000_t109" style="position:absolute;left:20841;top:4522;width:183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" filled="f">
                  <v:textbox inset="1mm,0,1mm,0">
                    <w:txbxContent>
                      <w:p w14:paraId="300618FC" w14:textId="77777777" w:rsidR="00CA5115" w:rsidRDefault="00CA5115" w:rsidP="00E2341E">
                        <w:pPr>
                          <w:jc w:val="center"/>
                          <w:rPr>
                            <w:ins w:id="362" w:author="Comparison" w:date="2017-07-11T15:47:00Z"/>
                            <w:rFonts w:ascii="Arial" w:eastAsia="MS Gothic" w:hAnsi="Arial"/>
                            <w:sz w:val="18"/>
                            <w:szCs w:val="18"/>
                          </w:rPr>
                        </w:pPr>
                        <w:ins w:id="363" w:author="Comparison" w:date="2017-07-11T15:47:00Z">
                          <w:r>
                            <w:rPr>
                              <w:rFonts w:ascii="Arial" w:eastAsia="MS Gothic" w:hAnsi="Arial"/>
                              <w:sz w:val="18"/>
                              <w:szCs w:val="18"/>
                            </w:rPr>
                            <w:t>Get the size of the API structure.</w:t>
                          </w:r>
                        </w:ins>
                      </w:p>
                    </w:txbxContent>
                  </v:textbox>
                </v:shape>
                <v:line id="Straight Connector 460" o:spid="_x0000_s1733" style="position:absolute;flip:y;visibility:visible;mso-wrap-style:square" from="29991,13940" to="29991,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" strokecolor="black [3213]">
                  <v:stroke startarrow="block" joinstyle="miter"/>
                </v:line>
                <v:line id="Straight Connector 461" o:spid="_x0000_s1734" style="position:absolute;flip:y;visibility:visible;mso-wrap-style:square" from="29991,10167" to="29991,1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" strokecolor="black [3213]">
                  <v:stroke startarrow="block" joinstyle="miter"/>
                </v:line>
                <v:line id="Straight Connector 462" o:spid="_x0000_s1735" style="position:absolute;flip:x y;visibility:visible;mso-wrap-style:square" from="29970,3483" to="29991,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" strokecolor="black [3213]">
                  <v:stroke startarrow="block" joinstyle="miter"/>
                </v:line>
                <v:shape id="Text Box 34" o:spid="_x0000_s1736" type="#_x0000_t202" style="position:absolute;left:30753;top:22442;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14:paraId="184B56CF" w14:textId="77777777" w:rsidR="00CA5115" w:rsidRDefault="00CA5115" w:rsidP="00E2341E">
                        <w:pPr>
                          <w:rPr>
                            <w:ins w:id="364" w:author="Comparison" w:date="2017-07-11T15:47:00Z"/>
                            <w:rFonts w:ascii="Arial" w:eastAsia="MS Gothic" w:hAnsi="Arial"/>
                            <w:sz w:val="18"/>
                            <w:szCs w:val="18"/>
                          </w:rPr>
                        </w:pPr>
                        <w:ins w:id="365" w:author="Comparison" w:date="2017-07-11T15:47:00Z">
                          <w:r>
                            <w:rPr>
                              <w:rFonts w:ascii="Arial" w:eastAsia="MS Gothic" w:hAnsi="Arial"/>
                              <w:sz w:val="18"/>
                              <w:szCs w:val="18"/>
                            </w:rPr>
                            <w:t>No</w:t>
                          </w:r>
                        </w:ins>
                      </w:p>
                    </w:txbxContent>
                  </v:textbox>
                </v:shape>
                <v:shape id="Straight Arrow Connector 468" o:spid="_x0000_s1737" type="#_x0000_t32" style="position:absolute;left:30024;top:22417;width:5;height:3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" strokecolor="black [3213]">
                  <v:stroke endarrow="block" joinstyle="miter"/>
                </v:shape>
                <v:shape id="AutoShape 11" o:spid="_x0000_s1738" type="#_x0000_t109" style="position:absolute;left:20841;top:7792;width:183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" filled="f">
                  <v:textbox inset="1mm,0,1mm,0">
                    <w:txbxContent>
                      <w:p w14:paraId="54F14604" w14:textId="77777777" w:rsidR="00CA5115" w:rsidRDefault="00CA5115" w:rsidP="00E2341E">
                        <w:pPr>
                          <w:jc w:val="center"/>
                          <w:rPr>
                            <w:ins w:id="366" w:author="Comparison" w:date="2017-07-11T15:47:00Z"/>
                            <w:rFonts w:ascii="Arial" w:eastAsia="MS Gothic" w:hAnsi="Arial"/>
                            <w:sz w:val="18"/>
                            <w:szCs w:val="18"/>
                          </w:rPr>
                        </w:pPr>
                        <w:ins w:id="367" w:author="Comparison" w:date="2017-07-11T15:47:00Z">
                          <w:r>
                            <w:rPr>
                              <w:rFonts w:ascii="Arial" w:eastAsia="MS Gothic" w:hAnsi="Arial"/>
                              <w:sz w:val="18"/>
                              <w:szCs w:val="18"/>
                            </w:rPr>
                            <w:t>Get version info.</w:t>
                          </w:r>
                        </w:ins>
                      </w:p>
                    </w:txbxContent>
                  </v:textbox>
                </v:shape>
                <v:line id="Straight Connector 473" o:spid="_x0000_s1739" style="position:absolute;flip:y;visibility:visible;mso-wrap-style:square" from="29991,6897" to="299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" strokecolor="black [3213]">
                  <v:stroke startarrow="block" joinstyle="miter"/>
                </v:line>
                <v:shape id="AutoShape 8" o:spid="_x0000_s1740" type="#_x0000_t32" style="position:absolute;left:30018;top:28364;width:6;height:23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">
                  <v:stroke endarrow="block"/>
                </v:shape>
                <v:shape id="AutoShape 30" o:spid="_x0000_s1741" type="#_x0000_t32" style="position:absolute;left:30028;top:49780;width:1;height:2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">
                  <v:stroke endarrow="block"/>
                </v:shape>
                <v:shape id="Text Box 19" o:spid="_x0000_s1742" type="#_x0000_t202" style="position:absolute;left:13501;top:51420;width:793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SYxgAAAN0AAAAPAAAAZHJzL2Rvd25yZXYueG1sRI9Ba8JA&#10;EIXvQv/DMkJvutGC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GxWkmMYAAADdAAAA&#10;DwAAAAAAAAAAAAAAAAAHAgAAZHJzL2Rvd25yZXYueG1sUEsFBgAAAAADAAMAtwAAAPoCAAAAAA==&#10;" filled="f" stroked="f">
                  <v:textbox inset="0,0,0,0">
                    <w:txbxContent>
                      <w:p w14:paraId="7BDFB842" w14:textId="77777777" w:rsidR="00CA5115" w:rsidRDefault="00CA5115" w:rsidP="00E2341E">
                        <w:pPr>
                          <w:rPr>
                            <w:ins w:id="368" w:author="Comparison" w:date="2017-07-11T15:47:00Z"/>
                            <w:rFonts w:ascii="Arial" w:eastAsia="MS Gothic" w:hAnsi="Arial"/>
                            <w:sz w:val="18"/>
                            <w:szCs w:val="18"/>
                          </w:rPr>
                        </w:pPr>
                        <w:ins w:id="369" w:author="Comparison" w:date="2017-07-11T15:47:00Z">
                          <w:r>
                            <w:rPr>
                              <w:rFonts w:ascii="Arial" w:eastAsia="MS Gothic" w:hAnsi="Arial"/>
                              <w:sz w:val="18"/>
                              <w:szCs w:val="18"/>
                            </w:rPr>
                            <w:t>Parameters Getting</w:t>
                          </w:r>
                        </w:ins>
                      </w:p>
                    </w:txbxContent>
                  </v:textbox>
                </v:shape>
                <v:shape id="Text Box 19" o:spid="_x0000_s1743" type="#_x0000_t202" style="position:absolute;left:13593;top:24979;width:7387;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" filled="f" stroked="f">
                  <v:textbox inset="0,0,0,0">
                    <w:txbxContent>
                      <w:p w14:paraId="0BC7D8F7" w14:textId="77777777" w:rsidR="00CA5115" w:rsidRDefault="00CA5115" w:rsidP="00E2341E">
                        <w:pPr>
                          <w:rPr>
                            <w:ins w:id="370" w:author="Comparison" w:date="2017-07-11T15:47:00Z"/>
                            <w:rFonts w:ascii="Arial" w:eastAsia="MS Gothic" w:hAnsi="Arial"/>
                            <w:sz w:val="18"/>
                            <w:szCs w:val="18"/>
                          </w:rPr>
                        </w:pPr>
                        <w:ins w:id="371" w:author="Comparison" w:date="2017-07-11T15:47:00Z">
                          <w:r>
                            <w:rPr>
                              <w:rFonts w:ascii="Arial" w:eastAsia="MS Gothic" w:hAnsi="Arial"/>
                              <w:sz w:val="18"/>
                              <w:szCs w:val="18"/>
                            </w:rPr>
                            <w:t>Memory Allocation</w:t>
                          </w:r>
                        </w:ins>
                      </w:p>
                    </w:txbxContent>
                  </v:textbox>
                </v:shape>
                <v:shape id="Text Box 19" o:spid="_x0000_s1744" type="#_x0000_t202" style="position:absolute;left:13529;top:58557;width:7904;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" filled="f" stroked="f">
                  <v:textbox inset="0,0,0,0">
                    <w:txbxContent>
                      <w:p w14:paraId="4EE2BF1B" w14:textId="77777777" w:rsidR="00CA5115" w:rsidRDefault="00CA5115" w:rsidP="00E2341E">
                        <w:pPr>
                          <w:rPr>
                            <w:ins w:id="372" w:author="Comparison" w:date="2017-07-11T15:47:00Z"/>
                            <w:rFonts w:ascii="Arial" w:eastAsia="MS Gothic" w:hAnsi="Arial"/>
                            <w:sz w:val="18"/>
                            <w:szCs w:val="18"/>
                          </w:rPr>
                        </w:pPr>
                        <w:ins w:id="373" w:author="Comparison" w:date="2017-07-11T15:47:00Z">
                          <w:r>
                            <w:rPr>
                              <w:rFonts w:ascii="Arial" w:eastAsia="MS Gothic" w:hAnsi="Arial"/>
                              <w:sz w:val="18"/>
                              <w:szCs w:val="18"/>
                            </w:rPr>
                            <w:t>Execution</w:t>
                          </w:r>
                        </w:ins>
                      </w:p>
                    </w:txbxContent>
                  </v:textbox>
                </v:shape>
                <v:shape id="Text Box 19" o:spid="_x0000_s1745" type="#_x0000_t202" style="position:absolute;left:13501;top:15118;width:7387;height:3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" filled="f" stroked="f">
                  <v:textbox inset="0,0,0,0">
                    <w:txbxContent>
                      <w:p w14:paraId="4DDB513D" w14:textId="77777777" w:rsidR="00CA5115" w:rsidRDefault="00CA5115" w:rsidP="00E2341E">
                        <w:pPr>
                          <w:rPr>
                            <w:ins w:id="374" w:author="Comparison" w:date="2017-07-11T15:47:00Z"/>
                            <w:rFonts w:ascii="Arial" w:eastAsia="MS Gothic" w:hAnsi="Arial"/>
                            <w:sz w:val="18"/>
                            <w:szCs w:val="18"/>
                          </w:rPr>
                        </w:pPr>
                        <w:ins w:id="375" w:author="Comparison" w:date="2017-07-11T15:47:00Z">
                          <w:r>
                            <w:rPr>
                              <w:rFonts w:ascii="Arial" w:eastAsia="MS Gothic" w:hAnsi="Arial"/>
                              <w:sz w:val="18"/>
                              <w:szCs w:val="18"/>
                            </w:rPr>
                            <w:t>Parameters Setting</w:t>
                          </w:r>
                        </w:ins>
                      </w:p>
                    </w:txbxContent>
                  </v:textbox>
                </v:shape>
                <v:shape id="AutoShape 8" o:spid="_x0000_s1746" type="#_x0000_t32" style="position:absolute;left:30018;top:33322;width:10;height:2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">
                  <v:stroke endarrow="block"/>
                </v:shape>
                <v:shape id="AutoShape 8" o:spid="_x0000_s1747" type="#_x0000_t32" style="position:absolute;left:30028;top:38515;width:0;height:25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">
                  <v:stroke endarrow="block"/>
                </v:shape>
                <w10:anchorlock/>
              </v:group>
            </w:pict>
          </mc:Fallback>
        </mc:AlternateContent>
      </w:r>
    </w:p>
    <w:p w14:paraId="0D02487C" w14:textId="4A815E5C" w:rsidR="00E2341E" w:rsidRDefault="00E2341E" w:rsidP="00E2341E">
      <w:pPr>
        <w:pStyle w:val="Caption"/>
        <w:rPr>
          <w:rFonts w:eastAsia="Meiryo"/>
        </w:rPr>
      </w:pPr>
      <w:bookmarkStart w:id="376" w:name="_Ref454360779"/>
      <w:bookmarkStart w:id="377" w:name="_Toc517343835"/>
      <w:r>
        <w:t>Figure</w:t>
      </w:r>
      <w:bookmarkEnd w:id="376"/>
      <w:r w:rsidR="009D33F5">
        <w:t xml:space="preserve"> 3.2.1</w:t>
      </w:r>
      <w:r>
        <w:rPr>
          <w:rFonts w:eastAsia="Meiryo"/>
        </w:rPr>
        <w:tab/>
        <w:t>Example of the Application Processing Flow</w:t>
      </w:r>
      <w:bookmarkEnd w:id="377"/>
    </w:p>
    <w:p w14:paraId="019CB25A" w14:textId="77777777" w:rsidR="00E2341E" w:rsidRPr="00E2341E" w:rsidRDefault="00E2341E" w:rsidP="00E2341E"/>
    <w:p w14:paraId="20468731" w14:textId="2D1DF4AD" w:rsidR="00D44B46" w:rsidRDefault="00D44B46" w:rsidP="00D44B46">
      <w:pPr>
        <w:pStyle w:val="Heading4"/>
        <w:rPr>
          <w:rFonts w:asciiTheme="minorHAnsi" w:hAnsiTheme="minorHAnsi" w:cstheme="minorHAnsi"/>
          <w:i w:val="0"/>
          <w:color w:val="auto"/>
        </w:rPr>
      </w:pPr>
      <w:r w:rsidRPr="00D44B46">
        <w:rPr>
          <w:rFonts w:asciiTheme="minorHAnsi" w:hAnsiTheme="minorHAnsi" w:cstheme="minorHAnsi"/>
          <w:i w:val="0"/>
          <w:color w:val="auto"/>
        </w:rPr>
        <w:t>3.3</w:t>
      </w:r>
      <w:r>
        <w:rPr>
          <w:rFonts w:asciiTheme="minorHAnsi" w:hAnsiTheme="minorHAnsi" w:cstheme="minorHAnsi"/>
          <w:i w:val="0"/>
          <w:color w:val="auto"/>
        </w:rPr>
        <w:t>.</w:t>
      </w:r>
      <w:r w:rsidRPr="00D44B46">
        <w:rPr>
          <w:rFonts w:asciiTheme="minorHAnsi" w:hAnsiTheme="minorHAnsi" w:cstheme="minorHAnsi"/>
          <w:i w:val="0"/>
          <w:color w:val="auto"/>
        </w:rPr>
        <w:t xml:space="preserve"> Apendix</w:t>
      </w:r>
    </w:p>
    <w:p w14:paraId="77BA0424" w14:textId="7DEB83D2" w:rsidR="00E2341E" w:rsidRDefault="00E2341E" w:rsidP="00E2341E">
      <w:r>
        <w:t>Below matrix tables show behavior of TDM plugin when user sets different sampling rate (Fs) (Hz) to plugin.</w:t>
      </w:r>
    </w:p>
    <w:p w14:paraId="363DE160" w14:textId="365E38A9" w:rsidR="00E2341E" w:rsidRDefault="00E2341E" w:rsidP="00E2341E">
      <w:pPr>
        <w:pStyle w:val="Caption"/>
      </w:pPr>
      <w:bookmarkStart w:id="378" w:name="_Toc517343860"/>
      <w:r>
        <w:t xml:space="preserve">Table </w:t>
      </w:r>
      <w:r w:rsidR="009D33F5">
        <w:t>3.3.1</w:t>
      </w:r>
      <w:r>
        <w:tab/>
        <w:t>Matrix table for sampling rate setting of TDM Renderer</w:t>
      </w:r>
      <w:bookmarkEnd w:id="378"/>
    </w:p>
    <w:tbl>
      <w:tblPr>
        <w:tblStyle w:val="TableGrid"/>
        <w:tblW w:w="0" w:type="auto"/>
        <w:tblInd w:w="0" w:type="dxa"/>
        <w:tblLook w:val="04A0" w:firstRow="1" w:lastRow="0" w:firstColumn="1" w:lastColumn="0" w:noHBand="0" w:noVBand="1"/>
      </w:tblPr>
      <w:tblGrid>
        <w:gridCol w:w="2538"/>
        <w:gridCol w:w="1260"/>
        <w:gridCol w:w="1170"/>
        <w:gridCol w:w="1260"/>
      </w:tblGrid>
      <w:tr w:rsidR="00E2341E" w14:paraId="36957403" w14:textId="77777777" w:rsidTr="00E2341E">
        <w:trPr>
          <w:trHeight w:val="496"/>
        </w:trPr>
        <w:tc>
          <w:tcPr>
            <w:tcW w:w="2538" w:type="dxa"/>
            <w:tcBorders>
              <w:top w:val="single" w:sz="4" w:space="0" w:color="auto"/>
              <w:left w:val="single" w:sz="4" w:space="0" w:color="auto"/>
              <w:bottom w:val="single" w:sz="4" w:space="0" w:color="auto"/>
              <w:right w:val="single" w:sz="4" w:space="0" w:color="auto"/>
              <w:tl2br w:val="single" w:sz="4" w:space="0" w:color="auto"/>
            </w:tcBorders>
            <w:hideMark/>
          </w:tcPr>
          <w:p w14:paraId="7EFBE2EF" w14:textId="77777777" w:rsidR="00E2341E" w:rsidRDefault="00E2341E">
            <w:pPr>
              <w:jc w:val="right"/>
              <w:rPr>
                <w:lang w:eastAsia="x-none"/>
              </w:rPr>
            </w:pPr>
            <w:r>
              <w:rPr>
                <w:lang w:eastAsia="x-none"/>
              </w:rPr>
              <w:t xml:space="preserve">Input Fs    </w:t>
            </w:r>
          </w:p>
          <w:p w14:paraId="203DDA78" w14:textId="77777777" w:rsidR="00E2341E" w:rsidRDefault="00E2341E">
            <w:pPr>
              <w:rPr>
                <w:lang w:eastAsia="x-none"/>
              </w:rPr>
            </w:pPr>
            <w:r>
              <w:rPr>
                <w:lang w:eastAsia="x-none"/>
              </w:rPr>
              <w:t>Output Fs</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F2F9F1" w14:textId="77777777" w:rsidR="00E2341E" w:rsidRDefault="00E2341E">
            <w:pPr>
              <w:rPr>
                <w:lang w:eastAsia="x-none"/>
              </w:rPr>
            </w:pPr>
            <w:r>
              <w:rPr>
                <w:lang w:eastAsia="x-none"/>
              </w:rPr>
              <w:t>32000</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76B9647"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70E1DB" w14:textId="77777777" w:rsidR="00E2341E" w:rsidRDefault="00E2341E">
            <w:pPr>
              <w:rPr>
                <w:lang w:eastAsia="x-none"/>
              </w:rPr>
            </w:pPr>
            <w:r>
              <w:rPr>
                <w:lang w:eastAsia="x-none"/>
              </w:rPr>
              <w:t>48000</w:t>
            </w:r>
          </w:p>
        </w:tc>
      </w:tr>
      <w:tr w:rsidR="00E2341E" w14:paraId="4F970615"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1E906EAF" w14:textId="77777777" w:rsidR="00E2341E" w:rsidRDefault="00E2341E">
            <w:pPr>
              <w:rPr>
                <w:lang w:eastAsia="x-none"/>
              </w:rPr>
            </w:pPr>
            <w:r>
              <w:rPr>
                <w:lang w:eastAsia="x-none"/>
              </w:rPr>
              <w:t>32000</w:t>
            </w:r>
          </w:p>
        </w:tc>
        <w:tc>
          <w:tcPr>
            <w:tcW w:w="1260" w:type="dxa"/>
            <w:tcBorders>
              <w:top w:val="single" w:sz="4" w:space="0" w:color="auto"/>
              <w:left w:val="single" w:sz="4" w:space="0" w:color="auto"/>
              <w:bottom w:val="single" w:sz="4" w:space="0" w:color="auto"/>
              <w:right w:val="single" w:sz="4" w:space="0" w:color="auto"/>
            </w:tcBorders>
            <w:hideMark/>
          </w:tcPr>
          <w:p w14:paraId="25F2F004" w14:textId="77777777" w:rsidR="00E2341E" w:rsidRDefault="00E2341E">
            <w:pPr>
              <w:rPr>
                <w:lang w:eastAsia="x-none"/>
              </w:rPr>
            </w:pPr>
            <w:r>
              <w:rPr>
                <w:lang w:eastAsia="x-none"/>
              </w:rPr>
              <w:t>-</w:t>
            </w:r>
          </w:p>
        </w:tc>
        <w:tc>
          <w:tcPr>
            <w:tcW w:w="1170" w:type="dxa"/>
            <w:tcBorders>
              <w:top w:val="single" w:sz="4" w:space="0" w:color="auto"/>
              <w:left w:val="single" w:sz="4" w:space="0" w:color="auto"/>
              <w:bottom w:val="single" w:sz="4" w:space="0" w:color="auto"/>
              <w:right w:val="single" w:sz="4" w:space="0" w:color="auto"/>
            </w:tcBorders>
            <w:hideMark/>
          </w:tcPr>
          <w:p w14:paraId="73EE8505" w14:textId="77777777" w:rsidR="00E2341E" w:rsidRDefault="00E2341E">
            <w:pPr>
              <w:rPr>
                <w:lang w:eastAsia="x-none"/>
              </w:rPr>
            </w:pPr>
            <w:r>
              <w:rPr>
                <w:lang w:eastAsia="x-none"/>
              </w:rPr>
              <w:t>-</w:t>
            </w:r>
          </w:p>
        </w:tc>
        <w:tc>
          <w:tcPr>
            <w:tcW w:w="1260" w:type="dxa"/>
            <w:tcBorders>
              <w:top w:val="single" w:sz="4" w:space="0" w:color="auto"/>
              <w:left w:val="single" w:sz="4" w:space="0" w:color="auto"/>
              <w:bottom w:val="single" w:sz="4" w:space="0" w:color="auto"/>
              <w:right w:val="single" w:sz="4" w:space="0" w:color="auto"/>
            </w:tcBorders>
            <w:hideMark/>
          </w:tcPr>
          <w:p w14:paraId="2071FA2B" w14:textId="77777777" w:rsidR="00E2341E" w:rsidRDefault="00E2341E">
            <w:pPr>
              <w:rPr>
                <w:lang w:eastAsia="x-none"/>
              </w:rPr>
            </w:pPr>
            <w:r>
              <w:rPr>
                <w:lang w:eastAsia="x-none"/>
              </w:rPr>
              <w:t>-</w:t>
            </w:r>
          </w:p>
        </w:tc>
      </w:tr>
      <w:tr w:rsidR="00E2341E" w14:paraId="33BDC254"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6FD131E3"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hideMark/>
          </w:tcPr>
          <w:p w14:paraId="4773BEA3"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3E653FB8"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4D4A3AC7" w14:textId="77777777" w:rsidR="00E2341E" w:rsidRDefault="00E2341E">
            <w:pPr>
              <w:rPr>
                <w:lang w:eastAsia="x-none"/>
              </w:rPr>
            </w:pPr>
            <w:r>
              <w:rPr>
                <w:rFonts w:hint="eastAsia"/>
                <w:sz w:val="18"/>
              </w:rPr>
              <w:t>○</w:t>
            </w:r>
          </w:p>
        </w:tc>
      </w:tr>
      <w:tr w:rsidR="00E2341E" w14:paraId="4F20953E"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11D4E8C9" w14:textId="77777777" w:rsidR="00E2341E" w:rsidRDefault="00E2341E">
            <w:pPr>
              <w:rPr>
                <w:lang w:eastAsia="x-none"/>
              </w:rPr>
            </w:pPr>
            <w:r>
              <w:rPr>
                <w:lang w:eastAsia="x-none"/>
              </w:rPr>
              <w:t>48000</w:t>
            </w:r>
          </w:p>
        </w:tc>
        <w:tc>
          <w:tcPr>
            <w:tcW w:w="1260" w:type="dxa"/>
            <w:tcBorders>
              <w:top w:val="single" w:sz="4" w:space="0" w:color="auto"/>
              <w:left w:val="single" w:sz="4" w:space="0" w:color="auto"/>
              <w:bottom w:val="single" w:sz="4" w:space="0" w:color="auto"/>
              <w:right w:val="single" w:sz="4" w:space="0" w:color="auto"/>
            </w:tcBorders>
            <w:hideMark/>
          </w:tcPr>
          <w:p w14:paraId="2FF31973"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1C240D9F"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2E2B531F" w14:textId="77777777" w:rsidR="00E2341E" w:rsidRDefault="00E2341E">
            <w:pPr>
              <w:rPr>
                <w:lang w:eastAsia="x-none"/>
              </w:rPr>
            </w:pPr>
            <w:r>
              <w:rPr>
                <w:rFonts w:hint="eastAsia"/>
                <w:sz w:val="18"/>
              </w:rPr>
              <w:t>○</w:t>
            </w:r>
          </w:p>
        </w:tc>
      </w:tr>
      <w:tr w:rsidR="00E2341E" w14:paraId="765C051F"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300A4237" w14:textId="77777777" w:rsidR="00E2341E" w:rsidRDefault="00E2341E">
            <w:pPr>
              <w:rPr>
                <w:lang w:eastAsia="x-none"/>
              </w:rPr>
            </w:pPr>
            <w:r>
              <w:rPr>
                <w:lang w:eastAsia="x-none"/>
              </w:rPr>
              <w:t>0 (Non-use SRC)</w:t>
            </w:r>
          </w:p>
        </w:tc>
        <w:tc>
          <w:tcPr>
            <w:tcW w:w="1260" w:type="dxa"/>
            <w:tcBorders>
              <w:top w:val="single" w:sz="4" w:space="0" w:color="auto"/>
              <w:left w:val="single" w:sz="4" w:space="0" w:color="auto"/>
              <w:bottom w:val="single" w:sz="4" w:space="0" w:color="auto"/>
              <w:right w:val="single" w:sz="4" w:space="0" w:color="auto"/>
            </w:tcBorders>
            <w:hideMark/>
          </w:tcPr>
          <w:p w14:paraId="149B17E4" w14:textId="77777777" w:rsidR="00E2341E" w:rsidRDefault="00E2341E">
            <w:pPr>
              <w:rPr>
                <w:sz w:val="18"/>
                <w:lang w:eastAsia="ja-JP"/>
              </w:rPr>
            </w:pPr>
            <w:r>
              <w:rPr>
                <w:sz w:val="18"/>
              </w:rPr>
              <w:t>*</w:t>
            </w:r>
          </w:p>
        </w:tc>
        <w:tc>
          <w:tcPr>
            <w:tcW w:w="1170" w:type="dxa"/>
            <w:tcBorders>
              <w:top w:val="single" w:sz="4" w:space="0" w:color="auto"/>
              <w:left w:val="single" w:sz="4" w:space="0" w:color="auto"/>
              <w:bottom w:val="single" w:sz="4" w:space="0" w:color="auto"/>
              <w:right w:val="single" w:sz="4" w:space="0" w:color="auto"/>
            </w:tcBorders>
            <w:hideMark/>
          </w:tcPr>
          <w:p w14:paraId="1CF04C7D" w14:textId="77777777" w:rsidR="00E2341E" w:rsidRDefault="00E2341E">
            <w:pPr>
              <w:rPr>
                <w:sz w:val="18"/>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49B315E6" w14:textId="77777777" w:rsidR="00E2341E" w:rsidRDefault="00E2341E">
            <w:pPr>
              <w:rPr>
                <w:sz w:val="18"/>
              </w:rPr>
            </w:pPr>
            <w:r>
              <w:rPr>
                <w:rFonts w:hint="eastAsia"/>
                <w:sz w:val="18"/>
              </w:rPr>
              <w:t>○</w:t>
            </w:r>
          </w:p>
        </w:tc>
      </w:tr>
    </w:tbl>
    <w:p w14:paraId="433D7E08" w14:textId="77777777" w:rsidR="00E2341E" w:rsidRDefault="00E2341E" w:rsidP="00E2341E">
      <w:pPr>
        <w:rPr>
          <w:rFonts w:ascii="Verdana" w:hAnsi="Verdana" w:cs="Arial"/>
          <w:sz w:val="20"/>
          <w:szCs w:val="20"/>
          <w:lang w:eastAsia="x-none"/>
        </w:rPr>
      </w:pPr>
    </w:p>
    <w:p w14:paraId="2918D7D8" w14:textId="28E1098F" w:rsidR="00E2341E" w:rsidRDefault="00E2341E" w:rsidP="00E2341E">
      <w:pPr>
        <w:pStyle w:val="Caption"/>
        <w:rPr>
          <w:lang w:eastAsia="x-none"/>
        </w:rPr>
      </w:pPr>
      <w:bookmarkStart w:id="379" w:name="_Toc517343861"/>
      <w:r>
        <w:t xml:space="preserve">Table </w:t>
      </w:r>
      <w:r w:rsidR="009D33F5">
        <w:t>3.3.2</w:t>
      </w:r>
      <w:r>
        <w:tab/>
        <w:t>Matrix table for sampling rate setting of TDM Capture</w:t>
      </w:r>
      <w:bookmarkEnd w:id="379"/>
    </w:p>
    <w:tbl>
      <w:tblPr>
        <w:tblStyle w:val="TableGrid"/>
        <w:tblW w:w="0" w:type="auto"/>
        <w:tblInd w:w="0" w:type="dxa"/>
        <w:tblLook w:val="04A0" w:firstRow="1" w:lastRow="0" w:firstColumn="1" w:lastColumn="0" w:noHBand="0" w:noVBand="1"/>
      </w:tblPr>
      <w:tblGrid>
        <w:gridCol w:w="2538"/>
        <w:gridCol w:w="1260"/>
        <w:gridCol w:w="1170"/>
        <w:gridCol w:w="1260"/>
      </w:tblGrid>
      <w:tr w:rsidR="00E2341E" w14:paraId="3D38D767" w14:textId="77777777" w:rsidTr="00E2341E">
        <w:trPr>
          <w:trHeight w:val="496"/>
        </w:trPr>
        <w:tc>
          <w:tcPr>
            <w:tcW w:w="2538" w:type="dxa"/>
            <w:tcBorders>
              <w:top w:val="single" w:sz="4" w:space="0" w:color="auto"/>
              <w:left w:val="single" w:sz="4" w:space="0" w:color="auto"/>
              <w:bottom w:val="single" w:sz="4" w:space="0" w:color="auto"/>
              <w:right w:val="single" w:sz="4" w:space="0" w:color="auto"/>
              <w:tl2br w:val="single" w:sz="4" w:space="0" w:color="auto"/>
            </w:tcBorders>
            <w:hideMark/>
          </w:tcPr>
          <w:p w14:paraId="391D3244" w14:textId="77777777" w:rsidR="00E2341E" w:rsidRDefault="00E2341E">
            <w:pPr>
              <w:jc w:val="right"/>
              <w:rPr>
                <w:lang w:eastAsia="x-none"/>
              </w:rPr>
            </w:pPr>
            <w:r>
              <w:rPr>
                <w:lang w:eastAsia="x-none"/>
              </w:rPr>
              <w:t xml:space="preserve">Output Fs    </w:t>
            </w:r>
          </w:p>
          <w:p w14:paraId="301E2868" w14:textId="77777777" w:rsidR="00E2341E" w:rsidRDefault="00E2341E">
            <w:pPr>
              <w:rPr>
                <w:lang w:eastAsia="x-none"/>
              </w:rPr>
            </w:pPr>
            <w:r>
              <w:rPr>
                <w:lang w:eastAsia="x-none"/>
              </w:rPr>
              <w:t>Input Fs</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000DF1F" w14:textId="77777777" w:rsidR="00E2341E" w:rsidRDefault="00E2341E">
            <w:pPr>
              <w:rPr>
                <w:lang w:eastAsia="x-none"/>
              </w:rPr>
            </w:pPr>
            <w:r>
              <w:rPr>
                <w:lang w:eastAsia="x-none"/>
              </w:rPr>
              <w:t>32000</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C7C6ABA"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C171978" w14:textId="77777777" w:rsidR="00E2341E" w:rsidRDefault="00E2341E">
            <w:pPr>
              <w:rPr>
                <w:lang w:eastAsia="x-none"/>
              </w:rPr>
            </w:pPr>
            <w:r>
              <w:rPr>
                <w:lang w:eastAsia="x-none"/>
              </w:rPr>
              <w:t>48000</w:t>
            </w:r>
          </w:p>
        </w:tc>
      </w:tr>
      <w:tr w:rsidR="00E2341E" w14:paraId="08321F89"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48AC56D8" w14:textId="77777777" w:rsidR="00E2341E" w:rsidRDefault="00E2341E">
            <w:pPr>
              <w:rPr>
                <w:lang w:eastAsia="x-none"/>
              </w:rPr>
            </w:pPr>
            <w:r>
              <w:rPr>
                <w:lang w:eastAsia="x-none"/>
              </w:rPr>
              <w:t>32000</w:t>
            </w:r>
          </w:p>
        </w:tc>
        <w:tc>
          <w:tcPr>
            <w:tcW w:w="1260" w:type="dxa"/>
            <w:tcBorders>
              <w:top w:val="single" w:sz="4" w:space="0" w:color="auto"/>
              <w:left w:val="single" w:sz="4" w:space="0" w:color="auto"/>
              <w:bottom w:val="single" w:sz="4" w:space="0" w:color="auto"/>
              <w:right w:val="single" w:sz="4" w:space="0" w:color="auto"/>
            </w:tcBorders>
            <w:hideMark/>
          </w:tcPr>
          <w:p w14:paraId="168C80CD" w14:textId="77777777" w:rsidR="00E2341E" w:rsidRDefault="00E2341E">
            <w:pPr>
              <w:rPr>
                <w:lang w:eastAsia="x-none"/>
              </w:rPr>
            </w:pPr>
            <w:r>
              <w:rPr>
                <w:lang w:eastAsia="x-none"/>
              </w:rPr>
              <w:t>-</w:t>
            </w:r>
          </w:p>
        </w:tc>
        <w:tc>
          <w:tcPr>
            <w:tcW w:w="1170" w:type="dxa"/>
            <w:tcBorders>
              <w:top w:val="single" w:sz="4" w:space="0" w:color="auto"/>
              <w:left w:val="single" w:sz="4" w:space="0" w:color="auto"/>
              <w:bottom w:val="single" w:sz="4" w:space="0" w:color="auto"/>
              <w:right w:val="single" w:sz="4" w:space="0" w:color="auto"/>
            </w:tcBorders>
            <w:hideMark/>
          </w:tcPr>
          <w:p w14:paraId="2735F444" w14:textId="77777777" w:rsidR="00E2341E" w:rsidRDefault="00E2341E">
            <w:pPr>
              <w:rPr>
                <w:lang w:eastAsia="x-none"/>
              </w:rPr>
            </w:pPr>
            <w:r>
              <w:rPr>
                <w:lang w:eastAsia="x-none"/>
              </w:rPr>
              <w:t>-</w:t>
            </w:r>
          </w:p>
        </w:tc>
        <w:tc>
          <w:tcPr>
            <w:tcW w:w="1260" w:type="dxa"/>
            <w:tcBorders>
              <w:top w:val="single" w:sz="4" w:space="0" w:color="auto"/>
              <w:left w:val="single" w:sz="4" w:space="0" w:color="auto"/>
              <w:bottom w:val="single" w:sz="4" w:space="0" w:color="auto"/>
              <w:right w:val="single" w:sz="4" w:space="0" w:color="auto"/>
            </w:tcBorders>
            <w:hideMark/>
          </w:tcPr>
          <w:p w14:paraId="5BE8AC98" w14:textId="77777777" w:rsidR="00E2341E" w:rsidRDefault="00E2341E">
            <w:pPr>
              <w:rPr>
                <w:lang w:eastAsia="x-none"/>
              </w:rPr>
            </w:pPr>
            <w:r>
              <w:rPr>
                <w:lang w:eastAsia="x-none"/>
              </w:rPr>
              <w:t>-</w:t>
            </w:r>
          </w:p>
        </w:tc>
      </w:tr>
      <w:tr w:rsidR="00E2341E" w14:paraId="257B5FAD"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05F075DB"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hideMark/>
          </w:tcPr>
          <w:p w14:paraId="74E6170A"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3A0EDB96"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670AD432" w14:textId="77777777" w:rsidR="00E2341E" w:rsidRDefault="00E2341E">
            <w:pPr>
              <w:rPr>
                <w:lang w:eastAsia="x-none"/>
              </w:rPr>
            </w:pPr>
            <w:r>
              <w:rPr>
                <w:rFonts w:hint="eastAsia"/>
                <w:sz w:val="18"/>
              </w:rPr>
              <w:t>○</w:t>
            </w:r>
          </w:p>
        </w:tc>
      </w:tr>
      <w:tr w:rsidR="00E2341E" w14:paraId="4D61AC58"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09123DB4" w14:textId="77777777" w:rsidR="00E2341E" w:rsidRDefault="00E2341E">
            <w:pPr>
              <w:rPr>
                <w:lang w:eastAsia="x-none"/>
              </w:rPr>
            </w:pPr>
            <w:r>
              <w:rPr>
                <w:lang w:eastAsia="x-none"/>
              </w:rPr>
              <w:t>48000</w:t>
            </w:r>
          </w:p>
        </w:tc>
        <w:tc>
          <w:tcPr>
            <w:tcW w:w="1260" w:type="dxa"/>
            <w:tcBorders>
              <w:top w:val="single" w:sz="4" w:space="0" w:color="auto"/>
              <w:left w:val="single" w:sz="4" w:space="0" w:color="auto"/>
              <w:bottom w:val="single" w:sz="4" w:space="0" w:color="auto"/>
              <w:right w:val="single" w:sz="4" w:space="0" w:color="auto"/>
            </w:tcBorders>
            <w:hideMark/>
          </w:tcPr>
          <w:p w14:paraId="1BD5CB4E"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73E5298D"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39780B99" w14:textId="77777777" w:rsidR="00E2341E" w:rsidRDefault="00E2341E">
            <w:pPr>
              <w:rPr>
                <w:lang w:eastAsia="x-none"/>
              </w:rPr>
            </w:pPr>
            <w:r>
              <w:rPr>
                <w:rFonts w:hint="eastAsia"/>
                <w:sz w:val="18"/>
              </w:rPr>
              <w:t>○</w:t>
            </w:r>
          </w:p>
        </w:tc>
      </w:tr>
      <w:tr w:rsidR="00E2341E" w14:paraId="2CFD038D"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371D9BEA" w14:textId="77777777" w:rsidR="00E2341E" w:rsidRDefault="00E2341E">
            <w:pPr>
              <w:rPr>
                <w:lang w:eastAsia="x-none"/>
              </w:rPr>
            </w:pPr>
            <w:r>
              <w:rPr>
                <w:lang w:eastAsia="x-none"/>
              </w:rPr>
              <w:t>0 (Non-use SRC)</w:t>
            </w:r>
          </w:p>
        </w:tc>
        <w:tc>
          <w:tcPr>
            <w:tcW w:w="1260" w:type="dxa"/>
            <w:tcBorders>
              <w:top w:val="single" w:sz="4" w:space="0" w:color="auto"/>
              <w:left w:val="single" w:sz="4" w:space="0" w:color="auto"/>
              <w:bottom w:val="single" w:sz="4" w:space="0" w:color="auto"/>
              <w:right w:val="single" w:sz="4" w:space="0" w:color="auto"/>
            </w:tcBorders>
            <w:hideMark/>
          </w:tcPr>
          <w:p w14:paraId="05F321B9" w14:textId="77777777" w:rsidR="00E2341E" w:rsidRDefault="00E2341E">
            <w:pPr>
              <w:rPr>
                <w:sz w:val="18"/>
                <w:lang w:eastAsia="ja-JP"/>
              </w:rPr>
            </w:pPr>
            <w:r>
              <w:rPr>
                <w:sz w:val="18"/>
              </w:rPr>
              <w:t>*</w:t>
            </w:r>
          </w:p>
        </w:tc>
        <w:tc>
          <w:tcPr>
            <w:tcW w:w="1170" w:type="dxa"/>
            <w:tcBorders>
              <w:top w:val="single" w:sz="4" w:space="0" w:color="auto"/>
              <w:left w:val="single" w:sz="4" w:space="0" w:color="auto"/>
              <w:bottom w:val="single" w:sz="4" w:space="0" w:color="auto"/>
              <w:right w:val="single" w:sz="4" w:space="0" w:color="auto"/>
            </w:tcBorders>
            <w:hideMark/>
          </w:tcPr>
          <w:p w14:paraId="5B617525" w14:textId="77777777" w:rsidR="00E2341E" w:rsidRDefault="00E2341E">
            <w:pPr>
              <w:rPr>
                <w:sz w:val="18"/>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44D7FC76" w14:textId="77777777" w:rsidR="00E2341E" w:rsidRDefault="00E2341E">
            <w:pPr>
              <w:rPr>
                <w:sz w:val="18"/>
              </w:rPr>
            </w:pPr>
            <w:r>
              <w:rPr>
                <w:rFonts w:hint="eastAsia"/>
                <w:sz w:val="18"/>
              </w:rPr>
              <w:t>○</w:t>
            </w:r>
          </w:p>
        </w:tc>
      </w:tr>
    </w:tbl>
    <w:p w14:paraId="09374CB5" w14:textId="77777777" w:rsidR="00E2341E" w:rsidRDefault="00E2341E" w:rsidP="00E2341E">
      <w:pPr>
        <w:tabs>
          <w:tab w:val="left" w:pos="270"/>
        </w:tabs>
        <w:rPr>
          <w:lang w:eastAsia="ja-JP"/>
        </w:rPr>
      </w:pPr>
      <w:r>
        <w:rPr>
          <w:rFonts w:hint="eastAsia"/>
          <w:sz w:val="18"/>
        </w:rPr>
        <w:t>○</w:t>
      </w:r>
      <w:r>
        <w:rPr>
          <w:sz w:val="18"/>
        </w:rPr>
        <w:tab/>
      </w:r>
      <w:r>
        <w:t>: Plugin runs as normal</w:t>
      </w:r>
    </w:p>
    <w:p w14:paraId="29866D6F" w14:textId="77777777" w:rsidR="00E2341E" w:rsidRDefault="00E2341E" w:rsidP="00E2341E">
      <w:pPr>
        <w:tabs>
          <w:tab w:val="left" w:pos="270"/>
        </w:tabs>
      </w:pPr>
      <w:r>
        <w:t xml:space="preserve">- </w:t>
      </w:r>
      <w:r>
        <w:tab/>
        <w:t>: Plugin returns error due to invalid sample rate setting</w:t>
      </w:r>
    </w:p>
    <w:p w14:paraId="25D66E68" w14:textId="48210CF6" w:rsidR="00E2341E" w:rsidRDefault="00E2341E" w:rsidP="001C7208">
      <w:pPr>
        <w:tabs>
          <w:tab w:val="left" w:pos="270"/>
        </w:tabs>
      </w:pPr>
      <w:r>
        <w:t xml:space="preserve">* </w:t>
      </w:r>
      <w:r>
        <w:tab/>
        <w:t>: Plugin enables SRC module automatically to perform sample rate conversion</w:t>
      </w:r>
    </w:p>
    <w:p w14:paraId="71405FD2" w14:textId="26C8B899" w:rsidR="00E2341E" w:rsidRDefault="00E2341E" w:rsidP="00E2341E">
      <w:pPr>
        <w:pStyle w:val="Heading1"/>
        <w:pBdr>
          <w:top w:val="single" w:sz="4" w:space="1" w:color="auto"/>
          <w:left w:val="single" w:sz="4" w:space="1" w:color="auto"/>
          <w:bottom w:val="single" w:sz="4" w:space="1" w:color="auto"/>
          <w:right w:val="single" w:sz="4" w:space="1" w:color="auto"/>
        </w:pBdr>
        <w:rPr>
          <w:rFonts w:asciiTheme="minorHAnsi" w:hAnsiTheme="minorHAnsi" w:cstheme="minorHAnsi"/>
          <w:color w:val="auto"/>
          <w:sz w:val="24"/>
          <w:szCs w:val="24"/>
          <w:lang w:val="vi-VN"/>
        </w:rPr>
      </w:pPr>
      <w:r w:rsidRPr="00E2341E">
        <w:rPr>
          <w:rFonts w:asciiTheme="minorHAnsi" w:hAnsiTheme="minorHAnsi" w:cstheme="minorHAnsi"/>
          <w:color w:val="auto"/>
          <w:sz w:val="24"/>
          <w:szCs w:val="24"/>
          <w:lang w:val="vi-VN"/>
        </w:rPr>
        <w:t>III. Audio Framework Specification</w:t>
      </w:r>
    </w:p>
    <w:p w14:paraId="4E976C08" w14:textId="77777777" w:rsidR="00E2341E" w:rsidRPr="00E2341E" w:rsidRDefault="00E2341E" w:rsidP="00E2341E">
      <w:pPr>
        <w:autoSpaceDE w:val="0"/>
        <w:autoSpaceDN w:val="0"/>
        <w:adjustRightInd w:val="0"/>
        <w:spacing w:after="0" w:line="240" w:lineRule="auto"/>
        <w:rPr>
          <w:rFonts w:ascii="Arial" w:hAnsi="Arial" w:cs="Arial"/>
          <w:color w:val="000000"/>
          <w:sz w:val="24"/>
          <w:szCs w:val="24"/>
        </w:rPr>
      </w:pPr>
    </w:p>
    <w:p w14:paraId="22185988" w14:textId="4E665E3D" w:rsidR="00E2341E" w:rsidRPr="0085485D" w:rsidRDefault="0085485D" w:rsidP="0085485D">
      <w:pPr>
        <w:pStyle w:val="Heading2"/>
        <w:rPr>
          <w:rFonts w:asciiTheme="minorHAnsi" w:hAnsiTheme="minorHAnsi" w:cstheme="minorHAnsi"/>
          <w:b/>
          <w:i/>
          <w:color w:val="auto"/>
          <w:sz w:val="22"/>
          <w:szCs w:val="22"/>
        </w:rPr>
      </w:pPr>
      <w:r w:rsidRPr="0085485D">
        <w:rPr>
          <w:rFonts w:asciiTheme="minorHAnsi" w:hAnsiTheme="minorHAnsi" w:cstheme="minorHAnsi"/>
          <w:b/>
          <w:i/>
          <w:color w:val="auto"/>
          <w:sz w:val="22"/>
          <w:szCs w:val="22"/>
        </w:rPr>
        <w:t xml:space="preserve">1. </w:t>
      </w:r>
      <w:r w:rsidR="00E2341E" w:rsidRPr="00E2341E">
        <w:rPr>
          <w:rFonts w:asciiTheme="minorHAnsi" w:hAnsiTheme="minorHAnsi" w:cstheme="minorHAnsi"/>
          <w:b/>
          <w:i/>
          <w:color w:val="auto"/>
          <w:sz w:val="22"/>
          <w:szCs w:val="22"/>
        </w:rPr>
        <w:t xml:space="preserve">Technical Terms and Abbreviations </w:t>
      </w:r>
    </w:p>
    <w:p w14:paraId="3AF85938" w14:textId="77777777" w:rsidR="00E2341E" w:rsidRPr="00E2341E" w:rsidRDefault="00E2341E" w:rsidP="00E2341E">
      <w:pPr>
        <w:autoSpaceDE w:val="0"/>
        <w:autoSpaceDN w:val="0"/>
        <w:adjustRightInd w:val="0"/>
        <w:spacing w:after="0" w:line="240" w:lineRule="auto"/>
        <w:rPr>
          <w:rFonts w:ascii="Arial" w:hAnsi="Arial" w:cs="Arial"/>
          <w:color w:val="000000"/>
          <w:sz w:val="23"/>
          <w:szCs w:val="23"/>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58"/>
        <w:gridCol w:w="3758"/>
      </w:tblGrid>
      <w:tr w:rsidR="00E2341E" w:rsidRPr="00E2341E" w14:paraId="45AF0CC0" w14:textId="77777777" w:rsidTr="00E2341E">
        <w:trPr>
          <w:trHeight w:val="125"/>
          <w:jc w:val="center"/>
        </w:trPr>
        <w:tc>
          <w:tcPr>
            <w:tcW w:w="3758" w:type="dxa"/>
          </w:tcPr>
          <w:p w14:paraId="1B2F7C18"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8"/>
                <w:szCs w:val="28"/>
              </w:rPr>
            </w:pPr>
            <w:r w:rsidRPr="00E2341E">
              <w:rPr>
                <w:rFonts w:ascii="Times New Roman" w:hAnsi="Times New Roman" w:cs="Times New Roman"/>
                <w:b/>
                <w:bCs/>
                <w:color w:val="000000"/>
                <w:sz w:val="28"/>
                <w:szCs w:val="28"/>
              </w:rPr>
              <w:t xml:space="preserve">Technical term /Abbreviation </w:t>
            </w:r>
          </w:p>
        </w:tc>
        <w:tc>
          <w:tcPr>
            <w:tcW w:w="3758" w:type="dxa"/>
          </w:tcPr>
          <w:p w14:paraId="07B8555A"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8"/>
                <w:szCs w:val="28"/>
              </w:rPr>
            </w:pPr>
            <w:r w:rsidRPr="00E2341E">
              <w:rPr>
                <w:rFonts w:ascii="Times New Roman" w:hAnsi="Times New Roman" w:cs="Times New Roman"/>
                <w:b/>
                <w:bCs/>
                <w:color w:val="000000"/>
                <w:sz w:val="28"/>
                <w:szCs w:val="28"/>
              </w:rPr>
              <w:t xml:space="preserve">Description </w:t>
            </w:r>
          </w:p>
        </w:tc>
      </w:tr>
      <w:tr w:rsidR="00E2341E" w:rsidRPr="00E2341E" w14:paraId="6CB0757E" w14:textId="77777777" w:rsidTr="00E2341E">
        <w:trPr>
          <w:trHeight w:val="109"/>
          <w:jc w:val="center"/>
        </w:trPr>
        <w:tc>
          <w:tcPr>
            <w:tcW w:w="3758" w:type="dxa"/>
          </w:tcPr>
          <w:p w14:paraId="6788FE49"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OS </w:t>
            </w:r>
          </w:p>
        </w:tc>
        <w:tc>
          <w:tcPr>
            <w:tcW w:w="3758" w:type="dxa"/>
          </w:tcPr>
          <w:p w14:paraId="0D901CE0"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Operating system </w:t>
            </w:r>
          </w:p>
        </w:tc>
      </w:tr>
      <w:tr w:rsidR="00E2341E" w:rsidRPr="00E2341E" w14:paraId="55F32C6E" w14:textId="77777777" w:rsidTr="00E2341E">
        <w:trPr>
          <w:trHeight w:val="109"/>
          <w:jc w:val="center"/>
        </w:trPr>
        <w:tc>
          <w:tcPr>
            <w:tcW w:w="3758" w:type="dxa"/>
          </w:tcPr>
          <w:p w14:paraId="489864D9"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CPU </w:t>
            </w:r>
          </w:p>
        </w:tc>
        <w:tc>
          <w:tcPr>
            <w:tcW w:w="3758" w:type="dxa"/>
          </w:tcPr>
          <w:p w14:paraId="1961BF43"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Central processing unit </w:t>
            </w:r>
          </w:p>
        </w:tc>
      </w:tr>
      <w:tr w:rsidR="00E2341E" w:rsidRPr="00E2341E" w14:paraId="4D07B71C" w14:textId="77777777" w:rsidTr="00E2341E">
        <w:trPr>
          <w:trHeight w:val="109"/>
          <w:jc w:val="center"/>
        </w:trPr>
        <w:tc>
          <w:tcPr>
            <w:tcW w:w="3758" w:type="dxa"/>
          </w:tcPr>
          <w:p w14:paraId="6CFC4F8D"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ADSP </w:t>
            </w:r>
          </w:p>
        </w:tc>
        <w:tc>
          <w:tcPr>
            <w:tcW w:w="3758" w:type="dxa"/>
          </w:tcPr>
          <w:p w14:paraId="2684BB07"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Audio digital signal processor </w:t>
            </w:r>
          </w:p>
        </w:tc>
      </w:tr>
      <w:tr w:rsidR="00E2341E" w:rsidRPr="00E2341E" w14:paraId="39606499" w14:textId="77777777" w:rsidTr="00E2341E">
        <w:trPr>
          <w:trHeight w:val="109"/>
          <w:jc w:val="center"/>
        </w:trPr>
        <w:tc>
          <w:tcPr>
            <w:tcW w:w="3758" w:type="dxa"/>
          </w:tcPr>
          <w:p w14:paraId="3C089686"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OMX IL </w:t>
            </w:r>
          </w:p>
        </w:tc>
        <w:tc>
          <w:tcPr>
            <w:tcW w:w="3758" w:type="dxa"/>
          </w:tcPr>
          <w:p w14:paraId="308354FE" w14:textId="77777777" w:rsidR="00E2341E" w:rsidRPr="00E2341E" w:rsidRDefault="00E2341E" w:rsidP="00E2341E">
            <w:pPr>
              <w:autoSpaceDE w:val="0"/>
              <w:autoSpaceDN w:val="0"/>
              <w:adjustRightInd w:val="0"/>
              <w:spacing w:after="0" w:line="240" w:lineRule="auto"/>
              <w:rPr>
                <w:rFonts w:ascii="Arial" w:hAnsi="Arial" w:cs="Arial"/>
                <w:color w:val="000000"/>
                <w:sz w:val="23"/>
                <w:szCs w:val="23"/>
              </w:rPr>
            </w:pPr>
            <w:r w:rsidRPr="00E2341E">
              <w:rPr>
                <w:rFonts w:ascii="Times New Roman" w:hAnsi="Times New Roman" w:cs="Times New Roman"/>
                <w:color w:val="000000"/>
                <w:sz w:val="23"/>
                <w:szCs w:val="23"/>
              </w:rPr>
              <w:t xml:space="preserve">OpenMax integration layer </w:t>
            </w:r>
          </w:p>
        </w:tc>
      </w:tr>
      <w:tr w:rsidR="00E2341E" w:rsidRPr="00E2341E" w14:paraId="4621406A" w14:textId="77777777" w:rsidTr="00E2341E">
        <w:trPr>
          <w:trHeight w:val="109"/>
          <w:jc w:val="center"/>
        </w:trPr>
        <w:tc>
          <w:tcPr>
            <w:tcW w:w="3758" w:type="dxa"/>
          </w:tcPr>
          <w:p w14:paraId="420010A2"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OMX MC </w:t>
            </w:r>
          </w:p>
        </w:tc>
        <w:tc>
          <w:tcPr>
            <w:tcW w:w="3758" w:type="dxa"/>
          </w:tcPr>
          <w:p w14:paraId="178AE288"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OpenMax media component </w:t>
            </w:r>
          </w:p>
        </w:tc>
      </w:tr>
      <w:tr w:rsidR="00E2341E" w:rsidRPr="00E2341E" w14:paraId="617B0576" w14:textId="77777777" w:rsidTr="00E2341E">
        <w:trPr>
          <w:trHeight w:val="109"/>
          <w:jc w:val="center"/>
        </w:trPr>
        <w:tc>
          <w:tcPr>
            <w:tcW w:w="3758" w:type="dxa"/>
          </w:tcPr>
          <w:p w14:paraId="04B10784"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IST </w:t>
            </w:r>
          </w:p>
        </w:tc>
        <w:tc>
          <w:tcPr>
            <w:tcW w:w="3758" w:type="dxa"/>
          </w:tcPr>
          <w:p w14:paraId="167A00BD"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Interrupt service thread </w:t>
            </w:r>
          </w:p>
        </w:tc>
      </w:tr>
      <w:tr w:rsidR="00E2341E" w:rsidRPr="00E2341E" w14:paraId="6F89E075" w14:textId="77777777" w:rsidTr="00E2341E">
        <w:trPr>
          <w:trHeight w:val="109"/>
          <w:jc w:val="center"/>
        </w:trPr>
        <w:tc>
          <w:tcPr>
            <w:tcW w:w="3758" w:type="dxa"/>
          </w:tcPr>
          <w:p w14:paraId="478D5F8D"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OMX </w:t>
            </w:r>
          </w:p>
        </w:tc>
        <w:tc>
          <w:tcPr>
            <w:tcW w:w="3758" w:type="dxa"/>
          </w:tcPr>
          <w:p w14:paraId="15977C57"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OpenMax </w:t>
            </w:r>
          </w:p>
        </w:tc>
      </w:tr>
    </w:tbl>
    <w:p w14:paraId="4F4EE10C" w14:textId="77777777" w:rsidR="00E2341E" w:rsidRDefault="00E2341E" w:rsidP="00E2341E"/>
    <w:p w14:paraId="41604F23" w14:textId="59F0CF4E" w:rsidR="00E2341E" w:rsidRPr="0085485D" w:rsidRDefault="0085485D" w:rsidP="0085485D">
      <w:pPr>
        <w:pStyle w:val="Heading2"/>
        <w:rPr>
          <w:rFonts w:asciiTheme="minorHAnsi" w:hAnsiTheme="minorHAnsi" w:cstheme="minorHAnsi"/>
          <w:b/>
          <w:i/>
          <w:color w:val="auto"/>
          <w:sz w:val="22"/>
          <w:szCs w:val="22"/>
        </w:rPr>
      </w:pPr>
      <w:r>
        <w:rPr>
          <w:rFonts w:asciiTheme="minorHAnsi" w:hAnsiTheme="minorHAnsi" w:cstheme="minorHAnsi"/>
          <w:b/>
          <w:i/>
          <w:color w:val="auto"/>
          <w:sz w:val="22"/>
          <w:szCs w:val="22"/>
        </w:rPr>
        <w:t>2</w:t>
      </w:r>
      <w:r w:rsidR="00E2341E" w:rsidRPr="0085485D">
        <w:rPr>
          <w:rFonts w:asciiTheme="minorHAnsi" w:hAnsiTheme="minorHAnsi" w:cstheme="minorHAnsi"/>
          <w:b/>
          <w:i/>
          <w:color w:val="auto"/>
          <w:sz w:val="22"/>
          <w:szCs w:val="22"/>
        </w:rPr>
        <w:t>. Overview of audio framework</w:t>
      </w:r>
    </w:p>
    <w:p w14:paraId="7B2D97AC" w14:textId="51508EA6" w:rsidR="00E2341E" w:rsidRDefault="00E2341E" w:rsidP="00D37589">
      <w:pPr>
        <w:jc w:val="both"/>
      </w:pPr>
      <w:r>
        <w:t xml:space="preserve">The audio framework is an audio solution for a whole system, which has the capability to execute multiple codecs as well as easily to customize. The framework is divided into 2 main parts as the below figure: the </w:t>
      </w:r>
      <w:r>
        <w:lastRenderedPageBreak/>
        <w:t>upper part runs on ARM core and is called CPU side; the lower part is executed on Tensilica Audio DSP (ADSP) and called ADSP side.</w:t>
      </w:r>
    </w:p>
    <w:p w14:paraId="1A7D4F8C" w14:textId="1DDB4F86" w:rsidR="0085485D" w:rsidRDefault="0085485D" w:rsidP="0085485D">
      <w:pPr>
        <w:jc w:val="center"/>
      </w:pPr>
      <w:r w:rsidRPr="0085485D">
        <w:rPr>
          <w:noProof/>
        </w:rPr>
        <w:drawing>
          <wp:inline distT="0" distB="0" distL="0" distR="0" wp14:anchorId="36FDE24F" wp14:editId="46FE1E40">
            <wp:extent cx="5943600" cy="3270885"/>
            <wp:effectExtent l="0" t="0" r="0" b="5715"/>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70885"/>
                    </a:xfrm>
                    <a:prstGeom prst="rect">
                      <a:avLst/>
                    </a:prstGeom>
                  </pic:spPr>
                </pic:pic>
              </a:graphicData>
            </a:graphic>
          </wp:inline>
        </w:drawing>
      </w:r>
    </w:p>
    <w:p w14:paraId="1BC28566" w14:textId="77777777" w:rsidR="0085485D" w:rsidRPr="0085485D" w:rsidRDefault="0085485D" w:rsidP="0085485D">
      <w:pPr>
        <w:autoSpaceDE w:val="0"/>
        <w:autoSpaceDN w:val="0"/>
        <w:adjustRightInd w:val="0"/>
        <w:spacing w:line="240" w:lineRule="auto"/>
        <w:rPr>
          <w:rFonts w:ascii="Times New Roman" w:hAnsi="Times New Roman" w:cs="Times New Roman"/>
          <w:color w:val="000000"/>
          <w:sz w:val="23"/>
          <w:szCs w:val="23"/>
        </w:rPr>
      </w:pPr>
      <w:r w:rsidRPr="0085485D">
        <w:rPr>
          <w:rFonts w:ascii="Times New Roman" w:hAnsi="Times New Roman" w:cs="Times New Roman"/>
          <w:color w:val="000000"/>
          <w:sz w:val="23"/>
          <w:szCs w:val="23"/>
        </w:rPr>
        <w:t xml:space="preserve">The audio framework includes following modules: </w:t>
      </w:r>
    </w:p>
    <w:p w14:paraId="10846775" w14:textId="02D2B16A"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Multimedia Framework:</w:t>
      </w:r>
      <w:r>
        <w:rPr>
          <w:rFonts w:cstheme="minorHAnsi"/>
          <w:b/>
          <w:bCs/>
          <w:color w:val="000000"/>
        </w:rPr>
        <w:t xml:space="preserve"> </w:t>
      </w:r>
      <w:r w:rsidRPr="0085485D">
        <w:rPr>
          <w:rFonts w:cstheme="minorHAnsi"/>
          <w:color w:val="000000"/>
        </w:rPr>
        <w:t>The framework is provided by OS to supportaudio playback. For WEA7, DirectShow is the target multimedia framework.</w:t>
      </w:r>
    </w:p>
    <w:p w14:paraId="4281BF55" w14:textId="67ECE348"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OMX IL Core:</w:t>
      </w:r>
      <w:r>
        <w:rPr>
          <w:rFonts w:cstheme="minorHAnsi"/>
          <w:b/>
          <w:bCs/>
          <w:color w:val="000000"/>
        </w:rPr>
        <w:t xml:space="preserve"> </w:t>
      </w:r>
      <w:r w:rsidRPr="0085485D">
        <w:rPr>
          <w:rFonts w:cstheme="minorHAnsi"/>
          <w:color w:val="000000"/>
        </w:rPr>
        <w:t>OMX interface to communicate between multimedia framework and OMX MC.</w:t>
      </w:r>
    </w:p>
    <w:p w14:paraId="0695F2D4" w14:textId="05D82EB5"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OMX MC:</w:t>
      </w:r>
      <w:r>
        <w:rPr>
          <w:rFonts w:cstheme="minorHAnsi"/>
          <w:b/>
          <w:bCs/>
          <w:color w:val="000000"/>
        </w:rPr>
        <w:t xml:space="preserve"> </w:t>
      </w:r>
      <w:r w:rsidRPr="0085485D">
        <w:rPr>
          <w:rFonts w:cstheme="minorHAnsi"/>
          <w:color w:val="000000"/>
        </w:rPr>
        <w:t>OMX IL media component of each codec.</w:t>
      </w:r>
    </w:p>
    <w:p w14:paraId="4191656A" w14:textId="51848F4C"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ADSP Driver:</w:t>
      </w:r>
      <w:r>
        <w:rPr>
          <w:rFonts w:cstheme="minorHAnsi"/>
          <w:b/>
          <w:bCs/>
          <w:color w:val="000000"/>
        </w:rPr>
        <w:t xml:space="preserve"> </w:t>
      </w:r>
      <w:r w:rsidRPr="0085485D">
        <w:rPr>
          <w:rFonts w:cstheme="minorHAnsi"/>
          <w:color w:val="000000"/>
        </w:rPr>
        <w:t>Driver to control ADSPmodule.</w:t>
      </w:r>
    </w:p>
    <w:p w14:paraId="01EC6868" w14:textId="21CBB063"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 xml:space="preserve">Dispatcher: </w:t>
      </w:r>
      <w:r w:rsidRPr="0085485D">
        <w:rPr>
          <w:rFonts w:cstheme="minorHAnsi"/>
          <w:color w:val="000000"/>
        </w:rPr>
        <w:t>Communicate with ADSP Driver to get the command from CPU side (ARM) and send the response from ADSP side (ADSP).</w:t>
      </w:r>
    </w:p>
    <w:p w14:paraId="656E098A" w14:textId="64303511"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 xml:space="preserve">uT-kernel: </w:t>
      </w:r>
      <w:r w:rsidRPr="0085485D">
        <w:rPr>
          <w:rFonts w:cstheme="minorHAnsi"/>
          <w:color w:val="000000"/>
        </w:rPr>
        <w:t>Real time OS is used for small embedded system.</w:t>
      </w:r>
    </w:p>
    <w:p w14:paraId="4970CFF9" w14:textId="063F850F"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 xml:space="preserve">SMAP: </w:t>
      </w:r>
      <w:r w:rsidRPr="0085485D">
        <w:rPr>
          <w:rFonts w:cstheme="minorHAnsi"/>
          <w:color w:val="000000"/>
        </w:rPr>
        <w:t>The framework which utilizes the services provided by uT-Kernel to control the codec execution.</w:t>
      </w:r>
    </w:p>
    <w:p w14:paraId="07E74FF6" w14:textId="21197DE1" w:rsid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 xml:space="preserve">Codec: </w:t>
      </w:r>
      <w:r w:rsidRPr="0085485D">
        <w:rPr>
          <w:rFonts w:cstheme="minorHAnsi"/>
          <w:color w:val="000000"/>
        </w:rPr>
        <w:t>Tensilica audio codec libraries</w:t>
      </w:r>
    </w:p>
    <w:p w14:paraId="5E0C8364" w14:textId="482A58FD" w:rsidR="0085485D" w:rsidRPr="0085485D" w:rsidRDefault="0085485D" w:rsidP="0085485D">
      <w:pPr>
        <w:rPr>
          <w:rFonts w:cstheme="minorHAnsi"/>
          <w:color w:val="000000"/>
        </w:rPr>
      </w:pPr>
      <w:r>
        <w:rPr>
          <w:rFonts w:cstheme="minorHAnsi"/>
          <w:color w:val="000000"/>
        </w:rPr>
        <w:br w:type="page"/>
      </w:r>
    </w:p>
    <w:p w14:paraId="33EF6FF3" w14:textId="2EB1F48C" w:rsidR="0085485D" w:rsidRDefault="0085485D" w:rsidP="0085485D">
      <w:pPr>
        <w:pStyle w:val="Heading2"/>
        <w:rPr>
          <w:rFonts w:asciiTheme="minorHAnsi" w:hAnsiTheme="minorHAnsi" w:cstheme="minorHAnsi"/>
          <w:b/>
          <w:i/>
          <w:color w:val="auto"/>
          <w:sz w:val="22"/>
          <w:szCs w:val="22"/>
        </w:rPr>
      </w:pPr>
      <w:r>
        <w:rPr>
          <w:rFonts w:asciiTheme="minorHAnsi" w:hAnsiTheme="minorHAnsi" w:cstheme="minorHAnsi"/>
          <w:b/>
          <w:i/>
          <w:color w:val="auto"/>
          <w:sz w:val="22"/>
          <w:szCs w:val="22"/>
        </w:rPr>
        <w:lastRenderedPageBreak/>
        <w:t>3</w:t>
      </w:r>
      <w:r w:rsidRPr="0085485D">
        <w:rPr>
          <w:rFonts w:asciiTheme="minorHAnsi" w:hAnsiTheme="minorHAnsi" w:cstheme="minorHAnsi"/>
          <w:b/>
          <w:i/>
          <w:color w:val="auto"/>
          <w:sz w:val="22"/>
          <w:szCs w:val="22"/>
        </w:rPr>
        <w:t>. Communication process</w:t>
      </w:r>
    </w:p>
    <w:p w14:paraId="6C93351D" w14:textId="6F4AD935" w:rsidR="0085485D" w:rsidRDefault="0085485D" w:rsidP="0085485D">
      <w:pPr>
        <w:pStyle w:val="Heading3"/>
        <w:rPr>
          <w:rFonts w:asciiTheme="minorHAnsi" w:hAnsiTheme="minorHAnsi" w:cstheme="minorHAnsi"/>
          <w:color w:val="auto"/>
          <w:sz w:val="22"/>
          <w:szCs w:val="22"/>
        </w:rPr>
      </w:pPr>
      <w:r w:rsidRPr="0085485D">
        <w:rPr>
          <w:rFonts w:asciiTheme="minorHAnsi" w:hAnsiTheme="minorHAnsi" w:cstheme="minorHAnsi"/>
          <w:color w:val="auto"/>
          <w:sz w:val="22"/>
          <w:szCs w:val="22"/>
        </w:rPr>
        <w:t>3.1. Communication between CPU and ADSP</w:t>
      </w:r>
    </w:p>
    <w:p w14:paraId="257BCABB" w14:textId="0D805382" w:rsidR="0085485D" w:rsidRPr="0085485D" w:rsidRDefault="0085485D" w:rsidP="0085485D">
      <w:r>
        <w:rPr>
          <w:sz w:val="23"/>
          <w:szCs w:val="23"/>
        </w:rPr>
        <w:t>In the audio framework, CPU and ADSP communicate with each other by using registers and shared memory.</w:t>
      </w:r>
    </w:p>
    <w:p w14:paraId="4B69FDE5" w14:textId="24F1D55E" w:rsidR="0085485D" w:rsidRDefault="0085485D" w:rsidP="0085485D">
      <w:pPr>
        <w:spacing w:after="0"/>
        <w:rPr>
          <w:rFonts w:cstheme="minorHAnsi"/>
          <w:color w:val="000000"/>
        </w:rPr>
      </w:pPr>
      <w:r>
        <w:rPr>
          <w:sz w:val="23"/>
          <w:szCs w:val="23"/>
        </w:rPr>
        <w:t xml:space="preserve">Below is the diagram of communication between CPU and ADSP </w:t>
      </w:r>
    </w:p>
    <w:p w14:paraId="01868C18" w14:textId="6840209B" w:rsidR="0085485D" w:rsidRDefault="0085485D" w:rsidP="0085485D">
      <w:pPr>
        <w:jc w:val="center"/>
      </w:pPr>
      <w:r w:rsidRPr="0085485D">
        <w:rPr>
          <w:noProof/>
        </w:rPr>
        <w:drawing>
          <wp:inline distT="0" distB="0" distL="0" distR="0" wp14:anchorId="7AA510FD" wp14:editId="57EFBF19">
            <wp:extent cx="4722125" cy="7139814"/>
            <wp:effectExtent l="0" t="0" r="2540" b="4445"/>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4539" cy="7158583"/>
                    </a:xfrm>
                    <a:prstGeom prst="rect">
                      <a:avLst/>
                    </a:prstGeom>
                  </pic:spPr>
                </pic:pic>
              </a:graphicData>
            </a:graphic>
          </wp:inline>
        </w:drawing>
      </w:r>
    </w:p>
    <w:p w14:paraId="73A3B39E" w14:textId="6476828F" w:rsidR="0085485D" w:rsidRDefault="0085485D" w:rsidP="0085485D">
      <w:pPr>
        <w:pStyle w:val="Heading3"/>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3.2. </w:t>
      </w:r>
      <w:r w:rsidRPr="0085485D">
        <w:rPr>
          <w:rFonts w:asciiTheme="minorHAnsi" w:hAnsiTheme="minorHAnsi" w:cstheme="minorHAnsi"/>
          <w:color w:val="auto"/>
          <w:sz w:val="22"/>
          <w:szCs w:val="22"/>
        </w:rPr>
        <w:t>Communication inside CPU</w:t>
      </w:r>
    </w:p>
    <w:p w14:paraId="317BA3E2" w14:textId="2D393A2B" w:rsidR="0085485D" w:rsidRDefault="00E51681" w:rsidP="0085485D">
      <w:r>
        <w:t xml:space="preserve">3.2.1. </w:t>
      </w:r>
      <w:r w:rsidRPr="00E51681">
        <w:t>Send data from CPU to ADSP</w:t>
      </w:r>
    </w:p>
    <w:p w14:paraId="07795D2A" w14:textId="77777777" w:rsidR="00E51681" w:rsidRDefault="00E51681" w:rsidP="0085485D"/>
    <w:p w14:paraId="09E3AD0C" w14:textId="55F7CA0E" w:rsidR="00E51681" w:rsidRDefault="00E51681" w:rsidP="00E51681">
      <w:pPr>
        <w:jc w:val="center"/>
      </w:pPr>
      <w:r w:rsidRPr="00E51681">
        <w:rPr>
          <w:noProof/>
        </w:rPr>
        <w:drawing>
          <wp:inline distT="0" distB="0" distL="0" distR="0" wp14:anchorId="6FEDBF79" wp14:editId="05A8866A">
            <wp:extent cx="4536374" cy="4755923"/>
            <wp:effectExtent l="0" t="0" r="0" b="6985"/>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6698" cy="4766747"/>
                    </a:xfrm>
                    <a:prstGeom prst="rect">
                      <a:avLst/>
                    </a:prstGeom>
                  </pic:spPr>
                </pic:pic>
              </a:graphicData>
            </a:graphic>
          </wp:inline>
        </w:drawing>
      </w:r>
    </w:p>
    <w:p w14:paraId="1E0F64F6" w14:textId="150F4C44" w:rsidR="00E51681" w:rsidRDefault="00E51681" w:rsidP="00E51681">
      <w:pPr>
        <w:ind w:firstLine="720"/>
        <w:jc w:val="both"/>
      </w:pPr>
      <w:r>
        <w:rPr>
          <w:sz w:val="23"/>
          <w:szCs w:val="23"/>
        </w:rPr>
        <w:t>When the multimedia framework submits the messages (buffers or commands) through the functions or macros of OMX IL core (1), the messages are added to the tail of command list of an OMX MC (2). Besides, the Component thread polls to read the command and response list ontinuously. If the command list is not empty, the Component thread reads the first element of command list (3) and sends it to Proxy. Proxy writes this message the shared memory through the functions ADSP driver (4, 5, and 6). Then ADSP driver enables interrupt to ADSP side (7) to get data for encoding or decoding of ADSP side (8).</w:t>
      </w:r>
    </w:p>
    <w:p w14:paraId="787EF6CC" w14:textId="77777777" w:rsidR="00690532" w:rsidRDefault="00690532">
      <w:r>
        <w:br w:type="page"/>
      </w:r>
    </w:p>
    <w:p w14:paraId="1AB2C55F" w14:textId="3F77F857" w:rsidR="00E51681" w:rsidRDefault="00E51681" w:rsidP="0085485D">
      <w:r>
        <w:lastRenderedPageBreak/>
        <w:t xml:space="preserve">3.2.2. Receive </w:t>
      </w:r>
      <w:r w:rsidRPr="00E51681">
        <w:t xml:space="preserve">data from </w:t>
      </w:r>
      <w:r>
        <w:t>ADSP side</w:t>
      </w:r>
    </w:p>
    <w:p w14:paraId="622441D1" w14:textId="0944B9F4" w:rsidR="00E51681" w:rsidRDefault="00E51681" w:rsidP="00690532">
      <w:pPr>
        <w:jc w:val="center"/>
      </w:pPr>
      <w:r w:rsidRPr="00E51681">
        <w:rPr>
          <w:noProof/>
        </w:rPr>
        <w:drawing>
          <wp:inline distT="0" distB="0" distL="0" distR="0" wp14:anchorId="285921E1" wp14:editId="73E1FB70">
            <wp:extent cx="4073729" cy="4370119"/>
            <wp:effectExtent l="0" t="0" r="3175"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2633" cy="4379671"/>
                    </a:xfrm>
                    <a:prstGeom prst="rect">
                      <a:avLst/>
                    </a:prstGeom>
                  </pic:spPr>
                </pic:pic>
              </a:graphicData>
            </a:graphic>
          </wp:inline>
        </w:drawing>
      </w:r>
    </w:p>
    <w:p w14:paraId="37A41784" w14:textId="132BA87A" w:rsidR="00E51681" w:rsidRPr="00E51681" w:rsidRDefault="00E51681" w:rsidP="00E51681">
      <w:pPr>
        <w:autoSpaceDE w:val="0"/>
        <w:autoSpaceDN w:val="0"/>
        <w:adjustRightInd w:val="0"/>
        <w:spacing w:line="240" w:lineRule="auto"/>
        <w:jc w:val="both"/>
        <w:rPr>
          <w:rFonts w:cstheme="minorHAnsi"/>
          <w:color w:val="000000"/>
        </w:rPr>
      </w:pPr>
      <w:r w:rsidRPr="00E51681">
        <w:rPr>
          <w:rFonts w:cstheme="minorHAnsi"/>
          <w:color w:val="000000"/>
        </w:rPr>
        <w:t xml:space="preserve">When ADSP side finishes encoding or decoding a buffer, it writes message to shared memory (1) and enables interrupt to CPU side (2). When ADSP driver receives the interrupt from ADSP side, it wakes up all OMX IST of OMX MCs (3) by an event (RECEIVE_EVENT). </w:t>
      </w:r>
    </w:p>
    <w:p w14:paraId="502CA345" w14:textId="77777777" w:rsidR="00E51681" w:rsidRPr="00E51681" w:rsidRDefault="00E51681" w:rsidP="00E51681">
      <w:pPr>
        <w:jc w:val="both"/>
        <w:rPr>
          <w:rFonts w:cstheme="minorHAnsi"/>
          <w:color w:val="000000"/>
        </w:rPr>
      </w:pPr>
      <w:r w:rsidRPr="00E51681">
        <w:rPr>
          <w:rFonts w:cstheme="minorHAnsi"/>
          <w:color w:val="000000"/>
        </w:rPr>
        <w:t>When all OMX MCs are waked up, they find the messages appreciated to themselves from shared memory (4, 4’) (Means that OMX MC of AAC codec only processes messages related to AAC codec). If they find comfortable messages, these messages are processed and added the tail of their response list (5). All OMX MCs read messages until the response list is empty, then one of OMX MCs clear RECEIVE_EVENT event and status interrupt sent from ADSP side.</w:t>
      </w:r>
    </w:p>
    <w:p w14:paraId="2C9E8661" w14:textId="5B805FE3" w:rsidR="00E51681" w:rsidRPr="00E51681" w:rsidRDefault="00E51681" w:rsidP="00E51681">
      <w:pPr>
        <w:jc w:val="both"/>
        <w:rPr>
          <w:rFonts w:cstheme="minorHAnsi"/>
        </w:rPr>
      </w:pPr>
      <w:r w:rsidRPr="00E51681">
        <w:rPr>
          <w:rFonts w:cstheme="minorHAnsi"/>
          <w:color w:val="000000"/>
        </w:rPr>
        <w:t>Besides, the Component thread polls to read the command and response list continuously. If the response list is not empty, the Component thread reads the first element of response list (6) and sends it to multimedia framework (7, 8).</w:t>
      </w:r>
    </w:p>
    <w:p w14:paraId="7F2FB9D7" w14:textId="2C49945A" w:rsidR="0085485D" w:rsidRDefault="0085485D" w:rsidP="00690532">
      <w:pPr>
        <w:pStyle w:val="Heading3"/>
        <w:spacing w:before="0" w:after="240"/>
        <w:jc w:val="both"/>
        <w:rPr>
          <w:rFonts w:asciiTheme="minorHAnsi" w:hAnsiTheme="minorHAnsi" w:cstheme="minorHAnsi"/>
          <w:color w:val="auto"/>
          <w:sz w:val="22"/>
          <w:szCs w:val="22"/>
        </w:rPr>
      </w:pPr>
      <w:r w:rsidRPr="0085485D">
        <w:rPr>
          <w:rFonts w:asciiTheme="minorHAnsi" w:hAnsiTheme="minorHAnsi" w:cstheme="minorHAnsi"/>
          <w:color w:val="auto"/>
          <w:sz w:val="22"/>
          <w:szCs w:val="22"/>
        </w:rPr>
        <w:t>3.</w:t>
      </w:r>
      <w:r>
        <w:rPr>
          <w:rFonts w:asciiTheme="minorHAnsi" w:hAnsiTheme="minorHAnsi" w:cstheme="minorHAnsi"/>
          <w:color w:val="auto"/>
          <w:sz w:val="22"/>
          <w:szCs w:val="22"/>
        </w:rPr>
        <w:t>3.</w:t>
      </w:r>
      <w:r w:rsidRPr="0085485D">
        <w:t xml:space="preserve"> </w:t>
      </w:r>
      <w:r w:rsidRPr="0085485D">
        <w:rPr>
          <w:rFonts w:asciiTheme="minorHAnsi" w:hAnsiTheme="minorHAnsi" w:cstheme="minorHAnsi"/>
          <w:color w:val="auto"/>
          <w:sz w:val="22"/>
          <w:szCs w:val="22"/>
        </w:rPr>
        <w:t>Communication inside ADSP</w:t>
      </w:r>
    </w:p>
    <w:p w14:paraId="1852D0E5" w14:textId="77777777" w:rsidR="00E51681" w:rsidRDefault="00E51681" w:rsidP="00690532">
      <w:pPr>
        <w:spacing w:after="240"/>
        <w:jc w:val="both"/>
      </w:pPr>
      <w:r>
        <w:t>ADSP side is organized as a set of tasks; each task is executed in its own thread. The ISR of shared memory is in charge of receiving interrupts from CPU. For each incoming command message, it signals the ISR task to dispatch the message to appropriate recipient task. After the command message is processed and the response message is ready, ISR sends an interrupt to inform CPU.</w:t>
      </w:r>
    </w:p>
    <w:p w14:paraId="7C409B78" w14:textId="04C55FE4" w:rsidR="0085485D" w:rsidRDefault="00E51681" w:rsidP="00690532">
      <w:pPr>
        <w:spacing w:after="240"/>
        <w:jc w:val="both"/>
      </w:pPr>
      <w:r>
        <w:lastRenderedPageBreak/>
        <w:t>There are three kinds of task: ISR task, factory task and codec task. These tasks communicate with CPU by interrupt, command message queue and response message queue of shared memory. Besides, they use an internal message queue to contain the response messages before pushing these messages to shared memory.</w:t>
      </w:r>
    </w:p>
    <w:p w14:paraId="22FC6B6C" w14:textId="76F367E7" w:rsidR="00E51681" w:rsidRDefault="00A608E8" w:rsidP="00690532">
      <w:pPr>
        <w:spacing w:after="240"/>
        <w:jc w:val="center"/>
      </w:pPr>
      <w:r w:rsidRPr="00A608E8">
        <w:rPr>
          <w:noProof/>
        </w:rPr>
        <w:drawing>
          <wp:inline distT="0" distB="0" distL="0" distR="0" wp14:anchorId="72E6091E" wp14:editId="73F331DD">
            <wp:extent cx="4788656" cy="3668233"/>
            <wp:effectExtent l="0" t="0" r="0" b="889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5709" cy="3673636"/>
                    </a:xfrm>
                    <a:prstGeom prst="rect">
                      <a:avLst/>
                    </a:prstGeom>
                  </pic:spPr>
                </pic:pic>
              </a:graphicData>
            </a:graphic>
          </wp:inline>
        </w:drawing>
      </w:r>
    </w:p>
    <w:p w14:paraId="4666D133" w14:textId="1B5AE6BC" w:rsidR="00E51681" w:rsidRPr="00E51681" w:rsidRDefault="00E51681" w:rsidP="00690532">
      <w:pPr>
        <w:pStyle w:val="Heading4"/>
        <w:spacing w:before="0" w:after="240"/>
        <w:jc w:val="both"/>
        <w:rPr>
          <w:rFonts w:asciiTheme="minorHAnsi" w:hAnsiTheme="minorHAnsi" w:cstheme="minorHAnsi"/>
          <w:color w:val="auto"/>
        </w:rPr>
      </w:pPr>
      <w:r w:rsidRPr="00E51681">
        <w:rPr>
          <w:rFonts w:asciiTheme="minorHAnsi" w:hAnsiTheme="minorHAnsi" w:cstheme="minorHAnsi"/>
          <w:color w:val="auto"/>
        </w:rPr>
        <w:t>3.3.1. Initialize codec task</w:t>
      </w:r>
    </w:p>
    <w:p w14:paraId="6827605A" w14:textId="2F4936CB" w:rsidR="00E51681" w:rsidRDefault="00E51681" w:rsidP="00690532">
      <w:pPr>
        <w:spacing w:after="240"/>
        <w:jc w:val="both"/>
      </w:pPr>
      <w:r>
        <w:t>When CPU wants to initialize a codec, it pushes a register message to the command message queue (1) and raises an interrupt (2). ISR task receives the interrupt and gets the message from command message queue (3), then sends it to factory task (4). Factory task will create codec task (5). After being created, codec task will push a response message to the internal message queue (6). Then ISR task gets the message (7), copies it to the response message queue (8) and raises an interrupt to CPU (9). CPU receives the interrupt, gets the message (10) and knows that the codec is created successfully.</w:t>
      </w:r>
    </w:p>
    <w:p w14:paraId="26C7D4C0" w14:textId="3E23212B" w:rsidR="00E51681" w:rsidRPr="00A608E8" w:rsidRDefault="00E51681" w:rsidP="00690532">
      <w:pPr>
        <w:pStyle w:val="Heading4"/>
        <w:spacing w:before="0" w:after="240"/>
        <w:jc w:val="both"/>
        <w:rPr>
          <w:rFonts w:asciiTheme="minorHAnsi" w:hAnsiTheme="minorHAnsi" w:cstheme="minorHAnsi"/>
          <w:color w:val="auto"/>
        </w:rPr>
      </w:pPr>
      <w:r w:rsidRPr="00A608E8">
        <w:rPr>
          <w:rFonts w:asciiTheme="minorHAnsi" w:hAnsiTheme="minorHAnsi" w:cstheme="minorHAnsi"/>
          <w:color w:val="auto"/>
        </w:rPr>
        <w:t xml:space="preserve">3.3.2. </w:t>
      </w:r>
      <w:r w:rsidR="00A608E8" w:rsidRPr="00A608E8">
        <w:rPr>
          <w:rFonts w:asciiTheme="minorHAnsi" w:hAnsiTheme="minorHAnsi" w:cstheme="minorHAnsi"/>
          <w:color w:val="auto"/>
        </w:rPr>
        <w:t>Process the commands from CPU</w:t>
      </w:r>
    </w:p>
    <w:p w14:paraId="64BC48C2" w14:textId="4031CF06" w:rsidR="00A608E8" w:rsidRDefault="00A608E8" w:rsidP="00690532">
      <w:pPr>
        <w:spacing w:after="240"/>
        <w:jc w:val="both"/>
      </w:pPr>
      <w:r w:rsidRPr="00A608E8">
        <w:t>When the encoding / decoding process begins and CPU wants to send a command to ADSP, three first steps (1), (2), (3) are the same with section 3.3.1. Then ISR task will send the message directly to the corresponding codec task based on the codec ID in the</w:t>
      </w:r>
      <w:r>
        <w:t xml:space="preserve"> </w:t>
      </w:r>
      <w:r w:rsidRPr="00A608E8">
        <w:t>message (11). The codec task processes the message and the last steps (6), (7), (8), (9), (10) are also the same with section 3.3.1.</w:t>
      </w:r>
    </w:p>
    <w:p w14:paraId="0428E83C" w14:textId="348ABA80" w:rsidR="00E51681" w:rsidRPr="00A608E8" w:rsidRDefault="00A608E8" w:rsidP="00690532">
      <w:pPr>
        <w:pStyle w:val="Heading4"/>
        <w:spacing w:before="0" w:after="240"/>
        <w:jc w:val="both"/>
        <w:rPr>
          <w:rFonts w:asciiTheme="minorHAnsi" w:hAnsiTheme="minorHAnsi" w:cstheme="minorHAnsi"/>
          <w:color w:val="auto"/>
        </w:rPr>
      </w:pPr>
      <w:r w:rsidRPr="00A608E8">
        <w:rPr>
          <w:rFonts w:asciiTheme="minorHAnsi" w:hAnsiTheme="minorHAnsi" w:cstheme="minorHAnsi"/>
          <w:color w:val="auto"/>
        </w:rPr>
        <w:t>3.3.3.  Destroy codec task</w:t>
      </w:r>
    </w:p>
    <w:p w14:paraId="1832D037" w14:textId="39A5C4FA" w:rsidR="00A608E8" w:rsidRPr="0085485D" w:rsidRDefault="00A608E8" w:rsidP="00690532">
      <w:pPr>
        <w:spacing w:after="240"/>
        <w:jc w:val="both"/>
      </w:pPr>
      <w:r w:rsidRPr="00A608E8">
        <w:t xml:space="preserve">When the encoding / decoding process ends and CPU wants to stop a codec task, CPU pushes an unregister message to the command message queue (1) and the steps (2), (3), (11) are the same with section 0. The </w:t>
      </w:r>
      <w:r w:rsidRPr="00A608E8">
        <w:lastRenderedPageBreak/>
        <w:t xml:space="preserve">codec task will </w:t>
      </w:r>
      <w:proofErr w:type="gramStart"/>
      <w:r w:rsidRPr="00A608E8">
        <w:t>sends</w:t>
      </w:r>
      <w:proofErr w:type="gramEnd"/>
      <w:r w:rsidRPr="00A608E8">
        <w:t xml:space="preserve"> the message to factory task (12), then factory task will destroy the codec task (13) and push a response message to the internal message queue. The last steps (7), (8), (9), (10) are the same with section 3.3.1 and 3.3.2 and CPU will know that the codec has stopped successfully.</w:t>
      </w:r>
    </w:p>
    <w:sectPr w:rsidR="00A608E8" w:rsidRPr="0085485D" w:rsidSect="00CF0DF8">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9ADB5" w14:textId="77777777" w:rsidR="004537C4" w:rsidRDefault="004537C4" w:rsidP="002B5551">
      <w:pPr>
        <w:spacing w:after="0" w:line="240" w:lineRule="auto"/>
      </w:pPr>
      <w:r>
        <w:separator/>
      </w:r>
    </w:p>
  </w:endnote>
  <w:endnote w:type="continuationSeparator" w:id="0">
    <w:p w14:paraId="7B9B639C" w14:textId="77777777" w:rsidR="004537C4" w:rsidRDefault="004537C4" w:rsidP="002B5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eiryo">
    <w:altName w:val="メイリオ"/>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159741" w14:textId="77777777" w:rsidR="004537C4" w:rsidRDefault="004537C4" w:rsidP="002B5551">
      <w:pPr>
        <w:spacing w:after="0" w:line="240" w:lineRule="auto"/>
      </w:pPr>
      <w:r>
        <w:separator/>
      </w:r>
    </w:p>
  </w:footnote>
  <w:footnote w:type="continuationSeparator" w:id="0">
    <w:p w14:paraId="5FB8CE7E" w14:textId="77777777" w:rsidR="004537C4" w:rsidRDefault="004537C4" w:rsidP="002B55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C7FDB"/>
    <w:multiLevelType w:val="hybridMultilevel"/>
    <w:tmpl w:val="3F24B9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6C06721"/>
    <w:multiLevelType w:val="hybridMultilevel"/>
    <w:tmpl w:val="3E76B9CA"/>
    <w:lvl w:ilvl="0" w:tplc="174E7CC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B0DE6"/>
    <w:multiLevelType w:val="hybridMultilevel"/>
    <w:tmpl w:val="AF2C9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615806"/>
    <w:multiLevelType w:val="multilevel"/>
    <w:tmpl w:val="6DB639FE"/>
    <w:lvl w:ilvl="0">
      <w:start w:val="4"/>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4" w15:restartNumberingAfterBreak="0">
    <w:nsid w:val="36505C5C"/>
    <w:multiLevelType w:val="hybridMultilevel"/>
    <w:tmpl w:val="70CA8EA0"/>
    <w:lvl w:ilvl="0" w:tplc="3FDA02AA">
      <w:start w:val="1"/>
      <w:numFmt w:val="decimal"/>
      <w:lvlText w:val="%1."/>
      <w:lvlJc w:val="right"/>
      <w:pPr>
        <w:tabs>
          <w:tab w:val="num" w:pos="397"/>
        </w:tabs>
        <w:ind w:left="397" w:hanging="199"/>
      </w:pPr>
      <w:rPr>
        <w:rFonts w:ascii="Verdana" w:hAnsi="Verdana" w:hint="default"/>
        <w:b w:val="0"/>
        <w:i w:val="0"/>
        <w:strike w:val="0"/>
        <w:dstrike w:val="0"/>
        <w:sz w:val="20"/>
        <w:u w:val="none"/>
        <w:effect w:val="none"/>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5" w15:restartNumberingAfterBreak="0">
    <w:nsid w:val="38A438FD"/>
    <w:multiLevelType w:val="hybridMultilevel"/>
    <w:tmpl w:val="472CB9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CEB34D8"/>
    <w:multiLevelType w:val="hybridMultilevel"/>
    <w:tmpl w:val="4F98F4FA"/>
    <w:lvl w:ilvl="0" w:tplc="F7CA8BE4">
      <w:start w:val="1"/>
      <w:numFmt w:val="bullet"/>
      <w:lvlText w:val="-"/>
      <w:lvlJc w:val="left"/>
      <w:pPr>
        <w:ind w:left="540" w:hanging="360"/>
      </w:pPr>
      <w:rPr>
        <w:rFonts w:ascii="Verdana" w:eastAsia="Meiryo" w:hAnsi="Verdana" w:cs="Aria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7" w15:restartNumberingAfterBreak="0">
    <w:nsid w:val="3FF552D1"/>
    <w:multiLevelType w:val="hybridMultilevel"/>
    <w:tmpl w:val="59266F9E"/>
    <w:lvl w:ilvl="0" w:tplc="B8AE8518">
      <w:start w:val="1"/>
      <w:numFmt w:val="decimal"/>
      <w:lvlText w:val="(%1)"/>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8" w15:restartNumberingAfterBreak="0">
    <w:nsid w:val="453B3BE1"/>
    <w:multiLevelType w:val="hybridMultilevel"/>
    <w:tmpl w:val="AB265F60"/>
    <w:lvl w:ilvl="0" w:tplc="174E7CC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E7CDD"/>
    <w:multiLevelType w:val="hybridMultilevel"/>
    <w:tmpl w:val="D116D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5641ED"/>
    <w:multiLevelType w:val="hybridMultilevel"/>
    <w:tmpl w:val="9496E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F18FC"/>
    <w:multiLevelType w:val="hybridMultilevel"/>
    <w:tmpl w:val="63D6A662"/>
    <w:lvl w:ilvl="0" w:tplc="8EE0CAA2">
      <w:start w:val="4"/>
      <w:numFmt w:val="bullet"/>
      <w:lvlText w:val="-"/>
      <w:lvlJc w:val="left"/>
      <w:pPr>
        <w:ind w:left="990" w:hanging="360"/>
      </w:pPr>
      <w:rPr>
        <w:rFonts w:ascii="Arial" w:eastAsia="MS Mincho"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63656472"/>
    <w:multiLevelType w:val="hybridMultilevel"/>
    <w:tmpl w:val="7B7834C8"/>
    <w:lvl w:ilvl="0" w:tplc="8EE0CAA2">
      <w:start w:val="4"/>
      <w:numFmt w:val="bullet"/>
      <w:lvlText w:val="-"/>
      <w:lvlJc w:val="left"/>
      <w:pPr>
        <w:ind w:left="1440" w:hanging="360"/>
      </w:pPr>
      <w:rPr>
        <w:rFonts w:ascii="Arial" w:eastAsia="MS Mincho"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671862F4"/>
    <w:multiLevelType w:val="hybridMultilevel"/>
    <w:tmpl w:val="D1DC6062"/>
    <w:lvl w:ilvl="0" w:tplc="174E7CC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BB0C9E"/>
    <w:multiLevelType w:val="multilevel"/>
    <w:tmpl w:val="6BDC4DD0"/>
    <w:lvl w:ilvl="0">
      <w:start w:val="1"/>
      <w:numFmt w:val="decimal"/>
      <w:isLgl/>
      <w:lvlText w:val="%1."/>
      <w:lvlJc w:val="left"/>
      <w:pPr>
        <w:tabs>
          <w:tab w:val="num" w:pos="799"/>
        </w:tabs>
        <w:ind w:left="799" w:hanging="799"/>
      </w:pPr>
      <w:rPr>
        <w:rFonts w:ascii="Verdana" w:hAnsi="Verdana" w:hint="default"/>
        <w:b w:val="0"/>
        <w:i w:val="0"/>
        <w:strike w:val="0"/>
        <w:dstrike w:val="0"/>
        <w:color w:val="auto"/>
        <w:sz w:val="28"/>
        <w:u w:val="none"/>
        <w:effect w:val="none"/>
      </w:rPr>
    </w:lvl>
    <w:lvl w:ilvl="1">
      <w:start w:val="1"/>
      <w:numFmt w:val="decimal"/>
      <w:lvlText w:val="%1.%2"/>
      <w:lvlJc w:val="left"/>
      <w:pPr>
        <w:tabs>
          <w:tab w:val="num" w:pos="799"/>
        </w:tabs>
        <w:ind w:left="799" w:hanging="799"/>
      </w:pPr>
      <w:rPr>
        <w:rFonts w:ascii="Verdana" w:hAnsi="Verdana" w:hint="default"/>
        <w:b w:val="0"/>
        <w:i w:val="0"/>
        <w:strike w:val="0"/>
        <w:dstrike w:val="0"/>
        <w:color w:val="auto"/>
        <w:sz w:val="24"/>
        <w:u w:val="none"/>
        <w:effect w:val="none"/>
      </w:rPr>
    </w:lvl>
    <w:lvl w:ilvl="2">
      <w:start w:val="1"/>
      <w:numFmt w:val="decimal"/>
      <w:lvlText w:val="%1.%2.%3"/>
      <w:lvlJc w:val="left"/>
      <w:pPr>
        <w:tabs>
          <w:tab w:val="num" w:pos="1202"/>
        </w:tabs>
        <w:ind w:left="1202" w:hanging="1202"/>
      </w:pPr>
      <w:rPr>
        <w:rFonts w:ascii="Arial" w:hAnsi="Arial" w:cs="Times New Roman" w:hint="default"/>
        <w:b w:val="0"/>
        <w:i w:val="0"/>
        <w:strike w:val="0"/>
        <w:dstrike w:val="0"/>
        <w:color w:val="auto"/>
        <w:sz w:val="24"/>
        <w:u w:val="none"/>
        <w:effect w:val="none"/>
      </w:rPr>
    </w:lvl>
    <w:lvl w:ilvl="3">
      <w:start w:val="1"/>
      <w:numFmt w:val="decimal"/>
      <w:lvlText w:val="%1.%2.%3.%4"/>
      <w:lvlJc w:val="left"/>
      <w:pPr>
        <w:tabs>
          <w:tab w:val="num" w:pos="1400"/>
        </w:tabs>
        <w:ind w:left="1400" w:hanging="1400"/>
      </w:pPr>
      <w:rPr>
        <w:rFonts w:ascii="Verdana" w:hAnsi="Verdana" w:hint="default"/>
        <w:b w:val="0"/>
        <w:i w:val="0"/>
        <w:sz w:val="20"/>
      </w:rPr>
    </w:lvl>
    <w:lvl w:ilvl="4">
      <w:start w:val="1"/>
      <w:numFmt w:val="decimal"/>
      <w:lvlText w:val="(%5)"/>
      <w:lvlJc w:val="left"/>
      <w:pPr>
        <w:tabs>
          <w:tab w:val="num" w:pos="499"/>
        </w:tabs>
        <w:ind w:left="499" w:hanging="499"/>
      </w:pPr>
      <w:rPr>
        <w:rFonts w:ascii="Arial" w:eastAsia="MS Gothic" w:hAnsi="Arial" w:cs="Times New Roman" w:hint="default"/>
        <w:b w:val="0"/>
        <w:i w:val="0"/>
        <w:sz w:val="20"/>
      </w:rPr>
    </w:lvl>
    <w:lvl w:ilvl="5">
      <w:start w:val="1"/>
      <w:numFmt w:val="lowerLetter"/>
      <w:lvlText w:val="(%6)"/>
      <w:lvlJc w:val="left"/>
      <w:pPr>
        <w:tabs>
          <w:tab w:val="num" w:pos="499"/>
        </w:tabs>
        <w:ind w:left="499" w:hanging="499"/>
      </w:pPr>
      <w:rPr>
        <w:rFonts w:ascii="Arial" w:hAnsi="Arial" w:cs="Times New Roman" w:hint="default"/>
        <w:b w:val="0"/>
        <w:i w:val="0"/>
        <w:sz w:val="22"/>
      </w:rPr>
    </w:lvl>
    <w:lvl w:ilvl="6">
      <w:start w:val="1"/>
      <w:numFmt w:val="none"/>
      <w:lvlText w:val=""/>
      <w:lvlJc w:val="left"/>
      <w:pPr>
        <w:tabs>
          <w:tab w:val="num" w:pos="3827"/>
        </w:tabs>
        <w:ind w:left="3827" w:hanging="1276"/>
      </w:pPr>
    </w:lvl>
    <w:lvl w:ilvl="7">
      <w:start w:val="1"/>
      <w:numFmt w:val="decimal"/>
      <w:lvlText w:val="%1.%2.%3.%4.%5.%6.%7.%8"/>
      <w:lvlJc w:val="left"/>
      <w:pPr>
        <w:tabs>
          <w:tab w:val="num" w:pos="6934"/>
        </w:tabs>
        <w:ind w:left="4394" w:hanging="1418"/>
      </w:pPr>
    </w:lvl>
    <w:lvl w:ilvl="8">
      <w:start w:val="1"/>
      <w:numFmt w:val="decimal"/>
      <w:lvlText w:val="%1.%2.%3.%4.%5.%6.%7.%8.%9"/>
      <w:lvlJc w:val="left"/>
      <w:pPr>
        <w:tabs>
          <w:tab w:val="num" w:pos="7722"/>
        </w:tabs>
        <w:ind w:left="5102" w:hanging="1700"/>
      </w:pPr>
    </w:lvl>
  </w:abstractNum>
  <w:abstractNum w:abstractNumId="15" w15:restartNumberingAfterBreak="0">
    <w:nsid w:val="75004BC4"/>
    <w:multiLevelType w:val="hybridMultilevel"/>
    <w:tmpl w:val="B8342036"/>
    <w:lvl w:ilvl="0" w:tplc="08C2774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683B95"/>
    <w:multiLevelType w:val="hybridMultilevel"/>
    <w:tmpl w:val="D5BAB7E2"/>
    <w:lvl w:ilvl="0" w:tplc="174E7CC4">
      <w:start w:val="3"/>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7" w15:restartNumberingAfterBreak="0">
    <w:nsid w:val="779600E2"/>
    <w:multiLevelType w:val="hybridMultilevel"/>
    <w:tmpl w:val="12105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3A4DA2"/>
    <w:multiLevelType w:val="hybridMultilevel"/>
    <w:tmpl w:val="B23C3464"/>
    <w:lvl w:ilvl="0" w:tplc="1498577C">
      <w:start w:val="1"/>
      <w:numFmt w:val="bullet"/>
      <w:lvlText w:val="-"/>
      <w:lvlJc w:val="left"/>
      <w:pPr>
        <w:ind w:left="540" w:hanging="360"/>
      </w:pPr>
      <w:rPr>
        <w:rFonts w:ascii="Verdana" w:eastAsia="Meiryo" w:hAnsi="Verdana" w:cs="Aria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19" w15:restartNumberingAfterBreak="0">
    <w:nsid w:val="7FF94CEE"/>
    <w:multiLevelType w:val="hybridMultilevel"/>
    <w:tmpl w:val="48BCC0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5"/>
  </w:num>
  <w:num w:numId="4">
    <w:abstractNumId w:val="16"/>
  </w:num>
  <w:num w:numId="5">
    <w:abstractNumId w:val="19"/>
  </w:num>
  <w:num w:numId="6">
    <w:abstractNumId w:val="11"/>
  </w:num>
  <w:num w:numId="7">
    <w:abstractNumId w:val="0"/>
  </w:num>
  <w:num w:numId="8">
    <w:abstractNumId w:val="16"/>
  </w:num>
  <w:num w:numId="9">
    <w:abstractNumId w:val="0"/>
  </w:num>
  <w:num w:numId="10">
    <w:abstractNumId w:val="13"/>
  </w:num>
  <w:num w:numId="11">
    <w:abstractNumId w:val="1"/>
  </w:num>
  <w:num w:numId="12">
    <w:abstractNumId w:val="8"/>
  </w:num>
  <w:num w:numId="13">
    <w:abstractNumId w:val="17"/>
  </w:num>
  <w:num w:numId="14">
    <w:abstractNumId w:val="9"/>
  </w:num>
  <w:num w:numId="15">
    <w:abstractNumId w:val="5"/>
  </w:num>
  <w:num w:numId="16">
    <w:abstractNumId w:val="12"/>
  </w:num>
  <w:num w:numId="17">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6"/>
  </w:num>
  <w:num w:numId="23">
    <w:abstractNumId w:val="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68"/>
    <w:rsid w:val="000067E3"/>
    <w:rsid w:val="00030EAD"/>
    <w:rsid w:val="000522A2"/>
    <w:rsid w:val="00080221"/>
    <w:rsid w:val="00086C5E"/>
    <w:rsid w:val="00156BB4"/>
    <w:rsid w:val="00160E64"/>
    <w:rsid w:val="00182A92"/>
    <w:rsid w:val="001A1FBC"/>
    <w:rsid w:val="001C7208"/>
    <w:rsid w:val="001E0CD4"/>
    <w:rsid w:val="00201C71"/>
    <w:rsid w:val="002051B4"/>
    <w:rsid w:val="00231F74"/>
    <w:rsid w:val="00253D80"/>
    <w:rsid w:val="00291727"/>
    <w:rsid w:val="002B5551"/>
    <w:rsid w:val="002C46AA"/>
    <w:rsid w:val="002D7DB5"/>
    <w:rsid w:val="003413FA"/>
    <w:rsid w:val="003C0C95"/>
    <w:rsid w:val="003C1B73"/>
    <w:rsid w:val="003C2312"/>
    <w:rsid w:val="004106AB"/>
    <w:rsid w:val="00431BBE"/>
    <w:rsid w:val="004537C4"/>
    <w:rsid w:val="00476C58"/>
    <w:rsid w:val="004774FA"/>
    <w:rsid w:val="005179AB"/>
    <w:rsid w:val="0053100D"/>
    <w:rsid w:val="00543D39"/>
    <w:rsid w:val="005E6DAF"/>
    <w:rsid w:val="00681CA4"/>
    <w:rsid w:val="00690532"/>
    <w:rsid w:val="00695916"/>
    <w:rsid w:val="006E5396"/>
    <w:rsid w:val="006E6C56"/>
    <w:rsid w:val="007045DC"/>
    <w:rsid w:val="00740209"/>
    <w:rsid w:val="007477FD"/>
    <w:rsid w:val="00783E03"/>
    <w:rsid w:val="007E472E"/>
    <w:rsid w:val="007F6241"/>
    <w:rsid w:val="0080215F"/>
    <w:rsid w:val="0084678B"/>
    <w:rsid w:val="0085270D"/>
    <w:rsid w:val="0085485D"/>
    <w:rsid w:val="008774EA"/>
    <w:rsid w:val="0088412C"/>
    <w:rsid w:val="008E27FB"/>
    <w:rsid w:val="009212D6"/>
    <w:rsid w:val="0092676C"/>
    <w:rsid w:val="00931067"/>
    <w:rsid w:val="00947699"/>
    <w:rsid w:val="0098170F"/>
    <w:rsid w:val="009C5220"/>
    <w:rsid w:val="009D33F5"/>
    <w:rsid w:val="00A31D8B"/>
    <w:rsid w:val="00A35430"/>
    <w:rsid w:val="00A4011F"/>
    <w:rsid w:val="00A4152D"/>
    <w:rsid w:val="00A608E8"/>
    <w:rsid w:val="00A6162C"/>
    <w:rsid w:val="00A620E5"/>
    <w:rsid w:val="00AC3517"/>
    <w:rsid w:val="00AD6217"/>
    <w:rsid w:val="00B64FF8"/>
    <w:rsid w:val="00B66290"/>
    <w:rsid w:val="00BE366C"/>
    <w:rsid w:val="00C20451"/>
    <w:rsid w:val="00C25968"/>
    <w:rsid w:val="00C45476"/>
    <w:rsid w:val="00C50684"/>
    <w:rsid w:val="00C52BCF"/>
    <w:rsid w:val="00CA5115"/>
    <w:rsid w:val="00CB3608"/>
    <w:rsid w:val="00CC0666"/>
    <w:rsid w:val="00CD6207"/>
    <w:rsid w:val="00CF0DF8"/>
    <w:rsid w:val="00D02653"/>
    <w:rsid w:val="00D17F1B"/>
    <w:rsid w:val="00D37589"/>
    <w:rsid w:val="00D44B46"/>
    <w:rsid w:val="00D46D2D"/>
    <w:rsid w:val="00DA4016"/>
    <w:rsid w:val="00DB5784"/>
    <w:rsid w:val="00DF5338"/>
    <w:rsid w:val="00E03589"/>
    <w:rsid w:val="00E2341E"/>
    <w:rsid w:val="00E25FEE"/>
    <w:rsid w:val="00E51681"/>
    <w:rsid w:val="00E957BC"/>
    <w:rsid w:val="00EF0833"/>
    <w:rsid w:val="00F30FEE"/>
    <w:rsid w:val="00F34E67"/>
    <w:rsid w:val="00F51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227D"/>
  <w15:chartTrackingRefBased/>
  <w15:docId w15:val="{0F78F31D-9768-4770-9522-4E21FD12F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1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04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55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13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82A9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C231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C231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C522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C522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476"/>
    <w:pPr>
      <w:ind w:left="720"/>
      <w:contextualSpacing/>
    </w:pPr>
  </w:style>
  <w:style w:type="character" w:styleId="Hyperlink">
    <w:name w:val="Hyperlink"/>
    <w:basedOn w:val="DefaultParagraphFont"/>
    <w:uiPriority w:val="99"/>
    <w:unhideWhenUsed/>
    <w:rsid w:val="00160E64"/>
    <w:rPr>
      <w:color w:val="0563C1" w:themeColor="hyperlink"/>
      <w:u w:val="single"/>
    </w:rPr>
  </w:style>
  <w:style w:type="character" w:styleId="UnresolvedMention">
    <w:name w:val="Unresolved Mention"/>
    <w:basedOn w:val="DefaultParagraphFont"/>
    <w:uiPriority w:val="99"/>
    <w:semiHidden/>
    <w:unhideWhenUsed/>
    <w:rsid w:val="00160E64"/>
    <w:rPr>
      <w:color w:val="605E5C"/>
      <w:shd w:val="clear" w:color="auto" w:fill="E1DFDD"/>
    </w:rPr>
  </w:style>
  <w:style w:type="character" w:styleId="Strong">
    <w:name w:val="Strong"/>
    <w:basedOn w:val="DefaultParagraphFont"/>
    <w:uiPriority w:val="22"/>
    <w:qFormat/>
    <w:rsid w:val="00A620E5"/>
    <w:rPr>
      <w:b/>
      <w:bCs/>
    </w:rPr>
  </w:style>
  <w:style w:type="character" w:styleId="Emphasis">
    <w:name w:val="Emphasis"/>
    <w:basedOn w:val="DefaultParagraphFont"/>
    <w:uiPriority w:val="20"/>
    <w:qFormat/>
    <w:rsid w:val="00D02653"/>
    <w:rPr>
      <w:i/>
      <w:iCs/>
    </w:rPr>
  </w:style>
  <w:style w:type="character" w:customStyle="1" w:styleId="Heading1Char">
    <w:name w:val="Heading 1 Char"/>
    <w:basedOn w:val="DefaultParagraphFont"/>
    <w:link w:val="Heading1"/>
    <w:uiPriority w:val="9"/>
    <w:rsid w:val="00231F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04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555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B5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551"/>
  </w:style>
  <w:style w:type="paragraph" w:styleId="Footer">
    <w:name w:val="footer"/>
    <w:basedOn w:val="Normal"/>
    <w:link w:val="FooterChar"/>
    <w:uiPriority w:val="99"/>
    <w:unhideWhenUsed/>
    <w:rsid w:val="002B5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551"/>
  </w:style>
  <w:style w:type="character" w:customStyle="1" w:styleId="Char">
    <w:name w:val="表本文 Char"/>
    <w:basedOn w:val="DefaultParagraphFont"/>
    <w:link w:val="a"/>
    <w:locked/>
    <w:rsid w:val="002B5551"/>
    <w:rPr>
      <w:rFonts w:ascii="Arial" w:eastAsia="MS PGothic" w:hAnsi="Arial" w:cs="Times New Roman"/>
      <w:kern w:val="2"/>
      <w:sz w:val="18"/>
      <w:szCs w:val="21"/>
      <w:lang w:eastAsia="ja-JP"/>
    </w:rPr>
  </w:style>
  <w:style w:type="paragraph" w:customStyle="1" w:styleId="a">
    <w:name w:val="表本文"/>
    <w:basedOn w:val="Normal"/>
    <w:link w:val="Char"/>
    <w:uiPriority w:val="99"/>
    <w:rsid w:val="002B5551"/>
    <w:pPr>
      <w:widowControl w:val="0"/>
      <w:autoSpaceDE w:val="0"/>
      <w:autoSpaceDN w:val="0"/>
      <w:adjustRightInd w:val="0"/>
      <w:snapToGrid w:val="0"/>
      <w:spacing w:after="0" w:line="280" w:lineRule="exact"/>
      <w:jc w:val="both"/>
    </w:pPr>
    <w:rPr>
      <w:rFonts w:ascii="Arial" w:eastAsia="MS PGothic" w:hAnsi="Arial" w:cs="Times New Roman"/>
      <w:kern w:val="2"/>
      <w:sz w:val="18"/>
      <w:szCs w:val="21"/>
      <w:lang w:eastAsia="ja-JP"/>
    </w:rPr>
  </w:style>
  <w:style w:type="character" w:customStyle="1" w:styleId="CaptionChar">
    <w:name w:val="Caption Char"/>
    <w:aliases w:val="Table Char"/>
    <w:link w:val="Caption"/>
    <w:locked/>
    <w:rsid w:val="002B5551"/>
    <w:rPr>
      <w:rFonts w:ascii="Verdana" w:hAnsi="Verdana"/>
      <w:iCs/>
      <w:color w:val="000000" w:themeColor="text1"/>
      <w:sz w:val="20"/>
      <w:szCs w:val="18"/>
    </w:rPr>
  </w:style>
  <w:style w:type="paragraph" w:styleId="Caption">
    <w:name w:val="caption"/>
    <w:aliases w:val="Table"/>
    <w:basedOn w:val="Normal"/>
    <w:next w:val="Normal"/>
    <w:link w:val="CaptionChar"/>
    <w:unhideWhenUsed/>
    <w:qFormat/>
    <w:rsid w:val="002B5551"/>
    <w:pPr>
      <w:spacing w:after="200" w:line="240" w:lineRule="auto"/>
      <w:jc w:val="center"/>
    </w:pPr>
    <w:rPr>
      <w:rFonts w:ascii="Verdana" w:hAnsi="Verdana"/>
      <w:iCs/>
      <w:color w:val="000000" w:themeColor="text1"/>
      <w:sz w:val="20"/>
      <w:szCs w:val="18"/>
    </w:rPr>
  </w:style>
  <w:style w:type="character" w:customStyle="1" w:styleId="Heading4Char">
    <w:name w:val="Heading 4 Char"/>
    <w:basedOn w:val="DefaultParagraphFont"/>
    <w:link w:val="Heading4"/>
    <w:uiPriority w:val="9"/>
    <w:rsid w:val="003413FA"/>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A35430"/>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182A92"/>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182A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2A92"/>
    <w:rPr>
      <w:rFonts w:ascii="Segoe UI" w:hAnsi="Segoe UI" w:cs="Segoe UI"/>
      <w:sz w:val="18"/>
      <w:szCs w:val="18"/>
    </w:rPr>
  </w:style>
  <w:style w:type="character" w:customStyle="1" w:styleId="Heading6Char">
    <w:name w:val="Heading 6 Char"/>
    <w:basedOn w:val="DefaultParagraphFont"/>
    <w:link w:val="Heading6"/>
    <w:uiPriority w:val="9"/>
    <w:rsid w:val="003C231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C2312"/>
    <w:rPr>
      <w:rFonts w:asciiTheme="majorHAnsi" w:eastAsiaTheme="majorEastAsia" w:hAnsiTheme="majorHAnsi" w:cstheme="majorBidi"/>
      <w:i/>
      <w:iCs/>
      <w:color w:val="1F3763" w:themeColor="accent1" w:themeShade="7F"/>
    </w:rPr>
  </w:style>
  <w:style w:type="table" w:styleId="TableProfessional">
    <w:name w:val="Table Professional"/>
    <w:basedOn w:val="TableNormal"/>
    <w:semiHidden/>
    <w:unhideWhenUsed/>
    <w:rsid w:val="00CF0DF8"/>
    <w:pPr>
      <w:widowControl w:val="0"/>
      <w:spacing w:after="0" w:line="240" w:lineRule="auto"/>
      <w:jc w:val="both"/>
    </w:pPr>
    <w:rPr>
      <w:rFonts w:ascii="Century" w:eastAsia="MS Mincho" w:hAnsi="Century"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8Char">
    <w:name w:val="Heading 8 Char"/>
    <w:basedOn w:val="DefaultParagraphFont"/>
    <w:link w:val="Heading8"/>
    <w:uiPriority w:val="9"/>
    <w:rsid w:val="009C52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C5220"/>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6E5396"/>
    <w:pPr>
      <w:autoSpaceDE w:val="0"/>
      <w:autoSpaceDN w:val="0"/>
      <w:adjustRightInd w:val="0"/>
      <w:snapToGrid w:val="0"/>
      <w:spacing w:before="43" w:after="65" w:line="360" w:lineRule="auto"/>
    </w:pPr>
    <w:rPr>
      <w:rFonts w:ascii="Verdana" w:eastAsia="MS Mincho" w:hAnsi="Verdana" w:cs="MS PGothic"/>
      <w:sz w:val="24"/>
      <w:szCs w:val="24"/>
      <w:lang w:eastAsia="ja-JP"/>
    </w:rPr>
  </w:style>
  <w:style w:type="character" w:customStyle="1" w:styleId="ReqTextChar">
    <w:name w:val="ReqText Char"/>
    <w:basedOn w:val="DefaultParagraphFont"/>
    <w:link w:val="ReqText"/>
    <w:locked/>
    <w:rsid w:val="006E5396"/>
    <w:rPr>
      <w:rFonts w:ascii="Verdana" w:eastAsia="Meiryo" w:hAnsi="Verdana"/>
      <w:szCs w:val="24"/>
      <w:lang w:val="en-GB" w:eastAsia="fr-FR"/>
    </w:rPr>
  </w:style>
  <w:style w:type="paragraph" w:customStyle="1" w:styleId="ReqText">
    <w:name w:val="ReqText"/>
    <w:basedOn w:val="Normal"/>
    <w:link w:val="ReqTextChar"/>
    <w:qFormat/>
    <w:rsid w:val="006E5396"/>
    <w:pPr>
      <w:autoSpaceDN w:val="0"/>
      <w:spacing w:after="0" w:line="0" w:lineRule="atLeast"/>
    </w:pPr>
    <w:rPr>
      <w:rFonts w:ascii="Verdana" w:eastAsia="Meiryo" w:hAnsi="Verdana"/>
      <w:szCs w:val="24"/>
      <w:lang w:val="en-GB" w:eastAsia="fr-FR"/>
    </w:rPr>
  </w:style>
  <w:style w:type="character" w:customStyle="1" w:styleId="RefIDsChar">
    <w:name w:val="RefIDs Char"/>
    <w:basedOn w:val="DefaultParagraphFont"/>
    <w:link w:val="RefIDs"/>
    <w:locked/>
    <w:rsid w:val="00D17F1B"/>
    <w:rPr>
      <w:rFonts w:ascii="Verdana" w:eastAsia="Meiryo" w:hAnsi="Verdana" w:cs="Arial"/>
      <w:b/>
      <w:i/>
      <w:vanish/>
      <w:color w:val="00B050"/>
      <w:lang w:val="en-GB"/>
    </w:rPr>
  </w:style>
  <w:style w:type="paragraph" w:customStyle="1" w:styleId="RefIDs">
    <w:name w:val="RefIDs"/>
    <w:basedOn w:val="Normal"/>
    <w:next w:val="Normal"/>
    <w:link w:val="RefIDsChar"/>
    <w:qFormat/>
    <w:rsid w:val="00D17F1B"/>
    <w:pPr>
      <w:wordWrap w:val="0"/>
      <w:autoSpaceDN w:val="0"/>
      <w:spacing w:after="0" w:line="0" w:lineRule="atLeast"/>
      <w:jc w:val="right"/>
    </w:pPr>
    <w:rPr>
      <w:rFonts w:ascii="Verdana" w:eastAsia="Meiryo" w:hAnsi="Verdana" w:cs="Arial"/>
      <w:b/>
      <w:i/>
      <w:vanish/>
      <w:color w:val="00B050"/>
      <w:lang w:val="en-GB"/>
    </w:rPr>
  </w:style>
  <w:style w:type="character" w:customStyle="1" w:styleId="ReqIDChar">
    <w:name w:val="ReqID Char"/>
    <w:link w:val="ReqID"/>
    <w:locked/>
    <w:rsid w:val="00D17F1B"/>
    <w:rPr>
      <w:rFonts w:ascii="Verdana" w:eastAsia="Meiryo" w:hAnsi="Verdana" w:cs="Arial"/>
      <w:b/>
      <w:i/>
      <w:vanish/>
      <w:color w:val="0000FF"/>
      <w:lang w:val="en-GB" w:eastAsia="fr-FR"/>
    </w:rPr>
  </w:style>
  <w:style w:type="paragraph" w:customStyle="1" w:styleId="ReqID">
    <w:name w:val="ReqID"/>
    <w:basedOn w:val="Normal"/>
    <w:next w:val="Normal"/>
    <w:link w:val="ReqIDChar"/>
    <w:qFormat/>
    <w:rsid w:val="00D17F1B"/>
    <w:pPr>
      <w:autoSpaceDN w:val="0"/>
      <w:spacing w:after="0" w:line="0" w:lineRule="atLeast"/>
    </w:pPr>
    <w:rPr>
      <w:rFonts w:ascii="Verdana" w:eastAsia="Meiryo" w:hAnsi="Verdana" w:cs="Arial"/>
      <w:b/>
      <w:i/>
      <w:vanish/>
      <w:color w:val="0000FF"/>
      <w:lang w:val="en-GB" w:eastAsia="fr-FR"/>
    </w:rPr>
  </w:style>
  <w:style w:type="character" w:styleId="FollowedHyperlink">
    <w:name w:val="FollowedHyperlink"/>
    <w:basedOn w:val="DefaultParagraphFont"/>
    <w:uiPriority w:val="99"/>
    <w:semiHidden/>
    <w:unhideWhenUsed/>
    <w:rsid w:val="00253D80"/>
    <w:rPr>
      <w:color w:val="954F72" w:themeColor="followedHyperlink"/>
      <w:u w:val="single"/>
    </w:rPr>
  </w:style>
  <w:style w:type="paragraph" w:styleId="BodyText">
    <w:name w:val="Body Text"/>
    <w:basedOn w:val="Normal"/>
    <w:link w:val="BodyTextChar"/>
    <w:uiPriority w:val="99"/>
    <w:unhideWhenUsed/>
    <w:rsid w:val="005179AB"/>
    <w:pPr>
      <w:widowControl w:val="0"/>
      <w:autoSpaceDE w:val="0"/>
      <w:autoSpaceDN w:val="0"/>
      <w:adjustRightInd w:val="0"/>
      <w:snapToGrid w:val="0"/>
      <w:spacing w:after="0" w:line="240" w:lineRule="auto"/>
      <w:ind w:right="43"/>
      <w:jc w:val="both"/>
    </w:pPr>
    <w:rPr>
      <w:rFonts w:ascii="MS PGothic" w:eastAsia="MS PGothic" w:hAnsi="MS PGothic" w:cs="Arial"/>
      <w:sz w:val="21"/>
      <w:szCs w:val="20"/>
      <w:lang w:val="x-none" w:eastAsia="x-none"/>
    </w:rPr>
  </w:style>
  <w:style w:type="character" w:customStyle="1" w:styleId="BodyTextChar">
    <w:name w:val="Body Text Char"/>
    <w:basedOn w:val="DefaultParagraphFont"/>
    <w:link w:val="BodyText"/>
    <w:uiPriority w:val="99"/>
    <w:rsid w:val="005179AB"/>
    <w:rPr>
      <w:rFonts w:ascii="MS PGothic" w:eastAsia="MS PGothic" w:hAnsi="MS PGothic" w:cs="Arial"/>
      <w:sz w:val="21"/>
      <w:szCs w:val="20"/>
      <w:lang w:val="x-none" w:eastAsia="x-none"/>
    </w:rPr>
  </w:style>
  <w:style w:type="paragraph" w:customStyle="1" w:styleId="a0">
    <w:name w:val="図枠"/>
    <w:next w:val="Normal"/>
    <w:rsid w:val="005179AB"/>
    <w:pPr>
      <w:keepNext/>
      <w:widowControl w:val="0"/>
      <w:pBdr>
        <w:top w:val="single" w:sz="4" w:space="8" w:color="auto"/>
        <w:left w:val="single" w:sz="4" w:space="8" w:color="auto"/>
        <w:bottom w:val="single" w:sz="4" w:space="8" w:color="auto"/>
        <w:right w:val="single" w:sz="4" w:space="8" w:color="auto"/>
      </w:pBdr>
      <w:kinsoku w:val="0"/>
      <w:overflowPunct w:val="0"/>
      <w:autoSpaceDN w:val="0"/>
      <w:adjustRightInd w:val="0"/>
      <w:spacing w:before="240" w:after="60" w:line="240" w:lineRule="atLeast"/>
      <w:ind w:left="142" w:right="142"/>
      <w:jc w:val="center"/>
    </w:pPr>
    <w:rPr>
      <w:rFonts w:ascii="Arial" w:eastAsia="MS Gothic" w:hAnsi="Arial" w:cs="Arial"/>
      <w:sz w:val="18"/>
      <w:szCs w:val="20"/>
      <w:lang w:eastAsia="ja-JP"/>
    </w:rPr>
  </w:style>
  <w:style w:type="paragraph" w:customStyle="1" w:styleId="a1">
    <w:name w:val="表ヘッダ"/>
    <w:basedOn w:val="a"/>
    <w:next w:val="a"/>
    <w:uiPriority w:val="99"/>
    <w:rsid w:val="005179AB"/>
    <w:pPr>
      <w:keepNext/>
      <w:widowControl/>
      <w:autoSpaceDE/>
      <w:snapToGrid/>
      <w:ind w:left="57" w:right="57"/>
      <w:jc w:val="center"/>
    </w:pPr>
    <w:rPr>
      <w:rFonts w:eastAsia="MS Gothic" w:cs="Arial"/>
      <w:kern w:val="0"/>
      <w:szCs w:val="20"/>
    </w:rPr>
  </w:style>
  <w:style w:type="paragraph" w:customStyle="1" w:styleId="a2">
    <w:name w:val="番号付きリスト"/>
    <w:basedOn w:val="ListNumber"/>
    <w:uiPriority w:val="99"/>
    <w:rsid w:val="005179AB"/>
    <w:pPr>
      <w:widowControl w:val="0"/>
      <w:overflowPunct w:val="0"/>
      <w:autoSpaceDE w:val="0"/>
      <w:autoSpaceDN w:val="0"/>
      <w:adjustRightInd w:val="0"/>
      <w:spacing w:before="40" w:after="0" w:line="300" w:lineRule="exact"/>
      <w:ind w:left="425" w:hanging="425"/>
      <w:contextualSpacing w:val="0"/>
    </w:pPr>
    <w:rPr>
      <w:rFonts w:ascii="Times New Roman" w:eastAsia="Meiryo" w:hAnsi="Times New Roman" w:cs="Arial"/>
      <w:sz w:val="20"/>
      <w:szCs w:val="20"/>
      <w:lang w:eastAsia="ja-JP"/>
    </w:rPr>
  </w:style>
  <w:style w:type="paragraph" w:styleId="ListNumber">
    <w:name w:val="List Number"/>
    <w:basedOn w:val="Normal"/>
    <w:uiPriority w:val="99"/>
    <w:semiHidden/>
    <w:unhideWhenUsed/>
    <w:rsid w:val="005179AB"/>
    <w:pPr>
      <w:tabs>
        <w:tab w:val="num" w:pos="397"/>
      </w:tabs>
      <w:ind w:left="397" w:hanging="199"/>
      <w:contextualSpacing/>
    </w:pPr>
  </w:style>
  <w:style w:type="paragraph" w:customStyle="1" w:styleId="Default">
    <w:name w:val="Default"/>
    <w:rsid w:val="00E2341E"/>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2407">
      <w:bodyDiv w:val="1"/>
      <w:marLeft w:val="0"/>
      <w:marRight w:val="0"/>
      <w:marTop w:val="0"/>
      <w:marBottom w:val="0"/>
      <w:divBdr>
        <w:top w:val="none" w:sz="0" w:space="0" w:color="auto"/>
        <w:left w:val="none" w:sz="0" w:space="0" w:color="auto"/>
        <w:bottom w:val="none" w:sz="0" w:space="0" w:color="auto"/>
        <w:right w:val="none" w:sz="0" w:space="0" w:color="auto"/>
      </w:divBdr>
    </w:div>
    <w:div w:id="85198645">
      <w:bodyDiv w:val="1"/>
      <w:marLeft w:val="0"/>
      <w:marRight w:val="0"/>
      <w:marTop w:val="0"/>
      <w:marBottom w:val="0"/>
      <w:divBdr>
        <w:top w:val="none" w:sz="0" w:space="0" w:color="auto"/>
        <w:left w:val="none" w:sz="0" w:space="0" w:color="auto"/>
        <w:bottom w:val="none" w:sz="0" w:space="0" w:color="auto"/>
        <w:right w:val="none" w:sz="0" w:space="0" w:color="auto"/>
      </w:divBdr>
    </w:div>
    <w:div w:id="86851248">
      <w:bodyDiv w:val="1"/>
      <w:marLeft w:val="0"/>
      <w:marRight w:val="0"/>
      <w:marTop w:val="0"/>
      <w:marBottom w:val="0"/>
      <w:divBdr>
        <w:top w:val="none" w:sz="0" w:space="0" w:color="auto"/>
        <w:left w:val="none" w:sz="0" w:space="0" w:color="auto"/>
        <w:bottom w:val="none" w:sz="0" w:space="0" w:color="auto"/>
        <w:right w:val="none" w:sz="0" w:space="0" w:color="auto"/>
      </w:divBdr>
    </w:div>
    <w:div w:id="89012030">
      <w:bodyDiv w:val="1"/>
      <w:marLeft w:val="0"/>
      <w:marRight w:val="0"/>
      <w:marTop w:val="0"/>
      <w:marBottom w:val="0"/>
      <w:divBdr>
        <w:top w:val="none" w:sz="0" w:space="0" w:color="auto"/>
        <w:left w:val="none" w:sz="0" w:space="0" w:color="auto"/>
        <w:bottom w:val="none" w:sz="0" w:space="0" w:color="auto"/>
        <w:right w:val="none" w:sz="0" w:space="0" w:color="auto"/>
      </w:divBdr>
    </w:div>
    <w:div w:id="153767524">
      <w:bodyDiv w:val="1"/>
      <w:marLeft w:val="0"/>
      <w:marRight w:val="0"/>
      <w:marTop w:val="0"/>
      <w:marBottom w:val="0"/>
      <w:divBdr>
        <w:top w:val="none" w:sz="0" w:space="0" w:color="auto"/>
        <w:left w:val="none" w:sz="0" w:space="0" w:color="auto"/>
        <w:bottom w:val="none" w:sz="0" w:space="0" w:color="auto"/>
        <w:right w:val="none" w:sz="0" w:space="0" w:color="auto"/>
      </w:divBdr>
    </w:div>
    <w:div w:id="157618736">
      <w:bodyDiv w:val="1"/>
      <w:marLeft w:val="0"/>
      <w:marRight w:val="0"/>
      <w:marTop w:val="0"/>
      <w:marBottom w:val="0"/>
      <w:divBdr>
        <w:top w:val="none" w:sz="0" w:space="0" w:color="auto"/>
        <w:left w:val="none" w:sz="0" w:space="0" w:color="auto"/>
        <w:bottom w:val="none" w:sz="0" w:space="0" w:color="auto"/>
        <w:right w:val="none" w:sz="0" w:space="0" w:color="auto"/>
      </w:divBdr>
    </w:div>
    <w:div w:id="194928176">
      <w:bodyDiv w:val="1"/>
      <w:marLeft w:val="0"/>
      <w:marRight w:val="0"/>
      <w:marTop w:val="0"/>
      <w:marBottom w:val="0"/>
      <w:divBdr>
        <w:top w:val="none" w:sz="0" w:space="0" w:color="auto"/>
        <w:left w:val="none" w:sz="0" w:space="0" w:color="auto"/>
        <w:bottom w:val="none" w:sz="0" w:space="0" w:color="auto"/>
        <w:right w:val="none" w:sz="0" w:space="0" w:color="auto"/>
      </w:divBdr>
    </w:div>
    <w:div w:id="213546131">
      <w:bodyDiv w:val="1"/>
      <w:marLeft w:val="0"/>
      <w:marRight w:val="0"/>
      <w:marTop w:val="0"/>
      <w:marBottom w:val="0"/>
      <w:divBdr>
        <w:top w:val="none" w:sz="0" w:space="0" w:color="auto"/>
        <w:left w:val="none" w:sz="0" w:space="0" w:color="auto"/>
        <w:bottom w:val="none" w:sz="0" w:space="0" w:color="auto"/>
        <w:right w:val="none" w:sz="0" w:space="0" w:color="auto"/>
      </w:divBdr>
    </w:div>
    <w:div w:id="275870963">
      <w:bodyDiv w:val="1"/>
      <w:marLeft w:val="0"/>
      <w:marRight w:val="0"/>
      <w:marTop w:val="0"/>
      <w:marBottom w:val="0"/>
      <w:divBdr>
        <w:top w:val="none" w:sz="0" w:space="0" w:color="auto"/>
        <w:left w:val="none" w:sz="0" w:space="0" w:color="auto"/>
        <w:bottom w:val="none" w:sz="0" w:space="0" w:color="auto"/>
        <w:right w:val="none" w:sz="0" w:space="0" w:color="auto"/>
      </w:divBdr>
    </w:div>
    <w:div w:id="278530804">
      <w:bodyDiv w:val="1"/>
      <w:marLeft w:val="0"/>
      <w:marRight w:val="0"/>
      <w:marTop w:val="0"/>
      <w:marBottom w:val="0"/>
      <w:divBdr>
        <w:top w:val="none" w:sz="0" w:space="0" w:color="auto"/>
        <w:left w:val="none" w:sz="0" w:space="0" w:color="auto"/>
        <w:bottom w:val="none" w:sz="0" w:space="0" w:color="auto"/>
        <w:right w:val="none" w:sz="0" w:space="0" w:color="auto"/>
      </w:divBdr>
    </w:div>
    <w:div w:id="282885187">
      <w:bodyDiv w:val="1"/>
      <w:marLeft w:val="0"/>
      <w:marRight w:val="0"/>
      <w:marTop w:val="0"/>
      <w:marBottom w:val="0"/>
      <w:divBdr>
        <w:top w:val="none" w:sz="0" w:space="0" w:color="auto"/>
        <w:left w:val="none" w:sz="0" w:space="0" w:color="auto"/>
        <w:bottom w:val="none" w:sz="0" w:space="0" w:color="auto"/>
        <w:right w:val="none" w:sz="0" w:space="0" w:color="auto"/>
      </w:divBdr>
    </w:div>
    <w:div w:id="284966051">
      <w:bodyDiv w:val="1"/>
      <w:marLeft w:val="0"/>
      <w:marRight w:val="0"/>
      <w:marTop w:val="0"/>
      <w:marBottom w:val="0"/>
      <w:divBdr>
        <w:top w:val="none" w:sz="0" w:space="0" w:color="auto"/>
        <w:left w:val="none" w:sz="0" w:space="0" w:color="auto"/>
        <w:bottom w:val="none" w:sz="0" w:space="0" w:color="auto"/>
        <w:right w:val="none" w:sz="0" w:space="0" w:color="auto"/>
      </w:divBdr>
    </w:div>
    <w:div w:id="295334862">
      <w:bodyDiv w:val="1"/>
      <w:marLeft w:val="0"/>
      <w:marRight w:val="0"/>
      <w:marTop w:val="0"/>
      <w:marBottom w:val="0"/>
      <w:divBdr>
        <w:top w:val="none" w:sz="0" w:space="0" w:color="auto"/>
        <w:left w:val="none" w:sz="0" w:space="0" w:color="auto"/>
        <w:bottom w:val="none" w:sz="0" w:space="0" w:color="auto"/>
        <w:right w:val="none" w:sz="0" w:space="0" w:color="auto"/>
      </w:divBdr>
    </w:div>
    <w:div w:id="311567730">
      <w:bodyDiv w:val="1"/>
      <w:marLeft w:val="0"/>
      <w:marRight w:val="0"/>
      <w:marTop w:val="0"/>
      <w:marBottom w:val="0"/>
      <w:divBdr>
        <w:top w:val="none" w:sz="0" w:space="0" w:color="auto"/>
        <w:left w:val="none" w:sz="0" w:space="0" w:color="auto"/>
        <w:bottom w:val="none" w:sz="0" w:space="0" w:color="auto"/>
        <w:right w:val="none" w:sz="0" w:space="0" w:color="auto"/>
      </w:divBdr>
    </w:div>
    <w:div w:id="378671062">
      <w:bodyDiv w:val="1"/>
      <w:marLeft w:val="0"/>
      <w:marRight w:val="0"/>
      <w:marTop w:val="0"/>
      <w:marBottom w:val="0"/>
      <w:divBdr>
        <w:top w:val="none" w:sz="0" w:space="0" w:color="auto"/>
        <w:left w:val="none" w:sz="0" w:space="0" w:color="auto"/>
        <w:bottom w:val="none" w:sz="0" w:space="0" w:color="auto"/>
        <w:right w:val="none" w:sz="0" w:space="0" w:color="auto"/>
      </w:divBdr>
    </w:div>
    <w:div w:id="400834529">
      <w:bodyDiv w:val="1"/>
      <w:marLeft w:val="0"/>
      <w:marRight w:val="0"/>
      <w:marTop w:val="0"/>
      <w:marBottom w:val="0"/>
      <w:divBdr>
        <w:top w:val="none" w:sz="0" w:space="0" w:color="auto"/>
        <w:left w:val="none" w:sz="0" w:space="0" w:color="auto"/>
        <w:bottom w:val="none" w:sz="0" w:space="0" w:color="auto"/>
        <w:right w:val="none" w:sz="0" w:space="0" w:color="auto"/>
      </w:divBdr>
    </w:div>
    <w:div w:id="407923902">
      <w:bodyDiv w:val="1"/>
      <w:marLeft w:val="0"/>
      <w:marRight w:val="0"/>
      <w:marTop w:val="0"/>
      <w:marBottom w:val="0"/>
      <w:divBdr>
        <w:top w:val="none" w:sz="0" w:space="0" w:color="auto"/>
        <w:left w:val="none" w:sz="0" w:space="0" w:color="auto"/>
        <w:bottom w:val="none" w:sz="0" w:space="0" w:color="auto"/>
        <w:right w:val="none" w:sz="0" w:space="0" w:color="auto"/>
      </w:divBdr>
    </w:div>
    <w:div w:id="428156886">
      <w:bodyDiv w:val="1"/>
      <w:marLeft w:val="0"/>
      <w:marRight w:val="0"/>
      <w:marTop w:val="0"/>
      <w:marBottom w:val="0"/>
      <w:divBdr>
        <w:top w:val="none" w:sz="0" w:space="0" w:color="auto"/>
        <w:left w:val="none" w:sz="0" w:space="0" w:color="auto"/>
        <w:bottom w:val="none" w:sz="0" w:space="0" w:color="auto"/>
        <w:right w:val="none" w:sz="0" w:space="0" w:color="auto"/>
      </w:divBdr>
    </w:div>
    <w:div w:id="488909255">
      <w:bodyDiv w:val="1"/>
      <w:marLeft w:val="0"/>
      <w:marRight w:val="0"/>
      <w:marTop w:val="0"/>
      <w:marBottom w:val="0"/>
      <w:divBdr>
        <w:top w:val="none" w:sz="0" w:space="0" w:color="auto"/>
        <w:left w:val="none" w:sz="0" w:space="0" w:color="auto"/>
        <w:bottom w:val="none" w:sz="0" w:space="0" w:color="auto"/>
        <w:right w:val="none" w:sz="0" w:space="0" w:color="auto"/>
      </w:divBdr>
    </w:div>
    <w:div w:id="538201021">
      <w:bodyDiv w:val="1"/>
      <w:marLeft w:val="0"/>
      <w:marRight w:val="0"/>
      <w:marTop w:val="0"/>
      <w:marBottom w:val="0"/>
      <w:divBdr>
        <w:top w:val="none" w:sz="0" w:space="0" w:color="auto"/>
        <w:left w:val="none" w:sz="0" w:space="0" w:color="auto"/>
        <w:bottom w:val="none" w:sz="0" w:space="0" w:color="auto"/>
        <w:right w:val="none" w:sz="0" w:space="0" w:color="auto"/>
      </w:divBdr>
    </w:div>
    <w:div w:id="544945271">
      <w:bodyDiv w:val="1"/>
      <w:marLeft w:val="0"/>
      <w:marRight w:val="0"/>
      <w:marTop w:val="0"/>
      <w:marBottom w:val="0"/>
      <w:divBdr>
        <w:top w:val="none" w:sz="0" w:space="0" w:color="auto"/>
        <w:left w:val="none" w:sz="0" w:space="0" w:color="auto"/>
        <w:bottom w:val="none" w:sz="0" w:space="0" w:color="auto"/>
        <w:right w:val="none" w:sz="0" w:space="0" w:color="auto"/>
      </w:divBdr>
    </w:div>
    <w:div w:id="560942352">
      <w:bodyDiv w:val="1"/>
      <w:marLeft w:val="0"/>
      <w:marRight w:val="0"/>
      <w:marTop w:val="0"/>
      <w:marBottom w:val="0"/>
      <w:divBdr>
        <w:top w:val="none" w:sz="0" w:space="0" w:color="auto"/>
        <w:left w:val="none" w:sz="0" w:space="0" w:color="auto"/>
        <w:bottom w:val="none" w:sz="0" w:space="0" w:color="auto"/>
        <w:right w:val="none" w:sz="0" w:space="0" w:color="auto"/>
      </w:divBdr>
    </w:div>
    <w:div w:id="567690291">
      <w:bodyDiv w:val="1"/>
      <w:marLeft w:val="0"/>
      <w:marRight w:val="0"/>
      <w:marTop w:val="0"/>
      <w:marBottom w:val="0"/>
      <w:divBdr>
        <w:top w:val="none" w:sz="0" w:space="0" w:color="auto"/>
        <w:left w:val="none" w:sz="0" w:space="0" w:color="auto"/>
        <w:bottom w:val="none" w:sz="0" w:space="0" w:color="auto"/>
        <w:right w:val="none" w:sz="0" w:space="0" w:color="auto"/>
      </w:divBdr>
    </w:div>
    <w:div w:id="591208845">
      <w:bodyDiv w:val="1"/>
      <w:marLeft w:val="0"/>
      <w:marRight w:val="0"/>
      <w:marTop w:val="0"/>
      <w:marBottom w:val="0"/>
      <w:divBdr>
        <w:top w:val="none" w:sz="0" w:space="0" w:color="auto"/>
        <w:left w:val="none" w:sz="0" w:space="0" w:color="auto"/>
        <w:bottom w:val="none" w:sz="0" w:space="0" w:color="auto"/>
        <w:right w:val="none" w:sz="0" w:space="0" w:color="auto"/>
      </w:divBdr>
    </w:div>
    <w:div w:id="610472001">
      <w:bodyDiv w:val="1"/>
      <w:marLeft w:val="0"/>
      <w:marRight w:val="0"/>
      <w:marTop w:val="0"/>
      <w:marBottom w:val="0"/>
      <w:divBdr>
        <w:top w:val="none" w:sz="0" w:space="0" w:color="auto"/>
        <w:left w:val="none" w:sz="0" w:space="0" w:color="auto"/>
        <w:bottom w:val="none" w:sz="0" w:space="0" w:color="auto"/>
        <w:right w:val="none" w:sz="0" w:space="0" w:color="auto"/>
      </w:divBdr>
    </w:div>
    <w:div w:id="622032622">
      <w:bodyDiv w:val="1"/>
      <w:marLeft w:val="0"/>
      <w:marRight w:val="0"/>
      <w:marTop w:val="0"/>
      <w:marBottom w:val="0"/>
      <w:divBdr>
        <w:top w:val="none" w:sz="0" w:space="0" w:color="auto"/>
        <w:left w:val="none" w:sz="0" w:space="0" w:color="auto"/>
        <w:bottom w:val="none" w:sz="0" w:space="0" w:color="auto"/>
        <w:right w:val="none" w:sz="0" w:space="0" w:color="auto"/>
      </w:divBdr>
    </w:div>
    <w:div w:id="636106421">
      <w:bodyDiv w:val="1"/>
      <w:marLeft w:val="0"/>
      <w:marRight w:val="0"/>
      <w:marTop w:val="0"/>
      <w:marBottom w:val="0"/>
      <w:divBdr>
        <w:top w:val="none" w:sz="0" w:space="0" w:color="auto"/>
        <w:left w:val="none" w:sz="0" w:space="0" w:color="auto"/>
        <w:bottom w:val="none" w:sz="0" w:space="0" w:color="auto"/>
        <w:right w:val="none" w:sz="0" w:space="0" w:color="auto"/>
      </w:divBdr>
    </w:div>
    <w:div w:id="641236144">
      <w:bodyDiv w:val="1"/>
      <w:marLeft w:val="0"/>
      <w:marRight w:val="0"/>
      <w:marTop w:val="0"/>
      <w:marBottom w:val="0"/>
      <w:divBdr>
        <w:top w:val="none" w:sz="0" w:space="0" w:color="auto"/>
        <w:left w:val="none" w:sz="0" w:space="0" w:color="auto"/>
        <w:bottom w:val="none" w:sz="0" w:space="0" w:color="auto"/>
        <w:right w:val="none" w:sz="0" w:space="0" w:color="auto"/>
      </w:divBdr>
    </w:div>
    <w:div w:id="644356391">
      <w:bodyDiv w:val="1"/>
      <w:marLeft w:val="0"/>
      <w:marRight w:val="0"/>
      <w:marTop w:val="0"/>
      <w:marBottom w:val="0"/>
      <w:divBdr>
        <w:top w:val="none" w:sz="0" w:space="0" w:color="auto"/>
        <w:left w:val="none" w:sz="0" w:space="0" w:color="auto"/>
        <w:bottom w:val="none" w:sz="0" w:space="0" w:color="auto"/>
        <w:right w:val="none" w:sz="0" w:space="0" w:color="auto"/>
      </w:divBdr>
    </w:div>
    <w:div w:id="679897211">
      <w:bodyDiv w:val="1"/>
      <w:marLeft w:val="0"/>
      <w:marRight w:val="0"/>
      <w:marTop w:val="0"/>
      <w:marBottom w:val="0"/>
      <w:divBdr>
        <w:top w:val="none" w:sz="0" w:space="0" w:color="auto"/>
        <w:left w:val="none" w:sz="0" w:space="0" w:color="auto"/>
        <w:bottom w:val="none" w:sz="0" w:space="0" w:color="auto"/>
        <w:right w:val="none" w:sz="0" w:space="0" w:color="auto"/>
      </w:divBdr>
    </w:div>
    <w:div w:id="716584565">
      <w:bodyDiv w:val="1"/>
      <w:marLeft w:val="0"/>
      <w:marRight w:val="0"/>
      <w:marTop w:val="0"/>
      <w:marBottom w:val="0"/>
      <w:divBdr>
        <w:top w:val="none" w:sz="0" w:space="0" w:color="auto"/>
        <w:left w:val="none" w:sz="0" w:space="0" w:color="auto"/>
        <w:bottom w:val="none" w:sz="0" w:space="0" w:color="auto"/>
        <w:right w:val="none" w:sz="0" w:space="0" w:color="auto"/>
      </w:divBdr>
    </w:div>
    <w:div w:id="717827376">
      <w:bodyDiv w:val="1"/>
      <w:marLeft w:val="0"/>
      <w:marRight w:val="0"/>
      <w:marTop w:val="0"/>
      <w:marBottom w:val="0"/>
      <w:divBdr>
        <w:top w:val="none" w:sz="0" w:space="0" w:color="auto"/>
        <w:left w:val="none" w:sz="0" w:space="0" w:color="auto"/>
        <w:bottom w:val="none" w:sz="0" w:space="0" w:color="auto"/>
        <w:right w:val="none" w:sz="0" w:space="0" w:color="auto"/>
      </w:divBdr>
    </w:div>
    <w:div w:id="749501068">
      <w:bodyDiv w:val="1"/>
      <w:marLeft w:val="0"/>
      <w:marRight w:val="0"/>
      <w:marTop w:val="0"/>
      <w:marBottom w:val="0"/>
      <w:divBdr>
        <w:top w:val="none" w:sz="0" w:space="0" w:color="auto"/>
        <w:left w:val="none" w:sz="0" w:space="0" w:color="auto"/>
        <w:bottom w:val="none" w:sz="0" w:space="0" w:color="auto"/>
        <w:right w:val="none" w:sz="0" w:space="0" w:color="auto"/>
      </w:divBdr>
    </w:div>
    <w:div w:id="765417281">
      <w:bodyDiv w:val="1"/>
      <w:marLeft w:val="0"/>
      <w:marRight w:val="0"/>
      <w:marTop w:val="0"/>
      <w:marBottom w:val="0"/>
      <w:divBdr>
        <w:top w:val="none" w:sz="0" w:space="0" w:color="auto"/>
        <w:left w:val="none" w:sz="0" w:space="0" w:color="auto"/>
        <w:bottom w:val="none" w:sz="0" w:space="0" w:color="auto"/>
        <w:right w:val="none" w:sz="0" w:space="0" w:color="auto"/>
      </w:divBdr>
    </w:div>
    <w:div w:id="775951128">
      <w:bodyDiv w:val="1"/>
      <w:marLeft w:val="0"/>
      <w:marRight w:val="0"/>
      <w:marTop w:val="0"/>
      <w:marBottom w:val="0"/>
      <w:divBdr>
        <w:top w:val="none" w:sz="0" w:space="0" w:color="auto"/>
        <w:left w:val="none" w:sz="0" w:space="0" w:color="auto"/>
        <w:bottom w:val="none" w:sz="0" w:space="0" w:color="auto"/>
        <w:right w:val="none" w:sz="0" w:space="0" w:color="auto"/>
      </w:divBdr>
    </w:div>
    <w:div w:id="825049725">
      <w:bodyDiv w:val="1"/>
      <w:marLeft w:val="0"/>
      <w:marRight w:val="0"/>
      <w:marTop w:val="0"/>
      <w:marBottom w:val="0"/>
      <w:divBdr>
        <w:top w:val="none" w:sz="0" w:space="0" w:color="auto"/>
        <w:left w:val="none" w:sz="0" w:space="0" w:color="auto"/>
        <w:bottom w:val="none" w:sz="0" w:space="0" w:color="auto"/>
        <w:right w:val="none" w:sz="0" w:space="0" w:color="auto"/>
      </w:divBdr>
    </w:div>
    <w:div w:id="828330530">
      <w:bodyDiv w:val="1"/>
      <w:marLeft w:val="0"/>
      <w:marRight w:val="0"/>
      <w:marTop w:val="0"/>
      <w:marBottom w:val="0"/>
      <w:divBdr>
        <w:top w:val="none" w:sz="0" w:space="0" w:color="auto"/>
        <w:left w:val="none" w:sz="0" w:space="0" w:color="auto"/>
        <w:bottom w:val="none" w:sz="0" w:space="0" w:color="auto"/>
        <w:right w:val="none" w:sz="0" w:space="0" w:color="auto"/>
      </w:divBdr>
    </w:div>
    <w:div w:id="924191106">
      <w:bodyDiv w:val="1"/>
      <w:marLeft w:val="0"/>
      <w:marRight w:val="0"/>
      <w:marTop w:val="0"/>
      <w:marBottom w:val="0"/>
      <w:divBdr>
        <w:top w:val="none" w:sz="0" w:space="0" w:color="auto"/>
        <w:left w:val="none" w:sz="0" w:space="0" w:color="auto"/>
        <w:bottom w:val="none" w:sz="0" w:space="0" w:color="auto"/>
        <w:right w:val="none" w:sz="0" w:space="0" w:color="auto"/>
      </w:divBdr>
    </w:div>
    <w:div w:id="1017343456">
      <w:bodyDiv w:val="1"/>
      <w:marLeft w:val="0"/>
      <w:marRight w:val="0"/>
      <w:marTop w:val="0"/>
      <w:marBottom w:val="0"/>
      <w:divBdr>
        <w:top w:val="none" w:sz="0" w:space="0" w:color="auto"/>
        <w:left w:val="none" w:sz="0" w:space="0" w:color="auto"/>
        <w:bottom w:val="none" w:sz="0" w:space="0" w:color="auto"/>
        <w:right w:val="none" w:sz="0" w:space="0" w:color="auto"/>
      </w:divBdr>
    </w:div>
    <w:div w:id="1028796776">
      <w:bodyDiv w:val="1"/>
      <w:marLeft w:val="0"/>
      <w:marRight w:val="0"/>
      <w:marTop w:val="0"/>
      <w:marBottom w:val="0"/>
      <w:divBdr>
        <w:top w:val="none" w:sz="0" w:space="0" w:color="auto"/>
        <w:left w:val="none" w:sz="0" w:space="0" w:color="auto"/>
        <w:bottom w:val="none" w:sz="0" w:space="0" w:color="auto"/>
        <w:right w:val="none" w:sz="0" w:space="0" w:color="auto"/>
      </w:divBdr>
    </w:div>
    <w:div w:id="1037202503">
      <w:bodyDiv w:val="1"/>
      <w:marLeft w:val="0"/>
      <w:marRight w:val="0"/>
      <w:marTop w:val="0"/>
      <w:marBottom w:val="0"/>
      <w:divBdr>
        <w:top w:val="none" w:sz="0" w:space="0" w:color="auto"/>
        <w:left w:val="none" w:sz="0" w:space="0" w:color="auto"/>
        <w:bottom w:val="none" w:sz="0" w:space="0" w:color="auto"/>
        <w:right w:val="none" w:sz="0" w:space="0" w:color="auto"/>
      </w:divBdr>
    </w:div>
    <w:div w:id="1062023925">
      <w:bodyDiv w:val="1"/>
      <w:marLeft w:val="0"/>
      <w:marRight w:val="0"/>
      <w:marTop w:val="0"/>
      <w:marBottom w:val="0"/>
      <w:divBdr>
        <w:top w:val="none" w:sz="0" w:space="0" w:color="auto"/>
        <w:left w:val="none" w:sz="0" w:space="0" w:color="auto"/>
        <w:bottom w:val="none" w:sz="0" w:space="0" w:color="auto"/>
        <w:right w:val="none" w:sz="0" w:space="0" w:color="auto"/>
      </w:divBdr>
    </w:div>
    <w:div w:id="1068114558">
      <w:bodyDiv w:val="1"/>
      <w:marLeft w:val="0"/>
      <w:marRight w:val="0"/>
      <w:marTop w:val="0"/>
      <w:marBottom w:val="0"/>
      <w:divBdr>
        <w:top w:val="none" w:sz="0" w:space="0" w:color="auto"/>
        <w:left w:val="none" w:sz="0" w:space="0" w:color="auto"/>
        <w:bottom w:val="none" w:sz="0" w:space="0" w:color="auto"/>
        <w:right w:val="none" w:sz="0" w:space="0" w:color="auto"/>
      </w:divBdr>
    </w:div>
    <w:div w:id="1092430314">
      <w:bodyDiv w:val="1"/>
      <w:marLeft w:val="0"/>
      <w:marRight w:val="0"/>
      <w:marTop w:val="0"/>
      <w:marBottom w:val="0"/>
      <w:divBdr>
        <w:top w:val="none" w:sz="0" w:space="0" w:color="auto"/>
        <w:left w:val="none" w:sz="0" w:space="0" w:color="auto"/>
        <w:bottom w:val="none" w:sz="0" w:space="0" w:color="auto"/>
        <w:right w:val="none" w:sz="0" w:space="0" w:color="auto"/>
      </w:divBdr>
    </w:div>
    <w:div w:id="1106195704">
      <w:bodyDiv w:val="1"/>
      <w:marLeft w:val="0"/>
      <w:marRight w:val="0"/>
      <w:marTop w:val="0"/>
      <w:marBottom w:val="0"/>
      <w:divBdr>
        <w:top w:val="none" w:sz="0" w:space="0" w:color="auto"/>
        <w:left w:val="none" w:sz="0" w:space="0" w:color="auto"/>
        <w:bottom w:val="none" w:sz="0" w:space="0" w:color="auto"/>
        <w:right w:val="none" w:sz="0" w:space="0" w:color="auto"/>
      </w:divBdr>
    </w:div>
    <w:div w:id="1110901084">
      <w:bodyDiv w:val="1"/>
      <w:marLeft w:val="0"/>
      <w:marRight w:val="0"/>
      <w:marTop w:val="0"/>
      <w:marBottom w:val="0"/>
      <w:divBdr>
        <w:top w:val="none" w:sz="0" w:space="0" w:color="auto"/>
        <w:left w:val="none" w:sz="0" w:space="0" w:color="auto"/>
        <w:bottom w:val="none" w:sz="0" w:space="0" w:color="auto"/>
        <w:right w:val="none" w:sz="0" w:space="0" w:color="auto"/>
      </w:divBdr>
    </w:div>
    <w:div w:id="1114440526">
      <w:bodyDiv w:val="1"/>
      <w:marLeft w:val="0"/>
      <w:marRight w:val="0"/>
      <w:marTop w:val="0"/>
      <w:marBottom w:val="0"/>
      <w:divBdr>
        <w:top w:val="none" w:sz="0" w:space="0" w:color="auto"/>
        <w:left w:val="none" w:sz="0" w:space="0" w:color="auto"/>
        <w:bottom w:val="none" w:sz="0" w:space="0" w:color="auto"/>
        <w:right w:val="none" w:sz="0" w:space="0" w:color="auto"/>
      </w:divBdr>
    </w:div>
    <w:div w:id="1179933301">
      <w:bodyDiv w:val="1"/>
      <w:marLeft w:val="0"/>
      <w:marRight w:val="0"/>
      <w:marTop w:val="0"/>
      <w:marBottom w:val="0"/>
      <w:divBdr>
        <w:top w:val="none" w:sz="0" w:space="0" w:color="auto"/>
        <w:left w:val="none" w:sz="0" w:space="0" w:color="auto"/>
        <w:bottom w:val="none" w:sz="0" w:space="0" w:color="auto"/>
        <w:right w:val="none" w:sz="0" w:space="0" w:color="auto"/>
      </w:divBdr>
    </w:div>
    <w:div w:id="1194460387">
      <w:bodyDiv w:val="1"/>
      <w:marLeft w:val="0"/>
      <w:marRight w:val="0"/>
      <w:marTop w:val="0"/>
      <w:marBottom w:val="0"/>
      <w:divBdr>
        <w:top w:val="none" w:sz="0" w:space="0" w:color="auto"/>
        <w:left w:val="none" w:sz="0" w:space="0" w:color="auto"/>
        <w:bottom w:val="none" w:sz="0" w:space="0" w:color="auto"/>
        <w:right w:val="none" w:sz="0" w:space="0" w:color="auto"/>
      </w:divBdr>
    </w:div>
    <w:div w:id="1225141665">
      <w:bodyDiv w:val="1"/>
      <w:marLeft w:val="0"/>
      <w:marRight w:val="0"/>
      <w:marTop w:val="0"/>
      <w:marBottom w:val="0"/>
      <w:divBdr>
        <w:top w:val="none" w:sz="0" w:space="0" w:color="auto"/>
        <w:left w:val="none" w:sz="0" w:space="0" w:color="auto"/>
        <w:bottom w:val="none" w:sz="0" w:space="0" w:color="auto"/>
        <w:right w:val="none" w:sz="0" w:space="0" w:color="auto"/>
      </w:divBdr>
    </w:div>
    <w:div w:id="1233664857">
      <w:bodyDiv w:val="1"/>
      <w:marLeft w:val="0"/>
      <w:marRight w:val="0"/>
      <w:marTop w:val="0"/>
      <w:marBottom w:val="0"/>
      <w:divBdr>
        <w:top w:val="none" w:sz="0" w:space="0" w:color="auto"/>
        <w:left w:val="none" w:sz="0" w:space="0" w:color="auto"/>
        <w:bottom w:val="none" w:sz="0" w:space="0" w:color="auto"/>
        <w:right w:val="none" w:sz="0" w:space="0" w:color="auto"/>
      </w:divBdr>
    </w:div>
    <w:div w:id="1264996191">
      <w:bodyDiv w:val="1"/>
      <w:marLeft w:val="0"/>
      <w:marRight w:val="0"/>
      <w:marTop w:val="0"/>
      <w:marBottom w:val="0"/>
      <w:divBdr>
        <w:top w:val="none" w:sz="0" w:space="0" w:color="auto"/>
        <w:left w:val="none" w:sz="0" w:space="0" w:color="auto"/>
        <w:bottom w:val="none" w:sz="0" w:space="0" w:color="auto"/>
        <w:right w:val="none" w:sz="0" w:space="0" w:color="auto"/>
      </w:divBdr>
    </w:div>
    <w:div w:id="1326013851">
      <w:bodyDiv w:val="1"/>
      <w:marLeft w:val="0"/>
      <w:marRight w:val="0"/>
      <w:marTop w:val="0"/>
      <w:marBottom w:val="0"/>
      <w:divBdr>
        <w:top w:val="none" w:sz="0" w:space="0" w:color="auto"/>
        <w:left w:val="none" w:sz="0" w:space="0" w:color="auto"/>
        <w:bottom w:val="none" w:sz="0" w:space="0" w:color="auto"/>
        <w:right w:val="none" w:sz="0" w:space="0" w:color="auto"/>
      </w:divBdr>
    </w:div>
    <w:div w:id="1351566301">
      <w:bodyDiv w:val="1"/>
      <w:marLeft w:val="0"/>
      <w:marRight w:val="0"/>
      <w:marTop w:val="0"/>
      <w:marBottom w:val="0"/>
      <w:divBdr>
        <w:top w:val="none" w:sz="0" w:space="0" w:color="auto"/>
        <w:left w:val="none" w:sz="0" w:space="0" w:color="auto"/>
        <w:bottom w:val="none" w:sz="0" w:space="0" w:color="auto"/>
        <w:right w:val="none" w:sz="0" w:space="0" w:color="auto"/>
      </w:divBdr>
    </w:div>
    <w:div w:id="1361007566">
      <w:bodyDiv w:val="1"/>
      <w:marLeft w:val="0"/>
      <w:marRight w:val="0"/>
      <w:marTop w:val="0"/>
      <w:marBottom w:val="0"/>
      <w:divBdr>
        <w:top w:val="none" w:sz="0" w:space="0" w:color="auto"/>
        <w:left w:val="none" w:sz="0" w:space="0" w:color="auto"/>
        <w:bottom w:val="none" w:sz="0" w:space="0" w:color="auto"/>
        <w:right w:val="none" w:sz="0" w:space="0" w:color="auto"/>
      </w:divBdr>
    </w:div>
    <w:div w:id="1400782884">
      <w:bodyDiv w:val="1"/>
      <w:marLeft w:val="0"/>
      <w:marRight w:val="0"/>
      <w:marTop w:val="0"/>
      <w:marBottom w:val="0"/>
      <w:divBdr>
        <w:top w:val="none" w:sz="0" w:space="0" w:color="auto"/>
        <w:left w:val="none" w:sz="0" w:space="0" w:color="auto"/>
        <w:bottom w:val="none" w:sz="0" w:space="0" w:color="auto"/>
        <w:right w:val="none" w:sz="0" w:space="0" w:color="auto"/>
      </w:divBdr>
    </w:div>
    <w:div w:id="1423405797">
      <w:bodyDiv w:val="1"/>
      <w:marLeft w:val="0"/>
      <w:marRight w:val="0"/>
      <w:marTop w:val="0"/>
      <w:marBottom w:val="0"/>
      <w:divBdr>
        <w:top w:val="none" w:sz="0" w:space="0" w:color="auto"/>
        <w:left w:val="none" w:sz="0" w:space="0" w:color="auto"/>
        <w:bottom w:val="none" w:sz="0" w:space="0" w:color="auto"/>
        <w:right w:val="none" w:sz="0" w:space="0" w:color="auto"/>
      </w:divBdr>
    </w:div>
    <w:div w:id="1514346465">
      <w:bodyDiv w:val="1"/>
      <w:marLeft w:val="0"/>
      <w:marRight w:val="0"/>
      <w:marTop w:val="0"/>
      <w:marBottom w:val="0"/>
      <w:divBdr>
        <w:top w:val="none" w:sz="0" w:space="0" w:color="auto"/>
        <w:left w:val="none" w:sz="0" w:space="0" w:color="auto"/>
        <w:bottom w:val="none" w:sz="0" w:space="0" w:color="auto"/>
        <w:right w:val="none" w:sz="0" w:space="0" w:color="auto"/>
      </w:divBdr>
    </w:div>
    <w:div w:id="1526796673">
      <w:bodyDiv w:val="1"/>
      <w:marLeft w:val="0"/>
      <w:marRight w:val="0"/>
      <w:marTop w:val="0"/>
      <w:marBottom w:val="0"/>
      <w:divBdr>
        <w:top w:val="none" w:sz="0" w:space="0" w:color="auto"/>
        <w:left w:val="none" w:sz="0" w:space="0" w:color="auto"/>
        <w:bottom w:val="none" w:sz="0" w:space="0" w:color="auto"/>
        <w:right w:val="none" w:sz="0" w:space="0" w:color="auto"/>
      </w:divBdr>
    </w:div>
    <w:div w:id="1590890685">
      <w:bodyDiv w:val="1"/>
      <w:marLeft w:val="0"/>
      <w:marRight w:val="0"/>
      <w:marTop w:val="0"/>
      <w:marBottom w:val="0"/>
      <w:divBdr>
        <w:top w:val="none" w:sz="0" w:space="0" w:color="auto"/>
        <w:left w:val="none" w:sz="0" w:space="0" w:color="auto"/>
        <w:bottom w:val="none" w:sz="0" w:space="0" w:color="auto"/>
        <w:right w:val="none" w:sz="0" w:space="0" w:color="auto"/>
      </w:divBdr>
    </w:div>
    <w:div w:id="1648510365">
      <w:bodyDiv w:val="1"/>
      <w:marLeft w:val="0"/>
      <w:marRight w:val="0"/>
      <w:marTop w:val="0"/>
      <w:marBottom w:val="0"/>
      <w:divBdr>
        <w:top w:val="none" w:sz="0" w:space="0" w:color="auto"/>
        <w:left w:val="none" w:sz="0" w:space="0" w:color="auto"/>
        <w:bottom w:val="none" w:sz="0" w:space="0" w:color="auto"/>
        <w:right w:val="none" w:sz="0" w:space="0" w:color="auto"/>
      </w:divBdr>
    </w:div>
    <w:div w:id="1655257736">
      <w:bodyDiv w:val="1"/>
      <w:marLeft w:val="0"/>
      <w:marRight w:val="0"/>
      <w:marTop w:val="0"/>
      <w:marBottom w:val="0"/>
      <w:divBdr>
        <w:top w:val="none" w:sz="0" w:space="0" w:color="auto"/>
        <w:left w:val="none" w:sz="0" w:space="0" w:color="auto"/>
        <w:bottom w:val="none" w:sz="0" w:space="0" w:color="auto"/>
        <w:right w:val="none" w:sz="0" w:space="0" w:color="auto"/>
      </w:divBdr>
    </w:div>
    <w:div w:id="1664622146">
      <w:bodyDiv w:val="1"/>
      <w:marLeft w:val="0"/>
      <w:marRight w:val="0"/>
      <w:marTop w:val="0"/>
      <w:marBottom w:val="0"/>
      <w:divBdr>
        <w:top w:val="none" w:sz="0" w:space="0" w:color="auto"/>
        <w:left w:val="none" w:sz="0" w:space="0" w:color="auto"/>
        <w:bottom w:val="none" w:sz="0" w:space="0" w:color="auto"/>
        <w:right w:val="none" w:sz="0" w:space="0" w:color="auto"/>
      </w:divBdr>
    </w:div>
    <w:div w:id="1762675426">
      <w:bodyDiv w:val="1"/>
      <w:marLeft w:val="0"/>
      <w:marRight w:val="0"/>
      <w:marTop w:val="0"/>
      <w:marBottom w:val="0"/>
      <w:divBdr>
        <w:top w:val="none" w:sz="0" w:space="0" w:color="auto"/>
        <w:left w:val="none" w:sz="0" w:space="0" w:color="auto"/>
        <w:bottom w:val="none" w:sz="0" w:space="0" w:color="auto"/>
        <w:right w:val="none" w:sz="0" w:space="0" w:color="auto"/>
      </w:divBdr>
    </w:div>
    <w:div w:id="1763910703">
      <w:bodyDiv w:val="1"/>
      <w:marLeft w:val="0"/>
      <w:marRight w:val="0"/>
      <w:marTop w:val="0"/>
      <w:marBottom w:val="0"/>
      <w:divBdr>
        <w:top w:val="none" w:sz="0" w:space="0" w:color="auto"/>
        <w:left w:val="none" w:sz="0" w:space="0" w:color="auto"/>
        <w:bottom w:val="none" w:sz="0" w:space="0" w:color="auto"/>
        <w:right w:val="none" w:sz="0" w:space="0" w:color="auto"/>
      </w:divBdr>
    </w:div>
    <w:div w:id="1773864224">
      <w:bodyDiv w:val="1"/>
      <w:marLeft w:val="0"/>
      <w:marRight w:val="0"/>
      <w:marTop w:val="0"/>
      <w:marBottom w:val="0"/>
      <w:divBdr>
        <w:top w:val="none" w:sz="0" w:space="0" w:color="auto"/>
        <w:left w:val="none" w:sz="0" w:space="0" w:color="auto"/>
        <w:bottom w:val="none" w:sz="0" w:space="0" w:color="auto"/>
        <w:right w:val="none" w:sz="0" w:space="0" w:color="auto"/>
      </w:divBdr>
    </w:div>
    <w:div w:id="1783719431">
      <w:bodyDiv w:val="1"/>
      <w:marLeft w:val="0"/>
      <w:marRight w:val="0"/>
      <w:marTop w:val="0"/>
      <w:marBottom w:val="0"/>
      <w:divBdr>
        <w:top w:val="none" w:sz="0" w:space="0" w:color="auto"/>
        <w:left w:val="none" w:sz="0" w:space="0" w:color="auto"/>
        <w:bottom w:val="none" w:sz="0" w:space="0" w:color="auto"/>
        <w:right w:val="none" w:sz="0" w:space="0" w:color="auto"/>
      </w:divBdr>
    </w:div>
    <w:div w:id="1816139891">
      <w:bodyDiv w:val="1"/>
      <w:marLeft w:val="0"/>
      <w:marRight w:val="0"/>
      <w:marTop w:val="0"/>
      <w:marBottom w:val="0"/>
      <w:divBdr>
        <w:top w:val="none" w:sz="0" w:space="0" w:color="auto"/>
        <w:left w:val="none" w:sz="0" w:space="0" w:color="auto"/>
        <w:bottom w:val="none" w:sz="0" w:space="0" w:color="auto"/>
        <w:right w:val="none" w:sz="0" w:space="0" w:color="auto"/>
      </w:divBdr>
    </w:div>
    <w:div w:id="1829520107">
      <w:bodyDiv w:val="1"/>
      <w:marLeft w:val="0"/>
      <w:marRight w:val="0"/>
      <w:marTop w:val="0"/>
      <w:marBottom w:val="0"/>
      <w:divBdr>
        <w:top w:val="none" w:sz="0" w:space="0" w:color="auto"/>
        <w:left w:val="none" w:sz="0" w:space="0" w:color="auto"/>
        <w:bottom w:val="none" w:sz="0" w:space="0" w:color="auto"/>
        <w:right w:val="none" w:sz="0" w:space="0" w:color="auto"/>
      </w:divBdr>
    </w:div>
    <w:div w:id="1960528690">
      <w:bodyDiv w:val="1"/>
      <w:marLeft w:val="0"/>
      <w:marRight w:val="0"/>
      <w:marTop w:val="0"/>
      <w:marBottom w:val="0"/>
      <w:divBdr>
        <w:top w:val="none" w:sz="0" w:space="0" w:color="auto"/>
        <w:left w:val="none" w:sz="0" w:space="0" w:color="auto"/>
        <w:bottom w:val="none" w:sz="0" w:space="0" w:color="auto"/>
        <w:right w:val="none" w:sz="0" w:space="0" w:color="auto"/>
      </w:divBdr>
    </w:div>
    <w:div w:id="1976400966">
      <w:bodyDiv w:val="1"/>
      <w:marLeft w:val="0"/>
      <w:marRight w:val="0"/>
      <w:marTop w:val="0"/>
      <w:marBottom w:val="0"/>
      <w:divBdr>
        <w:top w:val="none" w:sz="0" w:space="0" w:color="auto"/>
        <w:left w:val="none" w:sz="0" w:space="0" w:color="auto"/>
        <w:bottom w:val="none" w:sz="0" w:space="0" w:color="auto"/>
        <w:right w:val="none" w:sz="0" w:space="0" w:color="auto"/>
      </w:divBdr>
    </w:div>
    <w:div w:id="2009820227">
      <w:bodyDiv w:val="1"/>
      <w:marLeft w:val="0"/>
      <w:marRight w:val="0"/>
      <w:marTop w:val="0"/>
      <w:marBottom w:val="0"/>
      <w:divBdr>
        <w:top w:val="none" w:sz="0" w:space="0" w:color="auto"/>
        <w:left w:val="none" w:sz="0" w:space="0" w:color="auto"/>
        <w:bottom w:val="none" w:sz="0" w:space="0" w:color="auto"/>
        <w:right w:val="none" w:sz="0" w:space="0" w:color="auto"/>
      </w:divBdr>
    </w:div>
    <w:div w:id="2026324403">
      <w:bodyDiv w:val="1"/>
      <w:marLeft w:val="0"/>
      <w:marRight w:val="0"/>
      <w:marTop w:val="0"/>
      <w:marBottom w:val="0"/>
      <w:divBdr>
        <w:top w:val="none" w:sz="0" w:space="0" w:color="auto"/>
        <w:left w:val="none" w:sz="0" w:space="0" w:color="auto"/>
        <w:bottom w:val="none" w:sz="0" w:space="0" w:color="auto"/>
        <w:right w:val="none" w:sz="0" w:space="0" w:color="auto"/>
      </w:divBdr>
    </w:div>
    <w:div w:id="2033608921">
      <w:bodyDiv w:val="1"/>
      <w:marLeft w:val="0"/>
      <w:marRight w:val="0"/>
      <w:marTop w:val="0"/>
      <w:marBottom w:val="0"/>
      <w:divBdr>
        <w:top w:val="none" w:sz="0" w:space="0" w:color="auto"/>
        <w:left w:val="none" w:sz="0" w:space="0" w:color="auto"/>
        <w:bottom w:val="none" w:sz="0" w:space="0" w:color="auto"/>
        <w:right w:val="none" w:sz="0" w:space="0" w:color="auto"/>
      </w:divBdr>
    </w:div>
    <w:div w:id="2044985419">
      <w:bodyDiv w:val="1"/>
      <w:marLeft w:val="0"/>
      <w:marRight w:val="0"/>
      <w:marTop w:val="0"/>
      <w:marBottom w:val="0"/>
      <w:divBdr>
        <w:top w:val="none" w:sz="0" w:space="0" w:color="auto"/>
        <w:left w:val="none" w:sz="0" w:space="0" w:color="auto"/>
        <w:bottom w:val="none" w:sz="0" w:space="0" w:color="auto"/>
        <w:right w:val="none" w:sz="0" w:space="0" w:color="auto"/>
      </w:divBdr>
    </w:div>
    <w:div w:id="2049376967">
      <w:bodyDiv w:val="1"/>
      <w:marLeft w:val="0"/>
      <w:marRight w:val="0"/>
      <w:marTop w:val="0"/>
      <w:marBottom w:val="0"/>
      <w:divBdr>
        <w:top w:val="none" w:sz="0" w:space="0" w:color="auto"/>
        <w:left w:val="none" w:sz="0" w:space="0" w:color="auto"/>
        <w:bottom w:val="none" w:sz="0" w:space="0" w:color="auto"/>
        <w:right w:val="none" w:sz="0" w:space="0" w:color="auto"/>
      </w:divBdr>
    </w:div>
    <w:div w:id="2078817076">
      <w:bodyDiv w:val="1"/>
      <w:marLeft w:val="0"/>
      <w:marRight w:val="0"/>
      <w:marTop w:val="0"/>
      <w:marBottom w:val="0"/>
      <w:divBdr>
        <w:top w:val="none" w:sz="0" w:space="0" w:color="auto"/>
        <w:left w:val="none" w:sz="0" w:space="0" w:color="auto"/>
        <w:bottom w:val="none" w:sz="0" w:space="0" w:color="auto"/>
        <w:right w:val="none" w:sz="0" w:space="0" w:color="auto"/>
      </w:divBdr>
    </w:div>
    <w:div w:id="211656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638C4-02FF-4A89-8260-2294CC023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1</Pages>
  <Words>8083</Words>
  <Characters>46078</Characters>
  <Application>Microsoft Office Word</Application>
  <DocSecurity>2</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Quang. Huynh</dc:creator>
  <cp:keywords/>
  <dc:description/>
  <cp:lastModifiedBy>Huy Quang. Huynh</cp:lastModifiedBy>
  <cp:revision>27</cp:revision>
  <cp:lastPrinted>2021-02-24T08:54:00Z</cp:lastPrinted>
  <dcterms:created xsi:type="dcterms:W3CDTF">2021-02-18T02:49:00Z</dcterms:created>
  <dcterms:modified xsi:type="dcterms:W3CDTF">2021-02-24T09:47:00Z</dcterms:modified>
</cp:coreProperties>
</file>